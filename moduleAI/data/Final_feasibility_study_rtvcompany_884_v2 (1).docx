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22FCCE" w14:textId="39D03ABB" w:rsidR="00F13ED7" w:rsidRDefault="00F13ED7" w:rsidP="00F13ED7">
      <w:pPr>
        <w:spacing w:after="0" w:line="360" w:lineRule="auto"/>
        <w:jc w:val="center"/>
        <w:rPr>
          <w:ins w:id="0" w:author="Tima" w:date="2026-01-10T18:33:00Z"/>
          <w:rFonts w:ascii="Times New Roman" w:hAnsi="Times New Roman" w:cs="Times New Roman"/>
          <w:b/>
          <w:bCs/>
          <w:sz w:val="36"/>
          <w:szCs w:val="44"/>
        </w:rPr>
      </w:pPr>
      <w:ins w:id="1" w:author="Tima" w:date="2026-01-10T18:33:00Z">
        <w:r>
          <w:rPr>
            <w:rFonts w:ascii="Times New Roman" w:hAnsi="Times New Roman" w:cs="Times New Roman"/>
            <w:b/>
            <w:bCs/>
            <w:sz w:val="36"/>
            <w:szCs w:val="44"/>
          </w:rPr>
          <w:t>НОЧУ ПЦНО; ЭМШ</w:t>
        </w:r>
      </w:ins>
    </w:p>
    <w:p w14:paraId="002BDFC5" w14:textId="67927F1A" w:rsidR="00F13ED7" w:rsidRPr="00F13ED7" w:rsidRDefault="00F13ED7" w:rsidP="00F13ED7">
      <w:pPr>
        <w:spacing w:after="0" w:line="360" w:lineRule="auto"/>
        <w:jc w:val="center"/>
        <w:rPr>
          <w:ins w:id="2" w:author="Tima" w:date="2026-01-10T18:33:00Z"/>
          <w:rFonts w:ascii="Times New Roman" w:hAnsi="Times New Roman" w:cs="Times New Roman"/>
          <w:b/>
          <w:bCs/>
          <w:sz w:val="36"/>
          <w:szCs w:val="44"/>
          <w:rPrChange w:id="3" w:author="Tima" w:date="2026-01-10T18:33:00Z">
            <w:rPr>
              <w:ins w:id="4" w:author="Tima" w:date="2026-01-10T18:33:00Z"/>
              <w:rFonts w:cs="Times New Roman"/>
              <w:b/>
              <w:bCs/>
              <w:sz w:val="36"/>
              <w:szCs w:val="44"/>
            </w:rPr>
          </w:rPrChange>
        </w:rPr>
      </w:pPr>
      <w:ins w:id="5" w:author="Tima" w:date="2026-01-10T18:33:00Z">
        <w:r w:rsidRPr="00F13ED7">
          <w:rPr>
            <w:rFonts w:ascii="Times New Roman" w:hAnsi="Times New Roman" w:cs="Times New Roman"/>
            <w:b/>
            <w:bCs/>
            <w:sz w:val="36"/>
            <w:szCs w:val="44"/>
            <w:rPrChange w:id="6" w:author="Tima" w:date="2026-01-10T18:33:00Z">
              <w:rPr>
                <w:rFonts w:cs="Times New Roman"/>
                <w:b/>
                <w:bCs/>
                <w:sz w:val="36"/>
                <w:szCs w:val="44"/>
              </w:rPr>
            </w:rPrChange>
          </w:rPr>
          <w:t>НАЦИОНАЛЬНАЯ СИСТЕМА ПЛАТЕЖНЫХ КАРТ</w:t>
        </w:r>
      </w:ins>
    </w:p>
    <w:p w14:paraId="2E342EB5" w14:textId="77777777" w:rsidR="00F13ED7" w:rsidRPr="00F13ED7" w:rsidRDefault="00F13ED7" w:rsidP="00F13ED7">
      <w:pPr>
        <w:spacing w:line="360" w:lineRule="auto"/>
        <w:jc w:val="center"/>
        <w:rPr>
          <w:ins w:id="7" w:author="Tima" w:date="2026-01-10T18:33:00Z"/>
          <w:rFonts w:ascii="Times New Roman" w:hAnsi="Times New Roman" w:cs="Times New Roman"/>
          <w:b/>
          <w:bCs/>
          <w:rPrChange w:id="8" w:author="Tima" w:date="2026-01-10T18:33:00Z">
            <w:rPr>
              <w:ins w:id="9" w:author="Tima" w:date="2026-01-10T18:33:00Z"/>
              <w:rFonts w:cs="Times New Roman"/>
              <w:b/>
              <w:bCs/>
            </w:rPr>
          </w:rPrChange>
        </w:rPr>
      </w:pPr>
    </w:p>
    <w:p w14:paraId="22F09AB1" w14:textId="77777777" w:rsidR="00F13ED7" w:rsidRPr="00F13ED7" w:rsidRDefault="00F13ED7" w:rsidP="00F13ED7">
      <w:pPr>
        <w:spacing w:line="360" w:lineRule="auto"/>
        <w:jc w:val="center"/>
        <w:rPr>
          <w:ins w:id="10" w:author="Tima" w:date="2026-01-10T18:33:00Z"/>
          <w:rFonts w:ascii="Times New Roman" w:hAnsi="Times New Roman" w:cs="Times New Roman"/>
          <w:b/>
          <w:bCs/>
          <w:rPrChange w:id="11" w:author="Tima" w:date="2026-01-10T18:33:00Z">
            <w:rPr>
              <w:ins w:id="12" w:author="Tima" w:date="2026-01-10T18:33:00Z"/>
              <w:rFonts w:cs="Times New Roman"/>
              <w:b/>
              <w:bCs/>
            </w:rPr>
          </w:rPrChange>
        </w:rPr>
      </w:pPr>
    </w:p>
    <w:p w14:paraId="036B3E5D" w14:textId="77777777" w:rsidR="00F13ED7" w:rsidRPr="00F13ED7" w:rsidRDefault="00F13ED7" w:rsidP="00F13ED7">
      <w:pPr>
        <w:spacing w:line="360" w:lineRule="auto"/>
        <w:jc w:val="center"/>
        <w:rPr>
          <w:ins w:id="13" w:author="Tima" w:date="2026-01-10T18:33:00Z"/>
          <w:rFonts w:ascii="Times New Roman" w:hAnsi="Times New Roman" w:cs="Times New Roman"/>
          <w:b/>
          <w:bCs/>
          <w:rPrChange w:id="14" w:author="Tima" w:date="2026-01-10T18:33:00Z">
            <w:rPr>
              <w:ins w:id="15" w:author="Tima" w:date="2026-01-10T18:33:00Z"/>
              <w:rFonts w:cs="Times New Roman"/>
              <w:b/>
              <w:bCs/>
            </w:rPr>
          </w:rPrChange>
        </w:rPr>
      </w:pPr>
    </w:p>
    <w:p w14:paraId="444422E4" w14:textId="77777777" w:rsidR="00F13ED7" w:rsidRPr="00F13ED7" w:rsidRDefault="00F13ED7" w:rsidP="00F13ED7">
      <w:pPr>
        <w:spacing w:line="360" w:lineRule="auto"/>
        <w:jc w:val="center"/>
        <w:rPr>
          <w:ins w:id="16" w:author="Tima" w:date="2026-01-10T18:33:00Z"/>
          <w:rFonts w:ascii="Times New Roman" w:hAnsi="Times New Roman" w:cs="Times New Roman"/>
          <w:b/>
          <w:bCs/>
          <w:rPrChange w:id="17" w:author="Tima" w:date="2026-01-10T18:33:00Z">
            <w:rPr>
              <w:ins w:id="18" w:author="Tima" w:date="2026-01-10T18:33:00Z"/>
              <w:rFonts w:cs="Times New Roman"/>
              <w:b/>
              <w:bCs/>
            </w:rPr>
          </w:rPrChange>
        </w:rPr>
      </w:pPr>
    </w:p>
    <w:p w14:paraId="04FB6C02" w14:textId="77777777" w:rsidR="00F13ED7" w:rsidRPr="00F13ED7" w:rsidRDefault="00F13ED7" w:rsidP="00F13ED7">
      <w:pPr>
        <w:spacing w:line="360" w:lineRule="auto"/>
        <w:jc w:val="center"/>
        <w:rPr>
          <w:ins w:id="19" w:author="Tima" w:date="2026-01-10T18:33:00Z"/>
          <w:rFonts w:ascii="Times New Roman" w:hAnsi="Times New Roman" w:cs="Times New Roman"/>
          <w:b/>
          <w:bCs/>
          <w:rPrChange w:id="20" w:author="Tima" w:date="2026-01-10T18:33:00Z">
            <w:rPr>
              <w:ins w:id="21" w:author="Tima" w:date="2026-01-10T18:33:00Z"/>
              <w:rFonts w:cs="Times New Roman"/>
              <w:b/>
              <w:bCs/>
            </w:rPr>
          </w:rPrChange>
        </w:rPr>
      </w:pPr>
    </w:p>
    <w:p w14:paraId="3C6B40C6" w14:textId="77777777" w:rsidR="00F13ED7" w:rsidRPr="00F13ED7" w:rsidRDefault="00F13ED7" w:rsidP="00F13ED7">
      <w:pPr>
        <w:spacing w:line="360" w:lineRule="auto"/>
        <w:jc w:val="center"/>
        <w:rPr>
          <w:ins w:id="22" w:author="Tima" w:date="2026-01-10T18:33:00Z"/>
          <w:rFonts w:ascii="Times New Roman" w:hAnsi="Times New Roman" w:cs="Times New Roman"/>
          <w:b/>
          <w:bCs/>
          <w:rPrChange w:id="23" w:author="Tima" w:date="2026-01-10T18:33:00Z">
            <w:rPr>
              <w:ins w:id="24" w:author="Tima" w:date="2026-01-10T18:33:00Z"/>
              <w:rFonts w:cs="Times New Roman"/>
              <w:b/>
              <w:bCs/>
            </w:rPr>
          </w:rPrChange>
        </w:rPr>
      </w:pPr>
    </w:p>
    <w:p w14:paraId="79A0C0AC" w14:textId="77777777" w:rsidR="00F13ED7" w:rsidRPr="00F13ED7" w:rsidRDefault="00F13ED7" w:rsidP="00F13ED7">
      <w:pPr>
        <w:spacing w:line="360" w:lineRule="auto"/>
        <w:jc w:val="center"/>
        <w:rPr>
          <w:ins w:id="25" w:author="Tima" w:date="2026-01-10T18:33:00Z"/>
          <w:rFonts w:ascii="Times New Roman" w:hAnsi="Times New Roman" w:cs="Times New Roman"/>
          <w:b/>
          <w:bCs/>
          <w:rPrChange w:id="26" w:author="Tima" w:date="2026-01-10T18:33:00Z">
            <w:rPr>
              <w:ins w:id="27" w:author="Tima" w:date="2026-01-10T18:33:00Z"/>
              <w:rFonts w:cs="Times New Roman"/>
              <w:b/>
              <w:bCs/>
            </w:rPr>
          </w:rPrChange>
        </w:rPr>
      </w:pPr>
    </w:p>
    <w:p w14:paraId="270C7109" w14:textId="77777777" w:rsidR="00F13ED7" w:rsidRPr="00F13ED7" w:rsidRDefault="00F13ED7" w:rsidP="00F13ED7">
      <w:pPr>
        <w:spacing w:line="360" w:lineRule="auto"/>
        <w:jc w:val="center"/>
        <w:rPr>
          <w:ins w:id="28" w:author="Tima" w:date="2026-01-10T18:33:00Z"/>
          <w:rFonts w:ascii="Times New Roman" w:hAnsi="Times New Roman" w:cs="Times New Roman"/>
          <w:b/>
          <w:bCs/>
          <w:rPrChange w:id="29" w:author="Tima" w:date="2026-01-10T18:33:00Z">
            <w:rPr>
              <w:ins w:id="30" w:author="Tima" w:date="2026-01-10T18:33:00Z"/>
              <w:rFonts w:cs="Times New Roman"/>
              <w:b/>
              <w:bCs/>
            </w:rPr>
          </w:rPrChange>
        </w:rPr>
      </w:pPr>
    </w:p>
    <w:p w14:paraId="23592523" w14:textId="77777777" w:rsidR="00F13ED7" w:rsidRPr="00F13ED7" w:rsidRDefault="00F13ED7" w:rsidP="00F13ED7">
      <w:pPr>
        <w:spacing w:after="0" w:line="360" w:lineRule="auto"/>
        <w:jc w:val="center"/>
        <w:rPr>
          <w:ins w:id="31" w:author="Tima" w:date="2026-01-10T18:33:00Z"/>
          <w:rFonts w:ascii="Times New Roman" w:hAnsi="Times New Roman" w:cs="Times New Roman"/>
          <w:b/>
          <w:bCs/>
          <w:rPrChange w:id="32" w:author="Tima" w:date="2026-01-10T18:33:00Z">
            <w:rPr>
              <w:ins w:id="33" w:author="Tima" w:date="2026-01-10T18:33:00Z"/>
              <w:rFonts w:cs="Times New Roman"/>
              <w:b/>
              <w:bCs/>
            </w:rPr>
          </w:rPrChange>
        </w:rPr>
      </w:pPr>
      <w:ins w:id="34" w:author="Tima" w:date="2026-01-10T18:33:00Z">
        <w:r w:rsidRPr="00F13ED7">
          <w:rPr>
            <w:rFonts w:ascii="Times New Roman" w:hAnsi="Times New Roman" w:cs="Times New Roman"/>
            <w:b/>
            <w:bCs/>
            <w:sz w:val="36"/>
            <w:szCs w:val="32"/>
            <w:rPrChange w:id="35" w:author="Tima" w:date="2026-01-10T18:33:00Z">
              <w:rPr>
                <w:rFonts w:cs="Times New Roman"/>
                <w:b/>
                <w:bCs/>
                <w:sz w:val="36"/>
                <w:szCs w:val="32"/>
              </w:rPr>
            </w:rPrChange>
          </w:rPr>
          <w:t>Обоснование реализации сервиса</w:t>
        </w:r>
      </w:ins>
    </w:p>
    <w:p w14:paraId="2DF27267" w14:textId="40531386" w:rsidR="00F13ED7" w:rsidRPr="00F13ED7" w:rsidRDefault="00F13ED7" w:rsidP="00F13ED7">
      <w:pPr>
        <w:spacing w:after="240" w:line="360" w:lineRule="auto"/>
        <w:jc w:val="center"/>
        <w:rPr>
          <w:ins w:id="36" w:author="Tima" w:date="2026-01-10T18:33:00Z"/>
          <w:rFonts w:ascii="Times New Roman" w:hAnsi="Times New Roman" w:cs="Times New Roman"/>
          <w:b/>
          <w:bCs/>
          <w:sz w:val="48"/>
          <w:szCs w:val="44"/>
          <w:rPrChange w:id="37" w:author="Tima" w:date="2026-01-10T18:33:00Z">
            <w:rPr>
              <w:ins w:id="38" w:author="Tima" w:date="2026-01-10T18:33:00Z"/>
              <w:rFonts w:cs="Times New Roman"/>
              <w:b/>
              <w:bCs/>
              <w:sz w:val="48"/>
              <w:szCs w:val="44"/>
            </w:rPr>
          </w:rPrChange>
        </w:rPr>
      </w:pPr>
      <w:ins w:id="39" w:author="Tima" w:date="2026-01-10T18:34:00Z">
        <w:r>
          <w:rPr>
            <w:rFonts w:ascii="Times New Roman" w:hAnsi="Times New Roman" w:cs="Times New Roman"/>
            <w:b/>
            <w:bCs/>
            <w:sz w:val="48"/>
            <w:szCs w:val="44"/>
          </w:rPr>
          <w:t>Купи и накопи</w:t>
        </w:r>
      </w:ins>
    </w:p>
    <w:p w14:paraId="491BA638" w14:textId="222C1672" w:rsidR="00F13ED7" w:rsidRPr="00F13ED7" w:rsidRDefault="00F13ED7" w:rsidP="00F13ED7">
      <w:pPr>
        <w:spacing w:line="360" w:lineRule="auto"/>
        <w:jc w:val="center"/>
        <w:rPr>
          <w:ins w:id="40" w:author="Tima" w:date="2026-01-10T18:33:00Z"/>
          <w:rFonts w:ascii="Times New Roman" w:hAnsi="Times New Roman" w:cs="Times New Roman"/>
          <w:b/>
          <w:bCs/>
          <w:sz w:val="24"/>
          <w:szCs w:val="24"/>
          <w:rPrChange w:id="41" w:author="Tima" w:date="2026-01-10T18:33:00Z">
            <w:rPr>
              <w:ins w:id="42" w:author="Tima" w:date="2026-01-10T18:33:00Z"/>
              <w:rFonts w:cs="Times New Roman"/>
              <w:b/>
              <w:bCs/>
              <w:sz w:val="24"/>
              <w:szCs w:val="24"/>
            </w:rPr>
          </w:rPrChange>
        </w:rPr>
      </w:pPr>
      <w:ins w:id="43" w:author="Tima" w:date="2026-01-10T18:34:00Z">
        <w:r>
          <w:rPr>
            <w:rFonts w:ascii="Times New Roman" w:hAnsi="Times New Roman" w:cs="Times New Roman"/>
            <w:b/>
            <w:bCs/>
            <w:sz w:val="24"/>
            <w:szCs w:val="24"/>
          </w:rPr>
          <w:t>Шевченко Ростислав Денисович</w:t>
        </w:r>
      </w:ins>
    </w:p>
    <w:p w14:paraId="44C49327" w14:textId="5F439BF3" w:rsidR="00F13ED7" w:rsidRPr="00F13ED7" w:rsidRDefault="00F13ED7" w:rsidP="00F13ED7">
      <w:pPr>
        <w:spacing w:line="360" w:lineRule="auto"/>
        <w:jc w:val="center"/>
        <w:rPr>
          <w:ins w:id="44" w:author="Tima" w:date="2026-01-10T18:33:00Z"/>
          <w:rFonts w:ascii="Times New Roman" w:hAnsi="Times New Roman" w:cs="Times New Roman"/>
          <w:b/>
          <w:bCs/>
          <w:sz w:val="24"/>
          <w:szCs w:val="24"/>
          <w:rPrChange w:id="45" w:author="Tima" w:date="2026-01-10T18:33:00Z">
            <w:rPr>
              <w:ins w:id="46" w:author="Tima" w:date="2026-01-10T18:33:00Z"/>
              <w:rFonts w:cs="Times New Roman"/>
              <w:b/>
              <w:bCs/>
              <w:sz w:val="24"/>
              <w:szCs w:val="24"/>
            </w:rPr>
          </w:rPrChange>
        </w:rPr>
      </w:pPr>
      <w:ins w:id="47" w:author="Tima" w:date="2026-01-10T18:34:00Z">
        <w:r>
          <w:rPr>
            <w:rFonts w:ascii="Times New Roman" w:hAnsi="Times New Roman" w:cs="Times New Roman"/>
            <w:b/>
            <w:bCs/>
            <w:sz w:val="24"/>
            <w:szCs w:val="24"/>
          </w:rPr>
          <w:t>9 класс</w:t>
        </w:r>
      </w:ins>
    </w:p>
    <w:p w14:paraId="444E0CB8" w14:textId="54228BFF" w:rsidR="00F13ED7" w:rsidRPr="00F13ED7" w:rsidRDefault="00F13ED7" w:rsidP="00F13ED7">
      <w:pPr>
        <w:spacing w:line="360" w:lineRule="auto"/>
        <w:jc w:val="center"/>
        <w:rPr>
          <w:ins w:id="48" w:author="Tima" w:date="2026-01-10T18:33:00Z"/>
          <w:rFonts w:ascii="Times New Roman" w:hAnsi="Times New Roman" w:cs="Times New Roman"/>
          <w:b/>
          <w:bCs/>
          <w:sz w:val="24"/>
          <w:szCs w:val="24"/>
          <w:rPrChange w:id="49" w:author="Tima" w:date="2026-01-10T18:33:00Z">
            <w:rPr>
              <w:ins w:id="50" w:author="Tima" w:date="2026-01-10T18:33:00Z"/>
              <w:rFonts w:cs="Times New Roman"/>
              <w:b/>
              <w:bCs/>
              <w:sz w:val="24"/>
              <w:szCs w:val="24"/>
            </w:rPr>
          </w:rPrChange>
        </w:rPr>
      </w:pPr>
      <w:ins w:id="51" w:author="Tima" w:date="2026-01-10T18:34:00Z">
        <w:r>
          <w:rPr>
            <w:rFonts w:ascii="Times New Roman" w:hAnsi="Times New Roman" w:cs="Times New Roman"/>
            <w:b/>
            <w:bCs/>
            <w:sz w:val="24"/>
            <w:szCs w:val="24"/>
          </w:rPr>
          <w:t>9 класс Среднего общего образования</w:t>
        </w:r>
      </w:ins>
    </w:p>
    <w:p w14:paraId="014AC89D" w14:textId="77777777" w:rsidR="00F13ED7" w:rsidRPr="00F13ED7" w:rsidRDefault="00F13ED7" w:rsidP="00F13ED7">
      <w:pPr>
        <w:spacing w:line="360" w:lineRule="auto"/>
        <w:jc w:val="center"/>
        <w:rPr>
          <w:ins w:id="52" w:author="Tima" w:date="2026-01-10T18:33:00Z"/>
          <w:rFonts w:ascii="Times New Roman" w:hAnsi="Times New Roman" w:cs="Times New Roman"/>
          <w:b/>
          <w:bCs/>
          <w:sz w:val="24"/>
          <w:szCs w:val="24"/>
          <w:rPrChange w:id="53" w:author="Tima" w:date="2026-01-10T18:33:00Z">
            <w:rPr>
              <w:ins w:id="54" w:author="Tima" w:date="2026-01-10T18:33:00Z"/>
              <w:rFonts w:cs="Times New Roman"/>
              <w:b/>
              <w:bCs/>
              <w:sz w:val="24"/>
              <w:szCs w:val="24"/>
            </w:rPr>
          </w:rPrChange>
        </w:rPr>
      </w:pPr>
    </w:p>
    <w:p w14:paraId="2CFED360" w14:textId="66C75707" w:rsidR="00F13ED7" w:rsidRPr="00F13ED7" w:rsidRDefault="00F13ED7" w:rsidP="00F13ED7">
      <w:pPr>
        <w:spacing w:line="360" w:lineRule="auto"/>
        <w:jc w:val="center"/>
        <w:rPr>
          <w:ins w:id="55" w:author="Tima" w:date="2026-01-10T18:33:00Z"/>
          <w:rFonts w:ascii="Times New Roman" w:hAnsi="Times New Roman" w:cs="Times New Roman"/>
          <w:b/>
          <w:bCs/>
          <w:sz w:val="24"/>
          <w:szCs w:val="24"/>
          <w:rPrChange w:id="56" w:author="Tima" w:date="2026-01-10T18:33:00Z">
            <w:rPr>
              <w:ins w:id="57" w:author="Tima" w:date="2026-01-10T18:33:00Z"/>
              <w:rFonts w:cs="Times New Roman"/>
              <w:b/>
              <w:bCs/>
              <w:sz w:val="24"/>
              <w:szCs w:val="24"/>
            </w:rPr>
          </w:rPrChange>
        </w:rPr>
      </w:pPr>
      <w:ins w:id="58" w:author="Tima" w:date="2026-01-10T18:33:00Z">
        <w:r w:rsidRPr="00F13ED7">
          <w:rPr>
            <w:rFonts w:ascii="Times New Roman" w:hAnsi="Times New Roman" w:cs="Times New Roman"/>
            <w:b/>
            <w:bCs/>
            <w:sz w:val="24"/>
            <w:szCs w:val="24"/>
            <w:rPrChange w:id="59" w:author="Tima" w:date="2026-01-10T18:33:00Z">
              <w:rPr>
                <w:rFonts w:cs="Times New Roman"/>
                <w:b/>
                <w:bCs/>
                <w:sz w:val="24"/>
                <w:szCs w:val="24"/>
              </w:rPr>
            </w:rPrChange>
          </w:rPr>
          <w:t xml:space="preserve">Версия </w:t>
        </w:r>
      </w:ins>
      <w:ins w:id="60" w:author="Tima" w:date="2026-01-10T18:34:00Z">
        <w:r w:rsidR="00545004">
          <w:rPr>
            <w:rFonts w:ascii="Times New Roman" w:hAnsi="Times New Roman" w:cs="Times New Roman"/>
            <w:b/>
            <w:bCs/>
            <w:sz w:val="24"/>
            <w:szCs w:val="24"/>
          </w:rPr>
          <w:t>0.</w:t>
        </w:r>
      </w:ins>
      <w:ins w:id="61" w:author="Tima" w:date="2026-01-10T18:42:00Z">
        <w:r w:rsidR="00545004">
          <w:rPr>
            <w:rFonts w:ascii="Times New Roman" w:hAnsi="Times New Roman" w:cs="Times New Roman"/>
            <w:b/>
            <w:bCs/>
            <w:sz w:val="24"/>
            <w:szCs w:val="24"/>
          </w:rPr>
          <w:t>0.0</w:t>
        </w:r>
      </w:ins>
      <w:ins w:id="62" w:author="Tima" w:date="2026-01-10T18:33:00Z">
        <w:r w:rsidRPr="00F13ED7">
          <w:rPr>
            <w:rFonts w:ascii="Times New Roman" w:hAnsi="Times New Roman" w:cs="Times New Roman"/>
            <w:b/>
            <w:bCs/>
            <w:sz w:val="24"/>
            <w:szCs w:val="24"/>
            <w:rPrChange w:id="63" w:author="Tima" w:date="2026-01-10T18:33:00Z">
              <w:rPr>
                <w:rFonts w:cs="Times New Roman"/>
                <w:b/>
                <w:bCs/>
                <w:sz w:val="24"/>
                <w:szCs w:val="24"/>
              </w:rPr>
            </w:rPrChange>
          </w:rPr>
          <w:t xml:space="preserve"> от </w:t>
        </w:r>
      </w:ins>
      <w:ins w:id="64" w:author="Tima" w:date="2026-01-10T18:35:00Z">
        <w:r>
          <w:rPr>
            <w:rFonts w:ascii="Times New Roman" w:hAnsi="Times New Roman" w:cs="Times New Roman"/>
            <w:b/>
            <w:bCs/>
            <w:sz w:val="24"/>
            <w:szCs w:val="24"/>
          </w:rPr>
          <w:t>10.01.2026</w:t>
        </w:r>
      </w:ins>
    </w:p>
    <w:p w14:paraId="033B9F2C" w14:textId="679E21EE" w:rsidR="00032C64" w:rsidRPr="00F13ED7" w:rsidDel="00F13ED7" w:rsidRDefault="00032C64" w:rsidP="00032C64">
      <w:pPr>
        <w:pStyle w:val="1"/>
        <w:spacing w:after="440"/>
        <w:jc w:val="center"/>
        <w:rPr>
          <w:del w:id="65" w:author="Tima" w:date="2026-01-10T18:33:00Z"/>
          <w:rFonts w:ascii="Times New Roman" w:hAnsi="Times New Roman" w:cs="Times New Roman"/>
          <w:b/>
          <w:color w:val="000000" w:themeColor="text1"/>
        </w:rPr>
      </w:pPr>
      <w:del w:id="66" w:author="Tima" w:date="2026-01-10T18:33:00Z">
        <w:r w:rsidRPr="00F13ED7" w:rsidDel="00F13ED7">
          <w:rPr>
            <w:rFonts w:ascii="Times New Roman" w:hAnsi="Times New Roman" w:cs="Times New Roman"/>
            <w:b/>
            <w:color w:val="000000" w:themeColor="text1"/>
          </w:rPr>
          <w:delText>Титульный лист</w:delText>
        </w:r>
      </w:del>
    </w:p>
    <w:p w14:paraId="21562012" w14:textId="0EDB9169" w:rsidR="00032C64" w:rsidRPr="00F13ED7" w:rsidDel="004D4A87" w:rsidRDefault="00032C64">
      <w:pPr>
        <w:spacing w:line="276" w:lineRule="auto"/>
        <w:jc w:val="center"/>
        <w:rPr>
          <w:del w:id="67" w:author="Tima" w:date="2026-01-10T18:22:00Z"/>
          <w:rFonts w:ascii="Times New Roman" w:hAnsi="Times New Roman" w:cs="Times New Roman"/>
          <w:b/>
          <w:sz w:val="36"/>
          <w:szCs w:val="36"/>
          <w:rPrChange w:id="68" w:author="Tima" w:date="2026-01-10T18:33:00Z">
            <w:rPr>
              <w:del w:id="69" w:author="Tima" w:date="2026-01-10T18:22:00Z"/>
              <w:rFonts w:ascii="Arial Narrow" w:hAnsi="Arial Narrow" w:cs="Times New Roman"/>
              <w:b/>
              <w:sz w:val="28"/>
              <w:szCs w:val="28"/>
            </w:rPr>
          </w:rPrChange>
        </w:rPr>
        <w:pPrChange w:id="70" w:author="Tima" w:date="2026-01-10T18:24:00Z">
          <w:pPr>
            <w:spacing w:line="276" w:lineRule="auto"/>
            <w:jc w:val="both"/>
          </w:pPr>
        </w:pPrChange>
      </w:pPr>
      <w:del w:id="71" w:author="Tima" w:date="2026-01-10T18:22:00Z">
        <w:r w:rsidRPr="00F13ED7" w:rsidDel="004D4A87">
          <w:rPr>
            <w:rFonts w:ascii="Times New Roman" w:hAnsi="Times New Roman" w:cs="Times New Roman"/>
            <w:b/>
            <w:sz w:val="36"/>
            <w:szCs w:val="36"/>
            <w:rPrChange w:id="72" w:author="Tima" w:date="2026-01-10T18:33:00Z">
              <w:rPr>
                <w:rFonts w:ascii="Arial Narrow" w:hAnsi="Arial Narrow" w:cs="Times New Roman"/>
                <w:b/>
                <w:sz w:val="28"/>
                <w:szCs w:val="28"/>
              </w:rPr>
            </w:rPrChange>
          </w:rPr>
          <w:delText xml:space="preserve">Сервис покупки </w:delText>
        </w:r>
        <w:r w:rsidRPr="00F13ED7" w:rsidDel="004D4A87">
          <w:rPr>
            <w:rFonts w:ascii="Times New Roman" w:hAnsi="Times New Roman" w:cs="Times New Roman"/>
            <w:b/>
            <w:sz w:val="36"/>
            <w:szCs w:val="36"/>
            <w:lang w:val="en-US"/>
            <w:rPrChange w:id="73" w:author="Tima" w:date="2026-01-10T18:33:00Z">
              <w:rPr>
                <w:rFonts w:ascii="Arial Narrow" w:hAnsi="Arial Narrow" w:cs="Times New Roman"/>
                <w:b/>
                <w:sz w:val="28"/>
                <w:szCs w:val="28"/>
                <w:lang w:val="en-US"/>
              </w:rPr>
            </w:rPrChange>
          </w:rPr>
          <w:delText>NFT</w:delText>
        </w:r>
        <w:r w:rsidRPr="00F13ED7" w:rsidDel="004D4A87">
          <w:rPr>
            <w:rFonts w:ascii="Times New Roman" w:hAnsi="Times New Roman" w:cs="Times New Roman"/>
            <w:b/>
            <w:sz w:val="36"/>
            <w:szCs w:val="36"/>
            <w:rPrChange w:id="74" w:author="Tima" w:date="2026-01-10T18:33:00Z">
              <w:rPr>
                <w:rFonts w:ascii="Arial Narrow" w:hAnsi="Arial Narrow" w:cs="Times New Roman"/>
                <w:b/>
                <w:sz w:val="28"/>
                <w:szCs w:val="28"/>
              </w:rPr>
            </w:rPrChange>
          </w:rPr>
          <w:delText xml:space="preserve"> по частям «Купи </w:delText>
        </w:r>
        <w:r w:rsidR="009344A0" w:rsidRPr="00F13ED7" w:rsidDel="004D4A87">
          <w:rPr>
            <w:rFonts w:ascii="Times New Roman" w:hAnsi="Times New Roman" w:cs="Times New Roman"/>
            <w:b/>
            <w:sz w:val="36"/>
            <w:szCs w:val="36"/>
            <w:rPrChange w:id="75" w:author="Tima" w:date="2026-01-10T18:33:00Z">
              <w:rPr>
                <w:rFonts w:ascii="Arial Narrow" w:hAnsi="Arial Narrow" w:cs="Times New Roman"/>
                <w:b/>
                <w:sz w:val="28"/>
                <w:szCs w:val="28"/>
              </w:rPr>
            </w:rPrChange>
          </w:rPr>
          <w:delText>и накопи</w:delText>
        </w:r>
        <w:r w:rsidRPr="00F13ED7" w:rsidDel="004D4A87">
          <w:rPr>
            <w:rFonts w:ascii="Times New Roman" w:hAnsi="Times New Roman" w:cs="Times New Roman"/>
            <w:b/>
            <w:sz w:val="36"/>
            <w:szCs w:val="36"/>
            <w:rPrChange w:id="76" w:author="Tima" w:date="2026-01-10T18:33:00Z">
              <w:rPr>
                <w:rFonts w:ascii="Arial Narrow" w:hAnsi="Arial Narrow" w:cs="Times New Roman"/>
                <w:b/>
                <w:sz w:val="28"/>
                <w:szCs w:val="28"/>
              </w:rPr>
            </w:rPrChange>
          </w:rPr>
          <w:delText>»</w:delText>
        </w:r>
      </w:del>
    </w:p>
    <w:p w14:paraId="00191827" w14:textId="79D93D9C" w:rsidR="00032C64" w:rsidRPr="00F13ED7" w:rsidDel="004D4A87" w:rsidRDefault="00032C64">
      <w:pPr>
        <w:spacing w:line="276" w:lineRule="auto"/>
        <w:jc w:val="center"/>
        <w:rPr>
          <w:del w:id="77" w:author="Tima" w:date="2026-01-10T18:22:00Z"/>
          <w:rFonts w:ascii="Times New Roman" w:hAnsi="Times New Roman" w:cs="Times New Roman"/>
          <w:b/>
          <w:sz w:val="36"/>
          <w:szCs w:val="36"/>
          <w:rPrChange w:id="78" w:author="Tima" w:date="2026-01-10T18:33:00Z">
            <w:rPr>
              <w:del w:id="79" w:author="Tima" w:date="2026-01-10T18:22:00Z"/>
              <w:rFonts w:ascii="Times New Roman" w:hAnsi="Times New Roman" w:cs="Times New Roman"/>
              <w:sz w:val="24"/>
              <w:szCs w:val="24"/>
            </w:rPr>
          </w:rPrChange>
        </w:rPr>
        <w:pPrChange w:id="80" w:author="Tima" w:date="2026-01-10T18:24:00Z">
          <w:pPr>
            <w:spacing w:line="276" w:lineRule="auto"/>
            <w:jc w:val="both"/>
          </w:pPr>
        </w:pPrChange>
      </w:pPr>
      <w:del w:id="81" w:author="Tima" w:date="2026-01-10T18:22:00Z">
        <w:r w:rsidRPr="00F13ED7" w:rsidDel="004D4A87">
          <w:rPr>
            <w:rFonts w:ascii="Times New Roman" w:hAnsi="Times New Roman" w:cs="Times New Roman"/>
            <w:b/>
            <w:sz w:val="36"/>
            <w:szCs w:val="36"/>
            <w:rPrChange w:id="82" w:author="Tima" w:date="2026-01-10T18:33:00Z">
              <w:rPr>
                <w:rFonts w:ascii="Times New Roman" w:hAnsi="Times New Roman" w:cs="Times New Roman"/>
                <w:sz w:val="24"/>
                <w:szCs w:val="24"/>
              </w:rPr>
            </w:rPrChange>
          </w:rPr>
          <w:delText>Команда №30 @</w:delText>
        </w:r>
        <w:r w:rsidRPr="00F13ED7" w:rsidDel="004D4A87">
          <w:rPr>
            <w:rFonts w:ascii="Times New Roman" w:hAnsi="Times New Roman" w:cs="Times New Roman"/>
            <w:b/>
            <w:sz w:val="36"/>
            <w:szCs w:val="36"/>
            <w:lang w:val="en-US"/>
            <w:rPrChange w:id="83" w:author="Tima" w:date="2026-01-10T18:33:00Z">
              <w:rPr>
                <w:rFonts w:ascii="Times New Roman" w:hAnsi="Times New Roman" w:cs="Times New Roman"/>
                <w:sz w:val="24"/>
                <w:szCs w:val="24"/>
                <w:lang w:val="en-US"/>
              </w:rPr>
            </w:rPrChange>
          </w:rPr>
          <w:delText>rtvcompany</w:delText>
        </w:r>
      </w:del>
    </w:p>
    <w:p w14:paraId="483FCCD5" w14:textId="2077E7B9" w:rsidR="004D4A87" w:rsidRPr="00F13ED7" w:rsidDel="00F13ED7" w:rsidRDefault="00032C64">
      <w:pPr>
        <w:spacing w:line="276" w:lineRule="auto"/>
        <w:jc w:val="center"/>
        <w:rPr>
          <w:del w:id="84" w:author="Tima" w:date="2026-01-10T18:33:00Z"/>
          <w:rFonts w:ascii="Times New Roman" w:hAnsi="Times New Roman" w:cs="Times New Roman"/>
          <w:b/>
          <w:sz w:val="24"/>
          <w:szCs w:val="24"/>
          <w:rPrChange w:id="85" w:author="Tima" w:date="2026-01-10T18:33:00Z">
            <w:rPr>
              <w:del w:id="86" w:author="Tima" w:date="2026-01-10T18:33:00Z"/>
              <w:rFonts w:ascii="Times New Roman" w:hAnsi="Times New Roman" w:cs="Times New Roman"/>
              <w:sz w:val="24"/>
              <w:szCs w:val="24"/>
            </w:rPr>
          </w:rPrChange>
        </w:rPr>
        <w:pPrChange w:id="87" w:author="Tima" w:date="2026-01-10T18:23:00Z">
          <w:pPr>
            <w:spacing w:line="276" w:lineRule="auto"/>
            <w:jc w:val="both"/>
          </w:pPr>
        </w:pPrChange>
      </w:pPr>
      <w:del w:id="88" w:author="Tima" w:date="2026-01-10T18:33:00Z">
        <w:r w:rsidRPr="00F13ED7" w:rsidDel="00F13ED7">
          <w:rPr>
            <w:rFonts w:ascii="Times New Roman" w:hAnsi="Times New Roman" w:cs="Times New Roman"/>
            <w:b/>
            <w:sz w:val="36"/>
            <w:szCs w:val="36"/>
            <w:rPrChange w:id="89" w:author="Tima" w:date="2026-01-10T18:33:00Z">
              <w:rPr>
                <w:rFonts w:ascii="Times New Roman" w:hAnsi="Times New Roman" w:cs="Times New Roman"/>
                <w:sz w:val="24"/>
                <w:szCs w:val="24"/>
              </w:rPr>
            </w:rPrChange>
          </w:rPr>
          <w:delText>НОЧУ «Православный центр»; ЭМШ</w:delText>
        </w:r>
      </w:del>
    </w:p>
    <w:p w14:paraId="35E9CBDB" w14:textId="107830AD" w:rsidR="00032C64" w:rsidRPr="00F13ED7" w:rsidDel="00F13ED7" w:rsidRDefault="00032C64" w:rsidP="00032C64">
      <w:pPr>
        <w:spacing w:line="276" w:lineRule="auto"/>
        <w:jc w:val="both"/>
        <w:rPr>
          <w:del w:id="90" w:author="Tima" w:date="2026-01-10T18:33:00Z"/>
          <w:rFonts w:ascii="Times New Roman" w:hAnsi="Times New Roman" w:cs="Times New Roman"/>
          <w:sz w:val="24"/>
          <w:szCs w:val="24"/>
        </w:rPr>
      </w:pPr>
      <w:del w:id="91" w:author="Tima" w:date="2026-01-10T18:33:00Z">
        <w:r w:rsidRPr="00F13ED7" w:rsidDel="00F13ED7">
          <w:rPr>
            <w:rFonts w:ascii="Times New Roman" w:hAnsi="Times New Roman" w:cs="Times New Roman"/>
            <w:sz w:val="24"/>
            <w:szCs w:val="24"/>
          </w:rPr>
          <w:delText>9 класс</w:delText>
        </w:r>
      </w:del>
    </w:p>
    <w:p w14:paraId="653E54D1" w14:textId="2F3BBFFB" w:rsidR="00032C64" w:rsidRPr="00F13ED7" w:rsidDel="00F13ED7" w:rsidRDefault="00032C64" w:rsidP="00032C64">
      <w:pPr>
        <w:spacing w:line="276" w:lineRule="auto"/>
        <w:jc w:val="both"/>
        <w:rPr>
          <w:del w:id="92" w:author="Tima" w:date="2026-01-10T18:33:00Z"/>
          <w:rFonts w:ascii="Times New Roman" w:hAnsi="Times New Roman" w:cs="Times New Roman"/>
          <w:sz w:val="24"/>
          <w:szCs w:val="24"/>
        </w:rPr>
      </w:pPr>
      <w:del w:id="93" w:author="Tima" w:date="2026-01-10T18:33:00Z">
        <w:r w:rsidRPr="00F13ED7" w:rsidDel="00F13ED7">
          <w:rPr>
            <w:rFonts w:ascii="Times New Roman" w:hAnsi="Times New Roman" w:cs="Times New Roman"/>
            <w:sz w:val="24"/>
            <w:szCs w:val="24"/>
          </w:rPr>
          <w:delText>9 класс Среднего общего образования</w:delText>
        </w:r>
      </w:del>
    </w:p>
    <w:p w14:paraId="2348C1F9" w14:textId="5E9E589A" w:rsidR="00032C64" w:rsidRPr="00F13ED7" w:rsidDel="00F13ED7" w:rsidRDefault="00032C64" w:rsidP="00032C64">
      <w:pPr>
        <w:spacing w:line="276" w:lineRule="auto"/>
        <w:jc w:val="both"/>
        <w:rPr>
          <w:del w:id="94" w:author="Tima" w:date="2026-01-10T18:33:00Z"/>
          <w:rFonts w:ascii="Times New Roman" w:hAnsi="Times New Roman" w:cs="Times New Roman"/>
          <w:sz w:val="24"/>
          <w:szCs w:val="24"/>
        </w:rPr>
      </w:pPr>
      <w:del w:id="95" w:author="Tima" w:date="2026-01-10T18:33:00Z">
        <w:r w:rsidRPr="00F13ED7" w:rsidDel="00F13ED7">
          <w:rPr>
            <w:rFonts w:ascii="Times New Roman" w:hAnsi="Times New Roman" w:cs="Times New Roman"/>
            <w:sz w:val="24"/>
            <w:szCs w:val="24"/>
          </w:rPr>
          <w:delText xml:space="preserve">Описание проблемы покупки и продажи </w:delText>
        </w:r>
        <w:r w:rsidRPr="00F13ED7" w:rsidDel="00F13ED7">
          <w:rPr>
            <w:rFonts w:ascii="Times New Roman" w:hAnsi="Times New Roman" w:cs="Times New Roman"/>
            <w:sz w:val="24"/>
            <w:szCs w:val="24"/>
            <w:lang w:val="en-US"/>
          </w:rPr>
          <w:delText>NFT</w:delText>
        </w:r>
        <w:r w:rsidRPr="00F13ED7" w:rsidDel="00F13ED7">
          <w:rPr>
            <w:rFonts w:ascii="Times New Roman" w:hAnsi="Times New Roman" w:cs="Times New Roman"/>
            <w:sz w:val="24"/>
            <w:szCs w:val="24"/>
          </w:rPr>
          <w:delText xml:space="preserve"> по частям и её решение: сервис «Купи </w:delText>
        </w:r>
        <w:r w:rsidR="009344A0" w:rsidRPr="00F13ED7" w:rsidDel="00F13ED7">
          <w:rPr>
            <w:rFonts w:ascii="Times New Roman" w:hAnsi="Times New Roman" w:cs="Times New Roman"/>
            <w:sz w:val="24"/>
            <w:szCs w:val="24"/>
          </w:rPr>
          <w:delText>и накопи</w:delText>
        </w:r>
        <w:r w:rsidRPr="00F13ED7" w:rsidDel="00F13ED7">
          <w:rPr>
            <w:rFonts w:ascii="Times New Roman" w:hAnsi="Times New Roman" w:cs="Times New Roman"/>
            <w:sz w:val="24"/>
            <w:szCs w:val="24"/>
          </w:rPr>
          <w:delText>».</w:delText>
        </w:r>
      </w:del>
    </w:p>
    <w:p w14:paraId="39464473" w14:textId="77777777" w:rsidR="00032C64" w:rsidRPr="00F13ED7" w:rsidRDefault="00032C64" w:rsidP="00032C64">
      <w:pPr>
        <w:rPr>
          <w:rFonts w:ascii="Times New Roman" w:hAnsi="Times New Roman" w:cs="Times New Roman"/>
          <w:sz w:val="24"/>
          <w:szCs w:val="24"/>
        </w:rPr>
      </w:pPr>
      <w:r w:rsidRPr="00F13ED7">
        <w:rPr>
          <w:rFonts w:ascii="Times New Roman" w:hAnsi="Times New Roman" w:cs="Times New Roman"/>
          <w:sz w:val="24"/>
          <w:szCs w:val="24"/>
        </w:rPr>
        <w:br w:type="page"/>
      </w:r>
    </w:p>
    <w:p w14:paraId="57BCC532" w14:textId="31AAA4C1" w:rsidR="00032C64" w:rsidRPr="00262FB4" w:rsidDel="00545004" w:rsidRDefault="00032C64">
      <w:pPr>
        <w:pStyle w:val="1"/>
        <w:spacing w:after="440"/>
        <w:jc w:val="center"/>
        <w:rPr>
          <w:del w:id="96" w:author="Tima" w:date="2026-01-10T18:43:00Z"/>
          <w:rFonts w:ascii="Times New Roman" w:hAnsi="Times New Roman" w:cs="Times New Roman"/>
          <w:b/>
          <w:color w:val="000000" w:themeColor="text1"/>
        </w:rPr>
      </w:pPr>
      <w:bookmarkStart w:id="97" w:name="_Toc212803723"/>
      <w:del w:id="98" w:author="Tima" w:date="2026-01-10T18:43:00Z">
        <w:r w:rsidRPr="00262FB4" w:rsidDel="00545004">
          <w:rPr>
            <w:rFonts w:ascii="Times New Roman" w:hAnsi="Times New Roman" w:cs="Times New Roman"/>
            <w:b/>
            <w:color w:val="000000" w:themeColor="text1"/>
          </w:rPr>
          <w:lastRenderedPageBreak/>
          <w:delText>1. Описание проблемы</w:delText>
        </w:r>
        <w:bookmarkEnd w:id="97"/>
      </w:del>
    </w:p>
    <w:p w14:paraId="1CE0DF79" w14:textId="3AB0FA0F" w:rsidR="00051496" w:rsidRPr="00262FB4" w:rsidDel="00545004" w:rsidRDefault="00051496">
      <w:pPr>
        <w:keepNext/>
        <w:keepLines/>
        <w:spacing w:before="240" w:after="440" w:line="276" w:lineRule="auto"/>
        <w:jc w:val="center"/>
        <w:outlineLvl w:val="0"/>
        <w:rPr>
          <w:del w:id="99" w:author="Tima" w:date="2026-01-10T18:43:00Z"/>
          <w:rFonts w:ascii="Times New Roman" w:hAnsi="Times New Roman" w:cs="Times New Roman"/>
          <w:sz w:val="24"/>
          <w:szCs w:val="24"/>
        </w:rPr>
        <w:pPrChange w:id="100" w:author="Tima" w:date="2026-01-10T18:43:00Z">
          <w:pPr>
            <w:spacing w:line="276" w:lineRule="auto"/>
            <w:ind w:firstLine="709"/>
            <w:jc w:val="both"/>
          </w:pPr>
        </w:pPrChange>
      </w:pPr>
      <w:del w:id="101" w:author="Tima" w:date="2026-01-10T18:43:00Z">
        <w:r w:rsidRPr="00262FB4" w:rsidDel="00545004">
          <w:rPr>
            <w:rFonts w:ascii="Times New Roman" w:hAnsi="Times New Roman" w:cs="Times New Roman"/>
            <w:sz w:val="24"/>
            <w:szCs w:val="24"/>
          </w:rPr>
          <w:delText xml:space="preserve">Потенциальные покупатели желают, но не могут приобрести премиальные NFT из‑за высокой стоимости и невозможности покупки </w:delText>
        </w:r>
        <w:r w:rsidRPr="00262FB4" w:rsidDel="00545004">
          <w:rPr>
            <w:rFonts w:ascii="Times New Roman" w:hAnsi="Times New Roman" w:cs="Times New Roman"/>
            <w:sz w:val="24"/>
            <w:szCs w:val="24"/>
            <w:lang w:val="en-US"/>
          </w:rPr>
          <w:delText>NFT</w:delText>
        </w:r>
        <w:r w:rsidRPr="00262FB4" w:rsidDel="00545004">
          <w:rPr>
            <w:rFonts w:ascii="Times New Roman" w:hAnsi="Times New Roman" w:cs="Times New Roman"/>
            <w:sz w:val="24"/>
            <w:szCs w:val="24"/>
          </w:rPr>
          <w:delText xml:space="preserve"> по частям.</w:delText>
        </w:r>
      </w:del>
    </w:p>
    <w:p w14:paraId="79E9F6B3" w14:textId="6468E29C" w:rsidR="00051496" w:rsidRPr="00262FB4" w:rsidDel="00545004" w:rsidRDefault="00051496">
      <w:pPr>
        <w:pStyle w:val="a3"/>
        <w:keepNext/>
        <w:keepLines/>
        <w:numPr>
          <w:ilvl w:val="0"/>
          <w:numId w:val="1"/>
        </w:numPr>
        <w:spacing w:before="240" w:after="440" w:line="276" w:lineRule="auto"/>
        <w:ind w:firstLine="0"/>
        <w:jc w:val="center"/>
        <w:outlineLvl w:val="0"/>
        <w:rPr>
          <w:del w:id="102" w:author="Tima" w:date="2026-01-10T18:43:00Z"/>
          <w:rFonts w:ascii="Times New Roman" w:hAnsi="Times New Roman" w:cs="Times New Roman"/>
          <w:sz w:val="24"/>
          <w:szCs w:val="24"/>
        </w:rPr>
        <w:pPrChange w:id="103" w:author="Tima" w:date="2026-01-10T18:43:00Z">
          <w:pPr>
            <w:pStyle w:val="a3"/>
            <w:numPr>
              <w:numId w:val="1"/>
            </w:numPr>
            <w:spacing w:line="276" w:lineRule="auto"/>
            <w:ind w:hanging="360"/>
            <w:jc w:val="both"/>
          </w:pPr>
        </w:pPrChange>
      </w:pPr>
      <w:del w:id="104" w:author="Tima" w:date="2026-01-10T18:43:00Z">
        <w:r w:rsidRPr="00262FB4" w:rsidDel="00545004">
          <w:rPr>
            <w:rFonts w:ascii="Times New Roman" w:hAnsi="Times New Roman" w:cs="Times New Roman"/>
            <w:sz w:val="24"/>
            <w:szCs w:val="24"/>
          </w:rPr>
          <w:delText xml:space="preserve">Физическое лицо хочет купить дорогостоящий статусный </w:delText>
        </w:r>
        <w:r w:rsidRPr="00262FB4" w:rsidDel="00545004">
          <w:rPr>
            <w:rFonts w:ascii="Times New Roman" w:hAnsi="Times New Roman" w:cs="Times New Roman"/>
            <w:sz w:val="24"/>
            <w:szCs w:val="24"/>
            <w:lang w:val="en-US"/>
          </w:rPr>
          <w:delText>NFT</w:delText>
        </w:r>
        <w:r w:rsidRPr="00262FB4" w:rsidDel="00545004">
          <w:rPr>
            <w:rFonts w:ascii="Times New Roman" w:hAnsi="Times New Roman" w:cs="Times New Roman"/>
            <w:sz w:val="24"/>
            <w:szCs w:val="24"/>
          </w:rPr>
          <w:delText>, но позволить себе этого не может, так как не имеет желания брать кредит под данную цель.</w:delText>
        </w:r>
      </w:del>
    </w:p>
    <w:p w14:paraId="1FAA37C0" w14:textId="2E1A93AB" w:rsidR="00051496" w:rsidRPr="00262FB4" w:rsidDel="00545004" w:rsidRDefault="00051496">
      <w:pPr>
        <w:pStyle w:val="a3"/>
        <w:keepNext/>
        <w:keepLines/>
        <w:numPr>
          <w:ilvl w:val="0"/>
          <w:numId w:val="1"/>
        </w:numPr>
        <w:spacing w:before="240" w:after="440" w:line="276" w:lineRule="auto"/>
        <w:ind w:firstLine="0"/>
        <w:jc w:val="center"/>
        <w:outlineLvl w:val="0"/>
        <w:rPr>
          <w:del w:id="105" w:author="Tima" w:date="2026-01-10T18:43:00Z"/>
          <w:rFonts w:ascii="Times New Roman" w:hAnsi="Times New Roman" w:cs="Times New Roman"/>
          <w:sz w:val="24"/>
          <w:szCs w:val="24"/>
        </w:rPr>
        <w:pPrChange w:id="106" w:author="Tima" w:date="2026-01-10T18:43:00Z">
          <w:pPr>
            <w:pStyle w:val="a3"/>
            <w:numPr>
              <w:numId w:val="1"/>
            </w:numPr>
            <w:spacing w:line="276" w:lineRule="auto"/>
            <w:ind w:hanging="360"/>
            <w:jc w:val="both"/>
          </w:pPr>
        </w:pPrChange>
      </w:pPr>
      <w:del w:id="107" w:author="Tima" w:date="2026-01-10T18:43:00Z">
        <w:r w:rsidRPr="00262FB4" w:rsidDel="00545004">
          <w:rPr>
            <w:rFonts w:ascii="Times New Roman" w:hAnsi="Times New Roman" w:cs="Times New Roman"/>
            <w:sz w:val="24"/>
            <w:szCs w:val="24"/>
          </w:rPr>
          <w:delText xml:space="preserve">Владелец </w:delText>
        </w:r>
        <w:r w:rsidRPr="00262FB4" w:rsidDel="00545004">
          <w:rPr>
            <w:rFonts w:ascii="Times New Roman" w:hAnsi="Times New Roman" w:cs="Times New Roman"/>
            <w:sz w:val="24"/>
            <w:szCs w:val="24"/>
            <w:lang w:val="en-US"/>
          </w:rPr>
          <w:delText>NFT</w:delText>
        </w:r>
        <w:r w:rsidRPr="00262FB4" w:rsidDel="00545004">
          <w:rPr>
            <w:rFonts w:ascii="Times New Roman" w:hAnsi="Times New Roman" w:cs="Times New Roman"/>
            <w:sz w:val="24"/>
            <w:szCs w:val="24"/>
          </w:rPr>
          <w:delText xml:space="preserve"> не может его продать, так как на существующих рынках (</w:delText>
        </w:r>
        <w:r w:rsidR="00124002" w:rsidDel="00545004">
          <w:rPr>
            <w:rFonts w:ascii="Times New Roman" w:hAnsi="Times New Roman" w:cs="Times New Roman"/>
            <w:sz w:val="24"/>
            <w:szCs w:val="24"/>
          </w:rPr>
          <w:delText xml:space="preserve">маркетплейсах </w:delText>
        </w:r>
        <w:r w:rsidR="00124002" w:rsidDel="00545004">
          <w:rPr>
            <w:rFonts w:ascii="Times New Roman" w:hAnsi="Times New Roman" w:cs="Times New Roman"/>
            <w:sz w:val="24"/>
            <w:szCs w:val="24"/>
            <w:lang w:val="en-US"/>
          </w:rPr>
          <w:delText>NFT</w:delText>
        </w:r>
        <w:r w:rsidRPr="00262FB4" w:rsidDel="00545004">
          <w:rPr>
            <w:rFonts w:ascii="Times New Roman" w:hAnsi="Times New Roman" w:cs="Times New Roman"/>
            <w:sz w:val="24"/>
            <w:szCs w:val="24"/>
          </w:rPr>
          <w:delText xml:space="preserve">) мало покупательной способности из-за стремительного роста цены и ограниченного количества денежных средств у желающих приобрести </w:delText>
        </w:r>
        <w:r w:rsidRPr="00262FB4" w:rsidDel="00545004">
          <w:rPr>
            <w:rFonts w:ascii="Times New Roman" w:hAnsi="Times New Roman" w:cs="Times New Roman"/>
            <w:sz w:val="24"/>
            <w:szCs w:val="24"/>
            <w:lang w:val="en-US"/>
          </w:rPr>
          <w:delText>NFT</w:delText>
        </w:r>
        <w:r w:rsidRPr="00262FB4" w:rsidDel="00545004">
          <w:rPr>
            <w:rFonts w:ascii="Times New Roman" w:hAnsi="Times New Roman" w:cs="Times New Roman"/>
            <w:sz w:val="24"/>
            <w:szCs w:val="24"/>
          </w:rPr>
          <w:delText>.</w:delText>
        </w:r>
        <w:r w:rsidRPr="00262FB4" w:rsidDel="00545004">
          <w:delText xml:space="preserve"> </w:delText>
        </w:r>
        <w:r w:rsidRPr="00262FB4" w:rsidDel="00545004">
          <w:rPr>
            <w:rFonts w:ascii="Times New Roman" w:hAnsi="Times New Roman" w:cs="Times New Roman"/>
            <w:sz w:val="24"/>
            <w:szCs w:val="24"/>
          </w:rPr>
          <w:delText>В связи с чем возникают длительные сроки продажи либо необходимость существенного дисконтирования для быстрой реализации.</w:delText>
        </w:r>
      </w:del>
    </w:p>
    <w:p w14:paraId="0F920C95" w14:textId="27BD8622" w:rsidR="00032C64" w:rsidRPr="00262FB4" w:rsidDel="00545004" w:rsidRDefault="00032C64">
      <w:pPr>
        <w:pStyle w:val="1"/>
        <w:spacing w:after="440"/>
        <w:jc w:val="center"/>
        <w:rPr>
          <w:del w:id="108" w:author="Tima" w:date="2026-01-10T18:43:00Z"/>
          <w:rFonts w:ascii="Times New Roman" w:hAnsi="Times New Roman" w:cs="Times New Roman"/>
          <w:b/>
          <w:color w:val="000000" w:themeColor="text1"/>
        </w:rPr>
        <w:pPrChange w:id="109" w:author="Tima" w:date="2026-01-10T18:43:00Z">
          <w:pPr>
            <w:pStyle w:val="1"/>
            <w:spacing w:before="440" w:after="440"/>
            <w:jc w:val="center"/>
          </w:pPr>
        </w:pPrChange>
      </w:pPr>
      <w:bookmarkStart w:id="110" w:name="_Toc212803724"/>
      <w:del w:id="111" w:author="Tima" w:date="2026-01-10T18:43:00Z">
        <w:r w:rsidRPr="00262FB4" w:rsidDel="00545004">
          <w:rPr>
            <w:rFonts w:ascii="Times New Roman" w:hAnsi="Times New Roman" w:cs="Times New Roman"/>
            <w:b/>
            <w:color w:val="000000" w:themeColor="text1"/>
          </w:rPr>
          <w:delText>2. Идея сервиса</w:delText>
        </w:r>
        <w:bookmarkEnd w:id="110"/>
      </w:del>
    </w:p>
    <w:p w14:paraId="5287872F" w14:textId="6F0684B0" w:rsidR="00051496" w:rsidRPr="00FF7AD6" w:rsidDel="00545004" w:rsidRDefault="00051496">
      <w:pPr>
        <w:keepNext/>
        <w:keepLines/>
        <w:spacing w:before="240" w:after="440" w:line="276" w:lineRule="auto"/>
        <w:jc w:val="center"/>
        <w:outlineLvl w:val="0"/>
        <w:rPr>
          <w:del w:id="112" w:author="Tima" w:date="2026-01-10T18:43:00Z"/>
          <w:rFonts w:ascii="Times New Roman" w:hAnsi="Times New Roman" w:cs="Times New Roman"/>
          <w:sz w:val="24"/>
          <w:szCs w:val="24"/>
        </w:rPr>
        <w:pPrChange w:id="113" w:author="Tima" w:date="2026-01-10T18:43:00Z">
          <w:pPr>
            <w:spacing w:line="276" w:lineRule="auto"/>
            <w:ind w:firstLine="709"/>
            <w:jc w:val="both"/>
          </w:pPr>
        </w:pPrChange>
      </w:pPr>
      <w:del w:id="114" w:author="Tima" w:date="2026-01-10T18:43:00Z">
        <w:r w:rsidRPr="00262FB4" w:rsidDel="00545004">
          <w:rPr>
            <w:rFonts w:ascii="Times New Roman" w:hAnsi="Times New Roman" w:cs="Times New Roman"/>
            <w:sz w:val="24"/>
            <w:szCs w:val="24"/>
          </w:rPr>
          <w:delText>Идея сервиса «Купи и накопи» состоит в том</w:delText>
        </w:r>
        <w:r w:rsidRPr="00FF7AD6" w:rsidDel="00545004">
          <w:rPr>
            <w:rFonts w:ascii="Times New Roman" w:hAnsi="Times New Roman" w:cs="Times New Roman"/>
            <w:sz w:val="24"/>
            <w:szCs w:val="24"/>
          </w:rPr>
          <w:delText xml:space="preserve">, чтобы осуществить </w:delText>
        </w:r>
        <w:r w:rsidR="00D8175E" w:rsidDel="00545004">
          <w:rPr>
            <w:rFonts w:ascii="Times New Roman" w:hAnsi="Times New Roman" w:cs="Times New Roman"/>
            <w:sz w:val="24"/>
            <w:szCs w:val="24"/>
          </w:rPr>
          <w:delText>двух</w:delText>
        </w:r>
        <w:r w:rsidRPr="00FF7AD6" w:rsidDel="00545004">
          <w:rPr>
            <w:rFonts w:ascii="Times New Roman" w:hAnsi="Times New Roman" w:cs="Times New Roman"/>
            <w:sz w:val="24"/>
            <w:szCs w:val="24"/>
          </w:rPr>
          <w:delText xml:space="preserve">ступенчатый механизм оборачивания ЦФА для разных жизненных сценариев пользователя (отталкиваясь от продавца </w:delText>
        </w:r>
        <w:r w:rsidRPr="00FF7AD6" w:rsidDel="00545004">
          <w:rPr>
            <w:rFonts w:ascii="Times New Roman" w:hAnsi="Times New Roman" w:cs="Times New Roman"/>
            <w:sz w:val="24"/>
            <w:szCs w:val="24"/>
            <w:lang w:val="en-US"/>
          </w:rPr>
          <w:delText>NFT</w:delText>
        </w:r>
        <w:r w:rsidRPr="00FF7AD6" w:rsidDel="00545004">
          <w:rPr>
            <w:rFonts w:ascii="Times New Roman" w:hAnsi="Times New Roman" w:cs="Times New Roman"/>
            <w:sz w:val="24"/>
            <w:szCs w:val="24"/>
          </w:rPr>
          <w:delText>):</w:delText>
        </w:r>
      </w:del>
    </w:p>
    <w:p w14:paraId="79CF9102" w14:textId="44568796" w:rsidR="00051496" w:rsidRPr="00FF7AD6" w:rsidDel="00545004" w:rsidRDefault="00051496">
      <w:pPr>
        <w:pStyle w:val="a3"/>
        <w:keepNext/>
        <w:keepLines/>
        <w:numPr>
          <w:ilvl w:val="0"/>
          <w:numId w:val="16"/>
        </w:numPr>
        <w:spacing w:before="240" w:after="440" w:line="276" w:lineRule="auto"/>
        <w:ind w:firstLine="0"/>
        <w:jc w:val="center"/>
        <w:outlineLvl w:val="0"/>
        <w:rPr>
          <w:del w:id="115" w:author="Tima" w:date="2026-01-10T18:43:00Z"/>
          <w:rFonts w:ascii="Times New Roman" w:hAnsi="Times New Roman" w:cs="Times New Roman"/>
          <w:sz w:val="24"/>
          <w:szCs w:val="24"/>
        </w:rPr>
        <w:pPrChange w:id="116" w:author="Tima" w:date="2026-01-10T18:43:00Z">
          <w:pPr>
            <w:pStyle w:val="a3"/>
            <w:numPr>
              <w:numId w:val="16"/>
            </w:numPr>
            <w:spacing w:line="276" w:lineRule="auto"/>
            <w:ind w:left="1069" w:hanging="360"/>
            <w:jc w:val="both"/>
          </w:pPr>
        </w:pPrChange>
      </w:pPr>
      <w:del w:id="117" w:author="Tima" w:date="2026-01-10T18:43:00Z">
        <w:r w:rsidRPr="00FF7AD6" w:rsidDel="00545004">
          <w:rPr>
            <w:rFonts w:ascii="Times New Roman" w:hAnsi="Times New Roman" w:cs="Times New Roman"/>
            <w:sz w:val="24"/>
            <w:szCs w:val="24"/>
          </w:rPr>
          <w:delText xml:space="preserve">Желание моментально продать </w:delText>
        </w:r>
        <w:r w:rsidRPr="00FF7AD6" w:rsidDel="00545004">
          <w:rPr>
            <w:rFonts w:ascii="Times New Roman" w:hAnsi="Times New Roman" w:cs="Times New Roman"/>
            <w:sz w:val="24"/>
            <w:szCs w:val="24"/>
            <w:lang w:val="en-US"/>
          </w:rPr>
          <w:delText>NFT</w:delText>
        </w:r>
        <w:r w:rsidRPr="00FF7AD6" w:rsidDel="00545004">
          <w:rPr>
            <w:rFonts w:ascii="Times New Roman" w:hAnsi="Times New Roman" w:cs="Times New Roman"/>
            <w:sz w:val="24"/>
            <w:szCs w:val="24"/>
          </w:rPr>
          <w:delText xml:space="preserve"> по справедливой цене;</w:delText>
        </w:r>
      </w:del>
    </w:p>
    <w:p w14:paraId="2C298A6B" w14:textId="2C6A3580" w:rsidR="00051496" w:rsidRPr="00FF7AD6" w:rsidDel="00545004" w:rsidRDefault="00051496">
      <w:pPr>
        <w:pStyle w:val="a3"/>
        <w:keepNext/>
        <w:keepLines/>
        <w:numPr>
          <w:ilvl w:val="0"/>
          <w:numId w:val="16"/>
        </w:numPr>
        <w:spacing w:before="240" w:after="440" w:line="276" w:lineRule="auto"/>
        <w:ind w:firstLine="0"/>
        <w:jc w:val="center"/>
        <w:outlineLvl w:val="0"/>
        <w:rPr>
          <w:del w:id="118" w:author="Tima" w:date="2026-01-10T18:43:00Z"/>
          <w:rFonts w:ascii="Times New Roman" w:hAnsi="Times New Roman" w:cs="Times New Roman"/>
          <w:sz w:val="24"/>
          <w:szCs w:val="24"/>
        </w:rPr>
        <w:pPrChange w:id="119" w:author="Tima" w:date="2026-01-10T18:43:00Z">
          <w:pPr>
            <w:pStyle w:val="a3"/>
            <w:numPr>
              <w:numId w:val="16"/>
            </w:numPr>
            <w:spacing w:line="276" w:lineRule="auto"/>
            <w:ind w:left="1069" w:hanging="360"/>
            <w:jc w:val="both"/>
          </w:pPr>
        </w:pPrChange>
      </w:pPr>
      <w:del w:id="120" w:author="Tima" w:date="2026-01-10T18:43:00Z">
        <w:r w:rsidRPr="00FF7AD6" w:rsidDel="00545004">
          <w:rPr>
            <w:rFonts w:ascii="Times New Roman" w:hAnsi="Times New Roman" w:cs="Times New Roman"/>
            <w:sz w:val="24"/>
            <w:szCs w:val="24"/>
          </w:rPr>
          <w:delText xml:space="preserve">Желание обменять </w:delText>
        </w:r>
        <w:r w:rsidRPr="00FF7AD6" w:rsidDel="00545004">
          <w:rPr>
            <w:rFonts w:ascii="Times New Roman" w:hAnsi="Times New Roman" w:cs="Times New Roman"/>
            <w:sz w:val="24"/>
            <w:szCs w:val="24"/>
            <w:lang w:val="en-US"/>
          </w:rPr>
          <w:delText>NFT</w:delText>
        </w:r>
        <w:r w:rsidRPr="00FF7AD6" w:rsidDel="00545004">
          <w:rPr>
            <w:rFonts w:ascii="Times New Roman" w:hAnsi="Times New Roman" w:cs="Times New Roman"/>
            <w:sz w:val="24"/>
            <w:szCs w:val="24"/>
          </w:rPr>
          <w:delText xml:space="preserve"> на соответствующее количество ЦФА и продавать частями или удерживать на балансе для быстрого реагирования на рыночные настроения.</w:delText>
        </w:r>
      </w:del>
    </w:p>
    <w:p w14:paraId="29F895F7" w14:textId="088BC5A5" w:rsidR="00051496" w:rsidRPr="00FF7AD6" w:rsidDel="00545004" w:rsidRDefault="00E122CD">
      <w:pPr>
        <w:keepNext/>
        <w:keepLines/>
        <w:spacing w:before="240" w:after="440" w:line="276" w:lineRule="auto"/>
        <w:jc w:val="center"/>
        <w:outlineLvl w:val="0"/>
        <w:rPr>
          <w:del w:id="121" w:author="Tima" w:date="2026-01-10T18:43:00Z"/>
          <w:rFonts w:ascii="Times New Roman" w:hAnsi="Times New Roman" w:cs="Times New Roman"/>
          <w:sz w:val="24"/>
          <w:szCs w:val="24"/>
        </w:rPr>
        <w:pPrChange w:id="122" w:author="Tima" w:date="2026-01-10T18:43:00Z">
          <w:pPr>
            <w:spacing w:line="276" w:lineRule="auto"/>
            <w:ind w:firstLine="709"/>
            <w:jc w:val="both"/>
          </w:pPr>
        </w:pPrChange>
      </w:pPr>
      <w:del w:id="123" w:author="Tima" w:date="2026-01-10T18:43:00Z">
        <w:r w:rsidDel="00545004">
          <w:rPr>
            <w:rFonts w:ascii="Times New Roman" w:hAnsi="Times New Roman" w:cs="Times New Roman"/>
            <w:sz w:val="24"/>
            <w:szCs w:val="24"/>
          </w:rPr>
          <w:delText>В связи с тем, что</w:delText>
        </w:r>
        <w:r w:rsidR="00051496" w:rsidRPr="00FF7AD6" w:rsidDel="00545004">
          <w:rPr>
            <w:rFonts w:ascii="Times New Roman" w:hAnsi="Times New Roman" w:cs="Times New Roman"/>
            <w:sz w:val="24"/>
            <w:szCs w:val="24"/>
          </w:rPr>
          <w:delText xml:space="preserve"> </w:delText>
        </w:r>
        <w:r w:rsidDel="00545004">
          <w:rPr>
            <w:rFonts w:ascii="Times New Roman" w:hAnsi="Times New Roman" w:cs="Times New Roman"/>
            <w:sz w:val="24"/>
            <w:szCs w:val="24"/>
          </w:rPr>
          <w:delText>время</w:delText>
        </w:r>
        <w:r w:rsidRPr="00FF7AD6" w:rsidDel="00545004">
          <w:rPr>
            <w:rFonts w:ascii="Times New Roman" w:hAnsi="Times New Roman" w:cs="Times New Roman"/>
            <w:sz w:val="24"/>
            <w:szCs w:val="24"/>
          </w:rPr>
          <w:delText xml:space="preserve"> </w:delText>
        </w:r>
        <w:r w:rsidR="00051496" w:rsidRPr="00FF7AD6" w:rsidDel="00545004">
          <w:rPr>
            <w:rFonts w:ascii="Times New Roman" w:hAnsi="Times New Roman" w:cs="Times New Roman"/>
            <w:sz w:val="24"/>
            <w:szCs w:val="24"/>
          </w:rPr>
          <w:delText xml:space="preserve">оборачивания оригинальных </w:delText>
        </w:r>
        <w:r w:rsidR="00D8175E" w:rsidDel="00545004">
          <w:rPr>
            <w:rFonts w:ascii="Times New Roman" w:hAnsi="Times New Roman" w:cs="Times New Roman"/>
            <w:sz w:val="24"/>
            <w:szCs w:val="24"/>
            <w:lang w:val="en-US"/>
          </w:rPr>
          <w:delText>NFT</w:delText>
        </w:r>
        <w:r w:rsidR="00D8175E" w:rsidDel="00545004">
          <w:rPr>
            <w:rFonts w:ascii="Times New Roman" w:hAnsi="Times New Roman" w:cs="Times New Roman"/>
            <w:sz w:val="24"/>
            <w:szCs w:val="24"/>
          </w:rPr>
          <w:delText xml:space="preserve"> </w:delText>
        </w:r>
        <w:r w:rsidDel="00545004">
          <w:rPr>
            <w:rFonts w:ascii="Times New Roman" w:hAnsi="Times New Roman" w:cs="Times New Roman"/>
            <w:sz w:val="24"/>
            <w:szCs w:val="24"/>
          </w:rPr>
          <w:delText xml:space="preserve">велико, </w:delText>
        </w:r>
        <w:r w:rsidR="00051496" w:rsidRPr="00FF7AD6" w:rsidDel="00545004">
          <w:rPr>
            <w:rFonts w:ascii="Times New Roman" w:hAnsi="Times New Roman" w:cs="Times New Roman"/>
            <w:sz w:val="24"/>
            <w:szCs w:val="24"/>
          </w:rPr>
          <w:delText xml:space="preserve">логично выпускать ЦФА (NFTCash) при депонировании </w:delText>
        </w:r>
        <w:r w:rsidR="00051496" w:rsidRPr="00FF7AD6" w:rsidDel="00545004">
          <w:rPr>
            <w:rFonts w:ascii="Times New Roman" w:hAnsi="Times New Roman" w:cs="Times New Roman"/>
            <w:sz w:val="24"/>
            <w:szCs w:val="24"/>
            <w:lang w:val="en-US"/>
          </w:rPr>
          <w:delText>NFT</w:delText>
        </w:r>
        <w:r w:rsidR="00051496" w:rsidRPr="00FF7AD6" w:rsidDel="00545004">
          <w:rPr>
            <w:rFonts w:ascii="Times New Roman" w:hAnsi="Times New Roman" w:cs="Times New Roman"/>
            <w:sz w:val="24"/>
            <w:szCs w:val="24"/>
          </w:rPr>
          <w:delText xml:space="preserve"> в сервис с предоставлением возможности</w:delText>
        </w:r>
        <w:r w:rsidR="00177033" w:rsidRPr="00FF7AD6" w:rsidDel="00545004">
          <w:rPr>
            <w:rFonts w:ascii="Times New Roman" w:hAnsi="Times New Roman" w:cs="Times New Roman"/>
            <w:sz w:val="24"/>
            <w:szCs w:val="24"/>
          </w:rPr>
          <w:delText xml:space="preserve"> выку</w:delText>
        </w:r>
        <w:r w:rsidR="00051496" w:rsidRPr="00FF7AD6" w:rsidDel="00545004">
          <w:rPr>
            <w:rFonts w:ascii="Times New Roman" w:hAnsi="Times New Roman" w:cs="Times New Roman"/>
            <w:sz w:val="24"/>
            <w:szCs w:val="24"/>
          </w:rPr>
          <w:delText>па депонированного NFT за соответствующее количество ЦФА.</w:delText>
        </w:r>
        <w:r w:rsidR="006C6D65" w:rsidDel="00545004">
          <w:rPr>
            <w:rFonts w:ascii="Times New Roman" w:hAnsi="Times New Roman" w:cs="Times New Roman"/>
            <w:sz w:val="24"/>
            <w:szCs w:val="24"/>
          </w:rPr>
          <w:delText xml:space="preserve"> </w:delText>
        </w:r>
        <w:r w:rsidR="00236ABC" w:rsidDel="00545004">
          <w:rPr>
            <w:rFonts w:ascii="Times New Roman" w:hAnsi="Times New Roman" w:cs="Times New Roman"/>
            <w:sz w:val="24"/>
            <w:szCs w:val="24"/>
            <w:highlight w:val="yellow"/>
          </w:rPr>
          <w:delText>Один</w:delText>
        </w:r>
        <w:r w:rsidR="006C6D65" w:rsidRPr="0044186F" w:rsidDel="00545004">
          <w:rPr>
            <w:rFonts w:ascii="Times New Roman" w:hAnsi="Times New Roman" w:cs="Times New Roman"/>
            <w:sz w:val="24"/>
            <w:szCs w:val="24"/>
            <w:highlight w:val="yellow"/>
          </w:rPr>
          <w:delText xml:space="preserve"> ЦФА, выпущенный на </w:delText>
        </w:r>
        <w:r w:rsidR="006C6D65" w:rsidRPr="0044186F" w:rsidDel="00545004">
          <w:rPr>
            <w:rFonts w:ascii="Times New Roman" w:hAnsi="Times New Roman" w:cs="Times New Roman"/>
            <w:sz w:val="24"/>
            <w:szCs w:val="24"/>
            <w:highlight w:val="yellow"/>
            <w:lang w:val="en-US"/>
          </w:rPr>
          <w:delText>NFT</w:delText>
        </w:r>
        <w:r w:rsidDel="00545004">
          <w:rPr>
            <w:rFonts w:ascii="Times New Roman" w:hAnsi="Times New Roman" w:cs="Times New Roman"/>
            <w:sz w:val="24"/>
            <w:szCs w:val="24"/>
            <w:highlight w:val="yellow"/>
          </w:rPr>
          <w:delText>,</w:delText>
        </w:r>
        <w:r w:rsidR="006C6D65" w:rsidRPr="0044186F" w:rsidDel="00545004">
          <w:rPr>
            <w:rFonts w:ascii="Times New Roman" w:hAnsi="Times New Roman" w:cs="Times New Roman"/>
            <w:sz w:val="24"/>
            <w:szCs w:val="24"/>
            <w:highlight w:val="yellow"/>
          </w:rPr>
          <w:delText xml:space="preserve"> эквивалентен </w:delText>
        </w:r>
        <w:r w:rsidR="00236ABC" w:rsidDel="00545004">
          <w:rPr>
            <w:rFonts w:ascii="Times New Roman" w:hAnsi="Times New Roman" w:cs="Times New Roman"/>
            <w:sz w:val="24"/>
            <w:szCs w:val="24"/>
            <w:highlight w:val="yellow"/>
          </w:rPr>
          <w:delText>одному</w:delText>
        </w:r>
        <w:r w:rsidR="006C6D65" w:rsidRPr="0044186F" w:rsidDel="00545004">
          <w:rPr>
            <w:rFonts w:ascii="Times New Roman" w:hAnsi="Times New Roman" w:cs="Times New Roman"/>
            <w:sz w:val="24"/>
            <w:szCs w:val="24"/>
            <w:highlight w:val="yellow"/>
          </w:rPr>
          <w:delText xml:space="preserve"> ЦФА, выпущенному на другой </w:delText>
        </w:r>
        <w:r w:rsidR="006C6D65" w:rsidRPr="0044186F" w:rsidDel="00545004">
          <w:rPr>
            <w:rFonts w:ascii="Times New Roman" w:hAnsi="Times New Roman" w:cs="Times New Roman"/>
            <w:sz w:val="24"/>
            <w:szCs w:val="24"/>
            <w:highlight w:val="yellow"/>
            <w:lang w:val="en-US"/>
          </w:rPr>
          <w:delText>NFT</w:delText>
        </w:r>
        <w:r w:rsidR="006C6D65" w:rsidRPr="0044186F" w:rsidDel="00545004">
          <w:rPr>
            <w:rFonts w:ascii="Times New Roman" w:hAnsi="Times New Roman" w:cs="Times New Roman"/>
            <w:sz w:val="24"/>
            <w:szCs w:val="24"/>
            <w:highlight w:val="yellow"/>
          </w:rPr>
          <w:delText xml:space="preserve">, а уникальность того или иного </w:delText>
        </w:r>
        <w:r w:rsidR="006C6D65" w:rsidRPr="0044186F" w:rsidDel="00545004">
          <w:rPr>
            <w:rFonts w:ascii="Times New Roman" w:hAnsi="Times New Roman" w:cs="Times New Roman"/>
            <w:sz w:val="24"/>
            <w:szCs w:val="24"/>
            <w:highlight w:val="yellow"/>
            <w:lang w:val="en-US"/>
          </w:rPr>
          <w:delText>NFT</w:delText>
        </w:r>
        <w:r w:rsidR="006C6D65" w:rsidRPr="0044186F" w:rsidDel="00545004">
          <w:rPr>
            <w:rFonts w:ascii="Times New Roman" w:hAnsi="Times New Roman" w:cs="Times New Roman"/>
            <w:sz w:val="24"/>
            <w:szCs w:val="24"/>
            <w:highlight w:val="yellow"/>
          </w:rPr>
          <w:delText xml:space="preserve"> подчёркивается количеством ЦФА, которое получает продавец </w:delText>
        </w:r>
        <w:r w:rsidR="006C6D65" w:rsidRPr="0044186F" w:rsidDel="00545004">
          <w:rPr>
            <w:rFonts w:ascii="Times New Roman" w:hAnsi="Times New Roman" w:cs="Times New Roman"/>
            <w:sz w:val="24"/>
            <w:szCs w:val="24"/>
            <w:highlight w:val="yellow"/>
            <w:lang w:val="en-US"/>
          </w:rPr>
          <w:delText>NFT</w:delText>
        </w:r>
        <w:r w:rsidR="006C6D65" w:rsidDel="00545004">
          <w:rPr>
            <w:rFonts w:ascii="Times New Roman" w:hAnsi="Times New Roman" w:cs="Times New Roman"/>
            <w:sz w:val="24"/>
            <w:szCs w:val="24"/>
            <w:highlight w:val="yellow"/>
          </w:rPr>
          <w:delText xml:space="preserve"> при депонировании своего </w:delText>
        </w:r>
        <w:r w:rsidR="006C6D65" w:rsidDel="00545004">
          <w:rPr>
            <w:rFonts w:ascii="Times New Roman" w:hAnsi="Times New Roman" w:cs="Times New Roman"/>
            <w:sz w:val="24"/>
            <w:szCs w:val="24"/>
            <w:highlight w:val="yellow"/>
            <w:lang w:val="en-US"/>
          </w:rPr>
          <w:delText>NFT</w:delText>
        </w:r>
        <w:r w:rsidR="006C6D65" w:rsidRPr="0044186F" w:rsidDel="00545004">
          <w:rPr>
            <w:rFonts w:ascii="Times New Roman" w:hAnsi="Times New Roman" w:cs="Times New Roman"/>
            <w:sz w:val="24"/>
            <w:szCs w:val="24"/>
            <w:highlight w:val="yellow"/>
          </w:rPr>
          <w:delText xml:space="preserve"> </w:delText>
        </w:r>
        <w:r w:rsidR="006C6D65" w:rsidDel="00545004">
          <w:rPr>
            <w:rFonts w:ascii="Times New Roman" w:hAnsi="Times New Roman" w:cs="Times New Roman"/>
            <w:sz w:val="24"/>
            <w:szCs w:val="24"/>
            <w:highlight w:val="yellow"/>
          </w:rPr>
          <w:delText>в сервис</w:delText>
        </w:r>
        <w:r w:rsidR="006C6D65" w:rsidRPr="0044186F" w:rsidDel="00545004">
          <w:rPr>
            <w:rFonts w:ascii="Times New Roman" w:hAnsi="Times New Roman" w:cs="Times New Roman"/>
            <w:sz w:val="24"/>
            <w:szCs w:val="24"/>
            <w:highlight w:val="yellow"/>
          </w:rPr>
          <w:delText xml:space="preserve"> (это количество определяется системой оценки </w:delText>
        </w:r>
        <w:r w:rsidR="006C6D65" w:rsidRPr="0044186F" w:rsidDel="00545004">
          <w:rPr>
            <w:rFonts w:ascii="Times New Roman" w:hAnsi="Times New Roman" w:cs="Times New Roman"/>
            <w:sz w:val="24"/>
            <w:szCs w:val="24"/>
            <w:highlight w:val="yellow"/>
            <w:lang w:val="en-US"/>
          </w:rPr>
          <w:delText>NFT</w:delText>
        </w:r>
        <w:r w:rsidR="006C6D65" w:rsidRPr="0044186F" w:rsidDel="00545004">
          <w:rPr>
            <w:rFonts w:ascii="Times New Roman" w:hAnsi="Times New Roman" w:cs="Times New Roman"/>
            <w:sz w:val="24"/>
            <w:szCs w:val="24"/>
            <w:highlight w:val="yellow"/>
          </w:rPr>
          <w:delText xml:space="preserve"> (подробнее </w:delText>
        </w:r>
        <w:r w:rsidR="00236ABC" w:rsidDel="00545004">
          <w:rPr>
            <w:rFonts w:ascii="Times New Roman" w:hAnsi="Times New Roman" w:cs="Times New Roman"/>
            <w:sz w:val="24"/>
            <w:szCs w:val="24"/>
            <w:highlight w:val="yellow"/>
          </w:rPr>
          <w:delText xml:space="preserve">описано </w:delText>
        </w:r>
        <w:r w:rsidR="006C6D65" w:rsidRPr="0044186F" w:rsidDel="00545004">
          <w:rPr>
            <w:rFonts w:ascii="Times New Roman" w:hAnsi="Times New Roman" w:cs="Times New Roman"/>
            <w:sz w:val="24"/>
            <w:szCs w:val="24"/>
            <w:highlight w:val="yellow"/>
          </w:rPr>
          <w:delText xml:space="preserve">в п. </w:delText>
        </w:r>
        <w:r w:rsidR="00236ABC" w:rsidDel="00545004">
          <w:rPr>
            <w:rFonts w:ascii="Times New Roman" w:hAnsi="Times New Roman" w:cs="Times New Roman"/>
            <w:sz w:val="24"/>
            <w:szCs w:val="24"/>
            <w:highlight w:val="yellow"/>
          </w:rPr>
          <w:delText>4</w:delText>
        </w:r>
        <w:r w:rsidR="006C6D65" w:rsidRPr="0044186F" w:rsidDel="00545004">
          <w:rPr>
            <w:rFonts w:ascii="Times New Roman" w:hAnsi="Times New Roman" w:cs="Times New Roman"/>
            <w:sz w:val="24"/>
            <w:szCs w:val="24"/>
            <w:highlight w:val="yellow"/>
          </w:rPr>
          <w:delText>)</w:delText>
        </w:r>
        <w:r w:rsidR="006C6D65" w:rsidDel="00545004">
          <w:rPr>
            <w:rFonts w:ascii="Times New Roman" w:hAnsi="Times New Roman" w:cs="Times New Roman"/>
            <w:sz w:val="24"/>
            <w:szCs w:val="24"/>
            <w:highlight w:val="yellow"/>
          </w:rPr>
          <w:delText>)</w:delText>
        </w:r>
        <w:r w:rsidR="006C6D65" w:rsidRPr="0044186F" w:rsidDel="00545004">
          <w:rPr>
            <w:rFonts w:ascii="Times New Roman" w:hAnsi="Times New Roman" w:cs="Times New Roman"/>
            <w:sz w:val="24"/>
            <w:szCs w:val="24"/>
            <w:highlight w:val="yellow"/>
          </w:rPr>
          <w:delText>.</w:delText>
        </w:r>
        <w:r w:rsidR="00051496" w:rsidRPr="00FF7AD6" w:rsidDel="00545004">
          <w:rPr>
            <w:rFonts w:ascii="Times New Roman" w:hAnsi="Times New Roman" w:cs="Times New Roman"/>
            <w:sz w:val="24"/>
            <w:szCs w:val="24"/>
          </w:rPr>
          <w:delText xml:space="preserve"> Таким образом</w:delText>
        </w:r>
        <w:r w:rsidR="009F16B8" w:rsidRPr="00FF7AD6" w:rsidDel="00545004">
          <w:rPr>
            <w:rFonts w:ascii="Times New Roman" w:hAnsi="Times New Roman" w:cs="Times New Roman"/>
            <w:sz w:val="24"/>
            <w:szCs w:val="24"/>
          </w:rPr>
          <w:delText>,</w:delText>
        </w:r>
        <w:r w:rsidR="00051496" w:rsidRPr="00FF7AD6" w:rsidDel="00545004">
          <w:rPr>
            <w:rFonts w:ascii="Times New Roman" w:hAnsi="Times New Roman" w:cs="Times New Roman"/>
            <w:sz w:val="24"/>
            <w:szCs w:val="24"/>
          </w:rPr>
          <w:delText xml:space="preserve"> медленное обращение </w:delText>
        </w:r>
        <w:r w:rsidR="00D8175E" w:rsidDel="00545004">
          <w:rPr>
            <w:rFonts w:ascii="Times New Roman" w:hAnsi="Times New Roman" w:cs="Times New Roman"/>
            <w:sz w:val="24"/>
            <w:szCs w:val="24"/>
            <w:lang w:val="en-US"/>
          </w:rPr>
          <w:delText>NFT</w:delText>
        </w:r>
        <w:r w:rsidR="00051496" w:rsidRPr="00FF7AD6" w:rsidDel="00545004">
          <w:rPr>
            <w:rFonts w:ascii="Times New Roman" w:hAnsi="Times New Roman" w:cs="Times New Roman"/>
            <w:sz w:val="24"/>
            <w:szCs w:val="24"/>
          </w:rPr>
          <w:delText xml:space="preserve"> заменяется быстрыми потребностями пользователей в купле-продаже виртуальных предметов. Здесь и далее рассматривается выпуск отдельных ЦФА на одну NFT-коллекцию (NFT одного типа) и предполагается возможность выпуска разных серий ЦФА для разных NFT-коллекций. Для обмена NFT на</w:delText>
        </w:r>
        <w:r w:rsidR="003572C3" w:rsidRPr="00FF7AD6" w:rsidDel="00545004">
          <w:rPr>
            <w:rFonts w:ascii="Times New Roman" w:hAnsi="Times New Roman" w:cs="Times New Roman"/>
            <w:sz w:val="24"/>
            <w:szCs w:val="24"/>
          </w:rPr>
          <w:delText xml:space="preserve"> </w:delText>
        </w:r>
        <w:r w:rsidR="00051496" w:rsidRPr="00FF7AD6" w:rsidDel="00545004">
          <w:rPr>
            <w:rFonts w:ascii="Times New Roman" w:hAnsi="Times New Roman" w:cs="Times New Roman"/>
            <w:sz w:val="24"/>
            <w:szCs w:val="24"/>
          </w:rPr>
          <w:delText>ЦФА</w:delText>
        </w:r>
        <w:r w:rsidR="00CE150A" w:rsidRPr="00FF7AD6" w:rsidDel="00545004">
          <w:rPr>
            <w:rFonts w:ascii="Times New Roman" w:hAnsi="Times New Roman" w:cs="Times New Roman"/>
            <w:sz w:val="24"/>
            <w:szCs w:val="24"/>
          </w:rPr>
          <w:delText xml:space="preserve"> (и наоборот)</w:delText>
        </w:r>
        <w:r w:rsidR="00051496" w:rsidRPr="00FF7AD6" w:rsidDel="00545004">
          <w:rPr>
            <w:rFonts w:ascii="Times New Roman" w:hAnsi="Times New Roman" w:cs="Times New Roman"/>
            <w:sz w:val="24"/>
            <w:szCs w:val="24"/>
          </w:rPr>
          <w:delText xml:space="preserve"> будет создан </w:delText>
        </w:r>
        <w:r w:rsidR="00CE150A" w:rsidRPr="00FF7AD6" w:rsidDel="00545004">
          <w:rPr>
            <w:rFonts w:ascii="Times New Roman" w:hAnsi="Times New Roman" w:cs="Times New Roman"/>
            <w:sz w:val="24"/>
            <w:szCs w:val="24"/>
          </w:rPr>
          <w:delText>смарт-контракт,</w:delText>
        </w:r>
        <w:r w:rsidR="00051496" w:rsidRPr="00FF7AD6" w:rsidDel="00545004">
          <w:rPr>
            <w:rFonts w:ascii="Times New Roman" w:hAnsi="Times New Roman" w:cs="Times New Roman"/>
            <w:sz w:val="24"/>
            <w:szCs w:val="24"/>
          </w:rPr>
          <w:delText xml:space="preserve"> гарантирующий сохранность NFT</w:delText>
        </w:r>
        <w:r w:rsidR="00177033" w:rsidRPr="00FF7AD6" w:rsidDel="00545004">
          <w:rPr>
            <w:rFonts w:ascii="Times New Roman" w:hAnsi="Times New Roman" w:cs="Times New Roman"/>
            <w:sz w:val="24"/>
            <w:szCs w:val="24"/>
          </w:rPr>
          <w:delText xml:space="preserve"> и</w:delText>
        </w:r>
        <w:r w:rsidR="00051496" w:rsidRPr="00FF7AD6" w:rsidDel="00545004">
          <w:rPr>
            <w:rFonts w:ascii="Times New Roman" w:hAnsi="Times New Roman" w:cs="Times New Roman"/>
            <w:sz w:val="24"/>
            <w:szCs w:val="24"/>
          </w:rPr>
          <w:delText xml:space="preserve"> ценност</w:delText>
        </w:r>
        <w:r w:rsidR="00CE150A" w:rsidRPr="00FF7AD6" w:rsidDel="00545004">
          <w:rPr>
            <w:rFonts w:ascii="Times New Roman" w:hAnsi="Times New Roman" w:cs="Times New Roman"/>
            <w:sz w:val="24"/>
            <w:szCs w:val="24"/>
          </w:rPr>
          <w:delText>ь</w:delText>
        </w:r>
        <w:r w:rsidR="00051496" w:rsidRPr="00FF7AD6" w:rsidDel="00545004">
          <w:rPr>
            <w:rFonts w:ascii="Times New Roman" w:hAnsi="Times New Roman" w:cs="Times New Roman"/>
            <w:sz w:val="24"/>
            <w:szCs w:val="24"/>
          </w:rPr>
          <w:delText xml:space="preserve"> ЦФА</w:delText>
        </w:r>
        <w:r w:rsidR="00177033" w:rsidRPr="00FF7AD6" w:rsidDel="00545004">
          <w:rPr>
            <w:rFonts w:ascii="Times New Roman" w:hAnsi="Times New Roman" w:cs="Times New Roman"/>
            <w:sz w:val="24"/>
            <w:szCs w:val="24"/>
          </w:rPr>
          <w:delText>.</w:delText>
        </w:r>
      </w:del>
    </w:p>
    <w:p w14:paraId="409DDCDA" w14:textId="15A01B69" w:rsidR="00051496" w:rsidRPr="00FF7AD6" w:rsidDel="00545004" w:rsidRDefault="00051496">
      <w:pPr>
        <w:keepNext/>
        <w:keepLines/>
        <w:spacing w:before="240" w:after="440" w:line="276" w:lineRule="auto"/>
        <w:jc w:val="center"/>
        <w:outlineLvl w:val="0"/>
        <w:rPr>
          <w:del w:id="124" w:author="Tima" w:date="2026-01-10T18:43:00Z"/>
          <w:rFonts w:ascii="Times New Roman" w:hAnsi="Times New Roman" w:cs="Times New Roman"/>
          <w:sz w:val="24"/>
          <w:szCs w:val="24"/>
        </w:rPr>
        <w:pPrChange w:id="125" w:author="Tima" w:date="2026-01-10T18:43:00Z">
          <w:pPr>
            <w:spacing w:line="276" w:lineRule="auto"/>
            <w:ind w:firstLine="709"/>
            <w:jc w:val="both"/>
          </w:pPr>
        </w:pPrChange>
      </w:pPr>
      <w:del w:id="126" w:author="Tima" w:date="2026-01-10T18:43:00Z">
        <w:r w:rsidRPr="00FF7AD6" w:rsidDel="00545004">
          <w:rPr>
            <w:rFonts w:ascii="Times New Roman" w:hAnsi="Times New Roman" w:cs="Times New Roman"/>
            <w:sz w:val="24"/>
            <w:szCs w:val="24"/>
          </w:rPr>
          <w:delText xml:space="preserve">Благодаря данному сервису любой человек сможет выкупить целый </w:delText>
        </w:r>
        <w:r w:rsidRPr="00FF7AD6" w:rsidDel="00545004">
          <w:rPr>
            <w:rFonts w:ascii="Times New Roman" w:hAnsi="Times New Roman" w:cs="Times New Roman"/>
            <w:sz w:val="24"/>
            <w:szCs w:val="24"/>
            <w:lang w:val="en-US"/>
          </w:rPr>
          <w:delText>NFT</w:delText>
        </w:r>
        <w:r w:rsidRPr="00FF7AD6" w:rsidDel="00545004">
          <w:rPr>
            <w:rFonts w:ascii="Times New Roman" w:hAnsi="Times New Roman" w:cs="Times New Roman"/>
            <w:sz w:val="24"/>
            <w:szCs w:val="24"/>
          </w:rPr>
          <w:delText xml:space="preserve">, в свою очередь владелец </w:delText>
        </w:r>
        <w:r w:rsidRPr="00FF7AD6" w:rsidDel="00545004">
          <w:rPr>
            <w:rFonts w:ascii="Times New Roman" w:hAnsi="Times New Roman" w:cs="Times New Roman"/>
            <w:sz w:val="24"/>
            <w:szCs w:val="24"/>
            <w:lang w:val="en-US"/>
          </w:rPr>
          <w:delText>NFT</w:delText>
        </w:r>
        <w:r w:rsidRPr="00FF7AD6" w:rsidDel="00545004">
          <w:rPr>
            <w:rFonts w:ascii="Times New Roman" w:hAnsi="Times New Roman" w:cs="Times New Roman"/>
            <w:sz w:val="24"/>
            <w:szCs w:val="24"/>
          </w:rPr>
          <w:delText xml:space="preserve"> сможет его реализовать без существенного дисконта.</w:delText>
        </w:r>
      </w:del>
    </w:p>
    <w:p w14:paraId="16A6E8FB" w14:textId="0448E0E4" w:rsidR="00032C64" w:rsidRPr="00FF7AD6" w:rsidDel="00545004" w:rsidRDefault="00032C64">
      <w:pPr>
        <w:keepNext/>
        <w:keepLines/>
        <w:spacing w:before="240" w:after="440"/>
        <w:jc w:val="center"/>
        <w:outlineLvl w:val="0"/>
        <w:rPr>
          <w:del w:id="127" w:author="Tima" w:date="2026-01-10T18:43:00Z"/>
          <w:rFonts w:ascii="Times New Roman" w:hAnsi="Times New Roman" w:cs="Times New Roman"/>
          <w:sz w:val="24"/>
          <w:szCs w:val="24"/>
        </w:rPr>
        <w:pPrChange w:id="128" w:author="Tima" w:date="2026-01-10T18:43:00Z">
          <w:pPr/>
        </w:pPrChange>
      </w:pPr>
      <w:del w:id="129" w:author="Tima" w:date="2026-01-10T18:43:00Z">
        <w:r w:rsidRPr="00FF7AD6" w:rsidDel="00545004">
          <w:rPr>
            <w:rFonts w:ascii="Times New Roman" w:hAnsi="Times New Roman" w:cs="Times New Roman"/>
            <w:sz w:val="24"/>
            <w:szCs w:val="24"/>
          </w:rPr>
          <w:br w:type="page"/>
        </w:r>
      </w:del>
    </w:p>
    <w:p w14:paraId="1C44B343" w14:textId="38A2BF6B" w:rsidR="00032C64" w:rsidRPr="00FF7AD6" w:rsidDel="00545004" w:rsidRDefault="00032C64">
      <w:pPr>
        <w:pStyle w:val="1"/>
        <w:spacing w:after="440"/>
        <w:jc w:val="center"/>
        <w:rPr>
          <w:del w:id="130" w:author="Tima" w:date="2026-01-10T18:43:00Z"/>
          <w:rFonts w:ascii="Times New Roman" w:hAnsi="Times New Roman" w:cs="Times New Roman"/>
          <w:b/>
          <w:color w:val="000000" w:themeColor="text1"/>
        </w:rPr>
      </w:pPr>
      <w:bookmarkStart w:id="131" w:name="_Toc212803725"/>
      <w:del w:id="132" w:author="Tima" w:date="2026-01-10T18:43:00Z">
        <w:r w:rsidRPr="00FF7AD6" w:rsidDel="00545004">
          <w:rPr>
            <w:rFonts w:ascii="Times New Roman" w:hAnsi="Times New Roman" w:cs="Times New Roman"/>
            <w:b/>
            <w:color w:val="000000" w:themeColor="text1"/>
          </w:rPr>
          <w:delText>3. Участники сервиса</w:delText>
        </w:r>
        <w:bookmarkEnd w:id="131"/>
      </w:del>
    </w:p>
    <w:p w14:paraId="129DCF29" w14:textId="4D052BB6" w:rsidR="00032C64" w:rsidRPr="00FF7AD6" w:rsidDel="00545004" w:rsidRDefault="00032C64">
      <w:pPr>
        <w:pStyle w:val="a3"/>
        <w:keepNext/>
        <w:keepLines/>
        <w:numPr>
          <w:ilvl w:val="0"/>
          <w:numId w:val="2"/>
        </w:numPr>
        <w:spacing w:before="240" w:after="440" w:line="276" w:lineRule="auto"/>
        <w:ind w:firstLine="0"/>
        <w:jc w:val="center"/>
        <w:outlineLvl w:val="0"/>
        <w:rPr>
          <w:del w:id="133" w:author="Tima" w:date="2026-01-10T18:43:00Z"/>
          <w:rFonts w:ascii="Times New Roman" w:hAnsi="Times New Roman" w:cs="Times New Roman"/>
          <w:sz w:val="24"/>
          <w:szCs w:val="24"/>
        </w:rPr>
        <w:pPrChange w:id="134" w:author="Tima" w:date="2026-01-10T18:43:00Z">
          <w:pPr>
            <w:pStyle w:val="a3"/>
            <w:numPr>
              <w:numId w:val="2"/>
            </w:numPr>
            <w:spacing w:line="276" w:lineRule="auto"/>
            <w:ind w:left="1069" w:hanging="360"/>
            <w:jc w:val="both"/>
          </w:pPr>
        </w:pPrChange>
      </w:pPr>
      <w:del w:id="135" w:author="Tima" w:date="2026-01-10T18:43:00Z">
        <w:r w:rsidRPr="00FF7AD6" w:rsidDel="00545004">
          <w:rPr>
            <w:rFonts w:ascii="Times New Roman" w:hAnsi="Times New Roman" w:cs="Times New Roman"/>
            <w:sz w:val="24"/>
            <w:szCs w:val="24"/>
          </w:rPr>
          <w:delText>«Купи</w:delText>
        </w:r>
        <w:r w:rsidR="0048148E" w:rsidRPr="00FF7AD6" w:rsidDel="00545004">
          <w:rPr>
            <w:rFonts w:ascii="Times New Roman" w:hAnsi="Times New Roman" w:cs="Times New Roman"/>
            <w:sz w:val="24"/>
            <w:szCs w:val="24"/>
          </w:rPr>
          <w:delText xml:space="preserve"> и накопи</w:delText>
        </w:r>
        <w:r w:rsidRPr="00FF7AD6" w:rsidDel="00545004">
          <w:rPr>
            <w:rFonts w:ascii="Times New Roman" w:hAnsi="Times New Roman" w:cs="Times New Roman"/>
            <w:sz w:val="24"/>
            <w:szCs w:val="24"/>
          </w:rPr>
          <w:delText>» – предлагаемый сервис.</w:delText>
        </w:r>
      </w:del>
    </w:p>
    <w:p w14:paraId="4B2105C0" w14:textId="23091291" w:rsidR="00032C64" w:rsidRPr="0029185C" w:rsidDel="00545004" w:rsidRDefault="00262FB4">
      <w:pPr>
        <w:pStyle w:val="a3"/>
        <w:keepNext/>
        <w:keepLines/>
        <w:numPr>
          <w:ilvl w:val="0"/>
          <w:numId w:val="2"/>
        </w:numPr>
        <w:spacing w:before="240" w:after="440" w:line="276" w:lineRule="auto"/>
        <w:ind w:left="0" w:firstLine="0"/>
        <w:jc w:val="center"/>
        <w:outlineLvl w:val="0"/>
        <w:rPr>
          <w:del w:id="136" w:author="Tima" w:date="2026-01-10T18:43:00Z"/>
          <w:rFonts w:ascii="Times New Roman" w:hAnsi="Times New Roman" w:cs="Times New Roman"/>
          <w:sz w:val="24"/>
          <w:szCs w:val="24"/>
        </w:rPr>
        <w:pPrChange w:id="137" w:author="Tima" w:date="2026-01-10T18:43:00Z">
          <w:pPr>
            <w:pStyle w:val="a3"/>
            <w:numPr>
              <w:numId w:val="2"/>
            </w:numPr>
            <w:spacing w:line="276" w:lineRule="auto"/>
            <w:ind w:left="0" w:firstLine="709"/>
            <w:jc w:val="both"/>
          </w:pPr>
        </w:pPrChange>
      </w:pPr>
      <w:del w:id="138" w:author="Tima" w:date="2026-01-10T18:43:00Z">
        <w:r w:rsidRPr="00D8175E" w:rsidDel="00545004">
          <w:rPr>
            <w:rFonts w:ascii="Times New Roman" w:hAnsi="Times New Roman" w:cs="Times New Roman"/>
            <w:sz w:val="24"/>
            <w:szCs w:val="24"/>
          </w:rPr>
          <w:delText>ОИС (Оператор информационной системы)</w:delText>
        </w:r>
        <w:r w:rsidR="00032C64" w:rsidRPr="0029185C" w:rsidDel="00545004">
          <w:rPr>
            <w:rFonts w:ascii="Times New Roman" w:hAnsi="Times New Roman" w:cs="Times New Roman"/>
            <w:sz w:val="24"/>
            <w:szCs w:val="24"/>
          </w:rPr>
          <w:delText xml:space="preserve">. Функция </w:delText>
        </w:r>
        <w:r w:rsidRPr="0029185C" w:rsidDel="00545004">
          <w:rPr>
            <w:rFonts w:ascii="Times New Roman" w:hAnsi="Times New Roman" w:cs="Times New Roman"/>
            <w:sz w:val="24"/>
            <w:szCs w:val="24"/>
          </w:rPr>
          <w:delText>ОИС</w:delText>
        </w:r>
        <w:r w:rsidR="00032C64" w:rsidRPr="0029185C" w:rsidDel="00545004">
          <w:rPr>
            <w:rFonts w:ascii="Times New Roman" w:hAnsi="Times New Roman" w:cs="Times New Roman"/>
            <w:sz w:val="24"/>
            <w:szCs w:val="24"/>
          </w:rPr>
          <w:delText xml:space="preserve"> состоит в эмиссии ЦФА, обеспечение которых находится на электронном кошельке </w:delText>
        </w:r>
        <w:r w:rsidR="0048148E" w:rsidRPr="0029185C" w:rsidDel="00545004">
          <w:rPr>
            <w:rFonts w:ascii="Times New Roman" w:hAnsi="Times New Roman" w:cs="Times New Roman"/>
            <w:sz w:val="24"/>
            <w:szCs w:val="24"/>
          </w:rPr>
          <w:delText xml:space="preserve">предлагаемого сервиса </w:delText>
        </w:r>
        <w:r w:rsidR="00032C64" w:rsidRPr="0029185C" w:rsidDel="00545004">
          <w:rPr>
            <w:rFonts w:ascii="Times New Roman" w:hAnsi="Times New Roman" w:cs="Times New Roman"/>
            <w:sz w:val="24"/>
            <w:szCs w:val="24"/>
          </w:rPr>
          <w:delText>(по смарт-контракту продавец переводит свой NFT на</w:delText>
        </w:r>
        <w:r w:rsidR="00F51BAA" w:rsidRPr="0029185C" w:rsidDel="00545004">
          <w:rPr>
            <w:rFonts w:ascii="Times New Roman" w:hAnsi="Times New Roman" w:cs="Times New Roman"/>
            <w:sz w:val="24"/>
            <w:szCs w:val="24"/>
          </w:rPr>
          <w:delText xml:space="preserve"> электронный</w:delText>
        </w:r>
        <w:r w:rsidR="00032C64" w:rsidRPr="0029185C" w:rsidDel="00545004">
          <w:rPr>
            <w:rFonts w:ascii="Times New Roman" w:hAnsi="Times New Roman" w:cs="Times New Roman"/>
            <w:sz w:val="24"/>
            <w:szCs w:val="24"/>
          </w:rPr>
          <w:delText xml:space="preserve"> кошелёк </w:delText>
        </w:r>
        <w:r w:rsidR="0048148E" w:rsidRPr="0029185C" w:rsidDel="00545004">
          <w:rPr>
            <w:rFonts w:ascii="Times New Roman" w:hAnsi="Times New Roman" w:cs="Times New Roman"/>
            <w:sz w:val="24"/>
            <w:szCs w:val="24"/>
          </w:rPr>
          <w:delText>сервиса</w:delText>
        </w:r>
        <w:r w:rsidR="00032C64" w:rsidRPr="0029185C" w:rsidDel="00545004">
          <w:rPr>
            <w:rFonts w:ascii="Times New Roman" w:hAnsi="Times New Roman" w:cs="Times New Roman"/>
            <w:sz w:val="24"/>
            <w:szCs w:val="24"/>
          </w:rPr>
          <w:delText>,</w:delText>
        </w:r>
        <w:r w:rsidR="0048148E" w:rsidRPr="0029185C" w:rsidDel="00545004">
          <w:rPr>
            <w:rFonts w:ascii="Times New Roman" w:hAnsi="Times New Roman" w:cs="Times New Roman"/>
            <w:sz w:val="24"/>
            <w:szCs w:val="24"/>
          </w:rPr>
          <w:delText xml:space="preserve"> который</w:delText>
        </w:r>
        <w:r w:rsidR="00032C64" w:rsidRPr="0029185C" w:rsidDel="00545004">
          <w:rPr>
            <w:rFonts w:ascii="Times New Roman" w:hAnsi="Times New Roman" w:cs="Times New Roman"/>
            <w:sz w:val="24"/>
            <w:szCs w:val="24"/>
          </w:rPr>
          <w:delText xml:space="preserve"> запрашивает выпуск ЦФА на эту NFT у </w:delText>
        </w:r>
        <w:r w:rsidRPr="0029185C" w:rsidDel="00545004">
          <w:rPr>
            <w:rFonts w:ascii="Times New Roman" w:hAnsi="Times New Roman" w:cs="Times New Roman"/>
            <w:sz w:val="24"/>
            <w:szCs w:val="24"/>
          </w:rPr>
          <w:delText>ОИС</w:delText>
        </w:r>
        <w:r w:rsidR="00032C64" w:rsidRPr="0029185C" w:rsidDel="00545004">
          <w:rPr>
            <w:rFonts w:ascii="Times New Roman" w:hAnsi="Times New Roman" w:cs="Times New Roman"/>
            <w:sz w:val="24"/>
            <w:szCs w:val="24"/>
          </w:rPr>
          <w:delText xml:space="preserve">, и </w:delText>
        </w:r>
        <w:r w:rsidRPr="0029185C" w:rsidDel="00545004">
          <w:rPr>
            <w:rFonts w:ascii="Times New Roman" w:hAnsi="Times New Roman" w:cs="Times New Roman"/>
            <w:sz w:val="24"/>
            <w:szCs w:val="24"/>
          </w:rPr>
          <w:delText>Оператор</w:delText>
        </w:r>
        <w:r w:rsidR="00032C64" w:rsidRPr="0029185C" w:rsidDel="00545004">
          <w:rPr>
            <w:rFonts w:ascii="Times New Roman" w:hAnsi="Times New Roman" w:cs="Times New Roman"/>
            <w:sz w:val="24"/>
            <w:szCs w:val="24"/>
          </w:rPr>
          <w:delText xml:space="preserve">, выпустив ЦФА, переводит их продавцу). То есть </w:delText>
        </w:r>
        <w:r w:rsidR="0048148E" w:rsidRPr="0029185C" w:rsidDel="00545004">
          <w:rPr>
            <w:rFonts w:ascii="Times New Roman" w:hAnsi="Times New Roman" w:cs="Times New Roman"/>
            <w:sz w:val="24"/>
            <w:szCs w:val="24"/>
          </w:rPr>
          <w:delText>предлагаемый сервис</w:delText>
        </w:r>
        <w:r w:rsidR="00032C64" w:rsidRPr="0029185C" w:rsidDel="00545004">
          <w:rPr>
            <w:rFonts w:ascii="Times New Roman" w:hAnsi="Times New Roman" w:cs="Times New Roman"/>
            <w:sz w:val="24"/>
            <w:szCs w:val="24"/>
          </w:rPr>
          <w:delText xml:space="preserve"> владеет NFT весь период времени, пока на него выпущены ЦФА. Каждый раз при создании или </w:delText>
        </w:r>
        <w:r w:rsidR="00F51BAA" w:rsidRPr="0029185C" w:rsidDel="00545004">
          <w:rPr>
            <w:rFonts w:ascii="Times New Roman" w:hAnsi="Times New Roman" w:cs="Times New Roman"/>
            <w:sz w:val="24"/>
            <w:szCs w:val="24"/>
          </w:rPr>
          <w:delText>погашении записей о</w:delText>
        </w:r>
        <w:r w:rsidR="00032C64" w:rsidRPr="0029185C" w:rsidDel="00545004">
          <w:rPr>
            <w:rFonts w:ascii="Times New Roman" w:hAnsi="Times New Roman" w:cs="Times New Roman"/>
            <w:sz w:val="24"/>
            <w:szCs w:val="24"/>
          </w:rPr>
          <w:delText xml:space="preserve"> ЦФА, соответствующих конкретной NFT, </w:delText>
        </w:r>
        <w:r w:rsidRPr="0029185C" w:rsidDel="00545004">
          <w:rPr>
            <w:rFonts w:ascii="Times New Roman" w:hAnsi="Times New Roman" w:cs="Times New Roman"/>
            <w:sz w:val="24"/>
            <w:szCs w:val="24"/>
          </w:rPr>
          <w:delText xml:space="preserve">ОИС </w:delText>
        </w:r>
        <w:r w:rsidR="00032C64" w:rsidRPr="0029185C" w:rsidDel="00545004">
          <w:rPr>
            <w:rFonts w:ascii="Times New Roman" w:hAnsi="Times New Roman" w:cs="Times New Roman"/>
            <w:sz w:val="24"/>
            <w:szCs w:val="24"/>
          </w:rPr>
          <w:delText xml:space="preserve">получает часть </w:delText>
        </w:r>
        <w:r w:rsidR="0048148E" w:rsidRPr="0029185C" w:rsidDel="00545004">
          <w:rPr>
            <w:rFonts w:ascii="Times New Roman" w:hAnsi="Times New Roman" w:cs="Times New Roman"/>
            <w:sz w:val="24"/>
            <w:szCs w:val="24"/>
          </w:rPr>
          <w:delText>комиссии</w:delText>
        </w:r>
        <w:r w:rsidR="00032C64" w:rsidRPr="0029185C" w:rsidDel="00545004">
          <w:rPr>
            <w:rFonts w:ascii="Times New Roman" w:hAnsi="Times New Roman" w:cs="Times New Roman"/>
            <w:sz w:val="24"/>
            <w:szCs w:val="24"/>
          </w:rPr>
          <w:delText>, уплачиваем</w:delText>
        </w:r>
        <w:r w:rsidR="0048148E" w:rsidRPr="0029185C" w:rsidDel="00545004">
          <w:rPr>
            <w:rFonts w:ascii="Times New Roman" w:hAnsi="Times New Roman" w:cs="Times New Roman"/>
            <w:sz w:val="24"/>
            <w:szCs w:val="24"/>
          </w:rPr>
          <w:delText>ой</w:delText>
        </w:r>
        <w:r w:rsidR="00032C64" w:rsidRPr="0029185C" w:rsidDel="00545004">
          <w:rPr>
            <w:rFonts w:ascii="Times New Roman" w:hAnsi="Times New Roman" w:cs="Times New Roman"/>
            <w:sz w:val="24"/>
            <w:szCs w:val="24"/>
          </w:rPr>
          <w:delText xml:space="preserve"> </w:delText>
        </w:r>
        <w:r w:rsidR="0048148E" w:rsidRPr="0029185C" w:rsidDel="00545004">
          <w:rPr>
            <w:rFonts w:ascii="Times New Roman" w:hAnsi="Times New Roman" w:cs="Times New Roman"/>
            <w:sz w:val="24"/>
            <w:szCs w:val="24"/>
          </w:rPr>
          <w:delText xml:space="preserve">продавцом </w:delText>
        </w:r>
        <w:r w:rsidR="0048148E" w:rsidRPr="0029185C" w:rsidDel="00545004">
          <w:rPr>
            <w:rFonts w:ascii="Times New Roman" w:hAnsi="Times New Roman" w:cs="Times New Roman"/>
            <w:sz w:val="24"/>
            <w:szCs w:val="24"/>
            <w:lang w:val="en-US"/>
          </w:rPr>
          <w:delText>NFT</w:delText>
        </w:r>
        <w:r w:rsidR="0048148E" w:rsidRPr="0029185C" w:rsidDel="00545004">
          <w:rPr>
            <w:rFonts w:ascii="Times New Roman" w:hAnsi="Times New Roman" w:cs="Times New Roman"/>
            <w:sz w:val="24"/>
            <w:szCs w:val="24"/>
          </w:rPr>
          <w:delText xml:space="preserve"> или покупателем ЦФА при выполнении сделок</w:delText>
        </w:r>
        <w:r w:rsidR="00032C64" w:rsidRPr="0029185C" w:rsidDel="00545004">
          <w:rPr>
            <w:rFonts w:ascii="Times New Roman" w:hAnsi="Times New Roman" w:cs="Times New Roman"/>
            <w:sz w:val="24"/>
            <w:szCs w:val="24"/>
          </w:rPr>
          <w:delText>.</w:delText>
        </w:r>
      </w:del>
    </w:p>
    <w:p w14:paraId="4CE676E2" w14:textId="7258E1F1" w:rsidR="00032C64" w:rsidRPr="00FF7AD6" w:rsidDel="00545004" w:rsidRDefault="00032C64">
      <w:pPr>
        <w:pStyle w:val="a3"/>
        <w:keepNext/>
        <w:keepLines/>
        <w:numPr>
          <w:ilvl w:val="0"/>
          <w:numId w:val="2"/>
        </w:numPr>
        <w:spacing w:before="240" w:after="440" w:line="276" w:lineRule="auto"/>
        <w:ind w:left="0" w:firstLine="0"/>
        <w:jc w:val="center"/>
        <w:outlineLvl w:val="0"/>
        <w:rPr>
          <w:del w:id="139" w:author="Tima" w:date="2026-01-10T18:43:00Z"/>
          <w:rFonts w:ascii="Times New Roman" w:hAnsi="Times New Roman" w:cs="Times New Roman"/>
          <w:sz w:val="24"/>
          <w:szCs w:val="24"/>
        </w:rPr>
        <w:pPrChange w:id="140" w:author="Tima" w:date="2026-01-10T18:43:00Z">
          <w:pPr>
            <w:pStyle w:val="a3"/>
            <w:numPr>
              <w:numId w:val="2"/>
            </w:numPr>
            <w:spacing w:line="276" w:lineRule="auto"/>
            <w:ind w:left="0" w:firstLine="709"/>
            <w:jc w:val="both"/>
          </w:pPr>
        </w:pPrChange>
      </w:pPr>
      <w:del w:id="141" w:author="Tima" w:date="2026-01-10T18:43:00Z">
        <w:r w:rsidRPr="00FF7AD6" w:rsidDel="00545004">
          <w:rPr>
            <w:rFonts w:ascii="Times New Roman" w:hAnsi="Times New Roman" w:cs="Times New Roman"/>
            <w:sz w:val="24"/>
            <w:szCs w:val="24"/>
          </w:rPr>
          <w:delText xml:space="preserve">Владелец или Продавец </w:delText>
        </w:r>
        <w:r w:rsidRPr="00FF7AD6" w:rsidDel="00545004">
          <w:rPr>
            <w:rFonts w:ascii="Times New Roman" w:hAnsi="Times New Roman" w:cs="Times New Roman"/>
            <w:sz w:val="24"/>
            <w:szCs w:val="24"/>
            <w:lang w:val="en-US"/>
          </w:rPr>
          <w:delText>NFT</w:delText>
        </w:r>
        <w:r w:rsidRPr="00FF7AD6" w:rsidDel="00545004">
          <w:rPr>
            <w:rFonts w:ascii="Times New Roman" w:hAnsi="Times New Roman" w:cs="Times New Roman"/>
            <w:sz w:val="24"/>
            <w:szCs w:val="24"/>
          </w:rPr>
          <w:delText xml:space="preserve">. </w:delText>
        </w:r>
        <w:r w:rsidR="005C717B" w:rsidDel="00545004">
          <w:rPr>
            <w:rFonts w:ascii="Times New Roman" w:hAnsi="Times New Roman" w:cs="Times New Roman"/>
            <w:sz w:val="24"/>
            <w:szCs w:val="24"/>
          </w:rPr>
          <w:delText>Пользователь</w:delText>
        </w:r>
        <w:r w:rsidRPr="00FF7AD6" w:rsidDel="00545004">
          <w:rPr>
            <w:rFonts w:ascii="Times New Roman" w:hAnsi="Times New Roman" w:cs="Times New Roman"/>
            <w:sz w:val="24"/>
            <w:szCs w:val="24"/>
          </w:rPr>
          <w:delText xml:space="preserve">, на электронном кошельке которого имеется </w:delText>
        </w:r>
        <w:r w:rsidRPr="00FF7AD6" w:rsidDel="00545004">
          <w:rPr>
            <w:rFonts w:ascii="Times New Roman" w:hAnsi="Times New Roman" w:cs="Times New Roman"/>
            <w:sz w:val="24"/>
            <w:szCs w:val="24"/>
            <w:lang w:val="en-US"/>
          </w:rPr>
          <w:delText>NFT</w:delText>
        </w:r>
        <w:r w:rsidRPr="00FF7AD6" w:rsidDel="00545004">
          <w:rPr>
            <w:rFonts w:ascii="Times New Roman" w:hAnsi="Times New Roman" w:cs="Times New Roman"/>
            <w:sz w:val="24"/>
            <w:szCs w:val="24"/>
          </w:rPr>
          <w:delText xml:space="preserve">, является Владельцем </w:delText>
        </w:r>
        <w:r w:rsidRPr="00FF7AD6" w:rsidDel="00545004">
          <w:rPr>
            <w:rFonts w:ascii="Times New Roman" w:hAnsi="Times New Roman" w:cs="Times New Roman"/>
            <w:sz w:val="24"/>
            <w:szCs w:val="24"/>
            <w:lang w:val="en-US"/>
          </w:rPr>
          <w:delText>NFT</w:delText>
        </w:r>
        <w:r w:rsidRPr="00FF7AD6" w:rsidDel="00545004">
          <w:rPr>
            <w:rFonts w:ascii="Times New Roman" w:hAnsi="Times New Roman" w:cs="Times New Roman"/>
            <w:sz w:val="24"/>
            <w:szCs w:val="24"/>
          </w:rPr>
          <w:delText xml:space="preserve">. Решив его продать, он может разместить на стандартный маркетплейс </w:delText>
        </w:r>
        <w:r w:rsidRPr="00FF7AD6" w:rsidDel="00545004">
          <w:rPr>
            <w:rFonts w:ascii="Times New Roman" w:hAnsi="Times New Roman" w:cs="Times New Roman"/>
            <w:sz w:val="24"/>
            <w:szCs w:val="24"/>
            <w:lang w:val="en-US"/>
          </w:rPr>
          <w:delText>NFT</w:delText>
        </w:r>
        <w:r w:rsidRPr="00FF7AD6" w:rsidDel="00545004">
          <w:rPr>
            <w:rFonts w:ascii="Times New Roman" w:hAnsi="Times New Roman" w:cs="Times New Roman"/>
            <w:sz w:val="24"/>
            <w:szCs w:val="24"/>
          </w:rPr>
          <w:delText xml:space="preserve"> (обычно такая продажа требует большого количества времени), либо осуществить с помощью предлагаемого сервиса справедливый обмен своего </w:delText>
        </w:r>
        <w:r w:rsidRPr="00FF7AD6" w:rsidDel="00545004">
          <w:rPr>
            <w:rFonts w:ascii="Times New Roman" w:hAnsi="Times New Roman" w:cs="Times New Roman"/>
            <w:sz w:val="24"/>
            <w:szCs w:val="24"/>
            <w:lang w:val="en-US"/>
          </w:rPr>
          <w:delText>NFT</w:delText>
        </w:r>
        <w:r w:rsidRPr="00FF7AD6" w:rsidDel="00545004">
          <w:rPr>
            <w:rFonts w:ascii="Times New Roman" w:hAnsi="Times New Roman" w:cs="Times New Roman"/>
            <w:sz w:val="24"/>
            <w:szCs w:val="24"/>
          </w:rPr>
          <w:delText xml:space="preserve"> на ЦФА – даже заплатив определённую комиссию, продажа пройдёт быстрее</w:delText>
        </w:r>
        <w:r w:rsidRPr="0029185C" w:rsidDel="00545004">
          <w:rPr>
            <w:rFonts w:ascii="Times New Roman" w:hAnsi="Times New Roman" w:cs="Times New Roman"/>
            <w:sz w:val="24"/>
            <w:szCs w:val="24"/>
          </w:rPr>
          <w:delText xml:space="preserve">. </w:delText>
        </w:r>
        <w:r w:rsidR="00C04688" w:rsidRPr="0029185C" w:rsidDel="00545004">
          <w:rPr>
            <w:rFonts w:ascii="Times New Roman" w:hAnsi="Times New Roman" w:cs="Times New Roman"/>
            <w:sz w:val="24"/>
            <w:szCs w:val="24"/>
          </w:rPr>
          <w:delText xml:space="preserve">Процесс продажи </w:delText>
        </w:r>
        <w:r w:rsidR="00C04688" w:rsidRPr="0029185C" w:rsidDel="00545004">
          <w:rPr>
            <w:rFonts w:ascii="Times New Roman" w:hAnsi="Times New Roman" w:cs="Times New Roman"/>
            <w:sz w:val="24"/>
            <w:szCs w:val="24"/>
            <w:lang w:val="en-US"/>
          </w:rPr>
          <w:delText>NFT</w:delText>
        </w:r>
        <w:r w:rsidR="00C04688" w:rsidRPr="0029185C" w:rsidDel="00545004">
          <w:rPr>
            <w:rFonts w:ascii="Times New Roman" w:hAnsi="Times New Roman" w:cs="Times New Roman"/>
            <w:sz w:val="24"/>
            <w:szCs w:val="24"/>
          </w:rPr>
          <w:delText xml:space="preserve"> будет происходить через выпуск ЦФА на </w:delText>
        </w:r>
        <w:r w:rsidR="00C04688" w:rsidRPr="0029185C" w:rsidDel="00545004">
          <w:rPr>
            <w:rFonts w:ascii="Times New Roman" w:hAnsi="Times New Roman" w:cs="Times New Roman"/>
            <w:sz w:val="24"/>
            <w:szCs w:val="24"/>
            <w:lang w:val="en-US"/>
          </w:rPr>
          <w:delText>NFT</w:delText>
        </w:r>
        <w:r w:rsidR="00C04688" w:rsidRPr="0029185C" w:rsidDel="00545004">
          <w:rPr>
            <w:rFonts w:ascii="Times New Roman" w:hAnsi="Times New Roman" w:cs="Times New Roman"/>
            <w:sz w:val="24"/>
            <w:szCs w:val="24"/>
          </w:rPr>
          <w:delText xml:space="preserve"> с последующей торговлей этими ЦФА</w:delText>
        </w:r>
        <w:r w:rsidRPr="0029185C" w:rsidDel="00545004">
          <w:rPr>
            <w:rFonts w:ascii="Times New Roman" w:hAnsi="Times New Roman" w:cs="Times New Roman"/>
            <w:sz w:val="24"/>
            <w:szCs w:val="24"/>
          </w:rPr>
          <w:delText>.</w:delText>
        </w:r>
        <w:r w:rsidR="00C04688" w:rsidRPr="0029185C" w:rsidDel="00545004">
          <w:rPr>
            <w:rFonts w:ascii="Times New Roman" w:hAnsi="Times New Roman" w:cs="Times New Roman"/>
            <w:sz w:val="24"/>
            <w:szCs w:val="24"/>
          </w:rPr>
          <w:delText xml:space="preserve"> Таким образом, продавец реализовывает не дорогостоящий </w:delText>
        </w:r>
        <w:r w:rsidR="00C04688" w:rsidRPr="0029185C" w:rsidDel="00545004">
          <w:rPr>
            <w:rFonts w:ascii="Times New Roman" w:hAnsi="Times New Roman" w:cs="Times New Roman"/>
            <w:sz w:val="24"/>
            <w:szCs w:val="24"/>
            <w:lang w:val="en-US"/>
          </w:rPr>
          <w:delText>NFT</w:delText>
        </w:r>
        <w:r w:rsidR="00C04688" w:rsidRPr="0029185C" w:rsidDel="00545004">
          <w:rPr>
            <w:rFonts w:ascii="Times New Roman" w:hAnsi="Times New Roman" w:cs="Times New Roman"/>
            <w:sz w:val="24"/>
            <w:szCs w:val="24"/>
          </w:rPr>
          <w:delText xml:space="preserve">, а </w:delText>
        </w:r>
        <w:r w:rsidR="007050DA" w:rsidRPr="0029185C" w:rsidDel="00545004">
          <w:rPr>
            <w:rFonts w:ascii="Times New Roman" w:hAnsi="Times New Roman" w:cs="Times New Roman"/>
            <w:sz w:val="24"/>
            <w:szCs w:val="24"/>
          </w:rPr>
          <w:delText>определённое количество взаимозаменяемых ЦФА, поэтому продажа с помощью биржевого стакана существенно облегчит задачу.</w:delText>
        </w:r>
        <w:r w:rsidRPr="00FF7AD6" w:rsidDel="00545004">
          <w:rPr>
            <w:rFonts w:ascii="Times New Roman" w:hAnsi="Times New Roman" w:cs="Times New Roman"/>
            <w:sz w:val="24"/>
            <w:szCs w:val="24"/>
          </w:rPr>
          <w:delText xml:space="preserve"> Выгода Продавца NFT заключается в быстрой и безопасной сделке по справедливой цене.</w:delText>
        </w:r>
      </w:del>
    </w:p>
    <w:p w14:paraId="406B97AA" w14:textId="3E465981" w:rsidR="00032C64" w:rsidRPr="00FF7AD6" w:rsidDel="00545004" w:rsidRDefault="00032C64">
      <w:pPr>
        <w:pStyle w:val="a3"/>
        <w:keepNext/>
        <w:keepLines/>
        <w:numPr>
          <w:ilvl w:val="0"/>
          <w:numId w:val="2"/>
        </w:numPr>
        <w:spacing w:before="240" w:after="440" w:line="276" w:lineRule="auto"/>
        <w:ind w:left="0" w:firstLine="0"/>
        <w:jc w:val="center"/>
        <w:outlineLvl w:val="0"/>
        <w:rPr>
          <w:del w:id="142" w:author="Tima" w:date="2026-01-10T18:43:00Z"/>
          <w:rFonts w:ascii="Times New Roman" w:hAnsi="Times New Roman" w:cs="Times New Roman"/>
          <w:sz w:val="24"/>
          <w:szCs w:val="24"/>
        </w:rPr>
        <w:pPrChange w:id="143" w:author="Tima" w:date="2026-01-10T18:43:00Z">
          <w:pPr>
            <w:pStyle w:val="a3"/>
            <w:numPr>
              <w:numId w:val="2"/>
            </w:numPr>
            <w:spacing w:line="276" w:lineRule="auto"/>
            <w:ind w:left="0" w:firstLine="709"/>
            <w:jc w:val="both"/>
          </w:pPr>
        </w:pPrChange>
      </w:pPr>
      <w:del w:id="144" w:author="Tima" w:date="2026-01-10T18:43:00Z">
        <w:r w:rsidRPr="00FF7AD6" w:rsidDel="00545004">
          <w:rPr>
            <w:rFonts w:ascii="Times New Roman" w:hAnsi="Times New Roman" w:cs="Times New Roman"/>
            <w:sz w:val="24"/>
            <w:szCs w:val="24"/>
          </w:rPr>
          <w:delText xml:space="preserve">Покупатель NFT. В этой роли может выступать любой </w:delText>
        </w:r>
        <w:r w:rsidR="002B1470" w:rsidDel="00545004">
          <w:rPr>
            <w:rFonts w:ascii="Times New Roman" w:hAnsi="Times New Roman" w:cs="Times New Roman"/>
            <w:sz w:val="24"/>
            <w:szCs w:val="24"/>
          </w:rPr>
          <w:delText>пользователь</w:delText>
        </w:r>
        <w:r w:rsidRPr="00FF7AD6" w:rsidDel="00545004">
          <w:rPr>
            <w:rFonts w:ascii="Times New Roman" w:hAnsi="Times New Roman" w:cs="Times New Roman"/>
            <w:sz w:val="24"/>
            <w:szCs w:val="24"/>
          </w:rPr>
          <w:delText xml:space="preserve">, имеющий желание купить NFT, но не имеющий достаточное для этого количество средств. Покупатель </w:delText>
        </w:r>
        <w:r w:rsidRPr="00FF7AD6" w:rsidDel="00545004">
          <w:rPr>
            <w:rFonts w:ascii="Times New Roman" w:hAnsi="Times New Roman" w:cs="Times New Roman"/>
            <w:sz w:val="24"/>
            <w:szCs w:val="24"/>
            <w:lang w:val="en-US"/>
          </w:rPr>
          <w:delText>NFT</w:delText>
        </w:r>
        <w:r w:rsidRPr="00FF7AD6" w:rsidDel="00545004">
          <w:rPr>
            <w:rFonts w:ascii="Times New Roman" w:hAnsi="Times New Roman" w:cs="Times New Roman"/>
            <w:sz w:val="24"/>
            <w:szCs w:val="24"/>
          </w:rPr>
          <w:delText xml:space="preserve"> может делать депозит средств </w:delText>
        </w:r>
        <w:r w:rsidR="002B1470" w:rsidDel="00545004">
          <w:rPr>
            <w:rFonts w:ascii="Times New Roman" w:hAnsi="Times New Roman" w:cs="Times New Roman"/>
            <w:sz w:val="24"/>
            <w:szCs w:val="24"/>
          </w:rPr>
          <w:delText>в сервисе</w:delText>
        </w:r>
        <w:r w:rsidRPr="00FF7AD6" w:rsidDel="00545004">
          <w:rPr>
            <w:rFonts w:ascii="Times New Roman" w:hAnsi="Times New Roman" w:cs="Times New Roman"/>
            <w:sz w:val="24"/>
            <w:szCs w:val="24"/>
          </w:rPr>
          <w:delText xml:space="preserve"> путём перевода через СБП, покупать ЦФА, а также, аккумулировав нужное количество</w:delText>
        </w:r>
        <w:r w:rsidR="007050DA" w:rsidDel="00545004">
          <w:rPr>
            <w:rFonts w:ascii="Times New Roman" w:hAnsi="Times New Roman" w:cs="Times New Roman"/>
            <w:sz w:val="24"/>
            <w:szCs w:val="24"/>
          </w:rPr>
          <w:delText xml:space="preserve"> </w:delText>
        </w:r>
        <w:r w:rsidR="007050DA" w:rsidRPr="0029185C" w:rsidDel="00545004">
          <w:rPr>
            <w:rFonts w:ascii="Times New Roman" w:hAnsi="Times New Roman" w:cs="Times New Roman"/>
            <w:sz w:val="24"/>
            <w:szCs w:val="24"/>
          </w:rPr>
          <w:delText>(путём покупки в биржевом стакане)</w:delText>
        </w:r>
        <w:r w:rsidRPr="0029185C" w:rsidDel="00545004">
          <w:rPr>
            <w:rFonts w:ascii="Times New Roman" w:hAnsi="Times New Roman" w:cs="Times New Roman"/>
            <w:sz w:val="24"/>
            <w:szCs w:val="24"/>
          </w:rPr>
          <w:delText>,</w:delText>
        </w:r>
        <w:r w:rsidRPr="00FF7AD6" w:rsidDel="00545004">
          <w:rPr>
            <w:rFonts w:ascii="Times New Roman" w:hAnsi="Times New Roman" w:cs="Times New Roman"/>
            <w:sz w:val="24"/>
            <w:szCs w:val="24"/>
          </w:rPr>
          <w:delText xml:space="preserve"> конвертировать их в NFT. При этом </w:delText>
        </w:r>
        <w:r w:rsidR="00F51BAA" w:rsidRPr="00FF7AD6" w:rsidDel="00545004">
          <w:rPr>
            <w:rFonts w:ascii="Times New Roman" w:hAnsi="Times New Roman" w:cs="Times New Roman"/>
            <w:sz w:val="24"/>
            <w:szCs w:val="24"/>
          </w:rPr>
          <w:delText xml:space="preserve">записи о </w:delText>
        </w:r>
        <w:r w:rsidRPr="00FF7AD6" w:rsidDel="00545004">
          <w:rPr>
            <w:rFonts w:ascii="Times New Roman" w:hAnsi="Times New Roman" w:cs="Times New Roman"/>
            <w:sz w:val="24"/>
            <w:szCs w:val="24"/>
          </w:rPr>
          <w:delText>ЦФА</w:delText>
        </w:r>
        <w:r w:rsidR="00F51BAA" w:rsidRPr="00FF7AD6" w:rsidDel="00545004">
          <w:rPr>
            <w:rFonts w:ascii="Times New Roman" w:hAnsi="Times New Roman" w:cs="Times New Roman"/>
            <w:sz w:val="24"/>
            <w:szCs w:val="24"/>
          </w:rPr>
          <w:delText xml:space="preserve"> погашаются</w:delText>
        </w:r>
        <w:r w:rsidRPr="00FF7AD6" w:rsidDel="00545004">
          <w:rPr>
            <w:rFonts w:ascii="Times New Roman" w:hAnsi="Times New Roman" w:cs="Times New Roman"/>
            <w:sz w:val="24"/>
            <w:szCs w:val="24"/>
          </w:rPr>
          <w:delText>, а пользователь платит комиссию</w:delText>
        </w:r>
        <w:r w:rsidR="003003EE" w:rsidRPr="00FF7AD6" w:rsidDel="00545004">
          <w:rPr>
            <w:rFonts w:ascii="Times New Roman" w:hAnsi="Times New Roman" w:cs="Times New Roman"/>
            <w:sz w:val="24"/>
            <w:szCs w:val="24"/>
          </w:rPr>
          <w:delText xml:space="preserve"> предлагаемому сервису</w:delText>
        </w:r>
        <w:r w:rsidRPr="00FF7AD6" w:rsidDel="00545004">
          <w:rPr>
            <w:rFonts w:ascii="Times New Roman" w:hAnsi="Times New Roman" w:cs="Times New Roman"/>
            <w:sz w:val="24"/>
            <w:szCs w:val="24"/>
          </w:rPr>
          <w:delText xml:space="preserve"> (</w:delText>
        </w:r>
        <w:r w:rsidR="003003EE" w:rsidRPr="00FF7AD6" w:rsidDel="00545004">
          <w:rPr>
            <w:rFonts w:ascii="Times New Roman" w:hAnsi="Times New Roman" w:cs="Times New Roman"/>
            <w:sz w:val="24"/>
            <w:szCs w:val="24"/>
          </w:rPr>
          <w:delText>сервис</w:delText>
        </w:r>
        <w:r w:rsidRPr="00FF7AD6" w:rsidDel="00545004">
          <w:rPr>
            <w:rFonts w:ascii="Times New Roman" w:hAnsi="Times New Roman" w:cs="Times New Roman"/>
            <w:sz w:val="24"/>
            <w:szCs w:val="24"/>
          </w:rPr>
          <w:delText xml:space="preserve">, в свою очередь, часть комиссии – </w:delText>
        </w:r>
        <w:r w:rsidR="00262FB4" w:rsidDel="00545004">
          <w:rPr>
            <w:rFonts w:ascii="Times New Roman" w:hAnsi="Times New Roman" w:cs="Times New Roman"/>
            <w:sz w:val="24"/>
            <w:szCs w:val="24"/>
          </w:rPr>
          <w:delText>ОИС</w:delText>
        </w:r>
        <w:r w:rsidRPr="00FF7AD6" w:rsidDel="00545004">
          <w:rPr>
            <w:rFonts w:ascii="Times New Roman" w:hAnsi="Times New Roman" w:cs="Times New Roman"/>
            <w:sz w:val="24"/>
            <w:szCs w:val="24"/>
          </w:rPr>
          <w:delText xml:space="preserve">). Покупатель, благодаря предлагаемому сервису, сможет </w:delText>
        </w:r>
        <w:r w:rsidR="003003EE" w:rsidRPr="00FF7AD6" w:rsidDel="00545004">
          <w:rPr>
            <w:rFonts w:ascii="Times New Roman" w:hAnsi="Times New Roman" w:cs="Times New Roman"/>
            <w:sz w:val="24"/>
            <w:szCs w:val="24"/>
          </w:rPr>
          <w:delText>накапливать</w:delText>
        </w:r>
        <w:r w:rsidRPr="00FF7AD6" w:rsidDel="00545004">
          <w:rPr>
            <w:rFonts w:ascii="Times New Roman" w:hAnsi="Times New Roman" w:cs="Times New Roman"/>
            <w:sz w:val="24"/>
            <w:szCs w:val="24"/>
          </w:rPr>
          <w:delText xml:space="preserve"> NFT, откладывая определённую сумму каждый месяц, а также безопасно обменивать купленные ЦФА на NFT.</w:delText>
        </w:r>
      </w:del>
    </w:p>
    <w:p w14:paraId="24C312B3" w14:textId="3C3A71D0" w:rsidR="002E10EF" w:rsidRPr="00FF7AD6" w:rsidDel="00545004" w:rsidRDefault="002E10EF">
      <w:pPr>
        <w:pStyle w:val="a3"/>
        <w:keepNext/>
        <w:keepLines/>
        <w:numPr>
          <w:ilvl w:val="0"/>
          <w:numId w:val="2"/>
        </w:numPr>
        <w:spacing w:before="240" w:after="440" w:line="276" w:lineRule="auto"/>
        <w:ind w:left="0" w:firstLine="0"/>
        <w:jc w:val="center"/>
        <w:outlineLvl w:val="0"/>
        <w:rPr>
          <w:del w:id="145" w:author="Tima" w:date="2026-01-10T18:43:00Z"/>
          <w:rFonts w:ascii="Times New Roman" w:hAnsi="Times New Roman" w:cs="Times New Roman"/>
          <w:sz w:val="24"/>
          <w:szCs w:val="24"/>
        </w:rPr>
        <w:pPrChange w:id="146" w:author="Tima" w:date="2026-01-10T18:43:00Z">
          <w:pPr>
            <w:pStyle w:val="a3"/>
            <w:numPr>
              <w:numId w:val="2"/>
            </w:numPr>
            <w:spacing w:line="276" w:lineRule="auto"/>
            <w:ind w:left="0" w:firstLine="709"/>
            <w:jc w:val="both"/>
          </w:pPr>
        </w:pPrChange>
      </w:pPr>
      <w:del w:id="147" w:author="Tima" w:date="2026-01-10T18:43:00Z">
        <w:r w:rsidRPr="00FF7AD6" w:rsidDel="00545004">
          <w:rPr>
            <w:rFonts w:ascii="Times New Roman" w:hAnsi="Times New Roman" w:cs="Times New Roman"/>
            <w:sz w:val="24"/>
            <w:szCs w:val="24"/>
          </w:rPr>
          <w:delText>Маркетмайкер. Отдельный человек с большим личным капиталом или капиталом под управлением, или компания. Обеспечивает ликвидность для возможности быстрой купли-продажи ЦФА. За это получает вознаграждение</w:delText>
        </w:r>
        <w:r w:rsidR="00097BCD" w:rsidRPr="00FF7AD6" w:rsidDel="00545004">
          <w:rPr>
            <w:rFonts w:ascii="Times New Roman" w:hAnsi="Times New Roman" w:cs="Times New Roman"/>
            <w:sz w:val="24"/>
            <w:szCs w:val="24"/>
          </w:rPr>
          <w:delText xml:space="preserve"> от</w:delText>
        </w:r>
        <w:r w:rsidRPr="00FF7AD6" w:rsidDel="00545004">
          <w:rPr>
            <w:rFonts w:ascii="Times New Roman" w:hAnsi="Times New Roman" w:cs="Times New Roman"/>
            <w:sz w:val="24"/>
            <w:szCs w:val="24"/>
          </w:rPr>
          <w:delText xml:space="preserve"> предлагаемого сервиса.</w:delText>
        </w:r>
      </w:del>
    </w:p>
    <w:p w14:paraId="7AA62D3F" w14:textId="42E2772C" w:rsidR="00032C64" w:rsidRPr="00FF7AD6" w:rsidDel="00545004" w:rsidRDefault="00032C64">
      <w:pPr>
        <w:keepNext/>
        <w:keepLines/>
        <w:spacing w:before="240" w:after="440"/>
        <w:jc w:val="center"/>
        <w:outlineLvl w:val="0"/>
        <w:rPr>
          <w:del w:id="148" w:author="Tima" w:date="2026-01-10T18:43:00Z"/>
        </w:rPr>
        <w:pPrChange w:id="149" w:author="Tima" w:date="2026-01-10T18:43:00Z">
          <w:pPr/>
        </w:pPrChange>
      </w:pPr>
      <w:del w:id="150" w:author="Tima" w:date="2026-01-10T18:43:00Z">
        <w:r w:rsidRPr="00FF7AD6" w:rsidDel="00545004">
          <w:br w:type="page"/>
        </w:r>
      </w:del>
    </w:p>
    <w:p w14:paraId="5422B795" w14:textId="553C4ED6" w:rsidR="00032C64" w:rsidRPr="00FF7AD6" w:rsidDel="00545004" w:rsidRDefault="00032C64">
      <w:pPr>
        <w:pStyle w:val="1"/>
        <w:spacing w:after="440"/>
        <w:jc w:val="center"/>
        <w:rPr>
          <w:del w:id="151" w:author="Tima" w:date="2026-01-10T18:43:00Z"/>
          <w:rFonts w:ascii="Times New Roman" w:hAnsi="Times New Roman" w:cs="Times New Roman"/>
          <w:b/>
          <w:color w:val="000000" w:themeColor="text1"/>
        </w:rPr>
      </w:pPr>
      <w:bookmarkStart w:id="152" w:name="_Toc212803726"/>
      <w:del w:id="153" w:author="Tima" w:date="2026-01-10T18:43:00Z">
        <w:r w:rsidRPr="00FF7AD6" w:rsidDel="00545004">
          <w:rPr>
            <w:rFonts w:ascii="Times New Roman" w:hAnsi="Times New Roman" w:cs="Times New Roman"/>
            <w:b/>
            <w:color w:val="000000" w:themeColor="text1"/>
          </w:rPr>
          <w:delText>4. Процессы в сервисе и их описание</w:delText>
        </w:r>
        <w:bookmarkEnd w:id="152"/>
      </w:del>
    </w:p>
    <w:p w14:paraId="52E9A5F8" w14:textId="0832DAAF" w:rsidR="00032C64" w:rsidRPr="00FF7AD6" w:rsidDel="00545004" w:rsidRDefault="00032C64">
      <w:pPr>
        <w:keepNext/>
        <w:keepLines/>
        <w:spacing w:before="240" w:after="440" w:line="276" w:lineRule="auto"/>
        <w:jc w:val="center"/>
        <w:outlineLvl w:val="0"/>
        <w:rPr>
          <w:del w:id="154" w:author="Tima" w:date="2026-01-10T18:43:00Z"/>
          <w:rFonts w:ascii="Times New Roman" w:hAnsi="Times New Roman" w:cs="Times New Roman"/>
          <w:sz w:val="24"/>
          <w:szCs w:val="24"/>
        </w:rPr>
        <w:pPrChange w:id="155" w:author="Tima" w:date="2026-01-10T18:43:00Z">
          <w:pPr>
            <w:spacing w:line="276" w:lineRule="auto"/>
            <w:ind w:firstLine="709"/>
            <w:jc w:val="both"/>
          </w:pPr>
        </w:pPrChange>
      </w:pPr>
      <w:del w:id="156" w:author="Tima" w:date="2026-01-10T18:43:00Z">
        <w:r w:rsidRPr="00FF7AD6" w:rsidDel="00545004">
          <w:rPr>
            <w:rFonts w:ascii="Times New Roman" w:hAnsi="Times New Roman" w:cs="Times New Roman"/>
            <w:sz w:val="24"/>
            <w:szCs w:val="24"/>
          </w:rPr>
          <w:delText>Архитектура сервиса, которая действует сейчас, обозначена на рис.1. Предлагаемая автором данной работы архитектура и её внутреннее устройство – на рисунках 2 и 3.</w:delText>
        </w:r>
      </w:del>
    </w:p>
    <w:p w14:paraId="689108F0" w14:textId="4A5D105E" w:rsidR="00032C64" w:rsidRPr="00FF7AD6" w:rsidDel="00545004" w:rsidRDefault="00486BA8">
      <w:pPr>
        <w:keepNext/>
        <w:keepLines/>
        <w:spacing w:before="240" w:after="440" w:line="276" w:lineRule="auto"/>
        <w:jc w:val="center"/>
        <w:outlineLvl w:val="0"/>
        <w:rPr>
          <w:del w:id="157" w:author="Tima" w:date="2026-01-10T18:43:00Z"/>
          <w:rFonts w:ascii="Times New Roman" w:hAnsi="Times New Roman" w:cs="Times New Roman"/>
          <w:sz w:val="24"/>
          <w:szCs w:val="24"/>
        </w:rPr>
        <w:pPrChange w:id="158" w:author="Tima" w:date="2026-01-10T18:43:00Z">
          <w:pPr>
            <w:spacing w:line="276" w:lineRule="auto"/>
            <w:ind w:firstLine="709"/>
            <w:jc w:val="both"/>
          </w:pPr>
        </w:pPrChange>
      </w:pPr>
      <w:del w:id="159" w:author="Tima" w:date="2026-01-10T18:43:00Z">
        <w:r w:rsidRPr="00FF7AD6" w:rsidDel="00545004">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delText xml:space="preserve"> </w:delText>
        </w:r>
        <w:r w:rsidR="007671CD" w:rsidRPr="007671CD" w:rsidDel="00545004">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ru-RU"/>
          </w:rPr>
          <w:drawing>
            <wp:inline distT="0" distB="0" distL="0" distR="0" wp14:anchorId="6E8DC38B" wp14:editId="5B987BDF">
              <wp:extent cx="5940425" cy="3341489"/>
              <wp:effectExtent l="0" t="0" r="3175" b="0"/>
              <wp:docPr id="7" name="Рисунок 7" descr="C:\Users\Vlad\Desktop\Архитектура к 1 карточке идей 23-12-2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lad\Desktop\Архитектура к 1 карточке идей 23-12-202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341489"/>
                      </a:xfrm>
                      <a:prstGeom prst="rect">
                        <a:avLst/>
                      </a:prstGeom>
                      <a:noFill/>
                      <a:ln>
                        <a:noFill/>
                      </a:ln>
                    </pic:spPr>
                  </pic:pic>
                </a:graphicData>
              </a:graphic>
            </wp:inline>
          </w:drawing>
        </w:r>
      </w:del>
    </w:p>
    <w:p w14:paraId="1BF35763" w14:textId="5CEA5824" w:rsidR="00486BA8" w:rsidRPr="00FF7AD6" w:rsidDel="00545004" w:rsidRDefault="00032C64">
      <w:pPr>
        <w:keepNext/>
        <w:keepLines/>
        <w:spacing w:before="240" w:after="440"/>
        <w:jc w:val="center"/>
        <w:outlineLvl w:val="0"/>
        <w:rPr>
          <w:del w:id="160" w:author="Tima" w:date="2026-01-10T18:43:00Z"/>
          <w:rFonts w:ascii="Times New Roman" w:hAnsi="Times New Roman" w:cs="Times New Roman"/>
          <w:i/>
          <w:sz w:val="24"/>
          <w:szCs w:val="24"/>
        </w:rPr>
        <w:pPrChange w:id="161" w:author="Tima" w:date="2026-01-10T18:43:00Z">
          <w:pPr>
            <w:spacing w:after="360"/>
            <w:jc w:val="center"/>
          </w:pPr>
        </w:pPrChange>
      </w:pPr>
      <w:del w:id="162" w:author="Tima" w:date="2026-01-10T18:43:00Z">
        <w:r w:rsidRPr="00FF7AD6" w:rsidDel="00545004">
          <w:rPr>
            <w:rFonts w:ascii="Times New Roman" w:hAnsi="Times New Roman" w:cs="Times New Roman"/>
            <w:i/>
            <w:sz w:val="24"/>
            <w:szCs w:val="24"/>
          </w:rPr>
          <w:delText>Рисунок 1. Схема существующих процессов (</w:delText>
        </w:r>
        <w:r w:rsidRPr="00FF7AD6" w:rsidDel="00545004">
          <w:rPr>
            <w:rFonts w:ascii="Times New Roman" w:hAnsi="Times New Roman" w:cs="Times New Roman"/>
            <w:i/>
            <w:sz w:val="24"/>
            <w:szCs w:val="24"/>
            <w:lang w:val="en-US"/>
          </w:rPr>
          <w:delText>AS</w:delText>
        </w:r>
        <w:r w:rsidRPr="00FF7AD6" w:rsidDel="00545004">
          <w:rPr>
            <w:rFonts w:ascii="Times New Roman" w:hAnsi="Times New Roman" w:cs="Times New Roman"/>
            <w:i/>
            <w:sz w:val="24"/>
            <w:szCs w:val="24"/>
          </w:rPr>
          <w:delText xml:space="preserve"> </w:delText>
        </w:r>
        <w:r w:rsidRPr="00FF7AD6" w:rsidDel="00545004">
          <w:rPr>
            <w:rFonts w:ascii="Times New Roman" w:hAnsi="Times New Roman" w:cs="Times New Roman"/>
            <w:i/>
            <w:sz w:val="24"/>
            <w:szCs w:val="24"/>
            <w:lang w:val="en-US"/>
          </w:rPr>
          <w:delText>IS</w:delText>
        </w:r>
        <w:r w:rsidRPr="00FF7AD6" w:rsidDel="00545004">
          <w:rPr>
            <w:rFonts w:ascii="Times New Roman" w:hAnsi="Times New Roman" w:cs="Times New Roman"/>
            <w:i/>
            <w:sz w:val="24"/>
            <w:szCs w:val="24"/>
          </w:rPr>
          <w:delText>)</w:delText>
        </w:r>
      </w:del>
    </w:p>
    <w:p w14:paraId="576ACBAB" w14:textId="04975B4A" w:rsidR="00486BA8" w:rsidRPr="00FF7AD6" w:rsidDel="00545004" w:rsidRDefault="00032C64">
      <w:pPr>
        <w:pStyle w:val="a3"/>
        <w:keepNext/>
        <w:keepLines/>
        <w:numPr>
          <w:ilvl w:val="0"/>
          <w:numId w:val="15"/>
        </w:numPr>
        <w:spacing w:before="240" w:after="440"/>
        <w:ind w:firstLine="0"/>
        <w:jc w:val="center"/>
        <w:outlineLvl w:val="0"/>
        <w:rPr>
          <w:del w:id="163" w:author="Tima" w:date="2026-01-10T18:43:00Z"/>
          <w:rFonts w:ascii="Times New Roman" w:hAnsi="Times New Roman" w:cs="Times New Roman"/>
          <w:sz w:val="24"/>
          <w:szCs w:val="24"/>
        </w:rPr>
        <w:pPrChange w:id="164" w:author="Tima" w:date="2026-01-10T18:43:00Z">
          <w:pPr>
            <w:pStyle w:val="a3"/>
            <w:numPr>
              <w:numId w:val="15"/>
            </w:numPr>
            <w:ind w:hanging="360"/>
          </w:pPr>
        </w:pPrChange>
      </w:pPr>
      <w:del w:id="165" w:author="Tima" w:date="2026-01-10T18:43:00Z">
        <w:r w:rsidRPr="00FF7AD6" w:rsidDel="00545004">
          <w:rPr>
            <w:rFonts w:ascii="Times New Roman" w:hAnsi="Times New Roman" w:cs="Times New Roman"/>
            <w:sz w:val="24"/>
            <w:szCs w:val="24"/>
          </w:rPr>
          <w:delText xml:space="preserve">Продавец размещает </w:delText>
        </w:r>
        <w:r w:rsidRPr="00FF7AD6" w:rsidDel="00545004">
          <w:rPr>
            <w:rFonts w:ascii="Times New Roman" w:hAnsi="Times New Roman" w:cs="Times New Roman"/>
            <w:sz w:val="24"/>
            <w:szCs w:val="24"/>
            <w:lang w:val="en-US"/>
          </w:rPr>
          <w:delText>NFT</w:delText>
        </w:r>
        <w:r w:rsidRPr="00FF7AD6" w:rsidDel="00545004">
          <w:rPr>
            <w:rFonts w:ascii="Times New Roman" w:hAnsi="Times New Roman" w:cs="Times New Roman"/>
            <w:sz w:val="24"/>
            <w:szCs w:val="24"/>
          </w:rPr>
          <w:delText xml:space="preserve"> на одном из существующих маркетплейсов и устанавливает цену</w:delText>
        </w:r>
        <w:r w:rsidR="00AE401D" w:rsidRPr="00FF7AD6" w:rsidDel="00545004">
          <w:rPr>
            <w:rFonts w:ascii="Times New Roman" w:hAnsi="Times New Roman" w:cs="Times New Roman"/>
            <w:sz w:val="24"/>
            <w:szCs w:val="24"/>
          </w:rPr>
          <w:delText>, чтобы получить деньги от продажи</w:delText>
        </w:r>
        <w:r w:rsidRPr="00FF7AD6" w:rsidDel="00545004">
          <w:rPr>
            <w:rFonts w:ascii="Times New Roman" w:hAnsi="Times New Roman" w:cs="Times New Roman"/>
            <w:sz w:val="24"/>
            <w:szCs w:val="24"/>
          </w:rPr>
          <w:delText xml:space="preserve">. При этом неизвестен ни факт, объективна ли оценка </w:delText>
        </w:r>
        <w:r w:rsidRPr="00FF7AD6" w:rsidDel="00545004">
          <w:rPr>
            <w:rFonts w:ascii="Times New Roman" w:hAnsi="Times New Roman" w:cs="Times New Roman"/>
            <w:sz w:val="24"/>
            <w:szCs w:val="24"/>
            <w:lang w:val="en-US"/>
          </w:rPr>
          <w:delText>NFT</w:delText>
        </w:r>
        <w:r w:rsidRPr="00FF7AD6" w:rsidDel="00545004">
          <w:rPr>
            <w:rFonts w:ascii="Times New Roman" w:hAnsi="Times New Roman" w:cs="Times New Roman"/>
            <w:sz w:val="24"/>
            <w:szCs w:val="24"/>
          </w:rPr>
          <w:delText>, ни время, которое потребуется для его продажи.</w:delText>
        </w:r>
      </w:del>
    </w:p>
    <w:p w14:paraId="4FCF9B2A" w14:textId="3A26E42B" w:rsidR="00486BA8" w:rsidRPr="00FF7AD6" w:rsidDel="00545004" w:rsidRDefault="00032C64">
      <w:pPr>
        <w:pStyle w:val="a3"/>
        <w:keepNext/>
        <w:keepLines/>
        <w:numPr>
          <w:ilvl w:val="0"/>
          <w:numId w:val="15"/>
        </w:numPr>
        <w:spacing w:before="240" w:after="440"/>
        <w:ind w:firstLine="0"/>
        <w:jc w:val="center"/>
        <w:outlineLvl w:val="0"/>
        <w:rPr>
          <w:del w:id="166" w:author="Tima" w:date="2026-01-10T18:43:00Z"/>
          <w:rFonts w:ascii="Times New Roman" w:eastAsia="Times New Roman" w:hAnsi="Times New Roman" w:cs="Times New Roman"/>
          <w:snapToGrid w:val="0"/>
          <w:color w:val="000000"/>
          <w:w w:val="0"/>
          <w:sz w:val="24"/>
          <w:szCs w:val="24"/>
          <w:u w:color="000000"/>
          <w:bdr w:val="none" w:sz="0" w:space="0" w:color="000000"/>
          <w:shd w:val="clear" w:color="000000" w:fill="000000"/>
          <w:lang w:val="x-none" w:eastAsia="x-none" w:bidi="x-none"/>
        </w:rPr>
        <w:pPrChange w:id="167" w:author="Tima" w:date="2026-01-10T18:43:00Z">
          <w:pPr>
            <w:pStyle w:val="a3"/>
            <w:numPr>
              <w:numId w:val="15"/>
            </w:numPr>
            <w:ind w:hanging="360"/>
          </w:pPr>
        </w:pPrChange>
      </w:pPr>
      <w:del w:id="168" w:author="Tima" w:date="2026-01-10T18:43:00Z">
        <w:r w:rsidRPr="00FF7AD6" w:rsidDel="00545004">
          <w:rPr>
            <w:rFonts w:ascii="Times New Roman" w:hAnsi="Times New Roman" w:cs="Times New Roman"/>
            <w:sz w:val="24"/>
            <w:szCs w:val="24"/>
          </w:rPr>
          <w:delText xml:space="preserve">Покупатель производит покупку </w:delText>
        </w:r>
        <w:r w:rsidRPr="00FF7AD6" w:rsidDel="00545004">
          <w:rPr>
            <w:rFonts w:ascii="Times New Roman" w:hAnsi="Times New Roman" w:cs="Times New Roman"/>
            <w:sz w:val="24"/>
            <w:szCs w:val="24"/>
            <w:lang w:val="en-US"/>
          </w:rPr>
          <w:delText>NFT</w:delText>
        </w:r>
        <w:r w:rsidRPr="00FF7AD6" w:rsidDel="00545004">
          <w:rPr>
            <w:rFonts w:ascii="Times New Roman" w:hAnsi="Times New Roman" w:cs="Times New Roman"/>
            <w:sz w:val="24"/>
            <w:szCs w:val="24"/>
          </w:rPr>
          <w:delText xml:space="preserve"> на маркетплейсе, поскольку хотел это сделать ранее. Непонятно, купил он по выгодной цене или переплатил.</w:delText>
        </w:r>
      </w:del>
    </w:p>
    <w:p w14:paraId="3BCC8CD3" w14:textId="75EB9793" w:rsidR="00032C64" w:rsidRPr="009B3732" w:rsidDel="00545004" w:rsidRDefault="00F2061D">
      <w:pPr>
        <w:keepNext/>
        <w:keepLines/>
        <w:spacing w:before="240" w:after="440"/>
        <w:jc w:val="center"/>
        <w:outlineLvl w:val="0"/>
        <w:rPr>
          <w:del w:id="169" w:author="Tima" w:date="2026-01-10T18:43:00Z"/>
          <w:rFonts w:ascii="Times New Roman" w:hAnsi="Times New Roman" w:cs="Times New Roman"/>
          <w:sz w:val="24"/>
          <w:szCs w:val="24"/>
        </w:rPr>
        <w:pPrChange w:id="170" w:author="Tima" w:date="2026-01-10T18:43:00Z">
          <w:pPr>
            <w:jc w:val="both"/>
          </w:pPr>
        </w:pPrChange>
      </w:pPr>
      <w:del w:id="171" w:author="Tima" w:date="2026-01-10T18:43:00Z">
        <w:r w:rsidRPr="00FF7AD6" w:rsidDel="00545004">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delText xml:space="preserve"> </w:delText>
        </w:r>
        <w:r w:rsidR="00FF7AD6" w:rsidRPr="00FF7AD6" w:rsidDel="00545004">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delText xml:space="preserve"> </w:delText>
        </w:r>
        <w:r w:rsidR="00487B50" w:rsidRPr="00487B50" w:rsidDel="00545004">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ru-RU"/>
          </w:rPr>
          <w:drawing>
            <wp:inline distT="0" distB="0" distL="0" distR="0" wp14:anchorId="72651B55" wp14:editId="73F612C1">
              <wp:extent cx="5940425" cy="3341489"/>
              <wp:effectExtent l="0" t="0" r="3175" b="0"/>
              <wp:docPr id="1" name="Рисунок 1" descr="C:\Users\Vlad\Desktop\Архитектура к 1 карточке идей 01-01-2026\Слайд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lad\Desktop\Архитектура к 1 карточке идей 01-01-2026\Слайд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3341489"/>
                      </a:xfrm>
                      <a:prstGeom prst="rect">
                        <a:avLst/>
                      </a:prstGeom>
                      <a:noFill/>
                      <a:ln>
                        <a:noFill/>
                      </a:ln>
                    </pic:spPr>
                  </pic:pic>
                </a:graphicData>
              </a:graphic>
            </wp:inline>
          </w:drawing>
        </w:r>
      </w:del>
    </w:p>
    <w:p w14:paraId="4C0AC11A" w14:textId="4F81A545" w:rsidR="00F25480" w:rsidRPr="00B26C11" w:rsidDel="00545004" w:rsidRDefault="00032C64">
      <w:pPr>
        <w:keepNext/>
        <w:keepLines/>
        <w:spacing w:before="240" w:after="440"/>
        <w:jc w:val="center"/>
        <w:outlineLvl w:val="0"/>
        <w:rPr>
          <w:del w:id="172" w:author="Tima" w:date="2026-01-10T18:43:00Z"/>
          <w:rFonts w:eastAsia="Times New Roman"/>
          <w:snapToGrid w:val="0"/>
          <w:color w:val="000000"/>
          <w:w w:val="0"/>
          <w:u w:color="000000"/>
          <w:bdr w:val="none" w:sz="0" w:space="0" w:color="000000"/>
          <w:shd w:val="clear" w:color="000000" w:fill="000000"/>
          <w:lang w:val="x-none" w:eastAsia="x-none" w:bidi="x-none"/>
        </w:rPr>
        <w:pPrChange w:id="173" w:author="Tima" w:date="2026-01-10T18:43:00Z">
          <w:pPr>
            <w:spacing w:after="360"/>
            <w:jc w:val="center"/>
          </w:pPr>
        </w:pPrChange>
      </w:pPr>
      <w:del w:id="174" w:author="Tima" w:date="2026-01-10T18:43:00Z">
        <w:r w:rsidRPr="00FF7AD6" w:rsidDel="00545004">
          <w:rPr>
            <w:rFonts w:ascii="Times New Roman" w:hAnsi="Times New Roman" w:cs="Times New Roman"/>
            <w:i/>
            <w:sz w:val="24"/>
            <w:szCs w:val="24"/>
          </w:rPr>
          <w:delText>Рисунок 2. Схема ключевого процесса (</w:delText>
        </w:r>
        <w:r w:rsidRPr="00FF7AD6" w:rsidDel="00545004">
          <w:rPr>
            <w:rFonts w:ascii="Times New Roman" w:hAnsi="Times New Roman" w:cs="Times New Roman"/>
            <w:i/>
            <w:sz w:val="24"/>
            <w:szCs w:val="24"/>
            <w:lang w:val="en-US"/>
          </w:rPr>
          <w:delText>TO</w:delText>
        </w:r>
        <w:r w:rsidRPr="00FF7AD6" w:rsidDel="00545004">
          <w:rPr>
            <w:rFonts w:ascii="Times New Roman" w:hAnsi="Times New Roman" w:cs="Times New Roman"/>
            <w:i/>
            <w:sz w:val="24"/>
            <w:szCs w:val="24"/>
          </w:rPr>
          <w:delText xml:space="preserve"> </w:delText>
        </w:r>
        <w:r w:rsidRPr="00FF7AD6" w:rsidDel="00545004">
          <w:rPr>
            <w:rFonts w:ascii="Times New Roman" w:hAnsi="Times New Roman" w:cs="Times New Roman"/>
            <w:i/>
            <w:sz w:val="24"/>
            <w:szCs w:val="24"/>
            <w:lang w:val="en-US"/>
          </w:rPr>
          <w:delText>BE</w:delText>
        </w:r>
        <w:r w:rsidRPr="00FF7AD6" w:rsidDel="00545004">
          <w:rPr>
            <w:rFonts w:ascii="Times New Roman" w:hAnsi="Times New Roman" w:cs="Times New Roman"/>
            <w:i/>
            <w:sz w:val="24"/>
            <w:szCs w:val="24"/>
          </w:rPr>
          <w:delText>)</w:delText>
        </w:r>
      </w:del>
    </w:p>
    <w:p w14:paraId="39ED01FE" w14:textId="7C57147B" w:rsidR="00832AD1" w:rsidRPr="0029185C" w:rsidDel="00545004" w:rsidRDefault="00832AD1">
      <w:pPr>
        <w:pStyle w:val="a3"/>
        <w:keepNext/>
        <w:keepLines/>
        <w:numPr>
          <w:ilvl w:val="0"/>
          <w:numId w:val="15"/>
        </w:numPr>
        <w:spacing w:before="240" w:after="440"/>
        <w:ind w:firstLine="0"/>
        <w:jc w:val="center"/>
        <w:outlineLvl w:val="0"/>
        <w:rPr>
          <w:del w:id="175" w:author="Tima" w:date="2026-01-10T18:43:00Z"/>
          <w:rFonts w:ascii="Times New Roman" w:hAnsi="Times New Roman" w:cs="Times New Roman"/>
          <w:bCs/>
          <w:sz w:val="24"/>
          <w:szCs w:val="24"/>
        </w:rPr>
        <w:pPrChange w:id="176" w:author="Tima" w:date="2026-01-10T18:43:00Z">
          <w:pPr>
            <w:pStyle w:val="a3"/>
            <w:numPr>
              <w:numId w:val="15"/>
            </w:numPr>
            <w:ind w:hanging="360"/>
            <w:jc w:val="both"/>
          </w:pPr>
        </w:pPrChange>
      </w:pPr>
      <w:del w:id="177" w:author="Tima" w:date="2026-01-10T18:43:00Z">
        <w:r w:rsidRPr="00FF7AD6" w:rsidDel="00545004">
          <w:rPr>
            <w:rFonts w:ascii="Times New Roman" w:hAnsi="Times New Roman" w:cs="Times New Roman"/>
            <w:bCs/>
            <w:sz w:val="24"/>
            <w:szCs w:val="24"/>
          </w:rPr>
          <w:delText>Покупатель совершает депозит средств (</w:delText>
        </w:r>
        <w:r w:rsidR="009F16B8" w:rsidRPr="00FF7AD6" w:rsidDel="00545004">
          <w:rPr>
            <w:rFonts w:ascii="Times New Roman" w:hAnsi="Times New Roman" w:cs="Times New Roman"/>
            <w:bCs/>
            <w:sz w:val="24"/>
            <w:szCs w:val="24"/>
          </w:rPr>
          <w:delText>в рублях</w:delText>
        </w:r>
        <w:r w:rsidRPr="00FF7AD6" w:rsidDel="00545004">
          <w:rPr>
            <w:rFonts w:ascii="Times New Roman" w:hAnsi="Times New Roman" w:cs="Times New Roman"/>
            <w:bCs/>
            <w:sz w:val="24"/>
            <w:szCs w:val="24"/>
          </w:rPr>
          <w:delText xml:space="preserve">) </w:delText>
        </w:r>
        <w:r w:rsidR="002B1470" w:rsidDel="00545004">
          <w:rPr>
            <w:rFonts w:ascii="Times New Roman" w:hAnsi="Times New Roman" w:cs="Times New Roman"/>
            <w:bCs/>
            <w:sz w:val="24"/>
            <w:szCs w:val="24"/>
          </w:rPr>
          <w:delText>на счет</w:delText>
        </w:r>
        <w:r w:rsidRPr="00FF7AD6" w:rsidDel="00545004">
          <w:rPr>
            <w:rFonts w:ascii="Times New Roman" w:hAnsi="Times New Roman" w:cs="Times New Roman"/>
            <w:bCs/>
            <w:sz w:val="24"/>
            <w:szCs w:val="24"/>
          </w:rPr>
          <w:delText xml:space="preserve"> сервис</w:delText>
        </w:r>
        <w:r w:rsidR="002B1470" w:rsidDel="00545004">
          <w:rPr>
            <w:rFonts w:ascii="Times New Roman" w:hAnsi="Times New Roman" w:cs="Times New Roman"/>
            <w:bCs/>
            <w:sz w:val="24"/>
            <w:szCs w:val="24"/>
          </w:rPr>
          <w:delText>а</w:delText>
        </w:r>
        <w:r w:rsidRPr="00FF7AD6" w:rsidDel="00545004">
          <w:rPr>
            <w:rFonts w:ascii="Times New Roman" w:hAnsi="Times New Roman" w:cs="Times New Roman"/>
            <w:bCs/>
            <w:sz w:val="24"/>
            <w:szCs w:val="24"/>
          </w:rPr>
          <w:delText xml:space="preserve"> при помощи платежа </w:delText>
        </w:r>
        <w:r w:rsidRPr="0029185C" w:rsidDel="00545004">
          <w:rPr>
            <w:rFonts w:ascii="Times New Roman" w:hAnsi="Times New Roman" w:cs="Times New Roman"/>
            <w:bCs/>
            <w:sz w:val="24"/>
            <w:szCs w:val="24"/>
          </w:rPr>
          <w:delText xml:space="preserve">СБП, чтобы купить ЦФА </w:delText>
        </w:r>
        <w:r w:rsidR="00124002" w:rsidRPr="0029185C" w:rsidDel="00545004">
          <w:rPr>
            <w:rFonts w:ascii="Times New Roman" w:hAnsi="Times New Roman" w:cs="Times New Roman"/>
            <w:bCs/>
            <w:sz w:val="24"/>
            <w:szCs w:val="24"/>
          </w:rPr>
          <w:delText>(когда Банк сервиса уведомляет сервис о поступлении средств от конкретного пользователя, сервис пополняет его баланс).</w:delText>
        </w:r>
      </w:del>
    </w:p>
    <w:p w14:paraId="5BB41889" w14:textId="25F3EEFD" w:rsidR="00D8175E" w:rsidRPr="0029185C" w:rsidDel="00545004" w:rsidRDefault="00832AD1">
      <w:pPr>
        <w:pStyle w:val="a3"/>
        <w:keepNext/>
        <w:keepLines/>
        <w:numPr>
          <w:ilvl w:val="0"/>
          <w:numId w:val="15"/>
        </w:numPr>
        <w:spacing w:before="240" w:after="440"/>
        <w:ind w:firstLine="0"/>
        <w:jc w:val="center"/>
        <w:outlineLvl w:val="0"/>
        <w:rPr>
          <w:del w:id="178" w:author="Tima" w:date="2026-01-10T18:43:00Z"/>
          <w:rFonts w:ascii="Times New Roman" w:hAnsi="Times New Roman" w:cs="Times New Roman"/>
          <w:bCs/>
          <w:sz w:val="24"/>
          <w:szCs w:val="24"/>
        </w:rPr>
        <w:pPrChange w:id="179" w:author="Tima" w:date="2026-01-10T18:43:00Z">
          <w:pPr>
            <w:pStyle w:val="a3"/>
            <w:numPr>
              <w:numId w:val="15"/>
            </w:numPr>
            <w:ind w:hanging="360"/>
            <w:jc w:val="both"/>
          </w:pPr>
        </w:pPrChange>
      </w:pPr>
      <w:del w:id="180" w:author="Tima" w:date="2026-01-10T18:43:00Z">
        <w:r w:rsidRPr="0029185C" w:rsidDel="00545004">
          <w:rPr>
            <w:rFonts w:ascii="Times New Roman" w:hAnsi="Times New Roman" w:cs="Times New Roman"/>
            <w:bCs/>
            <w:sz w:val="24"/>
            <w:szCs w:val="24"/>
          </w:rPr>
          <w:delText>Продавец совершает вывод средств из предлагаемого сервиса при помощи платежа СБП для личных потребностей</w:delText>
        </w:r>
        <w:r w:rsidR="00124002" w:rsidRPr="0029185C" w:rsidDel="00545004">
          <w:rPr>
            <w:rFonts w:ascii="Times New Roman" w:hAnsi="Times New Roman" w:cs="Times New Roman"/>
            <w:bCs/>
            <w:sz w:val="24"/>
            <w:szCs w:val="24"/>
          </w:rPr>
          <w:delText xml:space="preserve"> (когда Продавец совершает вывод, сервис замораживает на его балансе сумму вывода и после уведомления Банком сервиса о списании средств уменьшает баланс продавца на сумму вывода).</w:delText>
        </w:r>
      </w:del>
    </w:p>
    <w:p w14:paraId="7ABB0397" w14:textId="61B2B7F9" w:rsidR="00D8175E" w:rsidRPr="0029185C" w:rsidDel="00545004" w:rsidRDefault="00AE401D">
      <w:pPr>
        <w:pStyle w:val="a3"/>
        <w:keepNext/>
        <w:keepLines/>
        <w:numPr>
          <w:ilvl w:val="0"/>
          <w:numId w:val="15"/>
        </w:numPr>
        <w:spacing w:before="240" w:after="440"/>
        <w:ind w:firstLine="0"/>
        <w:jc w:val="center"/>
        <w:outlineLvl w:val="0"/>
        <w:rPr>
          <w:del w:id="181" w:author="Tima" w:date="2026-01-10T18:43:00Z"/>
          <w:rFonts w:ascii="Times New Roman" w:hAnsi="Times New Roman" w:cs="Times New Roman"/>
          <w:sz w:val="24"/>
          <w:szCs w:val="24"/>
        </w:rPr>
        <w:pPrChange w:id="182" w:author="Tima" w:date="2026-01-10T18:43:00Z">
          <w:pPr>
            <w:pStyle w:val="a3"/>
            <w:numPr>
              <w:numId w:val="15"/>
            </w:numPr>
            <w:ind w:hanging="360"/>
            <w:jc w:val="both"/>
          </w:pPr>
        </w:pPrChange>
      </w:pPr>
      <w:del w:id="183" w:author="Tima" w:date="2026-01-10T18:43:00Z">
        <w:r w:rsidRPr="0029185C" w:rsidDel="00545004">
          <w:rPr>
            <w:rFonts w:ascii="Times New Roman" w:hAnsi="Times New Roman" w:cs="Times New Roman"/>
            <w:sz w:val="24"/>
            <w:szCs w:val="24"/>
          </w:rPr>
          <w:delText xml:space="preserve">Продавец </w:delText>
        </w:r>
        <w:r w:rsidR="00917205" w:rsidRPr="0044186F" w:rsidDel="00545004">
          <w:rPr>
            <w:rFonts w:ascii="Times New Roman" w:hAnsi="Times New Roman" w:cs="Times New Roman"/>
            <w:sz w:val="24"/>
            <w:szCs w:val="24"/>
            <w:highlight w:val="yellow"/>
          </w:rPr>
          <w:delText>активирует смарт-контракт по обмену своего</w:delText>
        </w:r>
        <w:r w:rsidRPr="0044186F" w:rsidDel="00545004">
          <w:rPr>
            <w:rFonts w:ascii="Times New Roman" w:hAnsi="Times New Roman" w:cs="Times New Roman"/>
            <w:sz w:val="24"/>
            <w:szCs w:val="24"/>
            <w:highlight w:val="yellow"/>
          </w:rPr>
          <w:delText xml:space="preserve"> NFT на количество ЦФА, </w:delText>
        </w:r>
        <w:r w:rsidR="00917205" w:rsidRPr="0044186F" w:rsidDel="00545004">
          <w:rPr>
            <w:rFonts w:ascii="Times New Roman" w:hAnsi="Times New Roman" w:cs="Times New Roman"/>
            <w:sz w:val="24"/>
            <w:szCs w:val="24"/>
            <w:highlight w:val="yellow"/>
          </w:rPr>
          <w:delText xml:space="preserve">определяемое системой оценки </w:delText>
        </w:r>
        <w:r w:rsidR="00917205" w:rsidRPr="0044186F" w:rsidDel="00545004">
          <w:rPr>
            <w:rFonts w:ascii="Times New Roman" w:hAnsi="Times New Roman" w:cs="Times New Roman"/>
            <w:sz w:val="24"/>
            <w:szCs w:val="24"/>
            <w:highlight w:val="yellow"/>
            <w:lang w:val="en-US"/>
          </w:rPr>
          <w:delText>NFT</w:delText>
        </w:r>
        <w:r w:rsidRPr="0029185C" w:rsidDel="00545004">
          <w:rPr>
            <w:rFonts w:ascii="Times New Roman" w:hAnsi="Times New Roman" w:cs="Times New Roman"/>
            <w:sz w:val="24"/>
            <w:szCs w:val="24"/>
          </w:rPr>
          <w:delText xml:space="preserve"> (</w:delText>
        </w:r>
        <w:r w:rsidR="00032C64" w:rsidRPr="0029185C" w:rsidDel="00545004">
          <w:rPr>
            <w:rFonts w:ascii="Times New Roman" w:hAnsi="Times New Roman" w:cs="Times New Roman"/>
            <w:sz w:val="24"/>
            <w:szCs w:val="24"/>
          </w:rPr>
          <w:delText>ключевой процесс 1, описан ниже</w:delText>
        </w:r>
        <w:r w:rsidRPr="0029185C" w:rsidDel="00545004">
          <w:rPr>
            <w:rFonts w:ascii="Times New Roman" w:hAnsi="Times New Roman" w:cs="Times New Roman"/>
            <w:sz w:val="24"/>
            <w:szCs w:val="24"/>
          </w:rPr>
          <w:delText>)</w:delText>
        </w:r>
        <w:r w:rsidR="00ED0BE3" w:rsidDel="00545004">
          <w:rPr>
            <w:rFonts w:ascii="Times New Roman" w:hAnsi="Times New Roman" w:cs="Times New Roman"/>
            <w:sz w:val="24"/>
            <w:szCs w:val="24"/>
          </w:rPr>
          <w:delText>, чтобы осуществить его продажу.</w:delText>
        </w:r>
      </w:del>
    </w:p>
    <w:p w14:paraId="25171850" w14:textId="3FD0492A" w:rsidR="00032C64" w:rsidRPr="0029185C" w:rsidDel="00545004" w:rsidRDefault="00AE401D">
      <w:pPr>
        <w:pStyle w:val="a3"/>
        <w:keepNext/>
        <w:keepLines/>
        <w:numPr>
          <w:ilvl w:val="0"/>
          <w:numId w:val="15"/>
        </w:numPr>
        <w:spacing w:before="240" w:after="440"/>
        <w:ind w:firstLine="0"/>
        <w:jc w:val="center"/>
        <w:outlineLvl w:val="0"/>
        <w:rPr>
          <w:del w:id="184" w:author="Tima" w:date="2026-01-10T18:43:00Z"/>
          <w:rFonts w:ascii="Times New Roman" w:hAnsi="Times New Roman" w:cs="Times New Roman"/>
          <w:sz w:val="24"/>
          <w:szCs w:val="24"/>
        </w:rPr>
        <w:pPrChange w:id="185" w:author="Tima" w:date="2026-01-10T18:43:00Z">
          <w:pPr>
            <w:pStyle w:val="a3"/>
            <w:numPr>
              <w:numId w:val="15"/>
            </w:numPr>
            <w:ind w:hanging="360"/>
            <w:jc w:val="both"/>
          </w:pPr>
        </w:pPrChange>
      </w:pPr>
      <w:del w:id="186" w:author="Tima" w:date="2026-01-10T18:43:00Z">
        <w:r w:rsidRPr="0029185C" w:rsidDel="00545004">
          <w:rPr>
            <w:rFonts w:ascii="Times New Roman" w:hAnsi="Times New Roman" w:cs="Times New Roman"/>
            <w:sz w:val="24"/>
            <w:szCs w:val="24"/>
          </w:rPr>
          <w:delText xml:space="preserve">Покупатель </w:delText>
        </w:r>
        <w:r w:rsidR="00917205" w:rsidRPr="0044186F" w:rsidDel="00545004">
          <w:rPr>
            <w:rFonts w:ascii="Times New Roman" w:hAnsi="Times New Roman" w:cs="Times New Roman"/>
            <w:sz w:val="24"/>
            <w:szCs w:val="24"/>
            <w:highlight w:val="yellow"/>
          </w:rPr>
          <w:delText>активирует смарт-контракт для</w:delText>
        </w:r>
        <w:r w:rsidRPr="0044186F" w:rsidDel="00545004">
          <w:rPr>
            <w:rFonts w:ascii="Times New Roman" w:hAnsi="Times New Roman" w:cs="Times New Roman"/>
            <w:sz w:val="24"/>
            <w:szCs w:val="24"/>
            <w:highlight w:val="yellow"/>
          </w:rPr>
          <w:delText xml:space="preserve"> обмен</w:delText>
        </w:r>
        <w:r w:rsidR="00917205" w:rsidRPr="0044186F" w:rsidDel="00545004">
          <w:rPr>
            <w:rFonts w:ascii="Times New Roman" w:hAnsi="Times New Roman" w:cs="Times New Roman"/>
            <w:sz w:val="24"/>
            <w:szCs w:val="24"/>
            <w:highlight w:val="yellow"/>
          </w:rPr>
          <w:delText>а определённого количества</w:delText>
        </w:r>
        <w:r w:rsidRPr="0044186F" w:rsidDel="00545004">
          <w:rPr>
            <w:rFonts w:ascii="Times New Roman" w:hAnsi="Times New Roman" w:cs="Times New Roman"/>
            <w:sz w:val="24"/>
            <w:szCs w:val="24"/>
            <w:highlight w:val="yellow"/>
          </w:rPr>
          <w:delText xml:space="preserve"> ЦФА</w:delText>
        </w:r>
        <w:r w:rsidR="00917205" w:rsidRPr="0044186F" w:rsidDel="00545004">
          <w:rPr>
            <w:rFonts w:ascii="Times New Roman" w:hAnsi="Times New Roman" w:cs="Times New Roman"/>
            <w:sz w:val="24"/>
            <w:szCs w:val="24"/>
            <w:highlight w:val="yellow"/>
          </w:rPr>
          <w:delText xml:space="preserve">, определяемого системой оценки </w:delText>
        </w:r>
        <w:r w:rsidR="00917205" w:rsidRPr="0044186F" w:rsidDel="00545004">
          <w:rPr>
            <w:rFonts w:ascii="Times New Roman" w:hAnsi="Times New Roman" w:cs="Times New Roman"/>
            <w:sz w:val="24"/>
            <w:szCs w:val="24"/>
            <w:highlight w:val="yellow"/>
            <w:lang w:val="en-US"/>
          </w:rPr>
          <w:delText>NFT</w:delText>
        </w:r>
        <w:r w:rsidR="00917205" w:rsidDel="00545004">
          <w:rPr>
            <w:rFonts w:ascii="Times New Roman" w:hAnsi="Times New Roman" w:cs="Times New Roman"/>
            <w:sz w:val="24"/>
            <w:szCs w:val="24"/>
          </w:rPr>
          <w:delText>,</w:delText>
        </w:r>
        <w:r w:rsidRPr="0029185C" w:rsidDel="00545004">
          <w:rPr>
            <w:rFonts w:ascii="Times New Roman" w:hAnsi="Times New Roman" w:cs="Times New Roman"/>
            <w:sz w:val="24"/>
            <w:szCs w:val="24"/>
          </w:rPr>
          <w:delText xml:space="preserve"> на NFT</w:delText>
        </w:r>
        <w:r w:rsidR="00032C64" w:rsidRPr="0029185C" w:rsidDel="00545004">
          <w:rPr>
            <w:rFonts w:ascii="Times New Roman" w:hAnsi="Times New Roman" w:cs="Times New Roman"/>
            <w:sz w:val="24"/>
            <w:szCs w:val="24"/>
          </w:rPr>
          <w:delText xml:space="preserve"> </w:delText>
        </w:r>
        <w:r w:rsidRPr="0029185C" w:rsidDel="00545004">
          <w:rPr>
            <w:rFonts w:ascii="Times New Roman" w:hAnsi="Times New Roman" w:cs="Times New Roman"/>
            <w:sz w:val="24"/>
            <w:szCs w:val="24"/>
          </w:rPr>
          <w:delText>(</w:delText>
        </w:r>
        <w:r w:rsidR="00032C64" w:rsidRPr="0029185C" w:rsidDel="00545004">
          <w:rPr>
            <w:rFonts w:ascii="Times New Roman" w:hAnsi="Times New Roman" w:cs="Times New Roman"/>
            <w:sz w:val="24"/>
            <w:szCs w:val="24"/>
          </w:rPr>
          <w:delText>ключевой процесс 2, также описан ниже</w:delText>
        </w:r>
        <w:r w:rsidRPr="0029185C" w:rsidDel="00545004">
          <w:rPr>
            <w:rFonts w:ascii="Times New Roman" w:hAnsi="Times New Roman" w:cs="Times New Roman"/>
            <w:sz w:val="24"/>
            <w:szCs w:val="24"/>
          </w:rPr>
          <w:delText>)</w:delText>
        </w:r>
        <w:r w:rsidR="00ED0BE3" w:rsidDel="00545004">
          <w:rPr>
            <w:rFonts w:ascii="Times New Roman" w:hAnsi="Times New Roman" w:cs="Times New Roman"/>
            <w:sz w:val="24"/>
            <w:szCs w:val="24"/>
          </w:rPr>
          <w:delText xml:space="preserve">, чтобы получить оригинальный </w:delText>
        </w:r>
        <w:r w:rsidR="00ED0BE3" w:rsidDel="00545004">
          <w:rPr>
            <w:rFonts w:ascii="Times New Roman" w:hAnsi="Times New Roman" w:cs="Times New Roman"/>
            <w:sz w:val="24"/>
            <w:szCs w:val="24"/>
            <w:lang w:val="en-US"/>
          </w:rPr>
          <w:delText>NFT</w:delText>
        </w:r>
        <w:r w:rsidR="00ED0BE3" w:rsidDel="00545004">
          <w:rPr>
            <w:rFonts w:ascii="Times New Roman" w:hAnsi="Times New Roman" w:cs="Times New Roman"/>
            <w:sz w:val="24"/>
            <w:szCs w:val="24"/>
          </w:rPr>
          <w:delText>.</w:delText>
        </w:r>
      </w:del>
    </w:p>
    <w:p w14:paraId="020C7282" w14:textId="03BBB505" w:rsidR="00032C64" w:rsidRPr="00FF7AD6" w:rsidDel="00545004" w:rsidRDefault="00486BA8">
      <w:pPr>
        <w:keepNext/>
        <w:keepLines/>
        <w:spacing w:before="240" w:after="440"/>
        <w:jc w:val="center"/>
        <w:outlineLvl w:val="0"/>
        <w:rPr>
          <w:del w:id="187" w:author="Tima" w:date="2026-01-10T18:43:00Z"/>
          <w:rFonts w:ascii="Times New Roman" w:hAnsi="Times New Roman" w:cs="Times New Roman"/>
          <w:bCs/>
          <w:sz w:val="24"/>
          <w:szCs w:val="24"/>
        </w:rPr>
        <w:pPrChange w:id="188" w:author="Tima" w:date="2026-01-10T18:43:00Z">
          <w:pPr/>
        </w:pPrChange>
      </w:pPr>
      <w:del w:id="189" w:author="Tima" w:date="2026-01-10T18:43:00Z">
        <w:r w:rsidRPr="00FF7AD6" w:rsidDel="00545004">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delText xml:space="preserve"> </w:delText>
        </w:r>
        <w:r w:rsidR="00F2061D" w:rsidRPr="00FF7AD6" w:rsidDel="00545004">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delText xml:space="preserve"> </w:delText>
        </w:r>
        <w:r w:rsidR="00FF7AD6" w:rsidRPr="00FF7AD6" w:rsidDel="00545004">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delText xml:space="preserve"> </w:delText>
        </w:r>
        <w:r w:rsidR="00487B50" w:rsidRPr="00487B50" w:rsidDel="00545004">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ru-RU"/>
          </w:rPr>
          <w:drawing>
            <wp:inline distT="0" distB="0" distL="0" distR="0" wp14:anchorId="6025D5CD" wp14:editId="1C315EFD">
              <wp:extent cx="5940425" cy="3341489"/>
              <wp:effectExtent l="0" t="0" r="3175" b="0"/>
              <wp:docPr id="2" name="Рисунок 2" descr="C:\Users\Vlad\Desktop\Архитектура к 1 карточке идей 01-01-2026\Слайд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lad\Desktop\Архитектура к 1 карточке идей 01-01-2026\Слайд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3341489"/>
                      </a:xfrm>
                      <a:prstGeom prst="rect">
                        <a:avLst/>
                      </a:prstGeom>
                      <a:noFill/>
                      <a:ln>
                        <a:noFill/>
                      </a:ln>
                    </pic:spPr>
                  </pic:pic>
                </a:graphicData>
              </a:graphic>
            </wp:inline>
          </w:drawing>
        </w:r>
      </w:del>
    </w:p>
    <w:p w14:paraId="25924CB3" w14:textId="57A28B6A" w:rsidR="00032C64" w:rsidRPr="00FF7AD6" w:rsidDel="00545004" w:rsidRDefault="00032C64">
      <w:pPr>
        <w:keepNext/>
        <w:keepLines/>
        <w:spacing w:before="240" w:after="440"/>
        <w:jc w:val="center"/>
        <w:outlineLvl w:val="0"/>
        <w:rPr>
          <w:del w:id="190" w:author="Tima" w:date="2026-01-10T18:43:00Z"/>
          <w:rFonts w:ascii="Times New Roman" w:hAnsi="Times New Roman" w:cs="Times New Roman"/>
          <w:sz w:val="24"/>
          <w:szCs w:val="24"/>
        </w:rPr>
        <w:pPrChange w:id="191" w:author="Tima" w:date="2026-01-10T18:43:00Z">
          <w:pPr>
            <w:spacing w:after="360"/>
            <w:jc w:val="center"/>
          </w:pPr>
        </w:pPrChange>
      </w:pPr>
      <w:del w:id="192" w:author="Tima" w:date="2026-01-10T18:43:00Z">
        <w:r w:rsidRPr="00FF7AD6" w:rsidDel="00545004">
          <w:rPr>
            <w:rFonts w:ascii="Times New Roman" w:hAnsi="Times New Roman" w:cs="Times New Roman"/>
            <w:i/>
            <w:sz w:val="24"/>
            <w:szCs w:val="24"/>
          </w:rPr>
          <w:delText>Рисунок 3. Схема внутреннего устройства сервиса</w:delText>
        </w:r>
      </w:del>
    </w:p>
    <w:p w14:paraId="1804C2D6" w14:textId="205913BE" w:rsidR="00032C64" w:rsidDel="00545004" w:rsidRDefault="00032C64">
      <w:pPr>
        <w:keepNext/>
        <w:keepLines/>
        <w:spacing w:before="240" w:after="440" w:line="276" w:lineRule="auto"/>
        <w:jc w:val="center"/>
        <w:outlineLvl w:val="0"/>
        <w:rPr>
          <w:del w:id="193" w:author="Tima" w:date="2026-01-10T18:43:00Z"/>
          <w:rFonts w:ascii="Times New Roman" w:hAnsi="Times New Roman" w:cs="Times New Roman"/>
          <w:sz w:val="24"/>
          <w:szCs w:val="24"/>
        </w:rPr>
        <w:pPrChange w:id="194" w:author="Tima" w:date="2026-01-10T18:43:00Z">
          <w:pPr>
            <w:spacing w:line="276" w:lineRule="auto"/>
            <w:ind w:firstLine="709"/>
            <w:jc w:val="both"/>
          </w:pPr>
        </w:pPrChange>
      </w:pPr>
      <w:del w:id="195" w:author="Tima" w:date="2026-01-10T18:43:00Z">
        <w:r w:rsidRPr="00FF7AD6" w:rsidDel="00545004">
          <w:rPr>
            <w:rFonts w:ascii="Times New Roman" w:hAnsi="Times New Roman" w:cs="Times New Roman"/>
            <w:sz w:val="24"/>
            <w:szCs w:val="24"/>
          </w:rPr>
          <w:delText>Ключевые процессы предлагаемого сервиса – обмен NFT на ЦФА и наоборот (рис. 4 и 5).</w:delText>
        </w:r>
      </w:del>
    </w:p>
    <w:p w14:paraId="10B4765F" w14:textId="2F6320A8" w:rsidR="00EC086E" w:rsidRPr="00872416" w:rsidDel="00545004" w:rsidRDefault="00EC086E">
      <w:pPr>
        <w:keepNext/>
        <w:keepLines/>
        <w:spacing w:before="240" w:after="440" w:line="276" w:lineRule="auto"/>
        <w:jc w:val="center"/>
        <w:outlineLvl w:val="0"/>
        <w:rPr>
          <w:del w:id="196" w:author="Tima" w:date="2026-01-10T18:43:00Z"/>
          <w:rFonts w:ascii="Times New Roman" w:hAnsi="Times New Roman" w:cs="Times New Roman"/>
          <w:sz w:val="24"/>
          <w:szCs w:val="24"/>
        </w:rPr>
        <w:pPrChange w:id="197" w:author="Tima" w:date="2026-01-10T18:43:00Z">
          <w:pPr>
            <w:spacing w:line="276" w:lineRule="auto"/>
            <w:ind w:firstLine="709"/>
            <w:jc w:val="both"/>
          </w:pPr>
        </w:pPrChange>
      </w:pPr>
      <w:del w:id="198" w:author="Tima" w:date="2026-01-10T18:43:00Z">
        <w:r w:rsidRPr="00124002" w:rsidDel="00545004">
          <w:rPr>
            <w:rFonts w:ascii="Times New Roman" w:hAnsi="Times New Roman" w:cs="Times New Roman"/>
            <w:sz w:val="24"/>
            <w:szCs w:val="24"/>
          </w:rPr>
          <w:delText>Важной составляющей обмена NFT на ЦФА (и наоборот) является специальная система оценки NFT</w:delText>
        </w:r>
        <w:r w:rsidR="00453A50" w:rsidRPr="00124002" w:rsidDel="00545004">
          <w:rPr>
            <w:rFonts w:ascii="Times New Roman" w:hAnsi="Times New Roman" w:cs="Times New Roman"/>
            <w:sz w:val="24"/>
            <w:szCs w:val="24"/>
          </w:rPr>
          <w:delText xml:space="preserve">. </w:delText>
        </w:r>
        <w:r w:rsidRPr="00124002" w:rsidDel="00545004">
          <w:rPr>
            <w:rFonts w:ascii="Times New Roman" w:hAnsi="Times New Roman" w:cs="Times New Roman"/>
            <w:sz w:val="24"/>
            <w:szCs w:val="24"/>
          </w:rPr>
          <w:delText xml:space="preserve">В </w:delText>
        </w:r>
        <w:r w:rsidR="00453A50" w:rsidRPr="00124002" w:rsidDel="00545004">
          <w:rPr>
            <w:rFonts w:ascii="Times New Roman" w:hAnsi="Times New Roman" w:cs="Times New Roman"/>
            <w:sz w:val="24"/>
            <w:szCs w:val="24"/>
          </w:rPr>
          <w:delText>данном</w:delText>
        </w:r>
        <w:r w:rsidRPr="00124002" w:rsidDel="00545004">
          <w:rPr>
            <w:rFonts w:ascii="Times New Roman" w:hAnsi="Times New Roman" w:cs="Times New Roman"/>
            <w:sz w:val="24"/>
            <w:szCs w:val="24"/>
          </w:rPr>
          <w:delText xml:space="preserve"> случае, система оценки NFT – механизм, способствующий справедливому определению количества ЦФА, соответствующего конкретному NFT. Система оценки учитывает редкость данного NFT и его номер (например, чёрный фон более ценный, чем светло-зелёный и номер 777 привлекательнее, нежели 561).</w:delText>
        </w:r>
        <w:r w:rsidR="00453A50" w:rsidRPr="00124002" w:rsidDel="00545004">
          <w:rPr>
            <w:rFonts w:ascii="Times New Roman" w:hAnsi="Times New Roman" w:cs="Times New Roman"/>
            <w:sz w:val="24"/>
            <w:szCs w:val="24"/>
          </w:rPr>
          <w:delText xml:space="preserve"> Система оценки применяется в момент активации смарт-контракта.</w:delText>
        </w:r>
      </w:del>
    </w:p>
    <w:p w14:paraId="67EE4FD9" w14:textId="2050FD3B" w:rsidR="00817491" w:rsidRPr="00872416" w:rsidDel="00545004" w:rsidRDefault="00817491">
      <w:pPr>
        <w:keepNext/>
        <w:keepLines/>
        <w:spacing w:before="240" w:after="440" w:line="276" w:lineRule="auto"/>
        <w:jc w:val="center"/>
        <w:outlineLvl w:val="0"/>
        <w:rPr>
          <w:del w:id="199" w:author="Tima" w:date="2026-01-10T18:43:00Z"/>
          <w:rFonts w:ascii="Times New Roman" w:hAnsi="Times New Roman" w:cs="Times New Roman"/>
          <w:sz w:val="24"/>
          <w:szCs w:val="24"/>
        </w:rPr>
        <w:pPrChange w:id="200" w:author="Tima" w:date="2026-01-10T18:43:00Z">
          <w:pPr>
            <w:spacing w:line="276" w:lineRule="auto"/>
            <w:ind w:firstLine="709"/>
            <w:jc w:val="both"/>
          </w:pPr>
        </w:pPrChange>
      </w:pPr>
      <w:del w:id="201" w:author="Tima" w:date="2026-01-10T18:43:00Z">
        <w:r w:rsidRPr="00872416" w:rsidDel="00545004">
          <w:rPr>
            <w:rFonts w:ascii="Times New Roman" w:hAnsi="Times New Roman" w:cs="Times New Roman"/>
            <w:sz w:val="24"/>
            <w:szCs w:val="24"/>
          </w:rPr>
          <w:delText xml:space="preserve">В качестве структуры, проверяющей выполнение условий смарт-контракта («оракула»), в сети TON можно использовать проект RedStone или хорошо развитый Chainlink (в котором, однако, нет TONa). </w:delText>
        </w:r>
        <w:r w:rsidRPr="00124002" w:rsidDel="00545004">
          <w:rPr>
            <w:rFonts w:ascii="Times New Roman" w:hAnsi="Times New Roman" w:cs="Times New Roman"/>
            <w:sz w:val="24"/>
            <w:szCs w:val="24"/>
          </w:rPr>
          <w:delText>Внутри оборота ЦФА оракулом сможет выступать ОИС. Сервис в таком случае завершит смарт-контракт при получении подтверждения от оракулов.</w:delText>
        </w:r>
      </w:del>
    </w:p>
    <w:p w14:paraId="09B3567D" w14:textId="5794872E" w:rsidR="00032C64" w:rsidRPr="00FF7AD6" w:rsidDel="00545004" w:rsidRDefault="00890221">
      <w:pPr>
        <w:keepNext/>
        <w:keepLines/>
        <w:spacing w:before="240" w:after="440" w:line="276" w:lineRule="auto"/>
        <w:jc w:val="center"/>
        <w:outlineLvl w:val="0"/>
        <w:rPr>
          <w:del w:id="202" w:author="Tima" w:date="2026-01-10T18:43:00Z"/>
          <w:rFonts w:ascii="Times New Roman" w:hAnsi="Times New Roman" w:cs="Times New Roman"/>
          <w:bCs/>
          <w:sz w:val="24"/>
          <w:szCs w:val="24"/>
        </w:rPr>
        <w:pPrChange w:id="203" w:author="Tima" w:date="2026-01-10T18:43:00Z">
          <w:pPr>
            <w:spacing w:line="276" w:lineRule="auto"/>
            <w:jc w:val="both"/>
          </w:pPr>
        </w:pPrChange>
      </w:pPr>
      <w:del w:id="204" w:author="Tima" w:date="2026-01-10T18:43:00Z">
        <w:r w:rsidRPr="00FF7AD6" w:rsidDel="00545004">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delText xml:space="preserve"> </w:delText>
        </w:r>
        <w:r w:rsidR="00832AD1" w:rsidRPr="00FF7AD6" w:rsidDel="00545004">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delText xml:space="preserve"> </w:delText>
        </w:r>
        <w:r w:rsidR="00FF7AD6" w:rsidRPr="00FF7AD6" w:rsidDel="00545004">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delText xml:space="preserve"> </w:delText>
        </w:r>
        <w:r w:rsidR="00581F05" w:rsidRPr="00581F05" w:rsidDel="00545004">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ru-RU"/>
          </w:rPr>
          <w:drawing>
            <wp:inline distT="0" distB="0" distL="0" distR="0" wp14:anchorId="0D1DD189" wp14:editId="6365D302">
              <wp:extent cx="5940425" cy="3341489"/>
              <wp:effectExtent l="0" t="0" r="3175" b="0"/>
              <wp:docPr id="11" name="Рисунок 11" descr="C:\Users\Vlad\Desktop\Ключевой процесс 1 сервиса 1 версия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Vlad\Desktop\Ключевой процесс 1 сервиса 1 версия 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3341489"/>
                      </a:xfrm>
                      <a:prstGeom prst="rect">
                        <a:avLst/>
                      </a:prstGeom>
                      <a:noFill/>
                      <a:ln>
                        <a:noFill/>
                      </a:ln>
                    </pic:spPr>
                  </pic:pic>
                </a:graphicData>
              </a:graphic>
            </wp:inline>
          </w:drawing>
        </w:r>
      </w:del>
    </w:p>
    <w:p w14:paraId="4009A0DC" w14:textId="4F0B98CD" w:rsidR="00032C64" w:rsidRPr="00FF7AD6" w:rsidDel="00545004" w:rsidRDefault="00032C64">
      <w:pPr>
        <w:keepNext/>
        <w:keepLines/>
        <w:spacing w:before="240" w:after="440" w:line="276" w:lineRule="auto"/>
        <w:ind w:left="709"/>
        <w:jc w:val="center"/>
        <w:outlineLvl w:val="0"/>
        <w:rPr>
          <w:del w:id="205" w:author="Tima" w:date="2026-01-10T18:43:00Z"/>
          <w:rFonts w:ascii="Times New Roman" w:hAnsi="Times New Roman" w:cs="Times New Roman"/>
          <w:bCs/>
          <w:i/>
          <w:sz w:val="24"/>
          <w:szCs w:val="24"/>
        </w:rPr>
        <w:pPrChange w:id="206" w:author="Tima" w:date="2026-01-10T18:43:00Z">
          <w:pPr>
            <w:spacing w:after="360" w:line="276" w:lineRule="auto"/>
            <w:ind w:left="709"/>
            <w:jc w:val="center"/>
          </w:pPr>
        </w:pPrChange>
      </w:pPr>
      <w:del w:id="207" w:author="Tima" w:date="2026-01-10T18:43:00Z">
        <w:r w:rsidRPr="00FF7AD6" w:rsidDel="00545004">
          <w:rPr>
            <w:rFonts w:ascii="Times New Roman" w:hAnsi="Times New Roman" w:cs="Times New Roman"/>
            <w:bCs/>
            <w:i/>
            <w:sz w:val="24"/>
            <w:szCs w:val="24"/>
          </w:rPr>
          <w:delText xml:space="preserve">Рисунок 4. Ключевой процесс 1 (обмен </w:delText>
        </w:r>
        <w:r w:rsidRPr="00FF7AD6" w:rsidDel="00545004">
          <w:rPr>
            <w:rFonts w:ascii="Times New Roman" w:hAnsi="Times New Roman" w:cs="Times New Roman"/>
            <w:bCs/>
            <w:i/>
            <w:sz w:val="24"/>
            <w:szCs w:val="24"/>
            <w:lang w:val="en-US"/>
          </w:rPr>
          <w:delText>NFT</w:delText>
        </w:r>
        <w:r w:rsidRPr="00FF7AD6" w:rsidDel="00545004">
          <w:rPr>
            <w:rFonts w:ascii="Times New Roman" w:hAnsi="Times New Roman" w:cs="Times New Roman"/>
            <w:bCs/>
            <w:i/>
            <w:sz w:val="24"/>
            <w:szCs w:val="24"/>
          </w:rPr>
          <w:delText xml:space="preserve"> на ЦФА)</w:delText>
        </w:r>
      </w:del>
    </w:p>
    <w:p w14:paraId="4C6CF6E5" w14:textId="795E2B8F" w:rsidR="00032C64" w:rsidRPr="00872416" w:rsidDel="00545004" w:rsidRDefault="00032C64">
      <w:pPr>
        <w:keepNext/>
        <w:keepLines/>
        <w:spacing w:before="240" w:after="440" w:line="276" w:lineRule="auto"/>
        <w:jc w:val="center"/>
        <w:outlineLvl w:val="0"/>
        <w:rPr>
          <w:del w:id="208" w:author="Tima" w:date="2026-01-10T18:43:00Z"/>
          <w:rFonts w:ascii="Times New Roman" w:hAnsi="Times New Roman" w:cs="Times New Roman"/>
          <w:sz w:val="24"/>
          <w:szCs w:val="24"/>
        </w:rPr>
        <w:pPrChange w:id="209" w:author="Tima" w:date="2026-01-10T18:43:00Z">
          <w:pPr>
            <w:spacing w:line="276" w:lineRule="auto"/>
            <w:ind w:firstLine="709"/>
            <w:jc w:val="both"/>
          </w:pPr>
        </w:pPrChange>
      </w:pPr>
      <w:del w:id="210" w:author="Tima" w:date="2026-01-10T18:43:00Z">
        <w:r w:rsidRPr="00872416" w:rsidDel="00545004">
          <w:rPr>
            <w:rFonts w:ascii="Times New Roman" w:hAnsi="Times New Roman" w:cs="Times New Roman"/>
            <w:sz w:val="24"/>
            <w:szCs w:val="24"/>
          </w:rPr>
          <w:delText>Где</w:delText>
        </w:r>
      </w:del>
    </w:p>
    <w:p w14:paraId="0B487E9E" w14:textId="282847C7" w:rsidR="00032C64" w:rsidRPr="00872416" w:rsidDel="00545004" w:rsidRDefault="00032C64">
      <w:pPr>
        <w:keepNext/>
        <w:keepLines/>
        <w:spacing w:before="240" w:after="440" w:line="276" w:lineRule="auto"/>
        <w:jc w:val="center"/>
        <w:outlineLvl w:val="0"/>
        <w:rPr>
          <w:del w:id="211" w:author="Tima" w:date="2026-01-10T18:43:00Z"/>
          <w:rFonts w:ascii="Times New Roman" w:hAnsi="Times New Roman" w:cs="Times New Roman"/>
          <w:sz w:val="24"/>
          <w:szCs w:val="24"/>
        </w:rPr>
        <w:pPrChange w:id="212" w:author="Tima" w:date="2026-01-10T18:43:00Z">
          <w:pPr>
            <w:spacing w:line="276" w:lineRule="auto"/>
            <w:ind w:firstLine="709"/>
            <w:jc w:val="both"/>
          </w:pPr>
        </w:pPrChange>
      </w:pPr>
      <w:del w:id="213" w:author="Tima" w:date="2026-01-10T18:43:00Z">
        <w:r w:rsidRPr="00872416" w:rsidDel="00545004">
          <w:rPr>
            <w:rFonts w:ascii="Times New Roman" w:hAnsi="Times New Roman" w:cs="Times New Roman"/>
            <w:sz w:val="24"/>
            <w:szCs w:val="24"/>
          </w:rPr>
          <w:delText>* – Электронны</w:delText>
        </w:r>
        <w:r w:rsidR="00890221" w:rsidRPr="00872416" w:rsidDel="00545004">
          <w:rPr>
            <w:rFonts w:ascii="Times New Roman" w:hAnsi="Times New Roman" w:cs="Times New Roman"/>
            <w:sz w:val="24"/>
            <w:szCs w:val="24"/>
          </w:rPr>
          <w:delText>й</w:delText>
        </w:r>
        <w:r w:rsidRPr="00872416" w:rsidDel="00545004">
          <w:rPr>
            <w:rFonts w:ascii="Times New Roman" w:hAnsi="Times New Roman" w:cs="Times New Roman"/>
            <w:sz w:val="24"/>
            <w:szCs w:val="24"/>
          </w:rPr>
          <w:delText xml:space="preserve"> кошел</w:delText>
        </w:r>
        <w:r w:rsidR="00890221" w:rsidRPr="00872416" w:rsidDel="00545004">
          <w:rPr>
            <w:rFonts w:ascii="Times New Roman" w:hAnsi="Times New Roman" w:cs="Times New Roman"/>
            <w:sz w:val="24"/>
            <w:szCs w:val="24"/>
          </w:rPr>
          <w:delText>ёк</w:delText>
        </w:r>
        <w:r w:rsidRPr="00872416" w:rsidDel="00545004">
          <w:rPr>
            <w:rFonts w:ascii="Times New Roman" w:hAnsi="Times New Roman" w:cs="Times New Roman"/>
            <w:sz w:val="24"/>
            <w:szCs w:val="24"/>
          </w:rPr>
          <w:delText xml:space="preserve"> (Е.</w:delText>
        </w:r>
        <w:r w:rsidR="00890221" w:rsidRPr="00872416" w:rsidDel="00545004">
          <w:rPr>
            <w:rFonts w:ascii="Times New Roman" w:hAnsi="Times New Roman" w:cs="Times New Roman"/>
            <w:sz w:val="24"/>
            <w:szCs w:val="24"/>
          </w:rPr>
          <w:delText>2</w:delText>
        </w:r>
        <w:r w:rsidRPr="00872416" w:rsidDel="00545004">
          <w:rPr>
            <w:rFonts w:ascii="Times New Roman" w:hAnsi="Times New Roman" w:cs="Times New Roman"/>
            <w:sz w:val="24"/>
            <w:szCs w:val="24"/>
          </w:rPr>
          <w:delText>) – име</w:delText>
        </w:r>
        <w:r w:rsidR="00890221" w:rsidRPr="00872416" w:rsidDel="00545004">
          <w:rPr>
            <w:rFonts w:ascii="Times New Roman" w:hAnsi="Times New Roman" w:cs="Times New Roman"/>
            <w:sz w:val="24"/>
            <w:szCs w:val="24"/>
          </w:rPr>
          <w:delText>е</w:delText>
        </w:r>
        <w:r w:rsidRPr="00872416" w:rsidDel="00545004">
          <w:rPr>
            <w:rFonts w:ascii="Times New Roman" w:hAnsi="Times New Roman" w:cs="Times New Roman"/>
            <w:sz w:val="24"/>
            <w:szCs w:val="24"/>
          </w:rPr>
          <w:delText>тся в виду кошел</w:delText>
        </w:r>
        <w:r w:rsidR="00890221" w:rsidRPr="00872416" w:rsidDel="00545004">
          <w:rPr>
            <w:rFonts w:ascii="Times New Roman" w:hAnsi="Times New Roman" w:cs="Times New Roman"/>
            <w:sz w:val="24"/>
            <w:szCs w:val="24"/>
          </w:rPr>
          <w:delText>ёк</w:delText>
        </w:r>
        <w:r w:rsidRPr="00872416" w:rsidDel="00545004">
          <w:rPr>
            <w:rFonts w:ascii="Times New Roman" w:hAnsi="Times New Roman" w:cs="Times New Roman"/>
            <w:sz w:val="24"/>
            <w:szCs w:val="24"/>
          </w:rPr>
          <w:delText>, созданны</w:delText>
        </w:r>
        <w:r w:rsidR="00890221" w:rsidRPr="00872416" w:rsidDel="00545004">
          <w:rPr>
            <w:rFonts w:ascii="Times New Roman" w:hAnsi="Times New Roman" w:cs="Times New Roman"/>
            <w:sz w:val="24"/>
            <w:szCs w:val="24"/>
          </w:rPr>
          <w:delText>й</w:delText>
        </w:r>
        <w:r w:rsidRPr="00872416" w:rsidDel="00545004">
          <w:rPr>
            <w:rFonts w:ascii="Times New Roman" w:hAnsi="Times New Roman" w:cs="Times New Roman"/>
            <w:sz w:val="24"/>
            <w:szCs w:val="24"/>
          </w:rPr>
          <w:delText xml:space="preserve"> в блокчейне.</w:delText>
        </w:r>
      </w:del>
    </w:p>
    <w:p w14:paraId="772E3B8D" w14:textId="48BEA44B" w:rsidR="00032C64" w:rsidRPr="00FF7AD6" w:rsidDel="00545004" w:rsidRDefault="001979B4">
      <w:pPr>
        <w:keepNext/>
        <w:keepLines/>
        <w:spacing w:before="240" w:after="440" w:line="276" w:lineRule="auto"/>
        <w:jc w:val="center"/>
        <w:outlineLvl w:val="0"/>
        <w:rPr>
          <w:del w:id="214" w:author="Tima" w:date="2026-01-10T18:43:00Z"/>
          <w:rFonts w:ascii="Times New Roman" w:hAnsi="Times New Roman" w:cs="Times New Roman"/>
          <w:sz w:val="24"/>
          <w:szCs w:val="24"/>
        </w:rPr>
        <w:pPrChange w:id="215" w:author="Tima" w:date="2026-01-10T18:43:00Z">
          <w:pPr>
            <w:spacing w:line="276" w:lineRule="auto"/>
            <w:ind w:firstLine="709"/>
            <w:jc w:val="both"/>
          </w:pPr>
        </w:pPrChange>
      </w:pPr>
      <w:del w:id="216" w:author="Tima" w:date="2026-01-10T18:43:00Z">
        <w:r w:rsidDel="00545004">
          <w:rPr>
            <w:rFonts w:ascii="Times New Roman" w:hAnsi="Times New Roman" w:cs="Times New Roman"/>
            <w:sz w:val="24"/>
            <w:szCs w:val="24"/>
          </w:rPr>
          <w:delText>1</w:delText>
        </w:r>
        <w:r w:rsidR="00032C64" w:rsidRPr="00FF7AD6" w:rsidDel="00545004">
          <w:rPr>
            <w:rFonts w:ascii="Times New Roman" w:hAnsi="Times New Roman" w:cs="Times New Roman"/>
            <w:sz w:val="24"/>
            <w:szCs w:val="24"/>
          </w:rPr>
          <w:delText xml:space="preserve"> –</w:delText>
        </w:r>
        <w:r w:rsidR="00D8175E" w:rsidRPr="00B26C11" w:rsidDel="00545004">
          <w:rPr>
            <w:rFonts w:ascii="Times New Roman" w:hAnsi="Times New Roman" w:cs="Times New Roman"/>
            <w:sz w:val="24"/>
            <w:szCs w:val="24"/>
          </w:rPr>
          <w:delText xml:space="preserve"> </w:delText>
        </w:r>
        <w:r w:rsidR="00D8175E" w:rsidDel="00545004">
          <w:rPr>
            <w:rFonts w:ascii="Times New Roman" w:hAnsi="Times New Roman" w:cs="Times New Roman"/>
            <w:sz w:val="24"/>
            <w:szCs w:val="24"/>
          </w:rPr>
          <w:delText>З</w:delText>
        </w:r>
        <w:r w:rsidR="00032C64" w:rsidRPr="00FF7AD6" w:rsidDel="00545004">
          <w:rPr>
            <w:rFonts w:ascii="Times New Roman" w:hAnsi="Times New Roman" w:cs="Times New Roman"/>
            <w:sz w:val="24"/>
            <w:szCs w:val="24"/>
          </w:rPr>
          <w:delText>аключение 4-ехстороннего договора в форме смарт-контракта с размещением</w:delText>
        </w:r>
        <w:r w:rsidDel="00545004">
          <w:rPr>
            <w:rFonts w:ascii="Times New Roman" w:hAnsi="Times New Roman" w:cs="Times New Roman"/>
            <w:sz w:val="24"/>
            <w:szCs w:val="24"/>
          </w:rPr>
          <w:delText xml:space="preserve"> внутри сервиса</w:delText>
        </w:r>
        <w:r w:rsidR="00032C64" w:rsidRPr="00FF7AD6" w:rsidDel="00545004">
          <w:rPr>
            <w:rFonts w:ascii="Times New Roman" w:hAnsi="Times New Roman" w:cs="Times New Roman"/>
            <w:sz w:val="24"/>
            <w:szCs w:val="24"/>
          </w:rPr>
          <w:delText xml:space="preserve"> между продавцом, сервисом</w:delText>
        </w:r>
        <w:r w:rsidR="00405CFA" w:rsidDel="00545004">
          <w:rPr>
            <w:rFonts w:ascii="Times New Roman" w:hAnsi="Times New Roman" w:cs="Times New Roman"/>
            <w:sz w:val="24"/>
            <w:szCs w:val="24"/>
          </w:rPr>
          <w:delText xml:space="preserve"> и</w:delText>
        </w:r>
        <w:r w:rsidR="00032C64" w:rsidRPr="00FF7AD6" w:rsidDel="00545004">
          <w:rPr>
            <w:rFonts w:ascii="Times New Roman" w:hAnsi="Times New Roman" w:cs="Times New Roman"/>
            <w:sz w:val="24"/>
            <w:szCs w:val="24"/>
          </w:rPr>
          <w:delText xml:space="preserve"> </w:delText>
        </w:r>
        <w:r w:rsidDel="00545004">
          <w:rPr>
            <w:rFonts w:ascii="Times New Roman" w:hAnsi="Times New Roman" w:cs="Times New Roman"/>
            <w:sz w:val="24"/>
            <w:szCs w:val="24"/>
          </w:rPr>
          <w:delText>О</w:delText>
        </w:r>
        <w:r w:rsidR="00032C64" w:rsidRPr="00FF7AD6" w:rsidDel="00545004">
          <w:rPr>
            <w:rFonts w:ascii="Times New Roman" w:hAnsi="Times New Roman" w:cs="Times New Roman"/>
            <w:sz w:val="24"/>
            <w:szCs w:val="24"/>
          </w:rPr>
          <w:delText>ператором информационной системы (ОИС), содержащим следующие условия:</w:delText>
        </w:r>
      </w:del>
    </w:p>
    <w:p w14:paraId="43AF8D5A" w14:textId="6DF8B43C" w:rsidR="00032C64" w:rsidRPr="00FF7AD6" w:rsidDel="00545004" w:rsidRDefault="00032C64">
      <w:pPr>
        <w:keepNext/>
        <w:keepLines/>
        <w:spacing w:before="240" w:after="440" w:line="276" w:lineRule="auto"/>
        <w:jc w:val="center"/>
        <w:outlineLvl w:val="0"/>
        <w:rPr>
          <w:del w:id="217" w:author="Tima" w:date="2026-01-10T18:43:00Z"/>
          <w:rFonts w:ascii="Times New Roman" w:hAnsi="Times New Roman" w:cs="Times New Roman"/>
          <w:bCs/>
          <w:sz w:val="24"/>
          <w:szCs w:val="24"/>
        </w:rPr>
        <w:pPrChange w:id="218" w:author="Tima" w:date="2026-01-10T18:43:00Z">
          <w:pPr>
            <w:spacing w:line="276" w:lineRule="auto"/>
            <w:jc w:val="both"/>
          </w:pPr>
        </w:pPrChange>
      </w:pPr>
      <w:del w:id="219" w:author="Tima" w:date="2026-01-10T18:43:00Z">
        <w:r w:rsidRPr="00FF7AD6" w:rsidDel="00545004">
          <w:rPr>
            <w:rFonts w:ascii="Times New Roman" w:hAnsi="Times New Roman" w:cs="Times New Roman"/>
            <w:bCs/>
            <w:sz w:val="24"/>
            <w:szCs w:val="24"/>
          </w:rPr>
          <w:delText xml:space="preserve">- наличие </w:delText>
        </w:r>
        <w:r w:rsidRPr="00FF7AD6" w:rsidDel="00545004">
          <w:rPr>
            <w:rFonts w:ascii="Times New Roman" w:hAnsi="Times New Roman" w:cs="Times New Roman"/>
            <w:bCs/>
            <w:sz w:val="24"/>
            <w:szCs w:val="24"/>
            <w:lang w:val="en-US"/>
          </w:rPr>
          <w:delText>NFT</w:delText>
        </w:r>
        <w:r w:rsidRPr="00FF7AD6" w:rsidDel="00545004">
          <w:rPr>
            <w:rFonts w:ascii="Times New Roman" w:hAnsi="Times New Roman" w:cs="Times New Roman"/>
            <w:bCs/>
            <w:sz w:val="24"/>
            <w:szCs w:val="24"/>
          </w:rPr>
          <w:delText xml:space="preserve"> на кошельке </w:delText>
        </w:r>
        <w:r w:rsidR="00890221" w:rsidRPr="00FF7AD6" w:rsidDel="00545004">
          <w:rPr>
            <w:rFonts w:ascii="Times New Roman" w:hAnsi="Times New Roman" w:cs="Times New Roman"/>
            <w:bCs/>
            <w:sz w:val="24"/>
            <w:szCs w:val="24"/>
          </w:rPr>
          <w:delText>предлагаемого сервиса</w:delText>
        </w:r>
        <w:r w:rsidRPr="00FF7AD6" w:rsidDel="00545004">
          <w:rPr>
            <w:rFonts w:ascii="Times New Roman" w:hAnsi="Times New Roman" w:cs="Times New Roman"/>
            <w:bCs/>
            <w:sz w:val="24"/>
            <w:szCs w:val="24"/>
          </w:rPr>
          <w:delText>,</w:delText>
        </w:r>
      </w:del>
    </w:p>
    <w:p w14:paraId="40CE9CB9" w14:textId="438406E8" w:rsidR="00032C64" w:rsidRPr="00FF7AD6" w:rsidDel="00545004" w:rsidRDefault="00032C64">
      <w:pPr>
        <w:keepNext/>
        <w:keepLines/>
        <w:spacing w:before="240" w:after="440" w:line="276" w:lineRule="auto"/>
        <w:jc w:val="center"/>
        <w:outlineLvl w:val="0"/>
        <w:rPr>
          <w:del w:id="220" w:author="Tima" w:date="2026-01-10T18:43:00Z"/>
          <w:rFonts w:ascii="Times New Roman" w:hAnsi="Times New Roman" w:cs="Times New Roman"/>
          <w:bCs/>
          <w:sz w:val="24"/>
          <w:szCs w:val="24"/>
        </w:rPr>
        <w:pPrChange w:id="221" w:author="Tima" w:date="2026-01-10T18:43:00Z">
          <w:pPr>
            <w:spacing w:line="276" w:lineRule="auto"/>
            <w:jc w:val="both"/>
          </w:pPr>
        </w:pPrChange>
      </w:pPr>
      <w:del w:id="222" w:author="Tima" w:date="2026-01-10T18:43:00Z">
        <w:r w:rsidRPr="00FF7AD6" w:rsidDel="00545004">
          <w:rPr>
            <w:rFonts w:ascii="Times New Roman" w:hAnsi="Times New Roman" w:cs="Times New Roman"/>
            <w:bCs/>
            <w:sz w:val="24"/>
            <w:szCs w:val="24"/>
          </w:rPr>
          <w:delText xml:space="preserve">- количество ЦФА, равное условной стоимости конкретного </w:delText>
        </w:r>
        <w:r w:rsidRPr="00FF7AD6" w:rsidDel="00545004">
          <w:rPr>
            <w:rFonts w:ascii="Times New Roman" w:hAnsi="Times New Roman" w:cs="Times New Roman"/>
            <w:bCs/>
            <w:sz w:val="24"/>
            <w:szCs w:val="24"/>
            <w:lang w:val="en-US"/>
          </w:rPr>
          <w:delText>NFT</w:delText>
        </w:r>
        <w:r w:rsidRPr="00FF7AD6" w:rsidDel="00545004">
          <w:rPr>
            <w:rFonts w:ascii="Times New Roman" w:hAnsi="Times New Roman" w:cs="Times New Roman"/>
            <w:bCs/>
            <w:sz w:val="24"/>
            <w:szCs w:val="24"/>
          </w:rPr>
          <w:delText>, автоматически оцененного внутренней системой сервиса на момент обмена (сделки),</w:delText>
        </w:r>
      </w:del>
    </w:p>
    <w:p w14:paraId="515F35AE" w14:textId="6D95BE0D" w:rsidR="00032C64" w:rsidRPr="00FF7AD6" w:rsidDel="00545004" w:rsidRDefault="00032C64">
      <w:pPr>
        <w:keepNext/>
        <w:keepLines/>
        <w:spacing w:before="240" w:after="440" w:line="276" w:lineRule="auto"/>
        <w:jc w:val="center"/>
        <w:outlineLvl w:val="0"/>
        <w:rPr>
          <w:del w:id="223" w:author="Tima" w:date="2026-01-10T18:43:00Z"/>
          <w:rFonts w:ascii="Times New Roman" w:hAnsi="Times New Roman" w:cs="Times New Roman"/>
          <w:bCs/>
          <w:sz w:val="24"/>
          <w:szCs w:val="24"/>
        </w:rPr>
        <w:pPrChange w:id="224" w:author="Tima" w:date="2026-01-10T18:43:00Z">
          <w:pPr>
            <w:spacing w:line="276" w:lineRule="auto"/>
            <w:jc w:val="both"/>
          </w:pPr>
        </w:pPrChange>
      </w:pPr>
      <w:del w:id="225" w:author="Tima" w:date="2026-01-10T18:43:00Z">
        <w:r w:rsidRPr="00FF7AD6" w:rsidDel="00545004">
          <w:rPr>
            <w:rFonts w:ascii="Times New Roman" w:hAnsi="Times New Roman" w:cs="Times New Roman"/>
            <w:bCs/>
            <w:sz w:val="24"/>
            <w:szCs w:val="24"/>
          </w:rPr>
          <w:delText xml:space="preserve">- выполнен ли запрос сервиса в </w:delText>
        </w:r>
        <w:r w:rsidR="00405CFA" w:rsidDel="00545004">
          <w:rPr>
            <w:rFonts w:ascii="Times New Roman" w:hAnsi="Times New Roman" w:cs="Times New Roman"/>
            <w:bCs/>
            <w:sz w:val="24"/>
            <w:szCs w:val="24"/>
          </w:rPr>
          <w:delText>ОИС</w:delText>
        </w:r>
        <w:r w:rsidRPr="00FF7AD6" w:rsidDel="00545004">
          <w:rPr>
            <w:rFonts w:ascii="Times New Roman" w:hAnsi="Times New Roman" w:cs="Times New Roman"/>
            <w:bCs/>
            <w:sz w:val="24"/>
            <w:szCs w:val="24"/>
          </w:rPr>
          <w:delText xml:space="preserve"> о выпуске новых ЦФА и в нужном количестве с обеспечением в виде </w:delText>
        </w:r>
        <w:r w:rsidRPr="00FF7AD6" w:rsidDel="00545004">
          <w:rPr>
            <w:rFonts w:ascii="Times New Roman" w:hAnsi="Times New Roman" w:cs="Times New Roman"/>
            <w:bCs/>
            <w:sz w:val="24"/>
            <w:szCs w:val="24"/>
            <w:lang w:val="en-US"/>
          </w:rPr>
          <w:delText>NFT</w:delText>
        </w:r>
        <w:r w:rsidRPr="00FF7AD6" w:rsidDel="00545004">
          <w:rPr>
            <w:rFonts w:ascii="Times New Roman" w:hAnsi="Times New Roman" w:cs="Times New Roman"/>
            <w:bCs/>
            <w:sz w:val="24"/>
            <w:szCs w:val="24"/>
          </w:rPr>
          <w:delText>,</w:delText>
        </w:r>
      </w:del>
    </w:p>
    <w:p w14:paraId="4C9B3132" w14:textId="19BEFF6A" w:rsidR="00032C64" w:rsidRPr="00FF7AD6" w:rsidDel="00545004" w:rsidRDefault="00032C64">
      <w:pPr>
        <w:keepNext/>
        <w:keepLines/>
        <w:spacing w:before="240" w:after="440" w:line="276" w:lineRule="auto"/>
        <w:jc w:val="center"/>
        <w:outlineLvl w:val="0"/>
        <w:rPr>
          <w:del w:id="226" w:author="Tima" w:date="2026-01-10T18:43:00Z"/>
          <w:rFonts w:ascii="Times New Roman" w:hAnsi="Times New Roman" w:cs="Times New Roman"/>
          <w:bCs/>
          <w:sz w:val="24"/>
          <w:szCs w:val="24"/>
        </w:rPr>
        <w:pPrChange w:id="227" w:author="Tima" w:date="2026-01-10T18:43:00Z">
          <w:pPr>
            <w:spacing w:line="276" w:lineRule="auto"/>
            <w:jc w:val="both"/>
          </w:pPr>
        </w:pPrChange>
      </w:pPr>
      <w:del w:id="228" w:author="Tima" w:date="2026-01-10T18:43:00Z">
        <w:r w:rsidRPr="00FF7AD6" w:rsidDel="00545004">
          <w:rPr>
            <w:rFonts w:ascii="Times New Roman" w:hAnsi="Times New Roman" w:cs="Times New Roman"/>
            <w:bCs/>
            <w:sz w:val="24"/>
            <w:szCs w:val="24"/>
          </w:rPr>
          <w:delText xml:space="preserve">- перевел ли </w:delText>
        </w:r>
        <w:r w:rsidR="001979B4" w:rsidDel="00545004">
          <w:rPr>
            <w:rFonts w:ascii="Times New Roman" w:hAnsi="Times New Roman" w:cs="Times New Roman"/>
            <w:bCs/>
            <w:sz w:val="24"/>
            <w:szCs w:val="24"/>
          </w:rPr>
          <w:delText>ОИС</w:delText>
        </w:r>
        <w:r w:rsidR="00097BCD" w:rsidRPr="00FF7AD6" w:rsidDel="00545004">
          <w:rPr>
            <w:rFonts w:ascii="Times New Roman" w:hAnsi="Times New Roman" w:cs="Times New Roman"/>
            <w:bCs/>
            <w:sz w:val="24"/>
            <w:szCs w:val="24"/>
          </w:rPr>
          <w:delText xml:space="preserve"> выпущенные </w:delText>
        </w:r>
        <w:r w:rsidRPr="00FF7AD6" w:rsidDel="00545004">
          <w:rPr>
            <w:rFonts w:ascii="Times New Roman" w:hAnsi="Times New Roman" w:cs="Times New Roman"/>
            <w:bCs/>
            <w:sz w:val="24"/>
            <w:szCs w:val="24"/>
          </w:rPr>
          <w:delText>ЦФА на</w:delText>
        </w:r>
        <w:r w:rsidR="00D2406D" w:rsidRPr="00FF7AD6" w:rsidDel="00545004">
          <w:rPr>
            <w:rFonts w:ascii="Times New Roman" w:hAnsi="Times New Roman" w:cs="Times New Roman"/>
            <w:bCs/>
            <w:sz w:val="24"/>
            <w:szCs w:val="24"/>
          </w:rPr>
          <w:delText xml:space="preserve"> </w:delText>
        </w:r>
        <w:r w:rsidR="00097BCD" w:rsidRPr="00FF7AD6" w:rsidDel="00545004">
          <w:rPr>
            <w:rFonts w:ascii="Times New Roman" w:hAnsi="Times New Roman" w:cs="Times New Roman"/>
            <w:bCs/>
            <w:sz w:val="24"/>
            <w:szCs w:val="24"/>
          </w:rPr>
          <w:delText>счёт</w:delText>
        </w:r>
        <w:r w:rsidRPr="00FF7AD6" w:rsidDel="00545004">
          <w:rPr>
            <w:rFonts w:ascii="Times New Roman" w:hAnsi="Times New Roman" w:cs="Times New Roman"/>
            <w:bCs/>
            <w:sz w:val="24"/>
            <w:szCs w:val="24"/>
          </w:rPr>
          <w:delText xml:space="preserve"> продавца,</w:delText>
        </w:r>
      </w:del>
    </w:p>
    <w:p w14:paraId="78BB34F6" w14:textId="4E526D86" w:rsidR="00032C64" w:rsidRPr="00FF7AD6" w:rsidDel="00545004" w:rsidRDefault="00032C64">
      <w:pPr>
        <w:keepNext/>
        <w:keepLines/>
        <w:spacing w:before="240" w:after="440" w:line="276" w:lineRule="auto"/>
        <w:jc w:val="center"/>
        <w:outlineLvl w:val="0"/>
        <w:rPr>
          <w:del w:id="229" w:author="Tima" w:date="2026-01-10T18:43:00Z"/>
          <w:rFonts w:ascii="Times New Roman" w:hAnsi="Times New Roman" w:cs="Times New Roman"/>
          <w:bCs/>
          <w:sz w:val="24"/>
          <w:szCs w:val="24"/>
        </w:rPr>
        <w:pPrChange w:id="230" w:author="Tima" w:date="2026-01-10T18:43:00Z">
          <w:pPr>
            <w:spacing w:line="276" w:lineRule="auto"/>
            <w:jc w:val="both"/>
          </w:pPr>
        </w:pPrChange>
      </w:pPr>
      <w:del w:id="231" w:author="Tima" w:date="2026-01-10T18:43:00Z">
        <w:r w:rsidRPr="00FF7AD6" w:rsidDel="00545004">
          <w:rPr>
            <w:rFonts w:ascii="Times New Roman" w:hAnsi="Times New Roman" w:cs="Times New Roman"/>
            <w:bCs/>
            <w:sz w:val="24"/>
            <w:szCs w:val="24"/>
          </w:rPr>
          <w:delText xml:space="preserve">- уведомление о списании комиссии за сделку сервисом (не более 1% от оценочной стоимости </w:delText>
        </w:r>
        <w:r w:rsidRPr="00FF7AD6" w:rsidDel="00545004">
          <w:rPr>
            <w:rFonts w:ascii="Times New Roman" w:hAnsi="Times New Roman" w:cs="Times New Roman"/>
            <w:bCs/>
            <w:sz w:val="24"/>
            <w:szCs w:val="24"/>
            <w:lang w:val="en-US"/>
          </w:rPr>
          <w:delText>NFT</w:delText>
        </w:r>
        <w:r w:rsidRPr="00FF7AD6" w:rsidDel="00545004">
          <w:rPr>
            <w:rFonts w:ascii="Times New Roman" w:hAnsi="Times New Roman" w:cs="Times New Roman"/>
            <w:bCs/>
            <w:sz w:val="24"/>
            <w:szCs w:val="24"/>
          </w:rPr>
          <w:delText>) и переводе части полученной комиссии ОИС.</w:delText>
        </w:r>
      </w:del>
    </w:p>
    <w:p w14:paraId="40EBAD7D" w14:textId="552E4C3E" w:rsidR="00032C64" w:rsidDel="00545004" w:rsidRDefault="00032C64">
      <w:pPr>
        <w:keepNext/>
        <w:keepLines/>
        <w:spacing w:before="240" w:after="440" w:line="276" w:lineRule="auto"/>
        <w:jc w:val="center"/>
        <w:outlineLvl w:val="0"/>
        <w:rPr>
          <w:del w:id="232" w:author="Tima" w:date="2026-01-10T18:43:00Z"/>
          <w:rFonts w:ascii="Times New Roman" w:hAnsi="Times New Roman" w:cs="Times New Roman"/>
          <w:sz w:val="24"/>
          <w:szCs w:val="24"/>
        </w:rPr>
        <w:pPrChange w:id="233" w:author="Tima" w:date="2026-01-10T18:43:00Z">
          <w:pPr>
            <w:spacing w:line="276" w:lineRule="auto"/>
            <w:ind w:firstLine="709"/>
            <w:jc w:val="both"/>
          </w:pPr>
        </w:pPrChange>
      </w:pPr>
      <w:del w:id="234" w:author="Tima" w:date="2026-01-10T18:43:00Z">
        <w:r w:rsidRPr="00872416" w:rsidDel="00545004">
          <w:rPr>
            <w:rFonts w:ascii="Times New Roman" w:hAnsi="Times New Roman" w:cs="Times New Roman"/>
            <w:sz w:val="24"/>
            <w:szCs w:val="24"/>
          </w:rPr>
          <w:delText>Сервис инициирует смарт-контракт в момент перевода продавцом своего NFT</w:delText>
        </w:r>
        <w:r w:rsidR="003D5D73" w:rsidRPr="00872416" w:rsidDel="00545004">
          <w:rPr>
            <w:rFonts w:ascii="Times New Roman" w:hAnsi="Times New Roman" w:cs="Times New Roman"/>
            <w:sz w:val="24"/>
            <w:szCs w:val="24"/>
          </w:rPr>
          <w:delText xml:space="preserve"> и уплаты комиссии</w:delText>
        </w:r>
        <w:r w:rsidRPr="00872416" w:rsidDel="00545004">
          <w:rPr>
            <w:rFonts w:ascii="Times New Roman" w:hAnsi="Times New Roman" w:cs="Times New Roman"/>
            <w:sz w:val="24"/>
            <w:szCs w:val="24"/>
          </w:rPr>
          <w:delText xml:space="preserve"> в блокчейне на электронный кошелёк </w:delText>
        </w:r>
        <w:r w:rsidR="003D5D73" w:rsidRPr="00872416" w:rsidDel="00545004">
          <w:rPr>
            <w:rFonts w:ascii="Times New Roman" w:hAnsi="Times New Roman" w:cs="Times New Roman"/>
            <w:sz w:val="24"/>
            <w:szCs w:val="24"/>
          </w:rPr>
          <w:delText>предлагаемого сервис</w:delText>
        </w:r>
        <w:r w:rsidRPr="00872416" w:rsidDel="00545004">
          <w:rPr>
            <w:rFonts w:ascii="Times New Roman" w:hAnsi="Times New Roman" w:cs="Times New Roman"/>
            <w:sz w:val="24"/>
            <w:szCs w:val="24"/>
          </w:rPr>
          <w:delText xml:space="preserve">а. Согласно </w:delText>
        </w:r>
        <w:r w:rsidR="00D85E42" w:rsidRPr="00872416" w:rsidDel="00545004">
          <w:rPr>
            <w:rFonts w:ascii="Times New Roman" w:hAnsi="Times New Roman" w:cs="Times New Roman"/>
            <w:sz w:val="24"/>
            <w:szCs w:val="24"/>
          </w:rPr>
          <w:delText>правилам</w:delText>
        </w:r>
        <w:r w:rsidRPr="00872416" w:rsidDel="00545004">
          <w:rPr>
            <w:rFonts w:ascii="Times New Roman" w:hAnsi="Times New Roman" w:cs="Times New Roman"/>
            <w:sz w:val="24"/>
            <w:szCs w:val="24"/>
          </w:rPr>
          <w:delText xml:space="preserve"> блокчейна комиссия списывается </w:delText>
        </w:r>
        <w:r w:rsidR="00D85E42" w:rsidRPr="00872416" w:rsidDel="00545004">
          <w:rPr>
            <w:rFonts w:ascii="Times New Roman" w:hAnsi="Times New Roman" w:cs="Times New Roman"/>
            <w:sz w:val="24"/>
            <w:szCs w:val="24"/>
          </w:rPr>
          <w:delText>и рас</w:delText>
        </w:r>
        <w:r w:rsidR="002E10EF" w:rsidRPr="00872416" w:rsidDel="00545004">
          <w:rPr>
            <w:rFonts w:ascii="Times New Roman" w:hAnsi="Times New Roman" w:cs="Times New Roman"/>
            <w:sz w:val="24"/>
            <w:szCs w:val="24"/>
          </w:rPr>
          <w:delText>пределяется между сервисом и ОИС</w:delText>
        </w:r>
        <w:r w:rsidR="001979B4" w:rsidRPr="00872416" w:rsidDel="00545004">
          <w:rPr>
            <w:rFonts w:ascii="Times New Roman" w:hAnsi="Times New Roman" w:cs="Times New Roman"/>
            <w:sz w:val="24"/>
            <w:szCs w:val="24"/>
          </w:rPr>
          <w:delText xml:space="preserve"> </w:delText>
        </w:r>
        <w:r w:rsidR="002E10EF" w:rsidRPr="00872416" w:rsidDel="00545004">
          <w:rPr>
            <w:rFonts w:ascii="Times New Roman" w:hAnsi="Times New Roman" w:cs="Times New Roman"/>
            <w:sz w:val="24"/>
            <w:szCs w:val="24"/>
          </w:rPr>
          <w:delText>сразу</w:delText>
        </w:r>
        <w:r w:rsidR="00D85E42" w:rsidRPr="00872416" w:rsidDel="00545004">
          <w:rPr>
            <w:rFonts w:ascii="Times New Roman" w:hAnsi="Times New Roman" w:cs="Times New Roman"/>
            <w:sz w:val="24"/>
            <w:szCs w:val="24"/>
          </w:rPr>
          <w:delText>.</w:delText>
        </w:r>
      </w:del>
    </w:p>
    <w:p w14:paraId="65C88791" w14:textId="36C941DA" w:rsidR="007671CD" w:rsidRPr="00872416" w:rsidDel="00545004" w:rsidRDefault="007671CD">
      <w:pPr>
        <w:keepNext/>
        <w:keepLines/>
        <w:spacing w:before="240" w:after="440" w:line="276" w:lineRule="auto"/>
        <w:jc w:val="center"/>
        <w:outlineLvl w:val="0"/>
        <w:rPr>
          <w:del w:id="235" w:author="Tima" w:date="2026-01-10T18:43:00Z"/>
          <w:rFonts w:ascii="Times New Roman" w:hAnsi="Times New Roman" w:cs="Times New Roman"/>
          <w:sz w:val="24"/>
          <w:szCs w:val="24"/>
        </w:rPr>
        <w:pPrChange w:id="236" w:author="Tima" w:date="2026-01-10T18:43:00Z">
          <w:pPr>
            <w:spacing w:line="276" w:lineRule="auto"/>
            <w:ind w:firstLine="709"/>
            <w:jc w:val="both"/>
          </w:pPr>
        </w:pPrChange>
      </w:pPr>
      <w:del w:id="237" w:author="Tima" w:date="2026-01-10T18:43:00Z">
        <w:r w:rsidRPr="00872416" w:rsidDel="00545004">
          <w:rPr>
            <w:rFonts w:ascii="Times New Roman" w:hAnsi="Times New Roman" w:cs="Times New Roman"/>
            <w:sz w:val="24"/>
            <w:szCs w:val="24"/>
          </w:rPr>
          <w:delText>1.2 – Сервис осуществляет пере</w:delText>
        </w:r>
        <w:r w:rsidDel="00545004">
          <w:rPr>
            <w:rFonts w:ascii="Times New Roman" w:hAnsi="Times New Roman" w:cs="Times New Roman"/>
            <w:sz w:val="24"/>
            <w:szCs w:val="24"/>
          </w:rPr>
          <w:delText xml:space="preserve">вод части комиссии от обмена </w:delText>
        </w:r>
        <w:r w:rsidRPr="00872416" w:rsidDel="00545004">
          <w:rPr>
            <w:rFonts w:ascii="Times New Roman" w:hAnsi="Times New Roman" w:cs="Times New Roman"/>
            <w:sz w:val="24"/>
            <w:szCs w:val="24"/>
          </w:rPr>
          <w:delText xml:space="preserve">NFT </w:delText>
        </w:r>
        <w:r w:rsidDel="00545004">
          <w:rPr>
            <w:rFonts w:ascii="Times New Roman" w:hAnsi="Times New Roman" w:cs="Times New Roman"/>
            <w:sz w:val="24"/>
            <w:szCs w:val="24"/>
          </w:rPr>
          <w:delText xml:space="preserve">на ЦФА </w:delText>
        </w:r>
        <w:r w:rsidRPr="00872416" w:rsidDel="00545004">
          <w:rPr>
            <w:rFonts w:ascii="Times New Roman" w:hAnsi="Times New Roman" w:cs="Times New Roman"/>
            <w:sz w:val="24"/>
            <w:szCs w:val="24"/>
          </w:rPr>
          <w:delText>со своего счёта на расчётный счёт ОИС для продолжения смарт-контракта.</w:delText>
        </w:r>
      </w:del>
    </w:p>
    <w:p w14:paraId="3CAAA9B9" w14:textId="673B493B" w:rsidR="007671CD" w:rsidRPr="00872416" w:rsidDel="00545004" w:rsidRDefault="007671CD">
      <w:pPr>
        <w:keepNext/>
        <w:keepLines/>
        <w:spacing w:before="240" w:after="440" w:line="276" w:lineRule="auto"/>
        <w:jc w:val="center"/>
        <w:outlineLvl w:val="0"/>
        <w:rPr>
          <w:del w:id="238" w:author="Tima" w:date="2026-01-10T18:43:00Z"/>
          <w:rFonts w:ascii="Times New Roman" w:hAnsi="Times New Roman" w:cs="Times New Roman"/>
          <w:sz w:val="24"/>
          <w:szCs w:val="24"/>
        </w:rPr>
        <w:pPrChange w:id="239" w:author="Tima" w:date="2026-01-10T18:43:00Z">
          <w:pPr>
            <w:spacing w:line="276" w:lineRule="auto"/>
            <w:ind w:firstLine="709"/>
            <w:jc w:val="both"/>
          </w:pPr>
        </w:pPrChange>
      </w:pPr>
      <w:del w:id="240" w:author="Tima" w:date="2026-01-10T18:43:00Z">
        <w:r w:rsidDel="00545004">
          <w:rPr>
            <w:rFonts w:ascii="Times New Roman" w:hAnsi="Times New Roman" w:cs="Times New Roman"/>
            <w:sz w:val="24"/>
            <w:szCs w:val="24"/>
          </w:rPr>
          <w:delText>1.3 – Центральный Банк уведомляет ОИС о поступлении средств на его расчётный счёт, чтобы ОИС знал о совершённой оплате выпуска ЦФА.</w:delText>
        </w:r>
      </w:del>
    </w:p>
    <w:p w14:paraId="2C6B7272" w14:textId="40A12FF6" w:rsidR="00032C64" w:rsidRPr="00872416" w:rsidDel="00545004" w:rsidRDefault="001979B4">
      <w:pPr>
        <w:keepNext/>
        <w:keepLines/>
        <w:spacing w:before="240" w:after="440" w:line="276" w:lineRule="auto"/>
        <w:jc w:val="center"/>
        <w:outlineLvl w:val="0"/>
        <w:rPr>
          <w:del w:id="241" w:author="Tima" w:date="2026-01-10T18:43:00Z"/>
          <w:rFonts w:ascii="Times New Roman" w:hAnsi="Times New Roman" w:cs="Times New Roman"/>
          <w:sz w:val="24"/>
          <w:szCs w:val="24"/>
        </w:rPr>
        <w:pPrChange w:id="242" w:author="Tima" w:date="2026-01-10T18:43:00Z">
          <w:pPr>
            <w:spacing w:line="276" w:lineRule="auto"/>
            <w:ind w:firstLine="709"/>
            <w:jc w:val="both"/>
          </w:pPr>
        </w:pPrChange>
      </w:pPr>
      <w:del w:id="243" w:author="Tima" w:date="2026-01-10T18:43:00Z">
        <w:r w:rsidRPr="00872416" w:rsidDel="00545004">
          <w:rPr>
            <w:rFonts w:ascii="Times New Roman" w:hAnsi="Times New Roman" w:cs="Times New Roman"/>
            <w:sz w:val="24"/>
            <w:szCs w:val="24"/>
          </w:rPr>
          <w:delText>2</w:delText>
        </w:r>
        <w:r w:rsidR="00032C64" w:rsidRPr="00872416" w:rsidDel="00545004">
          <w:rPr>
            <w:rFonts w:ascii="Times New Roman" w:hAnsi="Times New Roman" w:cs="Times New Roman"/>
            <w:sz w:val="24"/>
            <w:szCs w:val="24"/>
          </w:rPr>
          <w:delText xml:space="preserve"> – Сервис запрашивает у </w:delText>
        </w:r>
        <w:r w:rsidRPr="00872416" w:rsidDel="00545004">
          <w:rPr>
            <w:rFonts w:ascii="Times New Roman" w:hAnsi="Times New Roman" w:cs="Times New Roman"/>
            <w:sz w:val="24"/>
            <w:szCs w:val="24"/>
          </w:rPr>
          <w:delText>ОИС</w:delText>
        </w:r>
        <w:r w:rsidR="00032C64" w:rsidRPr="00872416" w:rsidDel="00545004">
          <w:rPr>
            <w:rFonts w:ascii="Times New Roman" w:hAnsi="Times New Roman" w:cs="Times New Roman"/>
            <w:sz w:val="24"/>
            <w:szCs w:val="24"/>
          </w:rPr>
          <w:delText xml:space="preserve"> выпуск ЦФА для получения их продавцом. Обеспечение – NFT, которое остаётся на кошельке </w:delText>
        </w:r>
        <w:r w:rsidR="003D5D73" w:rsidRPr="00872416" w:rsidDel="00545004">
          <w:rPr>
            <w:rFonts w:ascii="Times New Roman" w:hAnsi="Times New Roman" w:cs="Times New Roman"/>
            <w:sz w:val="24"/>
            <w:szCs w:val="24"/>
          </w:rPr>
          <w:delText>предлагаемого сервиса</w:delText>
        </w:r>
        <w:r w:rsidR="00032C64" w:rsidRPr="00872416" w:rsidDel="00545004">
          <w:rPr>
            <w:rFonts w:ascii="Times New Roman" w:hAnsi="Times New Roman" w:cs="Times New Roman"/>
            <w:sz w:val="24"/>
            <w:szCs w:val="24"/>
          </w:rPr>
          <w:delText xml:space="preserve"> всё время, пока выпущены ЦФА (не </w:delText>
        </w:r>
        <w:r w:rsidRPr="00872416" w:rsidDel="00545004">
          <w:rPr>
            <w:rFonts w:ascii="Times New Roman" w:hAnsi="Times New Roman" w:cs="Times New Roman"/>
            <w:sz w:val="24"/>
            <w:szCs w:val="24"/>
          </w:rPr>
          <w:delText>погашены записи о них</w:delText>
        </w:r>
        <w:r w:rsidR="00032C64" w:rsidRPr="00872416" w:rsidDel="00545004">
          <w:rPr>
            <w:rFonts w:ascii="Times New Roman" w:hAnsi="Times New Roman" w:cs="Times New Roman"/>
            <w:sz w:val="24"/>
            <w:szCs w:val="24"/>
          </w:rPr>
          <w:delText>).</w:delText>
        </w:r>
      </w:del>
    </w:p>
    <w:p w14:paraId="311257AE" w14:textId="5AA36AD3" w:rsidR="00032C64" w:rsidRPr="00872416" w:rsidDel="00545004" w:rsidRDefault="001979B4">
      <w:pPr>
        <w:keepNext/>
        <w:keepLines/>
        <w:spacing w:before="240" w:after="440" w:line="276" w:lineRule="auto"/>
        <w:jc w:val="center"/>
        <w:outlineLvl w:val="0"/>
        <w:rPr>
          <w:del w:id="244" w:author="Tima" w:date="2026-01-10T18:43:00Z"/>
          <w:rFonts w:ascii="Times New Roman" w:hAnsi="Times New Roman" w:cs="Times New Roman"/>
          <w:sz w:val="24"/>
          <w:szCs w:val="24"/>
        </w:rPr>
        <w:pPrChange w:id="245" w:author="Tima" w:date="2026-01-10T18:43:00Z">
          <w:pPr>
            <w:spacing w:line="276" w:lineRule="auto"/>
            <w:ind w:firstLine="709"/>
            <w:jc w:val="both"/>
          </w:pPr>
        </w:pPrChange>
      </w:pPr>
      <w:del w:id="246" w:author="Tima" w:date="2026-01-10T18:43:00Z">
        <w:r w:rsidRPr="00872416" w:rsidDel="00545004">
          <w:rPr>
            <w:rFonts w:ascii="Times New Roman" w:hAnsi="Times New Roman" w:cs="Times New Roman"/>
            <w:sz w:val="24"/>
            <w:szCs w:val="24"/>
          </w:rPr>
          <w:delText>3</w:delText>
        </w:r>
        <w:r w:rsidR="00032C64" w:rsidRPr="00872416" w:rsidDel="00545004">
          <w:rPr>
            <w:rFonts w:ascii="Times New Roman" w:hAnsi="Times New Roman" w:cs="Times New Roman"/>
            <w:sz w:val="24"/>
            <w:szCs w:val="24"/>
          </w:rPr>
          <w:delText xml:space="preserve"> – ОИС создаёт ЦФА на основании запроса сервиса, при этом предполагается, что ОИС</w:delText>
        </w:r>
        <w:r w:rsidR="003D5D73" w:rsidRPr="00872416" w:rsidDel="00545004">
          <w:rPr>
            <w:rFonts w:ascii="Times New Roman" w:hAnsi="Times New Roman" w:cs="Times New Roman"/>
            <w:sz w:val="24"/>
            <w:szCs w:val="24"/>
          </w:rPr>
          <w:delText xml:space="preserve"> </w:delText>
        </w:r>
        <w:r w:rsidR="00032C64" w:rsidRPr="00872416" w:rsidDel="00545004">
          <w:rPr>
            <w:rFonts w:ascii="Times New Roman" w:hAnsi="Times New Roman" w:cs="Times New Roman"/>
            <w:sz w:val="24"/>
            <w:szCs w:val="24"/>
          </w:rPr>
          <w:delText>получа</w:delText>
        </w:r>
        <w:r w:rsidRPr="00872416" w:rsidDel="00545004">
          <w:rPr>
            <w:rFonts w:ascii="Times New Roman" w:hAnsi="Times New Roman" w:cs="Times New Roman"/>
            <w:sz w:val="24"/>
            <w:szCs w:val="24"/>
          </w:rPr>
          <w:delText>е</w:delText>
        </w:r>
        <w:r w:rsidR="00032C64" w:rsidRPr="00872416" w:rsidDel="00545004">
          <w:rPr>
            <w:rFonts w:ascii="Times New Roman" w:hAnsi="Times New Roman" w:cs="Times New Roman"/>
            <w:sz w:val="24"/>
            <w:szCs w:val="24"/>
          </w:rPr>
          <w:delText>т соответствующую комиссию за обмен NFT на ЦФА в виде</w:delText>
        </w:r>
        <w:r w:rsidR="003D5D73" w:rsidRPr="00872416" w:rsidDel="00545004">
          <w:rPr>
            <w:rFonts w:ascii="Times New Roman" w:hAnsi="Times New Roman" w:cs="Times New Roman"/>
            <w:sz w:val="24"/>
            <w:szCs w:val="24"/>
          </w:rPr>
          <w:delText xml:space="preserve"> перевода</w:delText>
        </w:r>
        <w:r w:rsidR="00032C64" w:rsidRPr="00872416" w:rsidDel="00545004">
          <w:rPr>
            <w:rFonts w:ascii="Times New Roman" w:hAnsi="Times New Roman" w:cs="Times New Roman"/>
            <w:sz w:val="24"/>
            <w:szCs w:val="24"/>
          </w:rPr>
          <w:delText xml:space="preserve"> с</w:delText>
        </w:r>
        <w:r w:rsidR="003D5D73" w:rsidRPr="00872416" w:rsidDel="00545004">
          <w:rPr>
            <w:rFonts w:ascii="Times New Roman" w:hAnsi="Times New Roman" w:cs="Times New Roman"/>
            <w:sz w:val="24"/>
            <w:szCs w:val="24"/>
          </w:rPr>
          <w:delText>о счёта</w:delText>
        </w:r>
        <w:r w:rsidR="00032C64" w:rsidRPr="00872416" w:rsidDel="00545004">
          <w:rPr>
            <w:rFonts w:ascii="Times New Roman" w:hAnsi="Times New Roman" w:cs="Times New Roman"/>
            <w:sz w:val="24"/>
            <w:szCs w:val="24"/>
          </w:rPr>
          <w:delText xml:space="preserve"> сервиса на </w:delText>
        </w:r>
        <w:r w:rsidR="003D5D73" w:rsidRPr="00872416" w:rsidDel="00545004">
          <w:rPr>
            <w:rFonts w:ascii="Times New Roman" w:hAnsi="Times New Roman" w:cs="Times New Roman"/>
            <w:sz w:val="24"/>
            <w:szCs w:val="24"/>
          </w:rPr>
          <w:delText>расчётный счёт</w:delText>
        </w:r>
        <w:r w:rsidR="00032C64" w:rsidRPr="00872416" w:rsidDel="00545004">
          <w:rPr>
            <w:rFonts w:ascii="Times New Roman" w:hAnsi="Times New Roman" w:cs="Times New Roman"/>
            <w:sz w:val="24"/>
            <w:szCs w:val="24"/>
          </w:rPr>
          <w:delText xml:space="preserve"> </w:delText>
        </w:r>
        <w:r w:rsidRPr="00872416" w:rsidDel="00545004">
          <w:rPr>
            <w:rFonts w:ascii="Times New Roman" w:hAnsi="Times New Roman" w:cs="Times New Roman"/>
            <w:sz w:val="24"/>
            <w:szCs w:val="24"/>
          </w:rPr>
          <w:delText>ОИС.</w:delText>
        </w:r>
      </w:del>
    </w:p>
    <w:p w14:paraId="27BA8701" w14:textId="26041025" w:rsidR="00032C64" w:rsidRPr="00872416" w:rsidDel="00545004" w:rsidRDefault="001979B4">
      <w:pPr>
        <w:keepNext/>
        <w:keepLines/>
        <w:spacing w:before="240" w:after="440" w:line="276" w:lineRule="auto"/>
        <w:jc w:val="center"/>
        <w:outlineLvl w:val="0"/>
        <w:rPr>
          <w:del w:id="247" w:author="Tima" w:date="2026-01-10T18:43:00Z"/>
          <w:rFonts w:ascii="Times New Roman" w:hAnsi="Times New Roman" w:cs="Times New Roman"/>
          <w:sz w:val="24"/>
          <w:szCs w:val="24"/>
        </w:rPr>
        <w:pPrChange w:id="248" w:author="Tima" w:date="2026-01-10T18:43:00Z">
          <w:pPr>
            <w:spacing w:line="276" w:lineRule="auto"/>
            <w:ind w:firstLine="709"/>
            <w:jc w:val="both"/>
          </w:pPr>
        </w:pPrChange>
      </w:pPr>
      <w:del w:id="249" w:author="Tima" w:date="2026-01-10T18:43:00Z">
        <w:r w:rsidRPr="00872416" w:rsidDel="00545004">
          <w:rPr>
            <w:rFonts w:ascii="Times New Roman" w:hAnsi="Times New Roman" w:cs="Times New Roman"/>
            <w:sz w:val="24"/>
            <w:szCs w:val="24"/>
          </w:rPr>
          <w:delText>4</w:delText>
        </w:r>
        <w:r w:rsidR="00032C64" w:rsidRPr="00872416" w:rsidDel="00545004">
          <w:rPr>
            <w:rFonts w:ascii="Times New Roman" w:hAnsi="Times New Roman" w:cs="Times New Roman"/>
            <w:sz w:val="24"/>
            <w:szCs w:val="24"/>
          </w:rPr>
          <w:delText xml:space="preserve"> – </w:delText>
        </w:r>
        <w:r w:rsidR="00EC086E" w:rsidRPr="00872416" w:rsidDel="00545004">
          <w:rPr>
            <w:rFonts w:ascii="Times New Roman" w:hAnsi="Times New Roman" w:cs="Times New Roman"/>
            <w:sz w:val="24"/>
            <w:szCs w:val="24"/>
          </w:rPr>
          <w:delText>ОИС</w:delText>
        </w:r>
        <w:r w:rsidR="00032C64" w:rsidRPr="00872416" w:rsidDel="00545004">
          <w:rPr>
            <w:rFonts w:ascii="Times New Roman" w:hAnsi="Times New Roman" w:cs="Times New Roman"/>
            <w:sz w:val="24"/>
            <w:szCs w:val="24"/>
          </w:rPr>
          <w:delText xml:space="preserve"> переводит </w:delText>
        </w:r>
        <w:r w:rsidR="00EC086E" w:rsidRPr="00872416" w:rsidDel="00545004">
          <w:rPr>
            <w:rFonts w:ascii="Times New Roman" w:hAnsi="Times New Roman" w:cs="Times New Roman"/>
            <w:sz w:val="24"/>
            <w:szCs w:val="24"/>
          </w:rPr>
          <w:delText>выпущенные</w:delText>
        </w:r>
        <w:r w:rsidR="00032C64" w:rsidRPr="00872416" w:rsidDel="00545004">
          <w:rPr>
            <w:rFonts w:ascii="Times New Roman" w:hAnsi="Times New Roman" w:cs="Times New Roman"/>
            <w:sz w:val="24"/>
            <w:szCs w:val="24"/>
          </w:rPr>
          <w:delText xml:space="preserve"> ЦФА на счёт продавца, чтобы завершить </w:delText>
        </w:r>
        <w:r w:rsidR="00EC086E" w:rsidRPr="00872416" w:rsidDel="00545004">
          <w:rPr>
            <w:rFonts w:ascii="Times New Roman" w:hAnsi="Times New Roman" w:cs="Times New Roman"/>
            <w:sz w:val="24"/>
            <w:szCs w:val="24"/>
          </w:rPr>
          <w:delText>смарт-контракт</w:delText>
        </w:r>
        <w:r w:rsidR="00032C64" w:rsidRPr="00872416" w:rsidDel="00545004">
          <w:rPr>
            <w:rFonts w:ascii="Times New Roman" w:hAnsi="Times New Roman" w:cs="Times New Roman"/>
            <w:sz w:val="24"/>
            <w:szCs w:val="24"/>
          </w:rPr>
          <w:delText>.</w:delText>
        </w:r>
      </w:del>
    </w:p>
    <w:p w14:paraId="39D9EE35" w14:textId="13A10A02" w:rsidR="00032C64" w:rsidRPr="00872416" w:rsidDel="00545004" w:rsidRDefault="00032C64">
      <w:pPr>
        <w:keepNext/>
        <w:keepLines/>
        <w:spacing w:before="240" w:after="440" w:line="276" w:lineRule="auto"/>
        <w:jc w:val="center"/>
        <w:outlineLvl w:val="0"/>
        <w:rPr>
          <w:del w:id="250" w:author="Tima" w:date="2026-01-10T18:43:00Z"/>
          <w:rFonts w:ascii="Times New Roman" w:hAnsi="Times New Roman" w:cs="Times New Roman"/>
          <w:sz w:val="24"/>
          <w:szCs w:val="24"/>
        </w:rPr>
        <w:pPrChange w:id="251" w:author="Tima" w:date="2026-01-10T18:43:00Z">
          <w:pPr>
            <w:spacing w:line="276" w:lineRule="auto"/>
            <w:ind w:firstLine="709"/>
            <w:jc w:val="both"/>
          </w:pPr>
        </w:pPrChange>
      </w:pPr>
      <w:del w:id="252" w:author="Tima" w:date="2026-01-10T18:43:00Z">
        <w:r w:rsidRPr="00872416" w:rsidDel="00545004">
          <w:rPr>
            <w:rFonts w:ascii="Times New Roman" w:hAnsi="Times New Roman" w:cs="Times New Roman"/>
            <w:sz w:val="24"/>
            <w:szCs w:val="24"/>
          </w:rPr>
          <w:delText xml:space="preserve">Далее идёт основной процесс торговли полученными ЦФА. Внутри сервиса есть биржевой стакан (Модуль торговли Е.4 на рис. 3), в котором размещаются заявки на покупку и продажу ЦФА. Все ЦФА одинаковые по сути и взаимозаменяемы, они уже не привязаны к конкретному NFT. В этом состоит главное преимущество сервиса, поскольку под разные NFT выпускаются </w:delText>
        </w:r>
        <w:r w:rsidR="003D5D73" w:rsidRPr="00872416" w:rsidDel="00545004">
          <w:rPr>
            <w:rFonts w:ascii="Times New Roman" w:hAnsi="Times New Roman" w:cs="Times New Roman"/>
            <w:sz w:val="24"/>
            <w:szCs w:val="24"/>
          </w:rPr>
          <w:delText xml:space="preserve">ЦФА </w:delText>
        </w:r>
        <w:r w:rsidR="00F51BAA" w:rsidRPr="00872416" w:rsidDel="00545004">
          <w:rPr>
            <w:rFonts w:ascii="Times New Roman" w:hAnsi="Times New Roman" w:cs="Times New Roman"/>
            <w:sz w:val="24"/>
            <w:szCs w:val="24"/>
          </w:rPr>
          <w:delText>одной стоимостной оценк</w:delText>
        </w:r>
        <w:r w:rsidR="003D5D73" w:rsidRPr="00872416" w:rsidDel="00545004">
          <w:rPr>
            <w:rFonts w:ascii="Times New Roman" w:hAnsi="Times New Roman" w:cs="Times New Roman"/>
            <w:sz w:val="24"/>
            <w:szCs w:val="24"/>
          </w:rPr>
          <w:delText>и</w:delText>
        </w:r>
        <w:r w:rsidRPr="00872416" w:rsidDel="00545004">
          <w:rPr>
            <w:rFonts w:ascii="Times New Roman" w:hAnsi="Times New Roman" w:cs="Times New Roman"/>
            <w:sz w:val="24"/>
            <w:szCs w:val="24"/>
          </w:rPr>
          <w:delText>, но в разном количестве – в соответствии с принятой сервисом системой оцен</w:delText>
        </w:r>
        <w:r w:rsidR="00EC086E" w:rsidRPr="00872416" w:rsidDel="00545004">
          <w:rPr>
            <w:rFonts w:ascii="Times New Roman" w:hAnsi="Times New Roman" w:cs="Times New Roman"/>
            <w:sz w:val="24"/>
            <w:szCs w:val="24"/>
          </w:rPr>
          <w:delText>ки</w:delText>
        </w:r>
        <w:r w:rsidRPr="00872416" w:rsidDel="00545004">
          <w:rPr>
            <w:rFonts w:ascii="Times New Roman" w:hAnsi="Times New Roman" w:cs="Times New Roman"/>
            <w:sz w:val="24"/>
            <w:szCs w:val="24"/>
          </w:rPr>
          <w:delText xml:space="preserve"> NFT. Это обеспечивает справедливую стоимость NFT, которая приравнивается к конкретному количеству ЦФА, на выпуск которых сервис и направляет запрос в ОИС. При этом комиссия взимается сервисом при обмене NFT на ЦФА и наоборот, а также каждый раз при совершении сделки внутри биржевого стакана.</w:delText>
        </w:r>
      </w:del>
    </w:p>
    <w:p w14:paraId="78942D9C" w14:textId="2197AB71" w:rsidR="00032C64" w:rsidRPr="00872416" w:rsidDel="00545004" w:rsidRDefault="00032C64">
      <w:pPr>
        <w:keepNext/>
        <w:keepLines/>
        <w:spacing w:before="240" w:after="440" w:line="276" w:lineRule="auto"/>
        <w:jc w:val="center"/>
        <w:outlineLvl w:val="0"/>
        <w:rPr>
          <w:del w:id="253" w:author="Tima" w:date="2026-01-10T18:43:00Z"/>
          <w:rFonts w:ascii="Times New Roman" w:hAnsi="Times New Roman" w:cs="Times New Roman"/>
          <w:sz w:val="24"/>
          <w:szCs w:val="24"/>
        </w:rPr>
        <w:pPrChange w:id="254" w:author="Tima" w:date="2026-01-10T18:43:00Z">
          <w:pPr>
            <w:spacing w:line="276" w:lineRule="auto"/>
            <w:ind w:firstLine="709"/>
            <w:jc w:val="both"/>
          </w:pPr>
        </w:pPrChange>
      </w:pPr>
      <w:del w:id="255" w:author="Tima" w:date="2026-01-10T18:43:00Z">
        <w:r w:rsidRPr="00872416" w:rsidDel="00545004">
          <w:rPr>
            <w:rFonts w:ascii="Times New Roman" w:hAnsi="Times New Roman" w:cs="Times New Roman"/>
            <w:sz w:val="24"/>
            <w:szCs w:val="24"/>
          </w:rPr>
          <w:delText>На рисунке 5 представлен обратный процесс – обмен ЦФА на NFT.</w:delText>
        </w:r>
      </w:del>
    </w:p>
    <w:p w14:paraId="67A6A903" w14:textId="128AAC9C" w:rsidR="00032C64" w:rsidRPr="00FF7AD6" w:rsidDel="00545004" w:rsidRDefault="00D85E42">
      <w:pPr>
        <w:keepNext/>
        <w:keepLines/>
        <w:spacing w:before="240" w:after="440" w:line="276" w:lineRule="auto"/>
        <w:jc w:val="center"/>
        <w:outlineLvl w:val="0"/>
        <w:rPr>
          <w:del w:id="256" w:author="Tima" w:date="2026-01-10T18:43:00Z"/>
          <w:rFonts w:ascii="Times New Roman" w:hAnsi="Times New Roman" w:cs="Times New Roman"/>
          <w:bCs/>
          <w:sz w:val="24"/>
          <w:szCs w:val="24"/>
        </w:rPr>
        <w:pPrChange w:id="257" w:author="Tima" w:date="2026-01-10T18:43:00Z">
          <w:pPr>
            <w:spacing w:line="276" w:lineRule="auto"/>
            <w:jc w:val="both"/>
          </w:pPr>
        </w:pPrChange>
      </w:pPr>
      <w:del w:id="258" w:author="Tima" w:date="2026-01-10T18:43:00Z">
        <w:r w:rsidRPr="00FF7AD6" w:rsidDel="00545004">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delText xml:space="preserve"> </w:delText>
        </w:r>
        <w:r w:rsidR="00CE150A" w:rsidRPr="00FF7AD6" w:rsidDel="00545004">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delText xml:space="preserve"> </w:delText>
        </w:r>
        <w:r w:rsidR="00405CFA" w:rsidRPr="00405CFA" w:rsidDel="00545004">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delText xml:space="preserve"> </w:delText>
        </w:r>
        <w:r w:rsidR="00581F05" w:rsidRPr="00581F05" w:rsidDel="00545004">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ru-RU"/>
          </w:rPr>
          <w:drawing>
            <wp:inline distT="0" distB="0" distL="0" distR="0" wp14:anchorId="65CD58D3" wp14:editId="15A8E801">
              <wp:extent cx="5940425" cy="3341489"/>
              <wp:effectExtent l="0" t="0" r="3175" b="0"/>
              <wp:docPr id="12" name="Рисунок 12" descr="C:\Users\Vlad\Desktop\Ключевой процесс 2 сервиса 1 версия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Vlad\Desktop\Ключевой процесс 2 сервиса 1 версия 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3341489"/>
                      </a:xfrm>
                      <a:prstGeom prst="rect">
                        <a:avLst/>
                      </a:prstGeom>
                      <a:noFill/>
                      <a:ln>
                        <a:noFill/>
                      </a:ln>
                    </pic:spPr>
                  </pic:pic>
                </a:graphicData>
              </a:graphic>
            </wp:inline>
          </w:drawing>
        </w:r>
      </w:del>
    </w:p>
    <w:p w14:paraId="7FAED54B" w14:textId="6552B2F6" w:rsidR="00032C64" w:rsidRPr="00FF7AD6" w:rsidDel="00545004" w:rsidRDefault="00032C64">
      <w:pPr>
        <w:keepNext/>
        <w:keepLines/>
        <w:spacing w:before="240" w:after="440" w:line="276" w:lineRule="auto"/>
        <w:ind w:left="709"/>
        <w:jc w:val="center"/>
        <w:outlineLvl w:val="0"/>
        <w:rPr>
          <w:del w:id="259" w:author="Tima" w:date="2026-01-10T18:43:00Z"/>
          <w:rFonts w:ascii="Times New Roman" w:hAnsi="Times New Roman" w:cs="Times New Roman"/>
          <w:bCs/>
          <w:i/>
          <w:sz w:val="24"/>
          <w:szCs w:val="24"/>
        </w:rPr>
        <w:pPrChange w:id="260" w:author="Tima" w:date="2026-01-10T18:43:00Z">
          <w:pPr>
            <w:spacing w:after="360" w:line="276" w:lineRule="auto"/>
            <w:ind w:left="709"/>
            <w:jc w:val="center"/>
          </w:pPr>
        </w:pPrChange>
      </w:pPr>
      <w:del w:id="261" w:author="Tima" w:date="2026-01-10T18:43:00Z">
        <w:r w:rsidRPr="00FF7AD6" w:rsidDel="00545004">
          <w:rPr>
            <w:rFonts w:ascii="Times New Roman" w:hAnsi="Times New Roman" w:cs="Times New Roman"/>
            <w:bCs/>
            <w:i/>
            <w:sz w:val="24"/>
            <w:szCs w:val="24"/>
          </w:rPr>
          <w:delText xml:space="preserve">Рисунок 5. Ключевой процесс 2 (обмен ЦФА на </w:delText>
        </w:r>
        <w:r w:rsidRPr="00FF7AD6" w:rsidDel="00545004">
          <w:rPr>
            <w:rFonts w:ascii="Times New Roman" w:hAnsi="Times New Roman" w:cs="Times New Roman"/>
            <w:bCs/>
            <w:i/>
            <w:sz w:val="24"/>
            <w:szCs w:val="24"/>
            <w:lang w:val="en-US"/>
          </w:rPr>
          <w:delText>NFT</w:delText>
        </w:r>
        <w:r w:rsidRPr="00FF7AD6" w:rsidDel="00545004">
          <w:rPr>
            <w:rFonts w:ascii="Times New Roman" w:hAnsi="Times New Roman" w:cs="Times New Roman"/>
            <w:bCs/>
            <w:i/>
            <w:sz w:val="24"/>
            <w:szCs w:val="24"/>
          </w:rPr>
          <w:delText>)</w:delText>
        </w:r>
      </w:del>
    </w:p>
    <w:p w14:paraId="71398C17" w14:textId="4A187839" w:rsidR="00032C64" w:rsidRPr="00872416" w:rsidDel="00545004" w:rsidRDefault="00032C64">
      <w:pPr>
        <w:keepNext/>
        <w:keepLines/>
        <w:spacing w:before="240" w:after="440" w:line="276" w:lineRule="auto"/>
        <w:jc w:val="center"/>
        <w:outlineLvl w:val="0"/>
        <w:rPr>
          <w:del w:id="262" w:author="Tima" w:date="2026-01-10T18:43:00Z"/>
          <w:rFonts w:ascii="Times New Roman" w:hAnsi="Times New Roman" w:cs="Times New Roman"/>
          <w:sz w:val="24"/>
          <w:szCs w:val="24"/>
        </w:rPr>
        <w:pPrChange w:id="263" w:author="Tima" w:date="2026-01-10T18:43:00Z">
          <w:pPr>
            <w:spacing w:line="276" w:lineRule="auto"/>
            <w:ind w:firstLine="709"/>
            <w:jc w:val="both"/>
          </w:pPr>
        </w:pPrChange>
      </w:pPr>
      <w:del w:id="264" w:author="Tima" w:date="2026-01-10T18:43:00Z">
        <w:r w:rsidRPr="00872416" w:rsidDel="00545004">
          <w:rPr>
            <w:rFonts w:ascii="Times New Roman" w:hAnsi="Times New Roman" w:cs="Times New Roman"/>
            <w:sz w:val="24"/>
            <w:szCs w:val="24"/>
          </w:rPr>
          <w:delText>Где</w:delText>
        </w:r>
      </w:del>
    </w:p>
    <w:p w14:paraId="47C03349" w14:textId="716D2378" w:rsidR="00032C64" w:rsidRPr="00872416" w:rsidDel="00545004" w:rsidRDefault="00032C64">
      <w:pPr>
        <w:keepNext/>
        <w:keepLines/>
        <w:spacing w:before="240" w:after="440" w:line="276" w:lineRule="auto"/>
        <w:jc w:val="center"/>
        <w:outlineLvl w:val="0"/>
        <w:rPr>
          <w:del w:id="265" w:author="Tima" w:date="2026-01-10T18:43:00Z"/>
          <w:rFonts w:ascii="Times New Roman" w:hAnsi="Times New Roman" w:cs="Times New Roman"/>
          <w:sz w:val="24"/>
          <w:szCs w:val="24"/>
        </w:rPr>
        <w:pPrChange w:id="266" w:author="Tima" w:date="2026-01-10T18:43:00Z">
          <w:pPr>
            <w:spacing w:line="276" w:lineRule="auto"/>
            <w:ind w:firstLine="709"/>
            <w:jc w:val="both"/>
          </w:pPr>
        </w:pPrChange>
      </w:pPr>
      <w:del w:id="267" w:author="Tima" w:date="2026-01-10T18:43:00Z">
        <w:r w:rsidRPr="00872416" w:rsidDel="00545004">
          <w:rPr>
            <w:rFonts w:ascii="Times New Roman" w:hAnsi="Times New Roman" w:cs="Times New Roman"/>
            <w:sz w:val="24"/>
            <w:szCs w:val="24"/>
          </w:rPr>
          <w:delText>* – Электронны</w:delText>
        </w:r>
        <w:r w:rsidR="00D85E42" w:rsidRPr="00872416" w:rsidDel="00545004">
          <w:rPr>
            <w:rFonts w:ascii="Times New Roman" w:hAnsi="Times New Roman" w:cs="Times New Roman"/>
            <w:sz w:val="24"/>
            <w:szCs w:val="24"/>
          </w:rPr>
          <w:delText>й</w:delText>
        </w:r>
        <w:r w:rsidRPr="00872416" w:rsidDel="00545004">
          <w:rPr>
            <w:rFonts w:ascii="Times New Roman" w:hAnsi="Times New Roman" w:cs="Times New Roman"/>
            <w:sz w:val="24"/>
            <w:szCs w:val="24"/>
          </w:rPr>
          <w:delText xml:space="preserve"> кошел</w:delText>
        </w:r>
        <w:r w:rsidR="00D85E42" w:rsidRPr="00872416" w:rsidDel="00545004">
          <w:rPr>
            <w:rFonts w:ascii="Times New Roman" w:hAnsi="Times New Roman" w:cs="Times New Roman"/>
            <w:sz w:val="24"/>
            <w:szCs w:val="24"/>
          </w:rPr>
          <w:delText>ёк</w:delText>
        </w:r>
        <w:r w:rsidRPr="00872416" w:rsidDel="00545004">
          <w:rPr>
            <w:rFonts w:ascii="Times New Roman" w:hAnsi="Times New Roman" w:cs="Times New Roman"/>
            <w:sz w:val="24"/>
            <w:szCs w:val="24"/>
          </w:rPr>
          <w:delText xml:space="preserve"> (Е.</w:delText>
        </w:r>
        <w:r w:rsidR="00D85E42" w:rsidRPr="00872416" w:rsidDel="00545004">
          <w:rPr>
            <w:rFonts w:ascii="Times New Roman" w:hAnsi="Times New Roman" w:cs="Times New Roman"/>
            <w:sz w:val="24"/>
            <w:szCs w:val="24"/>
          </w:rPr>
          <w:delText>2</w:delText>
        </w:r>
        <w:r w:rsidRPr="00872416" w:rsidDel="00545004">
          <w:rPr>
            <w:rFonts w:ascii="Times New Roman" w:hAnsi="Times New Roman" w:cs="Times New Roman"/>
            <w:sz w:val="24"/>
            <w:szCs w:val="24"/>
          </w:rPr>
          <w:delText>) – име</w:delText>
        </w:r>
        <w:r w:rsidR="00D85E42" w:rsidRPr="00872416" w:rsidDel="00545004">
          <w:rPr>
            <w:rFonts w:ascii="Times New Roman" w:hAnsi="Times New Roman" w:cs="Times New Roman"/>
            <w:sz w:val="24"/>
            <w:szCs w:val="24"/>
          </w:rPr>
          <w:delText>е</w:delText>
        </w:r>
        <w:r w:rsidRPr="00872416" w:rsidDel="00545004">
          <w:rPr>
            <w:rFonts w:ascii="Times New Roman" w:hAnsi="Times New Roman" w:cs="Times New Roman"/>
            <w:sz w:val="24"/>
            <w:szCs w:val="24"/>
          </w:rPr>
          <w:delText>тся в виду коше</w:delText>
        </w:r>
        <w:r w:rsidR="00D85E42" w:rsidRPr="00872416" w:rsidDel="00545004">
          <w:rPr>
            <w:rFonts w:ascii="Times New Roman" w:hAnsi="Times New Roman" w:cs="Times New Roman"/>
            <w:sz w:val="24"/>
            <w:szCs w:val="24"/>
          </w:rPr>
          <w:delText>лёк</w:delText>
        </w:r>
        <w:r w:rsidRPr="00872416" w:rsidDel="00545004">
          <w:rPr>
            <w:rFonts w:ascii="Times New Roman" w:hAnsi="Times New Roman" w:cs="Times New Roman"/>
            <w:sz w:val="24"/>
            <w:szCs w:val="24"/>
          </w:rPr>
          <w:delText>, созданны</w:delText>
        </w:r>
        <w:r w:rsidR="00D85E42" w:rsidRPr="00872416" w:rsidDel="00545004">
          <w:rPr>
            <w:rFonts w:ascii="Times New Roman" w:hAnsi="Times New Roman" w:cs="Times New Roman"/>
            <w:sz w:val="24"/>
            <w:szCs w:val="24"/>
          </w:rPr>
          <w:delText>й</w:delText>
        </w:r>
        <w:r w:rsidRPr="00872416" w:rsidDel="00545004">
          <w:rPr>
            <w:rFonts w:ascii="Times New Roman" w:hAnsi="Times New Roman" w:cs="Times New Roman"/>
            <w:sz w:val="24"/>
            <w:szCs w:val="24"/>
          </w:rPr>
          <w:delText xml:space="preserve"> в блокчейне.</w:delText>
        </w:r>
      </w:del>
    </w:p>
    <w:p w14:paraId="41671DD2" w14:textId="297DE5F0" w:rsidR="00032C64" w:rsidRPr="00872416" w:rsidDel="00545004" w:rsidRDefault="00405CFA">
      <w:pPr>
        <w:keepNext/>
        <w:keepLines/>
        <w:spacing w:before="240" w:after="440" w:line="276" w:lineRule="auto"/>
        <w:jc w:val="center"/>
        <w:outlineLvl w:val="0"/>
        <w:rPr>
          <w:del w:id="268" w:author="Tima" w:date="2026-01-10T18:43:00Z"/>
          <w:rFonts w:ascii="Times New Roman" w:hAnsi="Times New Roman" w:cs="Times New Roman"/>
          <w:sz w:val="24"/>
          <w:szCs w:val="24"/>
        </w:rPr>
        <w:pPrChange w:id="269" w:author="Tima" w:date="2026-01-10T18:43:00Z">
          <w:pPr>
            <w:spacing w:line="276" w:lineRule="auto"/>
            <w:ind w:firstLine="709"/>
            <w:jc w:val="both"/>
          </w:pPr>
        </w:pPrChange>
      </w:pPr>
      <w:del w:id="270" w:author="Tima" w:date="2026-01-10T18:43:00Z">
        <w:r w:rsidRPr="00872416" w:rsidDel="00545004">
          <w:rPr>
            <w:rFonts w:ascii="Times New Roman" w:hAnsi="Times New Roman" w:cs="Times New Roman"/>
            <w:sz w:val="24"/>
            <w:szCs w:val="24"/>
          </w:rPr>
          <w:delText>1</w:delText>
        </w:r>
        <w:r w:rsidR="00032C64" w:rsidRPr="00872416" w:rsidDel="00545004">
          <w:rPr>
            <w:rFonts w:ascii="Times New Roman" w:hAnsi="Times New Roman" w:cs="Times New Roman"/>
            <w:sz w:val="24"/>
            <w:szCs w:val="24"/>
          </w:rPr>
          <w:delText xml:space="preserve"> –</w:delText>
        </w:r>
        <w:r w:rsidR="00D8175E" w:rsidDel="00545004">
          <w:rPr>
            <w:rFonts w:ascii="Times New Roman" w:hAnsi="Times New Roman" w:cs="Times New Roman"/>
            <w:sz w:val="24"/>
            <w:szCs w:val="24"/>
          </w:rPr>
          <w:delText xml:space="preserve"> З</w:delText>
        </w:r>
        <w:r w:rsidR="00032C64" w:rsidRPr="00872416" w:rsidDel="00545004">
          <w:rPr>
            <w:rFonts w:ascii="Times New Roman" w:hAnsi="Times New Roman" w:cs="Times New Roman"/>
            <w:sz w:val="24"/>
            <w:szCs w:val="24"/>
          </w:rPr>
          <w:delText xml:space="preserve">аключение 4-ехстороннего договора в форме смарт-контракта с размещением </w:delText>
        </w:r>
        <w:r w:rsidDel="00545004">
          <w:rPr>
            <w:rFonts w:ascii="Times New Roman" w:hAnsi="Times New Roman" w:cs="Times New Roman"/>
            <w:sz w:val="24"/>
            <w:szCs w:val="24"/>
          </w:rPr>
          <w:delText>внутри сервиса</w:delText>
        </w:r>
        <w:r w:rsidRPr="00FF7AD6" w:rsidDel="00545004">
          <w:rPr>
            <w:rFonts w:ascii="Times New Roman" w:hAnsi="Times New Roman" w:cs="Times New Roman"/>
            <w:sz w:val="24"/>
            <w:szCs w:val="24"/>
          </w:rPr>
          <w:delText xml:space="preserve"> между продавцом, сервисом</w:delText>
        </w:r>
        <w:r w:rsidDel="00545004">
          <w:rPr>
            <w:rFonts w:ascii="Times New Roman" w:hAnsi="Times New Roman" w:cs="Times New Roman"/>
            <w:sz w:val="24"/>
            <w:szCs w:val="24"/>
          </w:rPr>
          <w:delText xml:space="preserve"> и</w:delText>
        </w:r>
        <w:r w:rsidRPr="00FF7AD6" w:rsidDel="00545004">
          <w:rPr>
            <w:rFonts w:ascii="Times New Roman" w:hAnsi="Times New Roman" w:cs="Times New Roman"/>
            <w:sz w:val="24"/>
            <w:szCs w:val="24"/>
          </w:rPr>
          <w:delText xml:space="preserve"> </w:delText>
        </w:r>
        <w:r w:rsidDel="00545004">
          <w:rPr>
            <w:rFonts w:ascii="Times New Roman" w:hAnsi="Times New Roman" w:cs="Times New Roman"/>
            <w:sz w:val="24"/>
            <w:szCs w:val="24"/>
          </w:rPr>
          <w:delText>О</w:delText>
        </w:r>
        <w:r w:rsidRPr="00FF7AD6" w:rsidDel="00545004">
          <w:rPr>
            <w:rFonts w:ascii="Times New Roman" w:hAnsi="Times New Roman" w:cs="Times New Roman"/>
            <w:sz w:val="24"/>
            <w:szCs w:val="24"/>
          </w:rPr>
          <w:delText>ператором информационной системы (ОИС)</w:delText>
        </w:r>
        <w:r w:rsidDel="00545004">
          <w:rPr>
            <w:rFonts w:ascii="Times New Roman" w:hAnsi="Times New Roman" w:cs="Times New Roman"/>
            <w:sz w:val="24"/>
            <w:szCs w:val="24"/>
          </w:rPr>
          <w:delText>, содержащим следующие условия:</w:delText>
        </w:r>
      </w:del>
    </w:p>
    <w:p w14:paraId="2BEFDC7A" w14:textId="7D71BA1E" w:rsidR="00032C64" w:rsidRPr="00FF7AD6" w:rsidDel="00545004" w:rsidRDefault="00032C64">
      <w:pPr>
        <w:keepNext/>
        <w:keepLines/>
        <w:spacing w:before="240" w:after="440" w:line="276" w:lineRule="auto"/>
        <w:jc w:val="center"/>
        <w:outlineLvl w:val="0"/>
        <w:rPr>
          <w:del w:id="271" w:author="Tima" w:date="2026-01-10T18:43:00Z"/>
          <w:rFonts w:ascii="Times New Roman" w:hAnsi="Times New Roman" w:cs="Times New Roman"/>
          <w:bCs/>
          <w:sz w:val="24"/>
          <w:szCs w:val="24"/>
        </w:rPr>
        <w:pPrChange w:id="272" w:author="Tima" w:date="2026-01-10T18:43:00Z">
          <w:pPr>
            <w:spacing w:line="276" w:lineRule="auto"/>
            <w:jc w:val="both"/>
          </w:pPr>
        </w:pPrChange>
      </w:pPr>
      <w:del w:id="273" w:author="Tima" w:date="2026-01-10T18:43:00Z">
        <w:r w:rsidRPr="00FF7AD6" w:rsidDel="00545004">
          <w:rPr>
            <w:rFonts w:ascii="Times New Roman" w:hAnsi="Times New Roman" w:cs="Times New Roman"/>
            <w:bCs/>
            <w:sz w:val="24"/>
            <w:szCs w:val="24"/>
          </w:rPr>
          <w:delText xml:space="preserve">- текущая позиция в очереди на получение запрошенного </w:delText>
        </w:r>
        <w:r w:rsidRPr="00FF7AD6" w:rsidDel="00545004">
          <w:rPr>
            <w:rFonts w:ascii="Times New Roman" w:hAnsi="Times New Roman" w:cs="Times New Roman"/>
            <w:bCs/>
            <w:sz w:val="24"/>
            <w:szCs w:val="24"/>
            <w:lang w:val="en-US"/>
          </w:rPr>
          <w:delText>NFT</w:delText>
        </w:r>
        <w:r w:rsidRPr="00FF7AD6" w:rsidDel="00545004">
          <w:rPr>
            <w:rFonts w:ascii="Times New Roman" w:hAnsi="Times New Roman" w:cs="Times New Roman"/>
            <w:bCs/>
            <w:sz w:val="24"/>
            <w:szCs w:val="24"/>
          </w:rPr>
          <w:delText xml:space="preserve"> (кто первый запросил, тот и получит его при выполнении всех остальных условий, т.е. если, например, комиссии не хватит, то операция отменится и </w:delText>
        </w:r>
        <w:r w:rsidRPr="00FF7AD6" w:rsidDel="00545004">
          <w:rPr>
            <w:rFonts w:ascii="Times New Roman" w:hAnsi="Times New Roman" w:cs="Times New Roman"/>
            <w:bCs/>
            <w:sz w:val="24"/>
            <w:szCs w:val="24"/>
            <w:lang w:val="en-US"/>
          </w:rPr>
          <w:delText>NFT</w:delText>
        </w:r>
        <w:r w:rsidRPr="00FF7AD6" w:rsidDel="00545004">
          <w:rPr>
            <w:rFonts w:ascii="Times New Roman" w:hAnsi="Times New Roman" w:cs="Times New Roman"/>
            <w:bCs/>
            <w:sz w:val="24"/>
            <w:szCs w:val="24"/>
          </w:rPr>
          <w:delText xml:space="preserve"> достанется следующему в очереди, если такой, конечно, есть);</w:delText>
        </w:r>
      </w:del>
    </w:p>
    <w:p w14:paraId="2BEA1055" w14:textId="142DF5CD" w:rsidR="00032C64" w:rsidRPr="00FF7AD6" w:rsidDel="00545004" w:rsidRDefault="00032C64">
      <w:pPr>
        <w:keepNext/>
        <w:keepLines/>
        <w:spacing w:before="240" w:after="440" w:line="276" w:lineRule="auto"/>
        <w:jc w:val="center"/>
        <w:outlineLvl w:val="0"/>
        <w:rPr>
          <w:del w:id="274" w:author="Tima" w:date="2026-01-10T18:43:00Z"/>
          <w:rFonts w:ascii="Times New Roman" w:hAnsi="Times New Roman" w:cs="Times New Roman"/>
          <w:bCs/>
          <w:sz w:val="24"/>
          <w:szCs w:val="24"/>
        </w:rPr>
        <w:pPrChange w:id="275" w:author="Tima" w:date="2026-01-10T18:43:00Z">
          <w:pPr>
            <w:spacing w:line="276" w:lineRule="auto"/>
            <w:jc w:val="both"/>
          </w:pPr>
        </w:pPrChange>
      </w:pPr>
      <w:del w:id="276" w:author="Tima" w:date="2026-01-10T18:43:00Z">
        <w:r w:rsidRPr="00FF7AD6" w:rsidDel="00545004">
          <w:rPr>
            <w:rFonts w:ascii="Times New Roman" w:hAnsi="Times New Roman" w:cs="Times New Roman"/>
            <w:bCs/>
            <w:sz w:val="24"/>
            <w:szCs w:val="24"/>
          </w:rPr>
          <w:delText xml:space="preserve">- действительно ли есть запрашиваемый </w:delText>
        </w:r>
        <w:r w:rsidRPr="00FF7AD6" w:rsidDel="00545004">
          <w:rPr>
            <w:rFonts w:ascii="Times New Roman" w:hAnsi="Times New Roman" w:cs="Times New Roman"/>
            <w:bCs/>
            <w:sz w:val="24"/>
            <w:szCs w:val="24"/>
            <w:lang w:val="en-US"/>
          </w:rPr>
          <w:delText>NFT</w:delText>
        </w:r>
        <w:r w:rsidRPr="00FF7AD6" w:rsidDel="00545004">
          <w:rPr>
            <w:rFonts w:ascii="Times New Roman" w:hAnsi="Times New Roman" w:cs="Times New Roman"/>
            <w:bCs/>
            <w:sz w:val="24"/>
            <w:szCs w:val="24"/>
          </w:rPr>
          <w:delText xml:space="preserve"> на кошельке </w:delText>
        </w:r>
        <w:r w:rsidR="00D85E42" w:rsidRPr="00FF7AD6" w:rsidDel="00545004">
          <w:rPr>
            <w:rFonts w:ascii="Times New Roman" w:hAnsi="Times New Roman" w:cs="Times New Roman"/>
            <w:bCs/>
            <w:sz w:val="24"/>
            <w:szCs w:val="24"/>
          </w:rPr>
          <w:delText>предлагаемого сервис</w:delText>
        </w:r>
        <w:r w:rsidRPr="00FF7AD6" w:rsidDel="00545004">
          <w:rPr>
            <w:rFonts w:ascii="Times New Roman" w:hAnsi="Times New Roman" w:cs="Times New Roman"/>
            <w:bCs/>
            <w:sz w:val="24"/>
            <w:szCs w:val="24"/>
          </w:rPr>
          <w:delText>а;</w:delText>
        </w:r>
      </w:del>
    </w:p>
    <w:p w14:paraId="4D8168D1" w14:textId="28ADA525" w:rsidR="00032C64" w:rsidRPr="00FF7AD6" w:rsidDel="00545004" w:rsidRDefault="00032C64">
      <w:pPr>
        <w:keepNext/>
        <w:keepLines/>
        <w:spacing w:before="240" w:after="440" w:line="276" w:lineRule="auto"/>
        <w:jc w:val="center"/>
        <w:outlineLvl w:val="0"/>
        <w:rPr>
          <w:del w:id="277" w:author="Tima" w:date="2026-01-10T18:43:00Z"/>
          <w:rFonts w:ascii="Times New Roman" w:hAnsi="Times New Roman" w:cs="Times New Roman"/>
          <w:bCs/>
          <w:sz w:val="24"/>
          <w:szCs w:val="24"/>
        </w:rPr>
        <w:pPrChange w:id="278" w:author="Tima" w:date="2026-01-10T18:43:00Z">
          <w:pPr>
            <w:spacing w:line="276" w:lineRule="auto"/>
            <w:jc w:val="both"/>
          </w:pPr>
        </w:pPrChange>
      </w:pPr>
      <w:del w:id="279" w:author="Tima" w:date="2026-01-10T18:43:00Z">
        <w:r w:rsidRPr="00FF7AD6" w:rsidDel="00545004">
          <w:rPr>
            <w:rFonts w:ascii="Times New Roman" w:hAnsi="Times New Roman" w:cs="Times New Roman"/>
            <w:bCs/>
            <w:sz w:val="24"/>
            <w:szCs w:val="24"/>
          </w:rPr>
          <w:delText>-</w:delText>
        </w:r>
        <w:r w:rsidR="00D85E42" w:rsidRPr="00FF7AD6" w:rsidDel="00545004">
          <w:rPr>
            <w:rFonts w:ascii="Times New Roman" w:hAnsi="Times New Roman" w:cs="Times New Roman"/>
            <w:bCs/>
            <w:sz w:val="24"/>
            <w:szCs w:val="24"/>
          </w:rPr>
          <w:delText xml:space="preserve"> получил ли </w:delText>
        </w:r>
        <w:r w:rsidR="00405CFA" w:rsidDel="00545004">
          <w:rPr>
            <w:rFonts w:ascii="Times New Roman" w:hAnsi="Times New Roman" w:cs="Times New Roman"/>
            <w:bCs/>
            <w:sz w:val="24"/>
            <w:szCs w:val="24"/>
          </w:rPr>
          <w:delText xml:space="preserve">ОИС </w:delText>
        </w:r>
        <w:r w:rsidR="00D85E42" w:rsidRPr="00FF7AD6" w:rsidDel="00545004">
          <w:rPr>
            <w:rFonts w:ascii="Times New Roman" w:hAnsi="Times New Roman" w:cs="Times New Roman"/>
            <w:bCs/>
            <w:sz w:val="24"/>
            <w:szCs w:val="24"/>
          </w:rPr>
          <w:delText>ЦФА и</w:delText>
        </w:r>
        <w:r w:rsidRPr="00FF7AD6" w:rsidDel="00545004">
          <w:rPr>
            <w:rFonts w:ascii="Times New Roman" w:hAnsi="Times New Roman" w:cs="Times New Roman"/>
            <w:bCs/>
            <w:sz w:val="24"/>
            <w:szCs w:val="24"/>
          </w:rPr>
          <w:delText xml:space="preserve"> </w:delText>
        </w:r>
        <w:r w:rsidR="00F51BAA" w:rsidRPr="00FF7AD6" w:rsidDel="00545004">
          <w:rPr>
            <w:rFonts w:ascii="Times New Roman" w:hAnsi="Times New Roman" w:cs="Times New Roman"/>
            <w:bCs/>
            <w:sz w:val="24"/>
            <w:szCs w:val="24"/>
          </w:rPr>
          <w:delText>погасил</w:delText>
        </w:r>
        <w:r w:rsidRPr="00FF7AD6" w:rsidDel="00545004">
          <w:rPr>
            <w:rFonts w:ascii="Times New Roman" w:hAnsi="Times New Roman" w:cs="Times New Roman"/>
            <w:bCs/>
            <w:sz w:val="24"/>
            <w:szCs w:val="24"/>
          </w:rPr>
          <w:delText xml:space="preserve"> ли </w:delText>
        </w:r>
        <w:r w:rsidR="00D85E42" w:rsidRPr="00FF7AD6" w:rsidDel="00545004">
          <w:rPr>
            <w:rFonts w:ascii="Times New Roman" w:hAnsi="Times New Roman" w:cs="Times New Roman"/>
            <w:bCs/>
            <w:sz w:val="24"/>
            <w:szCs w:val="24"/>
          </w:rPr>
          <w:delText xml:space="preserve">о них </w:delText>
        </w:r>
        <w:r w:rsidR="00F51BAA" w:rsidRPr="00FF7AD6" w:rsidDel="00545004">
          <w:rPr>
            <w:rFonts w:ascii="Times New Roman" w:hAnsi="Times New Roman" w:cs="Times New Roman"/>
            <w:bCs/>
            <w:sz w:val="24"/>
            <w:szCs w:val="24"/>
          </w:rPr>
          <w:delText>записи</w:delText>
        </w:r>
        <w:r w:rsidRPr="00FF7AD6" w:rsidDel="00545004">
          <w:rPr>
            <w:rFonts w:ascii="Times New Roman" w:hAnsi="Times New Roman" w:cs="Times New Roman"/>
            <w:bCs/>
            <w:sz w:val="24"/>
            <w:szCs w:val="24"/>
          </w:rPr>
          <w:delText>;</w:delText>
        </w:r>
      </w:del>
    </w:p>
    <w:p w14:paraId="789EEEE4" w14:textId="5F935762" w:rsidR="00032C64" w:rsidRPr="00FF7AD6" w:rsidDel="00545004" w:rsidRDefault="00032C64">
      <w:pPr>
        <w:keepNext/>
        <w:keepLines/>
        <w:spacing w:before="240" w:after="440" w:line="276" w:lineRule="auto"/>
        <w:jc w:val="center"/>
        <w:outlineLvl w:val="0"/>
        <w:rPr>
          <w:del w:id="280" w:author="Tima" w:date="2026-01-10T18:43:00Z"/>
          <w:rFonts w:ascii="Times New Roman" w:hAnsi="Times New Roman" w:cs="Times New Roman"/>
          <w:bCs/>
          <w:sz w:val="24"/>
          <w:szCs w:val="24"/>
        </w:rPr>
        <w:pPrChange w:id="281" w:author="Tima" w:date="2026-01-10T18:43:00Z">
          <w:pPr>
            <w:spacing w:line="276" w:lineRule="auto"/>
            <w:jc w:val="both"/>
          </w:pPr>
        </w:pPrChange>
      </w:pPr>
      <w:del w:id="282" w:author="Tima" w:date="2026-01-10T18:43:00Z">
        <w:r w:rsidRPr="00FF7AD6" w:rsidDel="00545004">
          <w:rPr>
            <w:rFonts w:ascii="Times New Roman" w:hAnsi="Times New Roman" w:cs="Times New Roman"/>
            <w:bCs/>
            <w:sz w:val="24"/>
            <w:szCs w:val="24"/>
          </w:rPr>
          <w:delText xml:space="preserve">- перевел ли </w:delText>
        </w:r>
        <w:r w:rsidR="00D85E42" w:rsidRPr="00FF7AD6" w:rsidDel="00545004">
          <w:rPr>
            <w:rFonts w:ascii="Times New Roman" w:hAnsi="Times New Roman" w:cs="Times New Roman"/>
            <w:bCs/>
            <w:sz w:val="24"/>
            <w:szCs w:val="24"/>
          </w:rPr>
          <w:delText>серв</w:delText>
        </w:r>
        <w:r w:rsidR="00405CFA" w:rsidDel="00545004">
          <w:rPr>
            <w:rFonts w:ascii="Times New Roman" w:hAnsi="Times New Roman" w:cs="Times New Roman"/>
            <w:bCs/>
            <w:sz w:val="24"/>
            <w:szCs w:val="24"/>
          </w:rPr>
          <w:delText>и</w:delText>
        </w:r>
        <w:r w:rsidR="00E93D4F" w:rsidRPr="00FF7AD6" w:rsidDel="00545004">
          <w:rPr>
            <w:rFonts w:ascii="Times New Roman" w:hAnsi="Times New Roman" w:cs="Times New Roman"/>
            <w:bCs/>
            <w:sz w:val="24"/>
            <w:szCs w:val="24"/>
          </w:rPr>
          <w:delText>с</w:delText>
        </w:r>
        <w:r w:rsidRPr="00FF7AD6" w:rsidDel="00545004">
          <w:rPr>
            <w:rFonts w:ascii="Times New Roman" w:hAnsi="Times New Roman" w:cs="Times New Roman"/>
            <w:bCs/>
            <w:sz w:val="24"/>
            <w:szCs w:val="24"/>
          </w:rPr>
          <w:delText xml:space="preserve"> запрошенный </w:delText>
        </w:r>
        <w:r w:rsidRPr="00FF7AD6" w:rsidDel="00545004">
          <w:rPr>
            <w:rFonts w:ascii="Times New Roman" w:hAnsi="Times New Roman" w:cs="Times New Roman"/>
            <w:bCs/>
            <w:sz w:val="24"/>
            <w:szCs w:val="24"/>
            <w:lang w:val="en-US"/>
          </w:rPr>
          <w:delText>NFT</w:delText>
        </w:r>
        <w:r w:rsidRPr="00FF7AD6" w:rsidDel="00545004">
          <w:rPr>
            <w:rFonts w:ascii="Times New Roman" w:hAnsi="Times New Roman" w:cs="Times New Roman"/>
            <w:bCs/>
            <w:sz w:val="24"/>
            <w:szCs w:val="24"/>
          </w:rPr>
          <w:delText xml:space="preserve"> на счёт покупателя;</w:delText>
        </w:r>
      </w:del>
    </w:p>
    <w:p w14:paraId="043FA049" w14:textId="4A01FF50" w:rsidR="00032C64" w:rsidRPr="00FF7AD6" w:rsidDel="00545004" w:rsidRDefault="00032C64">
      <w:pPr>
        <w:keepNext/>
        <w:keepLines/>
        <w:spacing w:before="240" w:after="440" w:line="276" w:lineRule="auto"/>
        <w:jc w:val="center"/>
        <w:outlineLvl w:val="0"/>
        <w:rPr>
          <w:del w:id="283" w:author="Tima" w:date="2026-01-10T18:43:00Z"/>
          <w:rFonts w:ascii="Times New Roman" w:hAnsi="Times New Roman" w:cs="Times New Roman"/>
          <w:bCs/>
          <w:sz w:val="24"/>
          <w:szCs w:val="24"/>
        </w:rPr>
        <w:pPrChange w:id="284" w:author="Tima" w:date="2026-01-10T18:43:00Z">
          <w:pPr>
            <w:spacing w:line="276" w:lineRule="auto"/>
            <w:jc w:val="both"/>
          </w:pPr>
        </w:pPrChange>
      </w:pPr>
      <w:del w:id="285" w:author="Tima" w:date="2026-01-10T18:43:00Z">
        <w:r w:rsidRPr="00FF7AD6" w:rsidDel="00545004">
          <w:rPr>
            <w:rFonts w:ascii="Times New Roman" w:hAnsi="Times New Roman" w:cs="Times New Roman"/>
            <w:bCs/>
            <w:sz w:val="24"/>
            <w:szCs w:val="24"/>
          </w:rPr>
          <w:delText>- заплатил ли покупатель комиссию за обмен.</w:delText>
        </w:r>
      </w:del>
    </w:p>
    <w:p w14:paraId="17F4C2F3" w14:textId="194DDFE1" w:rsidR="00032C64" w:rsidRPr="00872416" w:rsidDel="00545004" w:rsidRDefault="00032C64">
      <w:pPr>
        <w:keepNext/>
        <w:keepLines/>
        <w:spacing w:before="240" w:after="440" w:line="276" w:lineRule="auto"/>
        <w:jc w:val="center"/>
        <w:outlineLvl w:val="0"/>
        <w:rPr>
          <w:del w:id="286" w:author="Tima" w:date="2026-01-10T18:43:00Z"/>
          <w:rFonts w:ascii="Times New Roman" w:hAnsi="Times New Roman" w:cs="Times New Roman"/>
          <w:sz w:val="24"/>
          <w:szCs w:val="24"/>
        </w:rPr>
        <w:pPrChange w:id="287" w:author="Tima" w:date="2026-01-10T18:43:00Z">
          <w:pPr>
            <w:spacing w:line="276" w:lineRule="auto"/>
            <w:ind w:firstLine="709"/>
            <w:jc w:val="both"/>
          </w:pPr>
        </w:pPrChange>
      </w:pPr>
      <w:del w:id="288" w:author="Tima" w:date="2026-01-10T18:43:00Z">
        <w:r w:rsidRPr="00872416" w:rsidDel="00545004">
          <w:rPr>
            <w:rFonts w:ascii="Times New Roman" w:hAnsi="Times New Roman" w:cs="Times New Roman"/>
            <w:sz w:val="24"/>
            <w:szCs w:val="24"/>
          </w:rPr>
          <w:delText xml:space="preserve">Сервис инициирует смарт-контракт в момент передачи прав собственности на ЦФА </w:delText>
        </w:r>
        <w:r w:rsidR="00405CFA" w:rsidRPr="00872416" w:rsidDel="00545004">
          <w:rPr>
            <w:rFonts w:ascii="Times New Roman" w:hAnsi="Times New Roman" w:cs="Times New Roman"/>
            <w:sz w:val="24"/>
            <w:szCs w:val="24"/>
          </w:rPr>
          <w:delText xml:space="preserve">от </w:delText>
        </w:r>
        <w:r w:rsidRPr="00872416" w:rsidDel="00545004">
          <w:rPr>
            <w:rFonts w:ascii="Times New Roman" w:hAnsi="Times New Roman" w:cs="Times New Roman"/>
            <w:sz w:val="24"/>
            <w:szCs w:val="24"/>
          </w:rPr>
          <w:delText>покупател</w:delText>
        </w:r>
        <w:r w:rsidR="00405CFA" w:rsidRPr="00872416" w:rsidDel="00545004">
          <w:rPr>
            <w:rFonts w:ascii="Times New Roman" w:hAnsi="Times New Roman" w:cs="Times New Roman"/>
            <w:sz w:val="24"/>
            <w:szCs w:val="24"/>
          </w:rPr>
          <w:delText>я</w:delText>
        </w:r>
        <w:r w:rsidRPr="00872416" w:rsidDel="00545004">
          <w:rPr>
            <w:rFonts w:ascii="Times New Roman" w:hAnsi="Times New Roman" w:cs="Times New Roman"/>
            <w:sz w:val="24"/>
            <w:szCs w:val="24"/>
          </w:rPr>
          <w:delText xml:space="preserve"> </w:delText>
        </w:r>
        <w:r w:rsidR="00405CFA" w:rsidRPr="00872416" w:rsidDel="00545004">
          <w:rPr>
            <w:rFonts w:ascii="Times New Roman" w:hAnsi="Times New Roman" w:cs="Times New Roman"/>
            <w:sz w:val="24"/>
            <w:szCs w:val="24"/>
          </w:rPr>
          <w:delText>к ОИС (сначала Покупатель переводит ЦФА на кошелёк сервиса, затем уже сервис – в ОИС с запросом на погашение записей),</w:delText>
        </w:r>
        <w:r w:rsidRPr="00872416" w:rsidDel="00545004">
          <w:rPr>
            <w:rFonts w:ascii="Times New Roman" w:hAnsi="Times New Roman" w:cs="Times New Roman"/>
            <w:sz w:val="24"/>
            <w:szCs w:val="24"/>
          </w:rPr>
          <w:delText xml:space="preserve"> который выпустил эти ЦФА и должен </w:delText>
        </w:r>
        <w:r w:rsidR="00B46D68" w:rsidRPr="00872416" w:rsidDel="00545004">
          <w:rPr>
            <w:rFonts w:ascii="Times New Roman" w:hAnsi="Times New Roman" w:cs="Times New Roman"/>
            <w:sz w:val="24"/>
            <w:szCs w:val="24"/>
          </w:rPr>
          <w:delText>погасить записи о н</w:delText>
        </w:r>
        <w:r w:rsidRPr="00872416" w:rsidDel="00545004">
          <w:rPr>
            <w:rFonts w:ascii="Times New Roman" w:hAnsi="Times New Roman" w:cs="Times New Roman"/>
            <w:sz w:val="24"/>
            <w:szCs w:val="24"/>
          </w:rPr>
          <w:delText xml:space="preserve">их. Согласно </w:delText>
        </w:r>
        <w:r w:rsidR="00D85E42" w:rsidRPr="00872416" w:rsidDel="00545004">
          <w:rPr>
            <w:rFonts w:ascii="Times New Roman" w:hAnsi="Times New Roman" w:cs="Times New Roman"/>
            <w:sz w:val="24"/>
            <w:szCs w:val="24"/>
          </w:rPr>
          <w:delText>правилам</w:delText>
        </w:r>
        <w:r w:rsidRPr="00872416" w:rsidDel="00545004">
          <w:rPr>
            <w:rFonts w:ascii="Times New Roman" w:hAnsi="Times New Roman" w:cs="Times New Roman"/>
            <w:sz w:val="24"/>
            <w:szCs w:val="24"/>
          </w:rPr>
          <w:delText xml:space="preserve"> блокчейна комиссия за данную сделку списывается с покупателя сразу на электронный кошелёк сервиса</w:delText>
        </w:r>
        <w:r w:rsidR="00D85E42" w:rsidRPr="00872416" w:rsidDel="00545004">
          <w:rPr>
            <w:rFonts w:ascii="Times New Roman" w:hAnsi="Times New Roman" w:cs="Times New Roman"/>
            <w:sz w:val="24"/>
            <w:szCs w:val="24"/>
          </w:rPr>
          <w:delText xml:space="preserve"> </w:delText>
        </w:r>
        <w:r w:rsidR="002E10EF" w:rsidRPr="00872416" w:rsidDel="00545004">
          <w:rPr>
            <w:rFonts w:ascii="Times New Roman" w:hAnsi="Times New Roman" w:cs="Times New Roman"/>
            <w:sz w:val="24"/>
            <w:szCs w:val="24"/>
          </w:rPr>
          <w:delText>и распределяется между сервисом и ОИС</w:delText>
        </w:r>
        <w:r w:rsidR="00D85E42" w:rsidRPr="00872416" w:rsidDel="00545004">
          <w:rPr>
            <w:rFonts w:ascii="Times New Roman" w:hAnsi="Times New Roman" w:cs="Times New Roman"/>
            <w:sz w:val="24"/>
            <w:szCs w:val="24"/>
          </w:rPr>
          <w:delText>.</w:delText>
        </w:r>
      </w:del>
    </w:p>
    <w:p w14:paraId="6415D9D2" w14:textId="21D40DDE" w:rsidR="00405CFA" w:rsidDel="00545004" w:rsidRDefault="00405CFA">
      <w:pPr>
        <w:keepNext/>
        <w:keepLines/>
        <w:spacing w:before="240" w:after="440" w:line="276" w:lineRule="auto"/>
        <w:jc w:val="center"/>
        <w:outlineLvl w:val="0"/>
        <w:rPr>
          <w:del w:id="289" w:author="Tima" w:date="2026-01-10T18:43:00Z"/>
          <w:rFonts w:ascii="Times New Roman" w:hAnsi="Times New Roman" w:cs="Times New Roman"/>
          <w:sz w:val="24"/>
          <w:szCs w:val="24"/>
        </w:rPr>
        <w:pPrChange w:id="290" w:author="Tima" w:date="2026-01-10T18:43:00Z">
          <w:pPr>
            <w:spacing w:line="276" w:lineRule="auto"/>
            <w:ind w:firstLine="709"/>
            <w:jc w:val="both"/>
          </w:pPr>
        </w:pPrChange>
      </w:pPr>
      <w:del w:id="291" w:author="Tima" w:date="2026-01-10T18:43:00Z">
        <w:r w:rsidRPr="00872416" w:rsidDel="00545004">
          <w:rPr>
            <w:rFonts w:ascii="Times New Roman" w:hAnsi="Times New Roman" w:cs="Times New Roman"/>
            <w:sz w:val="24"/>
            <w:szCs w:val="24"/>
          </w:rPr>
          <w:delText>1.2 – Сервис осуществляет перевод части комиссии от обмена ЦФА на NFT со своего счёта на расчётный счёт ОИС</w:delText>
        </w:r>
        <w:r w:rsidR="00EC086E" w:rsidRPr="00872416" w:rsidDel="00545004">
          <w:rPr>
            <w:rFonts w:ascii="Times New Roman" w:hAnsi="Times New Roman" w:cs="Times New Roman"/>
            <w:sz w:val="24"/>
            <w:szCs w:val="24"/>
          </w:rPr>
          <w:delText xml:space="preserve"> для продолжения смарт-контракта</w:delText>
        </w:r>
        <w:r w:rsidRPr="00872416" w:rsidDel="00545004">
          <w:rPr>
            <w:rFonts w:ascii="Times New Roman" w:hAnsi="Times New Roman" w:cs="Times New Roman"/>
            <w:sz w:val="24"/>
            <w:szCs w:val="24"/>
          </w:rPr>
          <w:delText>.</w:delText>
        </w:r>
      </w:del>
    </w:p>
    <w:p w14:paraId="74ECCF09" w14:textId="1F3E5832" w:rsidR="00E166EC" w:rsidRPr="00872416" w:rsidDel="00545004" w:rsidRDefault="00E166EC">
      <w:pPr>
        <w:keepNext/>
        <w:keepLines/>
        <w:spacing w:before="240" w:after="440" w:line="276" w:lineRule="auto"/>
        <w:jc w:val="center"/>
        <w:outlineLvl w:val="0"/>
        <w:rPr>
          <w:del w:id="292" w:author="Tima" w:date="2026-01-10T18:43:00Z"/>
          <w:rFonts w:ascii="Times New Roman" w:hAnsi="Times New Roman" w:cs="Times New Roman"/>
          <w:sz w:val="24"/>
          <w:szCs w:val="24"/>
        </w:rPr>
        <w:pPrChange w:id="293" w:author="Tima" w:date="2026-01-10T18:43:00Z">
          <w:pPr>
            <w:spacing w:line="276" w:lineRule="auto"/>
            <w:ind w:firstLine="709"/>
            <w:jc w:val="both"/>
          </w:pPr>
        </w:pPrChange>
      </w:pPr>
      <w:del w:id="294" w:author="Tima" w:date="2026-01-10T18:43:00Z">
        <w:r w:rsidDel="00545004">
          <w:rPr>
            <w:rFonts w:ascii="Times New Roman" w:hAnsi="Times New Roman" w:cs="Times New Roman"/>
            <w:sz w:val="24"/>
            <w:szCs w:val="24"/>
          </w:rPr>
          <w:delText>1.3 – Центральный Банк уведомляет ОИС о поступлении средств на его расчётный счёт, чтобы ОИС знал о совершённой оплате погашения записей о ЦФА.</w:delText>
        </w:r>
      </w:del>
    </w:p>
    <w:p w14:paraId="23E7A11F" w14:textId="5CE45CD3" w:rsidR="00032C64" w:rsidRPr="00872416" w:rsidDel="00545004" w:rsidRDefault="00405CFA">
      <w:pPr>
        <w:keepNext/>
        <w:keepLines/>
        <w:spacing w:before="240" w:after="440" w:line="276" w:lineRule="auto"/>
        <w:jc w:val="center"/>
        <w:outlineLvl w:val="0"/>
        <w:rPr>
          <w:del w:id="295" w:author="Tima" w:date="2026-01-10T18:43:00Z"/>
          <w:rFonts w:ascii="Times New Roman" w:hAnsi="Times New Roman" w:cs="Times New Roman"/>
          <w:sz w:val="24"/>
          <w:szCs w:val="24"/>
        </w:rPr>
        <w:pPrChange w:id="296" w:author="Tima" w:date="2026-01-10T18:43:00Z">
          <w:pPr>
            <w:spacing w:line="276" w:lineRule="auto"/>
            <w:ind w:firstLine="709"/>
            <w:jc w:val="both"/>
          </w:pPr>
        </w:pPrChange>
      </w:pPr>
      <w:del w:id="297" w:author="Tima" w:date="2026-01-10T18:43:00Z">
        <w:r w:rsidRPr="00872416" w:rsidDel="00545004">
          <w:rPr>
            <w:rFonts w:ascii="Times New Roman" w:hAnsi="Times New Roman" w:cs="Times New Roman"/>
            <w:sz w:val="24"/>
            <w:szCs w:val="24"/>
          </w:rPr>
          <w:delText>2</w:delText>
        </w:r>
        <w:r w:rsidR="00032C64" w:rsidRPr="00872416" w:rsidDel="00545004">
          <w:rPr>
            <w:rFonts w:ascii="Times New Roman" w:hAnsi="Times New Roman" w:cs="Times New Roman"/>
            <w:sz w:val="24"/>
            <w:szCs w:val="24"/>
          </w:rPr>
          <w:delText xml:space="preserve"> – Сервис </w:delText>
        </w:r>
        <w:r w:rsidR="00CE150A" w:rsidRPr="00872416" w:rsidDel="00545004">
          <w:rPr>
            <w:rFonts w:ascii="Times New Roman" w:hAnsi="Times New Roman" w:cs="Times New Roman"/>
            <w:sz w:val="24"/>
            <w:szCs w:val="24"/>
          </w:rPr>
          <w:delText xml:space="preserve">переводит ЦФА </w:delText>
        </w:r>
        <w:r w:rsidRPr="00872416" w:rsidDel="00545004">
          <w:rPr>
            <w:rFonts w:ascii="Times New Roman" w:hAnsi="Times New Roman" w:cs="Times New Roman"/>
            <w:sz w:val="24"/>
            <w:szCs w:val="24"/>
          </w:rPr>
          <w:delText>в ОИС</w:delText>
        </w:r>
        <w:r w:rsidR="00CE150A" w:rsidRPr="00872416" w:rsidDel="00545004">
          <w:rPr>
            <w:rFonts w:ascii="Times New Roman" w:hAnsi="Times New Roman" w:cs="Times New Roman"/>
            <w:sz w:val="24"/>
            <w:szCs w:val="24"/>
          </w:rPr>
          <w:delText xml:space="preserve"> и </w:delText>
        </w:r>
        <w:r w:rsidR="00032C64" w:rsidRPr="00872416" w:rsidDel="00545004">
          <w:rPr>
            <w:rFonts w:ascii="Times New Roman" w:hAnsi="Times New Roman" w:cs="Times New Roman"/>
            <w:sz w:val="24"/>
            <w:szCs w:val="24"/>
          </w:rPr>
          <w:delText>запрашивает у</w:delText>
        </w:r>
        <w:r w:rsidR="00CE150A" w:rsidRPr="00872416" w:rsidDel="00545004">
          <w:rPr>
            <w:rFonts w:ascii="Times New Roman" w:hAnsi="Times New Roman" w:cs="Times New Roman"/>
            <w:sz w:val="24"/>
            <w:szCs w:val="24"/>
          </w:rPr>
          <w:delText xml:space="preserve"> него</w:delText>
        </w:r>
        <w:r w:rsidR="00032C64" w:rsidRPr="00872416" w:rsidDel="00545004">
          <w:rPr>
            <w:rFonts w:ascii="Times New Roman" w:hAnsi="Times New Roman" w:cs="Times New Roman"/>
            <w:sz w:val="24"/>
            <w:szCs w:val="24"/>
          </w:rPr>
          <w:delText xml:space="preserve"> </w:delText>
        </w:r>
        <w:r w:rsidR="00F51BAA" w:rsidRPr="00872416" w:rsidDel="00545004">
          <w:rPr>
            <w:rFonts w:ascii="Times New Roman" w:hAnsi="Times New Roman" w:cs="Times New Roman"/>
            <w:sz w:val="24"/>
            <w:szCs w:val="24"/>
          </w:rPr>
          <w:delText>погашение записей о</w:delText>
        </w:r>
        <w:r w:rsidRPr="00872416" w:rsidDel="00545004">
          <w:rPr>
            <w:rFonts w:ascii="Times New Roman" w:hAnsi="Times New Roman" w:cs="Times New Roman"/>
            <w:sz w:val="24"/>
            <w:szCs w:val="24"/>
          </w:rPr>
          <w:delText>б этих ЦФА</w:delText>
        </w:r>
        <w:r w:rsidR="00032C64" w:rsidRPr="00872416" w:rsidDel="00545004">
          <w:rPr>
            <w:rFonts w:ascii="Times New Roman" w:hAnsi="Times New Roman" w:cs="Times New Roman"/>
            <w:sz w:val="24"/>
            <w:szCs w:val="24"/>
          </w:rPr>
          <w:delText xml:space="preserve"> для получения NFT покупателем. </w:delText>
        </w:r>
        <w:r w:rsidRPr="00872416" w:rsidDel="00545004">
          <w:rPr>
            <w:rFonts w:ascii="Times New Roman" w:hAnsi="Times New Roman" w:cs="Times New Roman"/>
            <w:sz w:val="24"/>
            <w:szCs w:val="24"/>
          </w:rPr>
          <w:delText>ОИС</w:delText>
        </w:r>
        <w:r w:rsidR="00032C64" w:rsidRPr="00872416" w:rsidDel="00545004">
          <w:rPr>
            <w:rFonts w:ascii="Times New Roman" w:hAnsi="Times New Roman" w:cs="Times New Roman"/>
            <w:sz w:val="24"/>
            <w:szCs w:val="24"/>
          </w:rPr>
          <w:delText xml:space="preserve"> должен </w:delText>
        </w:r>
        <w:r w:rsidR="00F51BAA" w:rsidRPr="00872416" w:rsidDel="00545004">
          <w:rPr>
            <w:rFonts w:ascii="Times New Roman" w:hAnsi="Times New Roman" w:cs="Times New Roman"/>
            <w:sz w:val="24"/>
            <w:szCs w:val="24"/>
          </w:rPr>
          <w:delText>погасить записи о</w:delText>
        </w:r>
        <w:r w:rsidR="00032C64" w:rsidRPr="00872416" w:rsidDel="00545004">
          <w:rPr>
            <w:rFonts w:ascii="Times New Roman" w:hAnsi="Times New Roman" w:cs="Times New Roman"/>
            <w:sz w:val="24"/>
            <w:szCs w:val="24"/>
          </w:rPr>
          <w:delText xml:space="preserve"> ЦФА и</w:delText>
        </w:r>
        <w:r w:rsidR="00D85E42" w:rsidRPr="00872416" w:rsidDel="00545004">
          <w:rPr>
            <w:rFonts w:ascii="Times New Roman" w:hAnsi="Times New Roman" w:cs="Times New Roman"/>
            <w:sz w:val="24"/>
            <w:szCs w:val="24"/>
          </w:rPr>
          <w:delText xml:space="preserve"> сообщить об этом сервису</w:delText>
        </w:r>
        <w:r w:rsidR="00032C64" w:rsidRPr="00872416" w:rsidDel="00545004">
          <w:rPr>
            <w:rFonts w:ascii="Times New Roman" w:hAnsi="Times New Roman" w:cs="Times New Roman"/>
            <w:sz w:val="24"/>
            <w:szCs w:val="24"/>
          </w:rPr>
          <w:delText>.</w:delText>
        </w:r>
      </w:del>
    </w:p>
    <w:p w14:paraId="41C5DC5A" w14:textId="40E05D37" w:rsidR="002E10EF" w:rsidRPr="00872416" w:rsidDel="00545004" w:rsidRDefault="00405CFA">
      <w:pPr>
        <w:keepNext/>
        <w:keepLines/>
        <w:spacing w:before="240" w:after="440" w:line="276" w:lineRule="auto"/>
        <w:jc w:val="center"/>
        <w:outlineLvl w:val="0"/>
        <w:rPr>
          <w:del w:id="298" w:author="Tima" w:date="2026-01-10T18:43:00Z"/>
          <w:rFonts w:ascii="Times New Roman" w:hAnsi="Times New Roman" w:cs="Times New Roman"/>
          <w:sz w:val="24"/>
          <w:szCs w:val="24"/>
        </w:rPr>
        <w:pPrChange w:id="299" w:author="Tima" w:date="2026-01-10T18:43:00Z">
          <w:pPr>
            <w:spacing w:line="276" w:lineRule="auto"/>
            <w:ind w:firstLine="709"/>
            <w:jc w:val="both"/>
          </w:pPr>
        </w:pPrChange>
      </w:pPr>
      <w:del w:id="300" w:author="Tima" w:date="2026-01-10T18:43:00Z">
        <w:r w:rsidRPr="00872416" w:rsidDel="00545004">
          <w:rPr>
            <w:rFonts w:ascii="Times New Roman" w:hAnsi="Times New Roman" w:cs="Times New Roman"/>
            <w:sz w:val="24"/>
            <w:szCs w:val="24"/>
          </w:rPr>
          <w:delText>3</w:delText>
        </w:r>
        <w:r w:rsidR="00032C64" w:rsidRPr="00872416" w:rsidDel="00545004">
          <w:rPr>
            <w:rFonts w:ascii="Times New Roman" w:hAnsi="Times New Roman" w:cs="Times New Roman"/>
            <w:sz w:val="24"/>
            <w:szCs w:val="24"/>
          </w:rPr>
          <w:delText xml:space="preserve"> – ОИС погашает запись о ЦФА в рамках запроса</w:delText>
        </w:r>
        <w:r w:rsidR="00EC086E" w:rsidRPr="00872416" w:rsidDel="00545004">
          <w:rPr>
            <w:rFonts w:ascii="Times New Roman" w:hAnsi="Times New Roman" w:cs="Times New Roman"/>
            <w:sz w:val="24"/>
            <w:szCs w:val="24"/>
          </w:rPr>
          <w:delText>, чтобы продолжить исполнение смарт-контракта.</w:delText>
        </w:r>
      </w:del>
    </w:p>
    <w:p w14:paraId="5814E4BE" w14:textId="28CCF4A0" w:rsidR="00032C64" w:rsidRPr="00872416" w:rsidDel="00545004" w:rsidRDefault="00405CFA">
      <w:pPr>
        <w:keepNext/>
        <w:keepLines/>
        <w:spacing w:before="240" w:after="440" w:line="276" w:lineRule="auto"/>
        <w:jc w:val="center"/>
        <w:outlineLvl w:val="0"/>
        <w:rPr>
          <w:del w:id="301" w:author="Tima" w:date="2026-01-10T18:43:00Z"/>
          <w:rFonts w:ascii="Times New Roman" w:hAnsi="Times New Roman" w:cs="Times New Roman"/>
          <w:sz w:val="24"/>
          <w:szCs w:val="24"/>
        </w:rPr>
        <w:pPrChange w:id="302" w:author="Tima" w:date="2026-01-10T18:43:00Z">
          <w:pPr>
            <w:spacing w:line="276" w:lineRule="auto"/>
            <w:ind w:firstLine="709"/>
            <w:jc w:val="both"/>
          </w:pPr>
        </w:pPrChange>
      </w:pPr>
      <w:del w:id="303" w:author="Tima" w:date="2026-01-10T18:43:00Z">
        <w:r w:rsidRPr="00872416" w:rsidDel="00545004">
          <w:rPr>
            <w:rFonts w:ascii="Times New Roman" w:hAnsi="Times New Roman" w:cs="Times New Roman"/>
            <w:sz w:val="24"/>
            <w:szCs w:val="24"/>
          </w:rPr>
          <w:delText>4</w:delText>
        </w:r>
        <w:r w:rsidR="00032C64" w:rsidRPr="00872416" w:rsidDel="00545004">
          <w:rPr>
            <w:rFonts w:ascii="Times New Roman" w:hAnsi="Times New Roman" w:cs="Times New Roman"/>
            <w:sz w:val="24"/>
            <w:szCs w:val="24"/>
          </w:rPr>
          <w:delText xml:space="preserve"> – </w:delText>
        </w:r>
        <w:r w:rsidR="00EC086E" w:rsidRPr="00872416" w:rsidDel="00545004">
          <w:rPr>
            <w:rFonts w:ascii="Times New Roman" w:hAnsi="Times New Roman" w:cs="Times New Roman"/>
            <w:sz w:val="24"/>
            <w:szCs w:val="24"/>
          </w:rPr>
          <w:delText>ОИС</w:delText>
        </w:r>
        <w:r w:rsidR="002E10EF" w:rsidRPr="00872416" w:rsidDel="00545004">
          <w:rPr>
            <w:rFonts w:ascii="Times New Roman" w:hAnsi="Times New Roman" w:cs="Times New Roman"/>
            <w:sz w:val="24"/>
            <w:szCs w:val="24"/>
          </w:rPr>
          <w:delText xml:space="preserve"> сообщает об успешном погашении записей о ЦФА предлагаемому сервису, чтобы завершить смарт-контракт</w:delText>
        </w:r>
        <w:r w:rsidR="00032C64" w:rsidRPr="00872416" w:rsidDel="00545004">
          <w:rPr>
            <w:rFonts w:ascii="Times New Roman" w:hAnsi="Times New Roman" w:cs="Times New Roman"/>
            <w:sz w:val="24"/>
            <w:szCs w:val="24"/>
          </w:rPr>
          <w:delText>.</w:delText>
        </w:r>
      </w:del>
    </w:p>
    <w:p w14:paraId="349823B7" w14:textId="2F24F15E" w:rsidR="00032C64" w:rsidRPr="00872416" w:rsidDel="00545004" w:rsidRDefault="00405CFA">
      <w:pPr>
        <w:keepNext/>
        <w:keepLines/>
        <w:spacing w:before="240" w:after="440" w:line="276" w:lineRule="auto"/>
        <w:jc w:val="center"/>
        <w:outlineLvl w:val="0"/>
        <w:rPr>
          <w:del w:id="304" w:author="Tima" w:date="2026-01-10T18:43:00Z"/>
          <w:rFonts w:ascii="Times New Roman" w:hAnsi="Times New Roman" w:cs="Times New Roman"/>
          <w:sz w:val="24"/>
          <w:szCs w:val="24"/>
        </w:rPr>
        <w:pPrChange w:id="305" w:author="Tima" w:date="2026-01-10T18:43:00Z">
          <w:pPr>
            <w:spacing w:line="276" w:lineRule="auto"/>
            <w:ind w:firstLine="709"/>
            <w:jc w:val="both"/>
          </w:pPr>
        </w:pPrChange>
      </w:pPr>
      <w:del w:id="306" w:author="Tima" w:date="2026-01-10T18:43:00Z">
        <w:r w:rsidRPr="00872416" w:rsidDel="00545004">
          <w:rPr>
            <w:rFonts w:ascii="Times New Roman" w:hAnsi="Times New Roman" w:cs="Times New Roman"/>
            <w:sz w:val="24"/>
            <w:szCs w:val="24"/>
          </w:rPr>
          <w:delText>5</w:delText>
        </w:r>
        <w:r w:rsidR="00032C64" w:rsidRPr="00872416" w:rsidDel="00545004">
          <w:rPr>
            <w:rFonts w:ascii="Times New Roman" w:hAnsi="Times New Roman" w:cs="Times New Roman"/>
            <w:sz w:val="24"/>
            <w:szCs w:val="24"/>
          </w:rPr>
          <w:delText xml:space="preserve"> – </w:delText>
        </w:r>
        <w:r w:rsidR="002E10EF" w:rsidRPr="00872416" w:rsidDel="00545004">
          <w:rPr>
            <w:rFonts w:ascii="Times New Roman" w:hAnsi="Times New Roman" w:cs="Times New Roman"/>
            <w:sz w:val="24"/>
            <w:szCs w:val="24"/>
          </w:rPr>
          <w:delText>Предлагаемый сервис переводит запрошенный покупателем NFT на его счёт, чтобы завершить смарт-контракт</w:delText>
        </w:r>
        <w:r w:rsidR="00032C64" w:rsidRPr="00872416" w:rsidDel="00545004">
          <w:rPr>
            <w:rFonts w:ascii="Times New Roman" w:hAnsi="Times New Roman" w:cs="Times New Roman"/>
            <w:sz w:val="24"/>
            <w:szCs w:val="24"/>
          </w:rPr>
          <w:delText>.</w:delText>
        </w:r>
      </w:del>
    </w:p>
    <w:p w14:paraId="4B9F0363" w14:textId="374C6BC1" w:rsidR="00032C64" w:rsidRPr="00872416" w:rsidDel="00545004" w:rsidRDefault="00032C64">
      <w:pPr>
        <w:keepNext/>
        <w:keepLines/>
        <w:spacing w:before="240" w:after="440" w:line="276" w:lineRule="auto"/>
        <w:jc w:val="center"/>
        <w:outlineLvl w:val="0"/>
        <w:rPr>
          <w:del w:id="307" w:author="Tima" w:date="2026-01-10T18:43:00Z"/>
          <w:rFonts w:ascii="Times New Roman" w:hAnsi="Times New Roman" w:cs="Times New Roman"/>
          <w:sz w:val="24"/>
          <w:szCs w:val="24"/>
        </w:rPr>
        <w:pPrChange w:id="308" w:author="Tima" w:date="2026-01-10T18:43:00Z">
          <w:pPr>
            <w:spacing w:line="276" w:lineRule="auto"/>
            <w:ind w:firstLine="709"/>
            <w:jc w:val="both"/>
          </w:pPr>
        </w:pPrChange>
      </w:pPr>
    </w:p>
    <w:p w14:paraId="2E51D9FD" w14:textId="164845E8" w:rsidR="00032C64" w:rsidRPr="00872416" w:rsidDel="00545004" w:rsidRDefault="00032C64">
      <w:pPr>
        <w:keepNext/>
        <w:keepLines/>
        <w:spacing w:before="240" w:after="440" w:line="276" w:lineRule="auto"/>
        <w:jc w:val="center"/>
        <w:outlineLvl w:val="0"/>
        <w:rPr>
          <w:del w:id="309" w:author="Tima" w:date="2026-01-10T18:43:00Z"/>
          <w:rFonts w:ascii="Times New Roman" w:hAnsi="Times New Roman" w:cs="Times New Roman"/>
          <w:sz w:val="24"/>
          <w:szCs w:val="24"/>
        </w:rPr>
        <w:pPrChange w:id="310" w:author="Tima" w:date="2026-01-10T18:43:00Z">
          <w:pPr>
            <w:spacing w:line="276" w:lineRule="auto"/>
            <w:ind w:firstLine="709"/>
            <w:jc w:val="both"/>
          </w:pPr>
        </w:pPrChange>
      </w:pPr>
      <w:del w:id="311" w:author="Tima" w:date="2026-01-10T18:43:00Z">
        <w:r w:rsidRPr="00872416" w:rsidDel="00545004">
          <w:rPr>
            <w:rFonts w:ascii="Times New Roman" w:hAnsi="Times New Roman" w:cs="Times New Roman"/>
            <w:sz w:val="24"/>
            <w:szCs w:val="24"/>
          </w:rPr>
          <w:delText>При успешном выполнении вышеописанных условий смарт-контракт завершается и остаётся в блокчейне, т.е. любой человек в любой момент времени сможет увидеть подтверждение успешного завершения смарт-контракта.</w:delText>
        </w:r>
      </w:del>
    </w:p>
    <w:p w14:paraId="4668FBE7" w14:textId="42FE9AB8" w:rsidR="00E166EC" w:rsidDel="00545004" w:rsidRDefault="00817491">
      <w:pPr>
        <w:keepNext/>
        <w:keepLines/>
        <w:spacing w:before="240" w:after="440" w:line="276" w:lineRule="auto"/>
        <w:jc w:val="center"/>
        <w:outlineLvl w:val="0"/>
        <w:rPr>
          <w:del w:id="312" w:author="Tima" w:date="2026-01-10T18:43:00Z"/>
          <w:rFonts w:ascii="Times New Roman" w:hAnsi="Times New Roman" w:cs="Times New Roman"/>
          <w:sz w:val="24"/>
          <w:szCs w:val="24"/>
        </w:rPr>
        <w:pPrChange w:id="313" w:author="Tima" w:date="2026-01-10T18:43:00Z">
          <w:pPr>
            <w:spacing w:line="276" w:lineRule="auto"/>
            <w:ind w:firstLine="709"/>
            <w:jc w:val="both"/>
          </w:pPr>
        </w:pPrChange>
      </w:pPr>
      <w:del w:id="314" w:author="Tima" w:date="2026-01-10T18:43:00Z">
        <w:r w:rsidRPr="00124002" w:rsidDel="00545004">
          <w:rPr>
            <w:rFonts w:ascii="Times New Roman" w:hAnsi="Times New Roman" w:cs="Times New Roman"/>
            <w:sz w:val="24"/>
            <w:szCs w:val="24"/>
          </w:rPr>
          <w:delText>Есть опасени</w:delText>
        </w:r>
        <w:r w:rsidR="00453A50" w:rsidRPr="00124002" w:rsidDel="00545004">
          <w:rPr>
            <w:rFonts w:ascii="Times New Roman" w:hAnsi="Times New Roman" w:cs="Times New Roman"/>
            <w:sz w:val="24"/>
            <w:szCs w:val="24"/>
          </w:rPr>
          <w:delText>е</w:delText>
        </w:r>
        <w:r w:rsidRPr="00124002" w:rsidDel="00545004">
          <w:rPr>
            <w:rFonts w:ascii="Times New Roman" w:hAnsi="Times New Roman" w:cs="Times New Roman"/>
            <w:sz w:val="24"/>
            <w:szCs w:val="24"/>
          </w:rPr>
          <w:delText xml:space="preserve">, что ни один ОИС не будет работать с обеспечением в виде NFT, однако, </w:delText>
        </w:r>
        <w:r w:rsidR="00453A50" w:rsidRPr="00124002" w:rsidDel="00545004">
          <w:rPr>
            <w:rFonts w:ascii="Times New Roman" w:hAnsi="Times New Roman" w:cs="Times New Roman"/>
            <w:sz w:val="24"/>
            <w:szCs w:val="24"/>
          </w:rPr>
          <w:delText>поскольку</w:delText>
        </w:r>
        <w:r w:rsidRPr="00124002" w:rsidDel="00545004">
          <w:rPr>
            <w:rFonts w:ascii="Times New Roman" w:hAnsi="Times New Roman" w:cs="Times New Roman"/>
            <w:sz w:val="24"/>
            <w:szCs w:val="24"/>
          </w:rPr>
          <w:delText xml:space="preserve"> предлагаемая мной сфера</w:delText>
        </w:r>
        <w:r w:rsidR="00453A50" w:rsidRPr="00124002" w:rsidDel="00545004">
          <w:rPr>
            <w:rFonts w:ascii="Times New Roman" w:hAnsi="Times New Roman" w:cs="Times New Roman"/>
            <w:sz w:val="24"/>
            <w:szCs w:val="24"/>
          </w:rPr>
          <w:delText xml:space="preserve"> –</w:delText>
        </w:r>
        <w:r w:rsidRPr="00124002" w:rsidDel="00545004">
          <w:rPr>
            <w:rFonts w:ascii="Times New Roman" w:hAnsi="Times New Roman" w:cs="Times New Roman"/>
            <w:sz w:val="24"/>
            <w:szCs w:val="24"/>
          </w:rPr>
          <w:delText xml:space="preserve"> новая</w:delText>
        </w:r>
        <w:r w:rsidR="00453A50" w:rsidRPr="00124002" w:rsidDel="00545004">
          <w:rPr>
            <w:rFonts w:ascii="Times New Roman" w:hAnsi="Times New Roman" w:cs="Times New Roman"/>
            <w:sz w:val="24"/>
            <w:szCs w:val="24"/>
          </w:rPr>
          <w:delText>, то</w:delText>
        </w:r>
        <w:r w:rsidRPr="00124002" w:rsidDel="00545004">
          <w:rPr>
            <w:rFonts w:ascii="Times New Roman" w:hAnsi="Times New Roman" w:cs="Times New Roman"/>
            <w:sz w:val="24"/>
            <w:szCs w:val="24"/>
          </w:rPr>
          <w:delText xml:space="preserve"> имеет огромный потенциал для роста. Поэтому отказ ОИС от обработки операций ЦФА </w:delText>
        </w:r>
        <w:r w:rsidR="00453A50" w:rsidRPr="00124002" w:rsidDel="00545004">
          <w:rPr>
            <w:rFonts w:ascii="Times New Roman" w:hAnsi="Times New Roman" w:cs="Times New Roman"/>
            <w:sz w:val="24"/>
            <w:szCs w:val="24"/>
          </w:rPr>
          <w:delText xml:space="preserve">сегодня </w:delText>
        </w:r>
        <w:r w:rsidRPr="00124002" w:rsidDel="00545004">
          <w:rPr>
            <w:rFonts w:ascii="Times New Roman" w:hAnsi="Times New Roman" w:cs="Times New Roman"/>
            <w:sz w:val="24"/>
            <w:szCs w:val="24"/>
          </w:rPr>
          <w:delText>может означать чрезмерную консервативность компании</w:delText>
        </w:r>
        <w:r w:rsidR="00453A50" w:rsidRPr="00124002" w:rsidDel="00545004">
          <w:rPr>
            <w:rFonts w:ascii="Times New Roman" w:hAnsi="Times New Roman" w:cs="Times New Roman"/>
            <w:sz w:val="24"/>
            <w:szCs w:val="24"/>
          </w:rPr>
          <w:delText xml:space="preserve"> и недополучение ею сверхприбыли завтра</w:delText>
        </w:r>
        <w:r w:rsidRPr="00124002" w:rsidDel="00545004">
          <w:rPr>
            <w:rFonts w:ascii="Times New Roman" w:hAnsi="Times New Roman" w:cs="Times New Roman"/>
            <w:sz w:val="24"/>
            <w:szCs w:val="24"/>
          </w:rPr>
          <w:delText xml:space="preserve">. В любом случае, выпуск, оборот и погашение записей о ЦФА может осуществлять любое юридическое лицо или ИП, </w:delText>
        </w:r>
        <w:r w:rsidR="00453A50" w:rsidRPr="00124002" w:rsidDel="00545004">
          <w:rPr>
            <w:rFonts w:ascii="Times New Roman" w:hAnsi="Times New Roman" w:cs="Times New Roman"/>
            <w:sz w:val="24"/>
            <w:szCs w:val="24"/>
          </w:rPr>
          <w:delText>которым может быть сам</w:delText>
        </w:r>
        <w:r w:rsidRPr="00124002" w:rsidDel="00545004">
          <w:rPr>
            <w:rFonts w:ascii="Times New Roman" w:hAnsi="Times New Roman" w:cs="Times New Roman"/>
            <w:sz w:val="24"/>
            <w:szCs w:val="24"/>
          </w:rPr>
          <w:delText xml:space="preserve"> предлагаемый сервис.</w:delText>
        </w:r>
      </w:del>
    </w:p>
    <w:p w14:paraId="62846F31" w14:textId="6E6C08C8" w:rsidR="00E166EC" w:rsidDel="00545004" w:rsidRDefault="00E166EC">
      <w:pPr>
        <w:keepNext/>
        <w:keepLines/>
        <w:spacing w:before="240" w:after="440"/>
        <w:jc w:val="center"/>
        <w:outlineLvl w:val="0"/>
        <w:rPr>
          <w:del w:id="315" w:author="Tima" w:date="2026-01-10T18:43:00Z"/>
          <w:rFonts w:ascii="Times New Roman" w:hAnsi="Times New Roman" w:cs="Times New Roman"/>
          <w:sz w:val="24"/>
          <w:szCs w:val="24"/>
        </w:rPr>
        <w:pPrChange w:id="316" w:author="Tima" w:date="2026-01-10T18:43:00Z">
          <w:pPr/>
        </w:pPrChange>
      </w:pPr>
      <w:del w:id="317" w:author="Tima" w:date="2026-01-10T18:43:00Z">
        <w:r w:rsidDel="00545004">
          <w:rPr>
            <w:rFonts w:ascii="Times New Roman" w:hAnsi="Times New Roman" w:cs="Times New Roman"/>
            <w:sz w:val="24"/>
            <w:szCs w:val="24"/>
          </w:rPr>
          <w:br w:type="page"/>
        </w:r>
      </w:del>
    </w:p>
    <w:p w14:paraId="71314187" w14:textId="44ADC831" w:rsidR="00032C64" w:rsidRPr="006A5EF0" w:rsidDel="00545004" w:rsidRDefault="00032C64">
      <w:pPr>
        <w:pStyle w:val="1"/>
        <w:spacing w:after="440"/>
        <w:jc w:val="center"/>
        <w:rPr>
          <w:del w:id="318" w:author="Tima" w:date="2026-01-10T18:43:00Z"/>
          <w:rFonts w:ascii="Times New Roman" w:hAnsi="Times New Roman" w:cs="Times New Roman"/>
          <w:b/>
          <w:color w:val="000000" w:themeColor="text1"/>
        </w:rPr>
      </w:pPr>
      <w:bookmarkStart w:id="319" w:name="_Toc212803727"/>
      <w:del w:id="320" w:author="Tima" w:date="2026-01-10T18:43:00Z">
        <w:r w:rsidRPr="006A5EF0" w:rsidDel="00545004">
          <w:rPr>
            <w:rFonts w:ascii="Times New Roman" w:hAnsi="Times New Roman" w:cs="Times New Roman"/>
            <w:b/>
            <w:color w:val="000000" w:themeColor="text1"/>
          </w:rPr>
          <w:delText>5. Реклама и маркетинг</w:delText>
        </w:r>
        <w:bookmarkEnd w:id="319"/>
      </w:del>
    </w:p>
    <w:p w14:paraId="09ABDD58" w14:textId="2A94D9C2" w:rsidR="00032C64" w:rsidRPr="00FF7AD6" w:rsidDel="00545004" w:rsidRDefault="00032C64">
      <w:pPr>
        <w:keepNext/>
        <w:keepLines/>
        <w:spacing w:before="240" w:after="440" w:line="276" w:lineRule="auto"/>
        <w:ind w:left="709"/>
        <w:jc w:val="center"/>
        <w:outlineLvl w:val="0"/>
        <w:rPr>
          <w:del w:id="321" w:author="Tima" w:date="2026-01-10T18:43:00Z"/>
          <w:rFonts w:ascii="Times New Roman" w:hAnsi="Times New Roman" w:cs="Times New Roman"/>
          <w:bCs/>
          <w:sz w:val="24"/>
          <w:szCs w:val="24"/>
        </w:rPr>
        <w:pPrChange w:id="322" w:author="Tima" w:date="2026-01-10T18:43:00Z">
          <w:pPr>
            <w:spacing w:before="360" w:line="276" w:lineRule="auto"/>
            <w:ind w:left="709"/>
            <w:jc w:val="both"/>
          </w:pPr>
        </w:pPrChange>
      </w:pPr>
      <w:del w:id="323" w:author="Tima" w:date="2026-01-10T18:43:00Z">
        <w:r w:rsidRPr="00FF7AD6" w:rsidDel="00545004">
          <w:rPr>
            <w:rFonts w:ascii="Times New Roman" w:hAnsi="Times New Roman" w:cs="Times New Roman"/>
            <w:bCs/>
            <w:sz w:val="24"/>
            <w:szCs w:val="24"/>
          </w:rPr>
          <w:delText>Определим портрет целевой аудитории (табл. 1).</w:delText>
        </w:r>
      </w:del>
    </w:p>
    <w:p w14:paraId="215731D7" w14:textId="67F425B2" w:rsidR="00032C64" w:rsidRPr="00FF7AD6" w:rsidDel="00545004" w:rsidRDefault="00032C64">
      <w:pPr>
        <w:keepNext/>
        <w:keepLines/>
        <w:spacing w:before="240" w:after="440" w:line="276" w:lineRule="auto"/>
        <w:ind w:left="709"/>
        <w:jc w:val="center"/>
        <w:outlineLvl w:val="0"/>
        <w:rPr>
          <w:del w:id="324" w:author="Tima" w:date="2026-01-10T18:43:00Z"/>
          <w:rFonts w:ascii="Times New Roman" w:hAnsi="Times New Roman" w:cs="Times New Roman"/>
          <w:bCs/>
          <w:i/>
          <w:sz w:val="24"/>
          <w:szCs w:val="24"/>
        </w:rPr>
        <w:pPrChange w:id="325" w:author="Tima" w:date="2026-01-10T18:43:00Z">
          <w:pPr>
            <w:spacing w:before="360" w:line="276" w:lineRule="auto"/>
            <w:ind w:left="709"/>
            <w:jc w:val="both"/>
          </w:pPr>
        </w:pPrChange>
      </w:pPr>
      <w:del w:id="326" w:author="Tima" w:date="2026-01-10T18:43:00Z">
        <w:r w:rsidRPr="00FF7AD6" w:rsidDel="00545004">
          <w:rPr>
            <w:rFonts w:ascii="Times New Roman" w:hAnsi="Times New Roman" w:cs="Times New Roman"/>
            <w:bCs/>
            <w:i/>
            <w:sz w:val="24"/>
            <w:szCs w:val="24"/>
          </w:rPr>
          <w:delText>Таблица 1. Портрет целевой аудитории</w:delText>
        </w:r>
      </w:del>
    </w:p>
    <w:tbl>
      <w:tblPr>
        <w:tblStyle w:val="a4"/>
        <w:tblW w:w="9351" w:type="dxa"/>
        <w:tblLook w:val="04A0" w:firstRow="1" w:lastRow="0" w:firstColumn="1" w:lastColumn="0" w:noHBand="0" w:noVBand="1"/>
      </w:tblPr>
      <w:tblGrid>
        <w:gridCol w:w="2972"/>
        <w:gridCol w:w="3402"/>
        <w:gridCol w:w="2977"/>
      </w:tblGrid>
      <w:tr w:rsidR="00032C64" w:rsidRPr="00FF7AD6" w:rsidDel="00545004" w14:paraId="3FDE0856" w14:textId="1FB746C7" w:rsidTr="002E10EF">
        <w:trPr>
          <w:del w:id="327" w:author="Tima" w:date="2026-01-10T18:43:00Z"/>
        </w:trPr>
        <w:tc>
          <w:tcPr>
            <w:tcW w:w="2972" w:type="dxa"/>
          </w:tcPr>
          <w:p w14:paraId="291FD9C7" w14:textId="54444947" w:rsidR="00032C64" w:rsidRPr="00FF7AD6" w:rsidDel="00545004" w:rsidRDefault="00032C64">
            <w:pPr>
              <w:keepNext/>
              <w:keepLines/>
              <w:spacing w:before="240" w:after="440" w:line="276" w:lineRule="auto"/>
              <w:jc w:val="center"/>
              <w:outlineLvl w:val="0"/>
              <w:rPr>
                <w:del w:id="328" w:author="Tima" w:date="2026-01-10T18:43:00Z"/>
                <w:rFonts w:ascii="Times New Roman" w:hAnsi="Times New Roman" w:cs="Times New Roman"/>
                <w:sz w:val="24"/>
                <w:szCs w:val="24"/>
              </w:rPr>
              <w:pPrChange w:id="329" w:author="Tima" w:date="2026-01-10T18:43:00Z">
                <w:pPr>
                  <w:spacing w:line="276" w:lineRule="auto"/>
                  <w:jc w:val="center"/>
                </w:pPr>
              </w:pPrChange>
            </w:pPr>
            <w:del w:id="330" w:author="Tima" w:date="2026-01-10T18:43:00Z">
              <w:r w:rsidRPr="00FF7AD6" w:rsidDel="00545004">
                <w:rPr>
                  <w:rFonts w:ascii="Times New Roman" w:hAnsi="Times New Roman" w:cs="Times New Roman"/>
                  <w:sz w:val="24"/>
                  <w:szCs w:val="24"/>
                </w:rPr>
                <w:delText>Вопрос</w:delText>
              </w:r>
            </w:del>
          </w:p>
        </w:tc>
        <w:tc>
          <w:tcPr>
            <w:tcW w:w="3402" w:type="dxa"/>
          </w:tcPr>
          <w:p w14:paraId="45F26482" w14:textId="7B3C2152" w:rsidR="00032C64" w:rsidRPr="00FF7AD6" w:rsidDel="00545004" w:rsidRDefault="00032C64">
            <w:pPr>
              <w:keepNext/>
              <w:keepLines/>
              <w:spacing w:before="240" w:after="440" w:line="276" w:lineRule="auto"/>
              <w:jc w:val="center"/>
              <w:outlineLvl w:val="0"/>
              <w:rPr>
                <w:del w:id="331" w:author="Tima" w:date="2026-01-10T18:43:00Z"/>
                <w:rFonts w:ascii="Times New Roman" w:hAnsi="Times New Roman" w:cs="Times New Roman"/>
                <w:sz w:val="24"/>
                <w:szCs w:val="24"/>
              </w:rPr>
              <w:pPrChange w:id="332" w:author="Tima" w:date="2026-01-10T18:43:00Z">
                <w:pPr>
                  <w:spacing w:line="276" w:lineRule="auto"/>
                  <w:jc w:val="center"/>
                </w:pPr>
              </w:pPrChange>
            </w:pPr>
            <w:del w:id="333" w:author="Tima" w:date="2026-01-10T18:43:00Z">
              <w:r w:rsidRPr="00FF7AD6" w:rsidDel="00545004">
                <w:rPr>
                  <w:rFonts w:ascii="Times New Roman" w:hAnsi="Times New Roman" w:cs="Times New Roman"/>
                  <w:sz w:val="24"/>
                  <w:szCs w:val="24"/>
                </w:rPr>
                <w:delText>Сегмент 1</w:delText>
              </w:r>
            </w:del>
          </w:p>
        </w:tc>
        <w:tc>
          <w:tcPr>
            <w:tcW w:w="2977" w:type="dxa"/>
          </w:tcPr>
          <w:p w14:paraId="7F06B86C" w14:textId="781383E1" w:rsidR="00032C64" w:rsidRPr="00FF7AD6" w:rsidDel="00545004" w:rsidRDefault="00032C64">
            <w:pPr>
              <w:keepNext/>
              <w:keepLines/>
              <w:spacing w:before="240" w:after="440" w:line="276" w:lineRule="auto"/>
              <w:jc w:val="center"/>
              <w:outlineLvl w:val="0"/>
              <w:rPr>
                <w:del w:id="334" w:author="Tima" w:date="2026-01-10T18:43:00Z"/>
                <w:rFonts w:ascii="Times New Roman" w:hAnsi="Times New Roman" w:cs="Times New Roman"/>
                <w:sz w:val="24"/>
                <w:szCs w:val="24"/>
              </w:rPr>
              <w:pPrChange w:id="335" w:author="Tima" w:date="2026-01-10T18:43:00Z">
                <w:pPr>
                  <w:spacing w:line="276" w:lineRule="auto"/>
                  <w:jc w:val="center"/>
                </w:pPr>
              </w:pPrChange>
            </w:pPr>
            <w:del w:id="336" w:author="Tima" w:date="2026-01-10T18:43:00Z">
              <w:r w:rsidRPr="00FF7AD6" w:rsidDel="00545004">
                <w:rPr>
                  <w:rFonts w:ascii="Times New Roman" w:hAnsi="Times New Roman" w:cs="Times New Roman"/>
                  <w:sz w:val="24"/>
                  <w:szCs w:val="24"/>
                </w:rPr>
                <w:delText>Сегмент 2</w:delText>
              </w:r>
            </w:del>
          </w:p>
        </w:tc>
      </w:tr>
      <w:tr w:rsidR="00032C64" w:rsidRPr="00FF7AD6" w:rsidDel="00545004" w14:paraId="126CD9C5" w14:textId="624943F2" w:rsidTr="002E10EF">
        <w:trPr>
          <w:del w:id="337" w:author="Tima" w:date="2026-01-10T18:43:00Z"/>
        </w:trPr>
        <w:tc>
          <w:tcPr>
            <w:tcW w:w="2972" w:type="dxa"/>
          </w:tcPr>
          <w:p w14:paraId="43F2A3E2" w14:textId="7C1FBBFC" w:rsidR="00032C64" w:rsidRPr="00FF7AD6" w:rsidDel="00545004" w:rsidRDefault="00032C64">
            <w:pPr>
              <w:keepNext/>
              <w:keepLines/>
              <w:spacing w:before="240" w:after="440" w:line="276" w:lineRule="auto"/>
              <w:jc w:val="center"/>
              <w:outlineLvl w:val="0"/>
              <w:rPr>
                <w:del w:id="338" w:author="Tima" w:date="2026-01-10T18:43:00Z"/>
                <w:rFonts w:ascii="Times New Roman" w:hAnsi="Times New Roman" w:cs="Times New Roman"/>
                <w:sz w:val="24"/>
                <w:szCs w:val="24"/>
              </w:rPr>
              <w:pPrChange w:id="339" w:author="Tima" w:date="2026-01-10T18:43:00Z">
                <w:pPr>
                  <w:spacing w:line="276" w:lineRule="auto"/>
                  <w:jc w:val="both"/>
                </w:pPr>
              </w:pPrChange>
            </w:pPr>
            <w:del w:id="340" w:author="Tima" w:date="2026-01-10T18:43:00Z">
              <w:r w:rsidRPr="00FF7AD6" w:rsidDel="00545004">
                <w:rPr>
                  <w:rFonts w:ascii="Times New Roman" w:hAnsi="Times New Roman" w:cs="Times New Roman"/>
                  <w:sz w:val="24"/>
                  <w:szCs w:val="24"/>
                </w:rPr>
                <w:delText>Кто наш клиент? (пол, возраст, доход, место жительства)</w:delText>
              </w:r>
            </w:del>
          </w:p>
        </w:tc>
        <w:tc>
          <w:tcPr>
            <w:tcW w:w="3402" w:type="dxa"/>
          </w:tcPr>
          <w:p w14:paraId="4E85EA5F" w14:textId="6A8E380D" w:rsidR="00032C64" w:rsidRPr="00FF7AD6" w:rsidDel="00545004" w:rsidRDefault="00032C64">
            <w:pPr>
              <w:keepNext/>
              <w:keepLines/>
              <w:spacing w:before="240" w:after="440" w:line="276" w:lineRule="auto"/>
              <w:jc w:val="center"/>
              <w:outlineLvl w:val="0"/>
              <w:rPr>
                <w:del w:id="341" w:author="Tima" w:date="2026-01-10T18:43:00Z"/>
                <w:rFonts w:ascii="Times New Roman" w:hAnsi="Times New Roman" w:cs="Times New Roman"/>
                <w:sz w:val="24"/>
                <w:szCs w:val="24"/>
              </w:rPr>
              <w:pPrChange w:id="342" w:author="Tima" w:date="2026-01-10T18:43:00Z">
                <w:pPr>
                  <w:spacing w:line="276" w:lineRule="auto"/>
                  <w:jc w:val="both"/>
                </w:pPr>
              </w:pPrChange>
            </w:pPr>
            <w:del w:id="343" w:author="Tima" w:date="2026-01-10T18:43:00Z">
              <w:r w:rsidRPr="00FF7AD6" w:rsidDel="00545004">
                <w:rPr>
                  <w:rFonts w:ascii="Times New Roman" w:hAnsi="Times New Roman" w:cs="Times New Roman"/>
                  <w:sz w:val="24"/>
                  <w:szCs w:val="24"/>
                </w:rPr>
                <w:delText>Мужчины (чаще) и женщины 20-35 лет, успешные, работающие в крупных городах, чаще всего не имеющие семьи и детей</w:delText>
              </w:r>
            </w:del>
          </w:p>
        </w:tc>
        <w:tc>
          <w:tcPr>
            <w:tcW w:w="2977" w:type="dxa"/>
          </w:tcPr>
          <w:p w14:paraId="027D0D1E" w14:textId="1752E5DE" w:rsidR="00032C64" w:rsidRPr="00FF7AD6" w:rsidDel="00545004" w:rsidRDefault="00032C64">
            <w:pPr>
              <w:keepNext/>
              <w:keepLines/>
              <w:spacing w:before="240" w:after="440" w:line="276" w:lineRule="auto"/>
              <w:jc w:val="center"/>
              <w:outlineLvl w:val="0"/>
              <w:rPr>
                <w:del w:id="344" w:author="Tima" w:date="2026-01-10T18:43:00Z"/>
                <w:rFonts w:ascii="Times New Roman" w:hAnsi="Times New Roman" w:cs="Times New Roman"/>
                <w:sz w:val="24"/>
                <w:szCs w:val="24"/>
              </w:rPr>
              <w:pPrChange w:id="345" w:author="Tima" w:date="2026-01-10T18:43:00Z">
                <w:pPr>
                  <w:spacing w:line="276" w:lineRule="auto"/>
                  <w:jc w:val="both"/>
                </w:pPr>
              </w:pPrChange>
            </w:pPr>
            <w:del w:id="346" w:author="Tima" w:date="2026-01-10T18:43:00Z">
              <w:r w:rsidRPr="00FF7AD6" w:rsidDel="00545004">
                <w:rPr>
                  <w:rFonts w:ascii="Times New Roman" w:hAnsi="Times New Roman" w:cs="Times New Roman"/>
                  <w:sz w:val="24"/>
                  <w:szCs w:val="24"/>
                </w:rPr>
                <w:delText>Школьники 14-16 лет, имеющие собственный телефон и карманные деньги</w:delText>
              </w:r>
            </w:del>
          </w:p>
        </w:tc>
      </w:tr>
      <w:tr w:rsidR="00032C64" w:rsidRPr="00FF7AD6" w:rsidDel="00545004" w14:paraId="42C240BD" w14:textId="4BD55878" w:rsidTr="002E10EF">
        <w:trPr>
          <w:del w:id="347" w:author="Tima" w:date="2026-01-10T18:43:00Z"/>
        </w:trPr>
        <w:tc>
          <w:tcPr>
            <w:tcW w:w="2972" w:type="dxa"/>
          </w:tcPr>
          <w:p w14:paraId="74EB11F0" w14:textId="6BD431D0" w:rsidR="00032C64" w:rsidRPr="00FF7AD6" w:rsidDel="00545004" w:rsidRDefault="00032C64">
            <w:pPr>
              <w:keepNext/>
              <w:keepLines/>
              <w:spacing w:before="240" w:after="440" w:line="276" w:lineRule="auto"/>
              <w:jc w:val="center"/>
              <w:outlineLvl w:val="0"/>
              <w:rPr>
                <w:del w:id="348" w:author="Tima" w:date="2026-01-10T18:43:00Z"/>
                <w:rFonts w:ascii="Times New Roman" w:hAnsi="Times New Roman" w:cs="Times New Roman"/>
                <w:sz w:val="24"/>
                <w:szCs w:val="24"/>
              </w:rPr>
              <w:pPrChange w:id="349" w:author="Tima" w:date="2026-01-10T18:43:00Z">
                <w:pPr>
                  <w:spacing w:line="276" w:lineRule="auto"/>
                  <w:jc w:val="both"/>
                </w:pPr>
              </w:pPrChange>
            </w:pPr>
            <w:del w:id="350" w:author="Tima" w:date="2026-01-10T18:43:00Z">
              <w:r w:rsidRPr="00FF7AD6" w:rsidDel="00545004">
                <w:rPr>
                  <w:rFonts w:ascii="Times New Roman" w:hAnsi="Times New Roman" w:cs="Times New Roman"/>
                  <w:sz w:val="24"/>
                  <w:szCs w:val="24"/>
                </w:rPr>
                <w:delText>Что они покупают? (категория товара, ценовой сегмент)</w:delText>
              </w:r>
            </w:del>
          </w:p>
        </w:tc>
        <w:tc>
          <w:tcPr>
            <w:tcW w:w="3402" w:type="dxa"/>
          </w:tcPr>
          <w:p w14:paraId="791C1DF1" w14:textId="13D3A965" w:rsidR="00032C64" w:rsidRPr="00FF7AD6" w:rsidDel="00545004" w:rsidRDefault="00032C64">
            <w:pPr>
              <w:keepNext/>
              <w:keepLines/>
              <w:spacing w:before="240" w:after="440" w:line="276" w:lineRule="auto"/>
              <w:jc w:val="center"/>
              <w:outlineLvl w:val="0"/>
              <w:rPr>
                <w:del w:id="351" w:author="Tima" w:date="2026-01-10T18:43:00Z"/>
                <w:rFonts w:ascii="Times New Roman" w:hAnsi="Times New Roman" w:cs="Times New Roman"/>
                <w:sz w:val="24"/>
                <w:szCs w:val="24"/>
              </w:rPr>
              <w:pPrChange w:id="352" w:author="Tima" w:date="2026-01-10T18:43:00Z">
                <w:pPr>
                  <w:spacing w:line="276" w:lineRule="auto"/>
                  <w:jc w:val="both"/>
                </w:pPr>
              </w:pPrChange>
            </w:pPr>
            <w:del w:id="353" w:author="Tima" w:date="2026-01-10T18:43:00Z">
              <w:r w:rsidRPr="00FF7AD6" w:rsidDel="00545004">
                <w:rPr>
                  <w:rFonts w:ascii="Times New Roman" w:hAnsi="Times New Roman" w:cs="Times New Roman"/>
                  <w:sz w:val="24"/>
                  <w:szCs w:val="24"/>
                </w:rPr>
                <w:delText xml:space="preserve">Подарки и </w:delText>
              </w:r>
              <w:r w:rsidRPr="00FF7AD6" w:rsidDel="00545004">
                <w:rPr>
                  <w:rFonts w:ascii="Times New Roman" w:hAnsi="Times New Roman" w:cs="Times New Roman"/>
                  <w:sz w:val="24"/>
                  <w:szCs w:val="24"/>
                  <w:lang w:val="en-US"/>
                </w:rPr>
                <w:delText>NFT</w:delText>
              </w:r>
              <w:r w:rsidRPr="00FF7AD6" w:rsidDel="00545004">
                <w:rPr>
                  <w:rFonts w:ascii="Times New Roman" w:hAnsi="Times New Roman" w:cs="Times New Roman"/>
                  <w:sz w:val="24"/>
                  <w:szCs w:val="24"/>
                </w:rPr>
                <w:delText xml:space="preserve"> премиум сегмента стоимостью от 200 тыс. руб.</w:delText>
              </w:r>
            </w:del>
          </w:p>
        </w:tc>
        <w:tc>
          <w:tcPr>
            <w:tcW w:w="2977" w:type="dxa"/>
          </w:tcPr>
          <w:p w14:paraId="46B5AD32" w14:textId="40B71CB6" w:rsidR="00032C64" w:rsidRPr="00FF7AD6" w:rsidDel="00545004" w:rsidRDefault="00032C64">
            <w:pPr>
              <w:keepNext/>
              <w:keepLines/>
              <w:spacing w:before="240" w:after="440" w:line="276" w:lineRule="auto"/>
              <w:jc w:val="center"/>
              <w:outlineLvl w:val="0"/>
              <w:rPr>
                <w:del w:id="354" w:author="Tima" w:date="2026-01-10T18:43:00Z"/>
                <w:rFonts w:ascii="Times New Roman" w:hAnsi="Times New Roman" w:cs="Times New Roman"/>
                <w:sz w:val="24"/>
                <w:szCs w:val="24"/>
              </w:rPr>
              <w:pPrChange w:id="355" w:author="Tima" w:date="2026-01-10T18:43:00Z">
                <w:pPr>
                  <w:spacing w:line="276" w:lineRule="auto"/>
                  <w:jc w:val="both"/>
                </w:pPr>
              </w:pPrChange>
            </w:pPr>
            <w:del w:id="356" w:author="Tima" w:date="2026-01-10T18:43:00Z">
              <w:r w:rsidRPr="00FF7AD6" w:rsidDel="00545004">
                <w:rPr>
                  <w:rFonts w:ascii="Times New Roman" w:hAnsi="Times New Roman" w:cs="Times New Roman"/>
                  <w:sz w:val="24"/>
                  <w:szCs w:val="24"/>
                </w:rPr>
                <w:delText xml:space="preserve">Подарки и </w:delText>
              </w:r>
              <w:r w:rsidRPr="00FF7AD6" w:rsidDel="00545004">
                <w:rPr>
                  <w:rFonts w:ascii="Times New Roman" w:hAnsi="Times New Roman" w:cs="Times New Roman"/>
                  <w:sz w:val="24"/>
                  <w:szCs w:val="24"/>
                  <w:lang w:val="en-US"/>
                </w:rPr>
                <w:delText>NFT</w:delText>
              </w:r>
              <w:r w:rsidRPr="00FF7AD6" w:rsidDel="00545004">
                <w:rPr>
                  <w:rFonts w:ascii="Times New Roman" w:hAnsi="Times New Roman" w:cs="Times New Roman"/>
                  <w:sz w:val="24"/>
                  <w:szCs w:val="24"/>
                </w:rPr>
                <w:delText xml:space="preserve"> среднего и дешевого сегмента стоимостью не дороже 50 тыс. руб.</w:delText>
              </w:r>
            </w:del>
          </w:p>
        </w:tc>
      </w:tr>
      <w:tr w:rsidR="00032C64" w:rsidRPr="00FF7AD6" w:rsidDel="00545004" w14:paraId="6B266300" w14:textId="0F0D29BF" w:rsidTr="002E10EF">
        <w:trPr>
          <w:del w:id="357" w:author="Tima" w:date="2026-01-10T18:43:00Z"/>
        </w:trPr>
        <w:tc>
          <w:tcPr>
            <w:tcW w:w="2972" w:type="dxa"/>
          </w:tcPr>
          <w:p w14:paraId="313A69E1" w14:textId="3E1B24FA" w:rsidR="00032C64" w:rsidRPr="00FF7AD6" w:rsidDel="00545004" w:rsidRDefault="00032C64">
            <w:pPr>
              <w:keepNext/>
              <w:keepLines/>
              <w:spacing w:before="240" w:after="440" w:line="276" w:lineRule="auto"/>
              <w:jc w:val="center"/>
              <w:outlineLvl w:val="0"/>
              <w:rPr>
                <w:del w:id="358" w:author="Tima" w:date="2026-01-10T18:43:00Z"/>
                <w:rFonts w:ascii="Times New Roman" w:hAnsi="Times New Roman" w:cs="Times New Roman"/>
                <w:sz w:val="24"/>
                <w:szCs w:val="24"/>
              </w:rPr>
              <w:pPrChange w:id="359" w:author="Tima" w:date="2026-01-10T18:43:00Z">
                <w:pPr>
                  <w:spacing w:line="276" w:lineRule="auto"/>
                  <w:jc w:val="both"/>
                </w:pPr>
              </w:pPrChange>
            </w:pPr>
            <w:del w:id="360" w:author="Tima" w:date="2026-01-10T18:43:00Z">
              <w:r w:rsidRPr="00FF7AD6" w:rsidDel="00545004">
                <w:rPr>
                  <w:rFonts w:ascii="Times New Roman" w:hAnsi="Times New Roman" w:cs="Times New Roman"/>
                  <w:sz w:val="24"/>
                  <w:szCs w:val="24"/>
                </w:rPr>
                <w:delText>Почему они это покупают? (мотивы, потребности, задачи)</w:delText>
              </w:r>
            </w:del>
          </w:p>
        </w:tc>
        <w:tc>
          <w:tcPr>
            <w:tcW w:w="3402" w:type="dxa"/>
          </w:tcPr>
          <w:p w14:paraId="28FCA0B3" w14:textId="45D6D832" w:rsidR="00032C64" w:rsidRPr="00FF7AD6" w:rsidDel="00545004" w:rsidRDefault="00032C64">
            <w:pPr>
              <w:keepNext/>
              <w:keepLines/>
              <w:spacing w:before="240" w:after="440" w:line="276" w:lineRule="auto"/>
              <w:jc w:val="center"/>
              <w:outlineLvl w:val="0"/>
              <w:rPr>
                <w:del w:id="361" w:author="Tima" w:date="2026-01-10T18:43:00Z"/>
                <w:rFonts w:ascii="Times New Roman" w:hAnsi="Times New Roman" w:cs="Times New Roman"/>
                <w:sz w:val="24"/>
                <w:szCs w:val="24"/>
              </w:rPr>
              <w:pPrChange w:id="362" w:author="Tima" w:date="2026-01-10T18:43:00Z">
                <w:pPr>
                  <w:spacing w:line="276" w:lineRule="auto"/>
                  <w:jc w:val="both"/>
                </w:pPr>
              </w:pPrChange>
            </w:pPr>
            <w:del w:id="363" w:author="Tima" w:date="2026-01-10T18:43:00Z">
              <w:r w:rsidRPr="00FF7AD6" w:rsidDel="00545004">
                <w:rPr>
                  <w:rFonts w:ascii="Times New Roman" w:hAnsi="Times New Roman" w:cs="Times New Roman"/>
                  <w:sz w:val="24"/>
                  <w:szCs w:val="24"/>
                </w:rPr>
                <w:delText>Статусность, для дальнейшей перепродажи</w:delText>
              </w:r>
            </w:del>
          </w:p>
        </w:tc>
        <w:tc>
          <w:tcPr>
            <w:tcW w:w="2977" w:type="dxa"/>
          </w:tcPr>
          <w:p w14:paraId="7EADC332" w14:textId="1399D1AA" w:rsidR="00032C64" w:rsidRPr="00FF7AD6" w:rsidDel="00545004" w:rsidRDefault="00032C64">
            <w:pPr>
              <w:keepNext/>
              <w:keepLines/>
              <w:spacing w:before="240" w:after="440" w:line="276" w:lineRule="auto"/>
              <w:jc w:val="center"/>
              <w:outlineLvl w:val="0"/>
              <w:rPr>
                <w:del w:id="364" w:author="Tima" w:date="2026-01-10T18:43:00Z"/>
                <w:rFonts w:ascii="Times New Roman" w:hAnsi="Times New Roman" w:cs="Times New Roman"/>
                <w:sz w:val="24"/>
                <w:szCs w:val="24"/>
              </w:rPr>
              <w:pPrChange w:id="365" w:author="Tima" w:date="2026-01-10T18:43:00Z">
                <w:pPr>
                  <w:spacing w:line="276" w:lineRule="auto"/>
                  <w:jc w:val="both"/>
                </w:pPr>
              </w:pPrChange>
            </w:pPr>
            <w:del w:id="366" w:author="Tima" w:date="2026-01-10T18:43:00Z">
              <w:r w:rsidRPr="00FF7AD6" w:rsidDel="00545004">
                <w:rPr>
                  <w:rFonts w:ascii="Times New Roman" w:hAnsi="Times New Roman" w:cs="Times New Roman"/>
                  <w:sz w:val="24"/>
                  <w:szCs w:val="24"/>
                </w:rPr>
                <w:delText>Статусность, желание произвести «богатое» впечатление на окружающих, покупки больше эмоциональные</w:delText>
              </w:r>
            </w:del>
          </w:p>
        </w:tc>
      </w:tr>
      <w:tr w:rsidR="00032C64" w:rsidRPr="00FF7AD6" w:rsidDel="00545004" w14:paraId="59A4A9B0" w14:textId="0FFD54B8" w:rsidTr="002E10EF">
        <w:trPr>
          <w:del w:id="367" w:author="Tima" w:date="2026-01-10T18:43:00Z"/>
        </w:trPr>
        <w:tc>
          <w:tcPr>
            <w:tcW w:w="2972" w:type="dxa"/>
          </w:tcPr>
          <w:p w14:paraId="3AB0F15C" w14:textId="3D30115A" w:rsidR="00032C64" w:rsidRPr="00FF7AD6" w:rsidDel="00545004" w:rsidRDefault="00032C64">
            <w:pPr>
              <w:keepNext/>
              <w:keepLines/>
              <w:spacing w:before="240" w:after="440" w:line="276" w:lineRule="auto"/>
              <w:jc w:val="center"/>
              <w:outlineLvl w:val="0"/>
              <w:rPr>
                <w:del w:id="368" w:author="Tima" w:date="2026-01-10T18:43:00Z"/>
                <w:rFonts w:ascii="Times New Roman" w:hAnsi="Times New Roman" w:cs="Times New Roman"/>
                <w:sz w:val="24"/>
                <w:szCs w:val="24"/>
              </w:rPr>
              <w:pPrChange w:id="369" w:author="Tima" w:date="2026-01-10T18:43:00Z">
                <w:pPr>
                  <w:spacing w:line="276" w:lineRule="auto"/>
                  <w:jc w:val="both"/>
                </w:pPr>
              </w:pPrChange>
            </w:pPr>
            <w:del w:id="370" w:author="Tima" w:date="2026-01-10T18:43:00Z">
              <w:r w:rsidRPr="00FF7AD6" w:rsidDel="00545004">
                <w:rPr>
                  <w:rFonts w:ascii="Times New Roman" w:hAnsi="Times New Roman" w:cs="Times New Roman"/>
                  <w:sz w:val="24"/>
                  <w:szCs w:val="24"/>
                </w:rPr>
                <w:delText>Когда они это покупают? (регулярность, сезонность, события)</w:delText>
              </w:r>
            </w:del>
          </w:p>
        </w:tc>
        <w:tc>
          <w:tcPr>
            <w:tcW w:w="3402" w:type="dxa"/>
          </w:tcPr>
          <w:p w14:paraId="312821BA" w14:textId="07396857" w:rsidR="00032C64" w:rsidRPr="00FF7AD6" w:rsidDel="00545004" w:rsidRDefault="00032C64">
            <w:pPr>
              <w:keepNext/>
              <w:keepLines/>
              <w:spacing w:before="240" w:after="440" w:line="276" w:lineRule="auto"/>
              <w:jc w:val="center"/>
              <w:outlineLvl w:val="0"/>
              <w:rPr>
                <w:del w:id="371" w:author="Tima" w:date="2026-01-10T18:43:00Z"/>
                <w:rFonts w:ascii="Times New Roman" w:hAnsi="Times New Roman" w:cs="Times New Roman"/>
                <w:sz w:val="24"/>
                <w:szCs w:val="24"/>
              </w:rPr>
              <w:pPrChange w:id="372" w:author="Tima" w:date="2026-01-10T18:43:00Z">
                <w:pPr>
                  <w:spacing w:line="276" w:lineRule="auto"/>
                  <w:jc w:val="both"/>
                </w:pPr>
              </w:pPrChange>
            </w:pPr>
            <w:del w:id="373" w:author="Tima" w:date="2026-01-10T18:43:00Z">
              <w:r w:rsidRPr="00FF7AD6" w:rsidDel="00545004">
                <w:rPr>
                  <w:rFonts w:ascii="Times New Roman" w:hAnsi="Times New Roman" w:cs="Times New Roman"/>
                  <w:sz w:val="24"/>
                  <w:szCs w:val="24"/>
                </w:rPr>
                <w:delText>Покупают после получения стабильного дохода, раз в месяц, зимой покупают чаще (когда дома сидят и не ходят на общественные мероприятия)</w:delText>
              </w:r>
            </w:del>
          </w:p>
        </w:tc>
        <w:tc>
          <w:tcPr>
            <w:tcW w:w="2977" w:type="dxa"/>
          </w:tcPr>
          <w:p w14:paraId="6BA2A519" w14:textId="69557F30" w:rsidR="00032C64" w:rsidRPr="00FF7AD6" w:rsidDel="00545004" w:rsidRDefault="00032C64">
            <w:pPr>
              <w:keepNext/>
              <w:keepLines/>
              <w:spacing w:before="240" w:after="440" w:line="276" w:lineRule="auto"/>
              <w:jc w:val="center"/>
              <w:outlineLvl w:val="0"/>
              <w:rPr>
                <w:del w:id="374" w:author="Tima" w:date="2026-01-10T18:43:00Z"/>
                <w:rFonts w:ascii="Times New Roman" w:hAnsi="Times New Roman" w:cs="Times New Roman"/>
                <w:sz w:val="24"/>
                <w:szCs w:val="24"/>
              </w:rPr>
              <w:pPrChange w:id="375" w:author="Tima" w:date="2026-01-10T18:43:00Z">
                <w:pPr>
                  <w:spacing w:line="276" w:lineRule="auto"/>
                  <w:jc w:val="both"/>
                </w:pPr>
              </w:pPrChange>
            </w:pPr>
            <w:del w:id="376" w:author="Tima" w:date="2026-01-10T18:43:00Z">
              <w:r w:rsidRPr="00FF7AD6" w:rsidDel="00545004">
                <w:rPr>
                  <w:rFonts w:ascii="Times New Roman" w:hAnsi="Times New Roman" w:cs="Times New Roman"/>
                  <w:sz w:val="24"/>
                  <w:szCs w:val="24"/>
                </w:rPr>
                <w:delText>После значимых событий (получение карманных денег или денежных подарков на день рождения или за хорошую учебу), от сезона не зависит</w:delText>
              </w:r>
            </w:del>
          </w:p>
        </w:tc>
      </w:tr>
      <w:tr w:rsidR="00032C64" w:rsidRPr="00FF7AD6" w:rsidDel="00545004" w14:paraId="44538D13" w14:textId="2CF9D53B" w:rsidTr="002E10EF">
        <w:trPr>
          <w:del w:id="377" w:author="Tima" w:date="2026-01-10T18:43:00Z"/>
        </w:trPr>
        <w:tc>
          <w:tcPr>
            <w:tcW w:w="2972" w:type="dxa"/>
          </w:tcPr>
          <w:p w14:paraId="1D0EBDA6" w14:textId="33DB7F88" w:rsidR="00032C64" w:rsidRPr="00FF7AD6" w:rsidDel="00545004" w:rsidRDefault="00032C64">
            <w:pPr>
              <w:keepNext/>
              <w:keepLines/>
              <w:spacing w:before="240" w:after="440" w:line="276" w:lineRule="auto"/>
              <w:jc w:val="center"/>
              <w:outlineLvl w:val="0"/>
              <w:rPr>
                <w:del w:id="378" w:author="Tima" w:date="2026-01-10T18:43:00Z"/>
                <w:rFonts w:ascii="Times New Roman" w:hAnsi="Times New Roman" w:cs="Times New Roman"/>
                <w:sz w:val="24"/>
                <w:szCs w:val="24"/>
              </w:rPr>
              <w:pPrChange w:id="379" w:author="Tima" w:date="2026-01-10T18:43:00Z">
                <w:pPr>
                  <w:spacing w:line="276" w:lineRule="auto"/>
                  <w:jc w:val="both"/>
                </w:pPr>
              </w:pPrChange>
            </w:pPr>
            <w:del w:id="380" w:author="Tima" w:date="2026-01-10T18:43:00Z">
              <w:r w:rsidRPr="00FF7AD6" w:rsidDel="00545004">
                <w:rPr>
                  <w:rFonts w:ascii="Times New Roman" w:hAnsi="Times New Roman" w:cs="Times New Roman"/>
                  <w:sz w:val="24"/>
                  <w:szCs w:val="24"/>
                </w:rPr>
                <w:delText>Где они это покупают? (онлайн, оффлайн, конкретные магазины)</w:delText>
              </w:r>
            </w:del>
          </w:p>
        </w:tc>
        <w:tc>
          <w:tcPr>
            <w:tcW w:w="6379" w:type="dxa"/>
            <w:gridSpan w:val="2"/>
          </w:tcPr>
          <w:p w14:paraId="598E54AE" w14:textId="1D28455D" w:rsidR="00032C64" w:rsidRPr="00FF7AD6" w:rsidDel="00545004" w:rsidRDefault="00032C64">
            <w:pPr>
              <w:keepNext/>
              <w:keepLines/>
              <w:spacing w:before="240" w:after="440" w:line="276" w:lineRule="auto"/>
              <w:jc w:val="center"/>
              <w:outlineLvl w:val="0"/>
              <w:rPr>
                <w:del w:id="381" w:author="Tima" w:date="2026-01-10T18:43:00Z"/>
                <w:rFonts w:ascii="Times New Roman" w:hAnsi="Times New Roman" w:cs="Times New Roman"/>
                <w:sz w:val="24"/>
                <w:szCs w:val="24"/>
              </w:rPr>
              <w:pPrChange w:id="382" w:author="Tima" w:date="2026-01-10T18:43:00Z">
                <w:pPr>
                  <w:spacing w:line="276" w:lineRule="auto"/>
                  <w:jc w:val="both"/>
                </w:pPr>
              </w:pPrChange>
            </w:pPr>
            <w:del w:id="383" w:author="Tima" w:date="2026-01-10T18:43:00Z">
              <w:r w:rsidRPr="00FF7AD6" w:rsidDel="00545004">
                <w:rPr>
                  <w:rFonts w:ascii="Times New Roman" w:hAnsi="Times New Roman" w:cs="Times New Roman"/>
                  <w:sz w:val="24"/>
                  <w:szCs w:val="24"/>
                </w:rPr>
                <w:delText xml:space="preserve">Сейчас это делают на маркетах </w:delText>
              </w:r>
              <w:r w:rsidRPr="00FF7AD6" w:rsidDel="00545004">
                <w:rPr>
                  <w:rFonts w:ascii="Times New Roman" w:hAnsi="Times New Roman" w:cs="Times New Roman"/>
                  <w:sz w:val="24"/>
                  <w:szCs w:val="24"/>
                  <w:lang w:val="en-US"/>
                </w:rPr>
                <w:delText>Portals</w:delText>
              </w:r>
              <w:r w:rsidRPr="00FF7AD6" w:rsidDel="00545004">
                <w:rPr>
                  <w:rFonts w:ascii="Times New Roman" w:hAnsi="Times New Roman" w:cs="Times New Roman"/>
                  <w:sz w:val="24"/>
                  <w:szCs w:val="24"/>
                </w:rPr>
                <w:delText xml:space="preserve">, </w:delText>
              </w:r>
              <w:r w:rsidRPr="00FF7AD6" w:rsidDel="00545004">
                <w:rPr>
                  <w:rFonts w:ascii="Times New Roman" w:hAnsi="Times New Roman" w:cs="Times New Roman"/>
                  <w:sz w:val="24"/>
                  <w:szCs w:val="24"/>
                  <w:lang w:val="en-US"/>
                </w:rPr>
                <w:delText>OpenSea</w:delText>
              </w:r>
              <w:r w:rsidRPr="00FF7AD6" w:rsidDel="00545004">
                <w:rPr>
                  <w:rFonts w:ascii="Times New Roman" w:hAnsi="Times New Roman" w:cs="Times New Roman"/>
                  <w:sz w:val="24"/>
                  <w:szCs w:val="24"/>
                </w:rPr>
                <w:delText>, но нужно копить наличные деньги</w:delText>
              </w:r>
            </w:del>
          </w:p>
        </w:tc>
      </w:tr>
    </w:tbl>
    <w:customXmlInsRangeStart w:id="384" w:author="Tima" w:date="2026-01-18T22:53:00Z"/>
    <w:sdt>
      <w:sdtPr>
        <w:rPr>
          <w:rFonts w:ascii="Times New Roman" w:eastAsiaTheme="minorHAnsi" w:hAnsi="Times New Roman" w:cs="Times New Roman"/>
          <w:color w:val="auto"/>
          <w:sz w:val="24"/>
          <w:szCs w:val="24"/>
          <w:lang w:eastAsia="en-US"/>
          <w:rPrChange w:id="385" w:author="Tima" w:date="2026-01-19T23:13:00Z">
            <w:rPr>
              <w:rFonts w:asciiTheme="minorHAnsi" w:eastAsiaTheme="minorHAnsi" w:hAnsiTheme="minorHAnsi" w:cstheme="minorBidi"/>
              <w:color w:val="auto"/>
              <w:sz w:val="22"/>
              <w:szCs w:val="22"/>
              <w:lang w:eastAsia="en-US"/>
            </w:rPr>
          </w:rPrChange>
        </w:rPr>
        <w:id w:val="438491309"/>
        <w:docPartObj>
          <w:docPartGallery w:val="Table of Contents"/>
          <w:docPartUnique/>
        </w:docPartObj>
      </w:sdtPr>
      <w:sdtEndPr>
        <w:rPr>
          <w:b/>
          <w:bCs/>
          <w:rPrChange w:id="386" w:author="Tima" w:date="2026-01-19T23:13:00Z">
            <w:rPr/>
          </w:rPrChange>
        </w:rPr>
      </w:sdtEndPr>
      <w:sdtContent>
        <w:customXmlInsRangeEnd w:id="384"/>
        <w:p w14:paraId="7821363A" w14:textId="5100217B" w:rsidR="00C04C35" w:rsidRPr="00F672CF" w:rsidRDefault="00C04C35">
          <w:pPr>
            <w:pStyle w:val="afa"/>
            <w:jc w:val="center"/>
            <w:rPr>
              <w:ins w:id="387" w:author="Tima" w:date="2026-01-18T22:53:00Z"/>
              <w:rFonts w:ascii="Times New Roman" w:eastAsiaTheme="minorHAnsi" w:hAnsi="Times New Roman" w:cs="Times New Roman"/>
              <w:b/>
              <w:color w:val="auto"/>
              <w:sz w:val="24"/>
              <w:szCs w:val="24"/>
              <w:lang w:eastAsia="en-US"/>
              <w:rPrChange w:id="388" w:author="Tima" w:date="2026-01-19T23:13:00Z">
                <w:rPr>
                  <w:ins w:id="389" w:author="Tima" w:date="2026-01-18T22:53:00Z"/>
                </w:rPr>
              </w:rPrChange>
            </w:rPr>
            <w:pPrChange w:id="390" w:author="Tima" w:date="2026-01-18T22:54:00Z">
              <w:pPr>
                <w:pStyle w:val="afa"/>
              </w:pPr>
            </w:pPrChange>
          </w:pPr>
          <w:ins w:id="391" w:author="Tima" w:date="2026-01-18T22:53:00Z">
            <w:r w:rsidRPr="00F672CF">
              <w:rPr>
                <w:rFonts w:ascii="Times New Roman" w:eastAsiaTheme="minorHAnsi" w:hAnsi="Times New Roman" w:cs="Times New Roman"/>
                <w:b/>
                <w:color w:val="auto"/>
                <w:sz w:val="24"/>
                <w:szCs w:val="24"/>
                <w:lang w:eastAsia="en-US"/>
                <w:rPrChange w:id="392" w:author="Tima" w:date="2026-01-19T23:13:00Z">
                  <w:rPr/>
                </w:rPrChange>
              </w:rPr>
              <w:t>Оглавление</w:t>
            </w:r>
          </w:ins>
        </w:p>
        <w:p w14:paraId="41137B9C" w14:textId="028779CD" w:rsidR="00F672CF" w:rsidRPr="00F672CF" w:rsidRDefault="00C04C35">
          <w:pPr>
            <w:pStyle w:val="11"/>
            <w:tabs>
              <w:tab w:val="right" w:leader="dot" w:pos="9345"/>
            </w:tabs>
            <w:rPr>
              <w:ins w:id="393" w:author="Tima" w:date="2026-01-19T23:12:00Z"/>
              <w:rFonts w:ascii="Times New Roman" w:eastAsiaTheme="minorEastAsia" w:hAnsi="Times New Roman" w:cs="Times New Roman"/>
              <w:noProof/>
              <w:sz w:val="24"/>
              <w:szCs w:val="24"/>
              <w:lang w:eastAsia="ru-RU"/>
              <w:rPrChange w:id="394" w:author="Tima" w:date="2026-01-19T23:13:00Z">
                <w:rPr>
                  <w:ins w:id="395" w:author="Tima" w:date="2026-01-19T23:12:00Z"/>
                  <w:rFonts w:eastAsiaTheme="minorEastAsia"/>
                  <w:noProof/>
                  <w:lang w:eastAsia="ru-RU"/>
                </w:rPr>
              </w:rPrChange>
            </w:rPr>
          </w:pPr>
          <w:ins w:id="396" w:author="Tima" w:date="2026-01-18T22:53:00Z">
            <w:r w:rsidRPr="00F672CF">
              <w:rPr>
                <w:rFonts w:ascii="Times New Roman" w:hAnsi="Times New Roman" w:cs="Times New Roman"/>
                <w:sz w:val="24"/>
                <w:szCs w:val="24"/>
                <w:rPrChange w:id="397" w:author="Tima" w:date="2026-01-19T23:13:00Z">
                  <w:rPr/>
                </w:rPrChange>
              </w:rPr>
              <w:fldChar w:fldCharType="begin"/>
            </w:r>
            <w:r w:rsidRPr="00F672CF">
              <w:rPr>
                <w:rFonts w:ascii="Times New Roman" w:hAnsi="Times New Roman" w:cs="Times New Roman"/>
                <w:sz w:val="24"/>
                <w:szCs w:val="24"/>
                <w:rPrChange w:id="398" w:author="Tima" w:date="2026-01-19T23:13:00Z">
                  <w:rPr/>
                </w:rPrChange>
              </w:rPr>
              <w:instrText xml:space="preserve"> TOC \o "1-3" \h \z \u </w:instrText>
            </w:r>
            <w:r w:rsidRPr="00F672CF">
              <w:rPr>
                <w:rFonts w:ascii="Times New Roman" w:hAnsi="Times New Roman" w:cs="Times New Roman"/>
                <w:sz w:val="24"/>
                <w:szCs w:val="24"/>
                <w:rPrChange w:id="399" w:author="Tima" w:date="2026-01-19T23:13:00Z">
                  <w:rPr>
                    <w:b/>
                    <w:bCs/>
                  </w:rPr>
                </w:rPrChange>
              </w:rPr>
              <w:fldChar w:fldCharType="separate"/>
            </w:r>
          </w:ins>
          <w:ins w:id="400" w:author="Tima" w:date="2026-01-19T23:12:00Z">
            <w:r w:rsidR="00F672CF" w:rsidRPr="00F672CF">
              <w:rPr>
                <w:rStyle w:val="af6"/>
                <w:rFonts w:ascii="Times New Roman" w:hAnsi="Times New Roman" w:cs="Times New Roman"/>
                <w:noProof/>
                <w:sz w:val="24"/>
                <w:szCs w:val="24"/>
                <w:rPrChange w:id="401" w:author="Tima" w:date="2026-01-19T23:13:00Z">
                  <w:rPr>
                    <w:rStyle w:val="af6"/>
                    <w:noProof/>
                  </w:rPr>
                </w:rPrChange>
              </w:rPr>
              <w:fldChar w:fldCharType="begin"/>
            </w:r>
            <w:r w:rsidR="00F672CF" w:rsidRPr="00F672CF">
              <w:rPr>
                <w:rStyle w:val="af6"/>
                <w:rFonts w:ascii="Times New Roman" w:hAnsi="Times New Roman" w:cs="Times New Roman"/>
                <w:noProof/>
                <w:sz w:val="24"/>
                <w:szCs w:val="24"/>
                <w:rPrChange w:id="402" w:author="Tima" w:date="2026-01-19T23:13:00Z">
                  <w:rPr>
                    <w:rStyle w:val="af6"/>
                    <w:noProof/>
                  </w:rPr>
                </w:rPrChange>
              </w:rPr>
              <w:instrText xml:space="preserve"> </w:instrText>
            </w:r>
            <w:r w:rsidR="00F672CF" w:rsidRPr="00F672CF">
              <w:rPr>
                <w:rFonts w:ascii="Times New Roman" w:hAnsi="Times New Roman" w:cs="Times New Roman"/>
                <w:noProof/>
                <w:sz w:val="24"/>
                <w:szCs w:val="24"/>
                <w:rPrChange w:id="403" w:author="Tima" w:date="2026-01-19T23:13:00Z">
                  <w:rPr>
                    <w:noProof/>
                  </w:rPr>
                </w:rPrChange>
              </w:rPr>
              <w:instrText>HYPERLINK \l "_Toc219756781"</w:instrText>
            </w:r>
            <w:r w:rsidR="00F672CF" w:rsidRPr="00F672CF">
              <w:rPr>
                <w:rStyle w:val="af6"/>
                <w:rFonts w:ascii="Times New Roman" w:hAnsi="Times New Roman" w:cs="Times New Roman"/>
                <w:noProof/>
                <w:sz w:val="24"/>
                <w:szCs w:val="24"/>
                <w:rPrChange w:id="404" w:author="Tima" w:date="2026-01-19T23:13:00Z">
                  <w:rPr>
                    <w:rStyle w:val="af6"/>
                    <w:noProof/>
                  </w:rPr>
                </w:rPrChange>
              </w:rPr>
              <w:instrText xml:space="preserve"> </w:instrText>
            </w:r>
            <w:r w:rsidR="00F672CF" w:rsidRPr="00F672CF">
              <w:rPr>
                <w:rStyle w:val="af6"/>
                <w:rFonts w:ascii="Times New Roman" w:hAnsi="Times New Roman" w:cs="Times New Roman"/>
                <w:noProof/>
                <w:sz w:val="24"/>
                <w:szCs w:val="24"/>
                <w:rPrChange w:id="405" w:author="Tima" w:date="2026-01-19T23:13:00Z">
                  <w:rPr>
                    <w:rStyle w:val="af6"/>
                    <w:noProof/>
                  </w:rPr>
                </w:rPrChange>
              </w:rPr>
            </w:r>
            <w:r w:rsidR="00F672CF" w:rsidRPr="00F672CF">
              <w:rPr>
                <w:rStyle w:val="af6"/>
                <w:rFonts w:ascii="Times New Roman" w:hAnsi="Times New Roman" w:cs="Times New Roman"/>
                <w:noProof/>
                <w:sz w:val="24"/>
                <w:szCs w:val="24"/>
                <w:rPrChange w:id="406" w:author="Tima" w:date="2026-01-19T23:13:00Z">
                  <w:rPr>
                    <w:rStyle w:val="af6"/>
                    <w:noProof/>
                  </w:rPr>
                </w:rPrChange>
              </w:rPr>
              <w:fldChar w:fldCharType="separate"/>
            </w:r>
            <w:r w:rsidR="00F672CF" w:rsidRPr="00F672CF">
              <w:rPr>
                <w:rStyle w:val="af6"/>
                <w:rFonts w:ascii="Times New Roman" w:hAnsi="Times New Roman" w:cs="Times New Roman"/>
                <w:b/>
                <w:noProof/>
                <w:sz w:val="24"/>
                <w:szCs w:val="24"/>
                <w:rPrChange w:id="407" w:author="Tima" w:date="2026-01-19T23:13:00Z">
                  <w:rPr>
                    <w:rStyle w:val="af6"/>
                    <w:rFonts w:ascii="Times New Roman" w:hAnsi="Times New Roman" w:cs="Times New Roman"/>
                    <w:b/>
                    <w:noProof/>
                  </w:rPr>
                </w:rPrChange>
              </w:rPr>
              <w:t>РЕЗЮМЕ</w:t>
            </w:r>
            <w:r w:rsidR="00F672CF" w:rsidRPr="00F672CF">
              <w:rPr>
                <w:rFonts w:ascii="Times New Roman" w:hAnsi="Times New Roman" w:cs="Times New Roman"/>
                <w:noProof/>
                <w:webHidden/>
                <w:sz w:val="24"/>
                <w:szCs w:val="24"/>
                <w:rPrChange w:id="408" w:author="Tima" w:date="2026-01-19T23:13:00Z">
                  <w:rPr>
                    <w:noProof/>
                    <w:webHidden/>
                  </w:rPr>
                </w:rPrChange>
              </w:rPr>
              <w:tab/>
            </w:r>
            <w:r w:rsidR="00F672CF" w:rsidRPr="00F672CF">
              <w:rPr>
                <w:rFonts w:ascii="Times New Roman" w:hAnsi="Times New Roman" w:cs="Times New Roman"/>
                <w:noProof/>
                <w:webHidden/>
                <w:sz w:val="24"/>
                <w:szCs w:val="24"/>
                <w:rPrChange w:id="409" w:author="Tima" w:date="2026-01-19T23:13:00Z">
                  <w:rPr>
                    <w:noProof/>
                    <w:webHidden/>
                  </w:rPr>
                </w:rPrChange>
              </w:rPr>
              <w:fldChar w:fldCharType="begin"/>
            </w:r>
            <w:r w:rsidR="00F672CF" w:rsidRPr="00F672CF">
              <w:rPr>
                <w:rFonts w:ascii="Times New Roman" w:hAnsi="Times New Roman" w:cs="Times New Roman"/>
                <w:noProof/>
                <w:webHidden/>
                <w:sz w:val="24"/>
                <w:szCs w:val="24"/>
                <w:rPrChange w:id="410" w:author="Tima" w:date="2026-01-19T23:13:00Z">
                  <w:rPr>
                    <w:noProof/>
                    <w:webHidden/>
                  </w:rPr>
                </w:rPrChange>
              </w:rPr>
              <w:instrText xml:space="preserve"> PAGEREF _Toc219756781 \h </w:instrText>
            </w:r>
            <w:r w:rsidR="00F672CF" w:rsidRPr="00F672CF">
              <w:rPr>
                <w:rFonts w:ascii="Times New Roman" w:hAnsi="Times New Roman" w:cs="Times New Roman"/>
                <w:noProof/>
                <w:webHidden/>
                <w:sz w:val="24"/>
                <w:szCs w:val="24"/>
                <w:rPrChange w:id="411" w:author="Tima" w:date="2026-01-19T23:13:00Z">
                  <w:rPr>
                    <w:noProof/>
                    <w:webHidden/>
                  </w:rPr>
                </w:rPrChange>
              </w:rPr>
            </w:r>
          </w:ins>
          <w:r w:rsidR="00F672CF" w:rsidRPr="00F672CF">
            <w:rPr>
              <w:rFonts w:ascii="Times New Roman" w:hAnsi="Times New Roman" w:cs="Times New Roman"/>
              <w:noProof/>
              <w:webHidden/>
              <w:sz w:val="24"/>
              <w:szCs w:val="24"/>
              <w:rPrChange w:id="412" w:author="Tima" w:date="2026-01-19T23:13:00Z">
                <w:rPr>
                  <w:noProof/>
                  <w:webHidden/>
                </w:rPr>
              </w:rPrChange>
            </w:rPr>
            <w:fldChar w:fldCharType="separate"/>
          </w:r>
          <w:ins w:id="413" w:author="Tima" w:date="2026-01-19T23:12:00Z">
            <w:r w:rsidR="00F672CF" w:rsidRPr="00F672CF">
              <w:rPr>
                <w:rFonts w:ascii="Times New Roman" w:hAnsi="Times New Roman" w:cs="Times New Roman"/>
                <w:noProof/>
                <w:webHidden/>
                <w:sz w:val="24"/>
                <w:szCs w:val="24"/>
                <w:rPrChange w:id="414" w:author="Tima" w:date="2026-01-19T23:13:00Z">
                  <w:rPr>
                    <w:noProof/>
                    <w:webHidden/>
                  </w:rPr>
                </w:rPrChange>
              </w:rPr>
              <w:t>4</w:t>
            </w:r>
            <w:r w:rsidR="00F672CF" w:rsidRPr="00F672CF">
              <w:rPr>
                <w:rFonts w:ascii="Times New Roman" w:hAnsi="Times New Roman" w:cs="Times New Roman"/>
                <w:noProof/>
                <w:webHidden/>
                <w:sz w:val="24"/>
                <w:szCs w:val="24"/>
                <w:rPrChange w:id="415" w:author="Tima" w:date="2026-01-19T23:13:00Z">
                  <w:rPr>
                    <w:noProof/>
                    <w:webHidden/>
                  </w:rPr>
                </w:rPrChange>
              </w:rPr>
              <w:fldChar w:fldCharType="end"/>
            </w:r>
            <w:r w:rsidR="00F672CF" w:rsidRPr="00F672CF">
              <w:rPr>
                <w:rStyle w:val="af6"/>
                <w:rFonts w:ascii="Times New Roman" w:hAnsi="Times New Roman" w:cs="Times New Roman"/>
                <w:noProof/>
                <w:sz w:val="24"/>
                <w:szCs w:val="24"/>
                <w:rPrChange w:id="416" w:author="Tima" w:date="2026-01-19T23:13:00Z">
                  <w:rPr>
                    <w:rStyle w:val="af6"/>
                    <w:noProof/>
                  </w:rPr>
                </w:rPrChange>
              </w:rPr>
              <w:fldChar w:fldCharType="end"/>
            </w:r>
          </w:ins>
        </w:p>
        <w:p w14:paraId="2379D894" w14:textId="1AF83704" w:rsidR="00F672CF" w:rsidRPr="00F672CF" w:rsidRDefault="00F672CF">
          <w:pPr>
            <w:pStyle w:val="11"/>
            <w:tabs>
              <w:tab w:val="right" w:leader="dot" w:pos="9345"/>
            </w:tabs>
            <w:rPr>
              <w:ins w:id="417" w:author="Tima" w:date="2026-01-19T23:12:00Z"/>
              <w:rFonts w:ascii="Times New Roman" w:eastAsiaTheme="minorEastAsia" w:hAnsi="Times New Roman" w:cs="Times New Roman"/>
              <w:noProof/>
              <w:sz w:val="24"/>
              <w:szCs w:val="24"/>
              <w:lang w:eastAsia="ru-RU"/>
              <w:rPrChange w:id="418" w:author="Tima" w:date="2026-01-19T23:13:00Z">
                <w:rPr>
                  <w:ins w:id="419" w:author="Tima" w:date="2026-01-19T23:12:00Z"/>
                  <w:rFonts w:eastAsiaTheme="minorEastAsia"/>
                  <w:noProof/>
                  <w:lang w:eastAsia="ru-RU"/>
                </w:rPr>
              </w:rPrChange>
            </w:rPr>
          </w:pPr>
          <w:ins w:id="420" w:author="Tima" w:date="2026-01-19T23:12:00Z">
            <w:r w:rsidRPr="00F672CF">
              <w:rPr>
                <w:rStyle w:val="af6"/>
                <w:rFonts w:ascii="Times New Roman" w:hAnsi="Times New Roman" w:cs="Times New Roman"/>
                <w:noProof/>
                <w:sz w:val="24"/>
                <w:szCs w:val="24"/>
                <w:rPrChange w:id="421" w:author="Tima" w:date="2026-01-19T23:13:00Z">
                  <w:rPr>
                    <w:rStyle w:val="af6"/>
                    <w:noProof/>
                  </w:rPr>
                </w:rPrChange>
              </w:rPr>
              <w:fldChar w:fldCharType="begin"/>
            </w:r>
            <w:r w:rsidRPr="00F672CF">
              <w:rPr>
                <w:rStyle w:val="af6"/>
                <w:rFonts w:ascii="Times New Roman" w:hAnsi="Times New Roman" w:cs="Times New Roman"/>
                <w:noProof/>
                <w:sz w:val="24"/>
                <w:szCs w:val="24"/>
                <w:rPrChange w:id="422" w:author="Tima" w:date="2026-01-19T23:13:00Z">
                  <w:rPr>
                    <w:rStyle w:val="af6"/>
                    <w:noProof/>
                  </w:rPr>
                </w:rPrChange>
              </w:rPr>
              <w:instrText xml:space="preserve"> </w:instrText>
            </w:r>
            <w:r w:rsidRPr="00F672CF">
              <w:rPr>
                <w:rFonts w:ascii="Times New Roman" w:hAnsi="Times New Roman" w:cs="Times New Roman"/>
                <w:noProof/>
                <w:sz w:val="24"/>
                <w:szCs w:val="24"/>
                <w:rPrChange w:id="423" w:author="Tima" w:date="2026-01-19T23:13:00Z">
                  <w:rPr>
                    <w:noProof/>
                  </w:rPr>
                </w:rPrChange>
              </w:rPr>
              <w:instrText>HYPERLINK \l "_Toc219756782"</w:instrText>
            </w:r>
            <w:r w:rsidRPr="00F672CF">
              <w:rPr>
                <w:rStyle w:val="af6"/>
                <w:rFonts w:ascii="Times New Roman" w:hAnsi="Times New Roman" w:cs="Times New Roman"/>
                <w:noProof/>
                <w:sz w:val="24"/>
                <w:szCs w:val="24"/>
                <w:rPrChange w:id="424"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425" w:author="Tima" w:date="2026-01-19T23:13:00Z">
                  <w:rPr>
                    <w:rStyle w:val="af6"/>
                    <w:noProof/>
                  </w:rPr>
                </w:rPrChange>
              </w:rPr>
            </w:r>
            <w:r w:rsidRPr="00F672CF">
              <w:rPr>
                <w:rStyle w:val="af6"/>
                <w:rFonts w:ascii="Times New Roman" w:hAnsi="Times New Roman" w:cs="Times New Roman"/>
                <w:noProof/>
                <w:sz w:val="24"/>
                <w:szCs w:val="24"/>
                <w:rPrChange w:id="426"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427" w:author="Tima" w:date="2026-01-19T23:13:00Z">
                  <w:rPr>
                    <w:rStyle w:val="af6"/>
                    <w:rFonts w:ascii="Times New Roman" w:hAnsi="Times New Roman" w:cs="Times New Roman"/>
                    <w:b/>
                    <w:noProof/>
                  </w:rPr>
                </w:rPrChange>
              </w:rPr>
              <w:t>ИСТОРИЯ ИЗМЕНЕНИЙ</w:t>
            </w:r>
            <w:r w:rsidRPr="00F672CF">
              <w:rPr>
                <w:rFonts w:ascii="Times New Roman" w:hAnsi="Times New Roman" w:cs="Times New Roman"/>
                <w:noProof/>
                <w:webHidden/>
                <w:sz w:val="24"/>
                <w:szCs w:val="24"/>
                <w:rPrChange w:id="428" w:author="Tima" w:date="2026-01-19T23:13:00Z">
                  <w:rPr>
                    <w:noProof/>
                    <w:webHidden/>
                  </w:rPr>
                </w:rPrChange>
              </w:rPr>
              <w:tab/>
            </w:r>
            <w:r w:rsidRPr="00F672CF">
              <w:rPr>
                <w:rFonts w:ascii="Times New Roman" w:hAnsi="Times New Roman" w:cs="Times New Roman"/>
                <w:noProof/>
                <w:webHidden/>
                <w:sz w:val="24"/>
                <w:szCs w:val="24"/>
                <w:rPrChange w:id="429" w:author="Tima" w:date="2026-01-19T23:13:00Z">
                  <w:rPr>
                    <w:noProof/>
                    <w:webHidden/>
                  </w:rPr>
                </w:rPrChange>
              </w:rPr>
              <w:fldChar w:fldCharType="begin"/>
            </w:r>
            <w:r w:rsidRPr="00F672CF">
              <w:rPr>
                <w:rFonts w:ascii="Times New Roman" w:hAnsi="Times New Roman" w:cs="Times New Roman"/>
                <w:noProof/>
                <w:webHidden/>
                <w:sz w:val="24"/>
                <w:szCs w:val="24"/>
                <w:rPrChange w:id="430" w:author="Tima" w:date="2026-01-19T23:13:00Z">
                  <w:rPr>
                    <w:noProof/>
                    <w:webHidden/>
                  </w:rPr>
                </w:rPrChange>
              </w:rPr>
              <w:instrText xml:space="preserve"> PAGEREF _Toc219756782 \h </w:instrText>
            </w:r>
            <w:r w:rsidRPr="00F672CF">
              <w:rPr>
                <w:rFonts w:ascii="Times New Roman" w:hAnsi="Times New Roman" w:cs="Times New Roman"/>
                <w:noProof/>
                <w:webHidden/>
                <w:sz w:val="24"/>
                <w:szCs w:val="24"/>
                <w:rPrChange w:id="431" w:author="Tima" w:date="2026-01-19T23:13:00Z">
                  <w:rPr>
                    <w:noProof/>
                    <w:webHidden/>
                  </w:rPr>
                </w:rPrChange>
              </w:rPr>
            </w:r>
          </w:ins>
          <w:r w:rsidRPr="00F672CF">
            <w:rPr>
              <w:rFonts w:ascii="Times New Roman" w:hAnsi="Times New Roman" w:cs="Times New Roman"/>
              <w:noProof/>
              <w:webHidden/>
              <w:sz w:val="24"/>
              <w:szCs w:val="24"/>
              <w:rPrChange w:id="432" w:author="Tima" w:date="2026-01-19T23:13:00Z">
                <w:rPr>
                  <w:noProof/>
                  <w:webHidden/>
                </w:rPr>
              </w:rPrChange>
            </w:rPr>
            <w:fldChar w:fldCharType="separate"/>
          </w:r>
          <w:ins w:id="433" w:author="Tima" w:date="2026-01-19T23:12:00Z">
            <w:r w:rsidRPr="00F672CF">
              <w:rPr>
                <w:rFonts w:ascii="Times New Roman" w:hAnsi="Times New Roman" w:cs="Times New Roman"/>
                <w:noProof/>
                <w:webHidden/>
                <w:sz w:val="24"/>
                <w:szCs w:val="24"/>
                <w:rPrChange w:id="434" w:author="Tima" w:date="2026-01-19T23:13:00Z">
                  <w:rPr>
                    <w:noProof/>
                    <w:webHidden/>
                  </w:rPr>
                </w:rPrChange>
              </w:rPr>
              <w:t>5</w:t>
            </w:r>
            <w:r w:rsidRPr="00F672CF">
              <w:rPr>
                <w:rFonts w:ascii="Times New Roman" w:hAnsi="Times New Roman" w:cs="Times New Roman"/>
                <w:noProof/>
                <w:webHidden/>
                <w:sz w:val="24"/>
                <w:szCs w:val="24"/>
                <w:rPrChange w:id="435" w:author="Tima" w:date="2026-01-19T23:13:00Z">
                  <w:rPr>
                    <w:noProof/>
                    <w:webHidden/>
                  </w:rPr>
                </w:rPrChange>
              </w:rPr>
              <w:fldChar w:fldCharType="end"/>
            </w:r>
            <w:r w:rsidRPr="00F672CF">
              <w:rPr>
                <w:rStyle w:val="af6"/>
                <w:rFonts w:ascii="Times New Roman" w:hAnsi="Times New Roman" w:cs="Times New Roman"/>
                <w:noProof/>
                <w:sz w:val="24"/>
                <w:szCs w:val="24"/>
                <w:rPrChange w:id="436" w:author="Tima" w:date="2026-01-19T23:13:00Z">
                  <w:rPr>
                    <w:rStyle w:val="af6"/>
                    <w:noProof/>
                  </w:rPr>
                </w:rPrChange>
              </w:rPr>
              <w:fldChar w:fldCharType="end"/>
            </w:r>
          </w:ins>
        </w:p>
        <w:p w14:paraId="1476757E" w14:textId="1281F6A0" w:rsidR="00F672CF" w:rsidRPr="00F672CF" w:rsidRDefault="00F672CF">
          <w:pPr>
            <w:pStyle w:val="11"/>
            <w:tabs>
              <w:tab w:val="right" w:leader="dot" w:pos="9345"/>
            </w:tabs>
            <w:rPr>
              <w:ins w:id="437" w:author="Tima" w:date="2026-01-19T23:12:00Z"/>
              <w:rFonts w:ascii="Times New Roman" w:eastAsiaTheme="minorEastAsia" w:hAnsi="Times New Roman" w:cs="Times New Roman"/>
              <w:noProof/>
              <w:sz w:val="24"/>
              <w:szCs w:val="24"/>
              <w:lang w:eastAsia="ru-RU"/>
              <w:rPrChange w:id="438" w:author="Tima" w:date="2026-01-19T23:13:00Z">
                <w:rPr>
                  <w:ins w:id="439" w:author="Tima" w:date="2026-01-19T23:12:00Z"/>
                  <w:rFonts w:eastAsiaTheme="minorEastAsia"/>
                  <w:noProof/>
                  <w:lang w:eastAsia="ru-RU"/>
                </w:rPr>
              </w:rPrChange>
            </w:rPr>
          </w:pPr>
          <w:ins w:id="440" w:author="Tima" w:date="2026-01-19T23:12:00Z">
            <w:r w:rsidRPr="00F672CF">
              <w:rPr>
                <w:rStyle w:val="af6"/>
                <w:rFonts w:ascii="Times New Roman" w:hAnsi="Times New Roman" w:cs="Times New Roman"/>
                <w:noProof/>
                <w:sz w:val="24"/>
                <w:szCs w:val="24"/>
                <w:rPrChange w:id="441" w:author="Tima" w:date="2026-01-19T23:13:00Z">
                  <w:rPr>
                    <w:rStyle w:val="af6"/>
                    <w:noProof/>
                  </w:rPr>
                </w:rPrChange>
              </w:rPr>
              <w:fldChar w:fldCharType="begin"/>
            </w:r>
            <w:r w:rsidRPr="00F672CF">
              <w:rPr>
                <w:rStyle w:val="af6"/>
                <w:rFonts w:ascii="Times New Roman" w:hAnsi="Times New Roman" w:cs="Times New Roman"/>
                <w:noProof/>
                <w:sz w:val="24"/>
                <w:szCs w:val="24"/>
                <w:rPrChange w:id="442" w:author="Tima" w:date="2026-01-19T23:13:00Z">
                  <w:rPr>
                    <w:rStyle w:val="af6"/>
                    <w:noProof/>
                  </w:rPr>
                </w:rPrChange>
              </w:rPr>
              <w:instrText xml:space="preserve"> </w:instrText>
            </w:r>
            <w:r w:rsidRPr="00F672CF">
              <w:rPr>
                <w:rFonts w:ascii="Times New Roman" w:hAnsi="Times New Roman" w:cs="Times New Roman"/>
                <w:noProof/>
                <w:sz w:val="24"/>
                <w:szCs w:val="24"/>
                <w:rPrChange w:id="443" w:author="Tima" w:date="2026-01-19T23:13:00Z">
                  <w:rPr>
                    <w:noProof/>
                  </w:rPr>
                </w:rPrChange>
              </w:rPr>
              <w:instrText>HYPERLINK \l "_Toc219756783"</w:instrText>
            </w:r>
            <w:r w:rsidRPr="00F672CF">
              <w:rPr>
                <w:rStyle w:val="af6"/>
                <w:rFonts w:ascii="Times New Roman" w:hAnsi="Times New Roman" w:cs="Times New Roman"/>
                <w:noProof/>
                <w:sz w:val="24"/>
                <w:szCs w:val="24"/>
                <w:rPrChange w:id="444"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445" w:author="Tima" w:date="2026-01-19T23:13:00Z">
                  <w:rPr>
                    <w:rStyle w:val="af6"/>
                    <w:noProof/>
                  </w:rPr>
                </w:rPrChange>
              </w:rPr>
            </w:r>
            <w:r w:rsidRPr="00F672CF">
              <w:rPr>
                <w:rStyle w:val="af6"/>
                <w:rFonts w:ascii="Times New Roman" w:hAnsi="Times New Roman" w:cs="Times New Roman"/>
                <w:noProof/>
                <w:sz w:val="24"/>
                <w:szCs w:val="24"/>
                <w:rPrChange w:id="446"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447" w:author="Tima" w:date="2026-01-19T23:13:00Z">
                  <w:rPr>
                    <w:rStyle w:val="af6"/>
                    <w:rFonts w:ascii="Times New Roman" w:hAnsi="Times New Roman" w:cs="Times New Roman"/>
                    <w:b/>
                    <w:noProof/>
                  </w:rPr>
                </w:rPrChange>
              </w:rPr>
              <w:t>ТЕРМИНЫ, ОПРЕДЕЛЕНИЯ И СОКРАЩЕНИЯ</w:t>
            </w:r>
            <w:r w:rsidRPr="00F672CF">
              <w:rPr>
                <w:rFonts w:ascii="Times New Roman" w:hAnsi="Times New Roman" w:cs="Times New Roman"/>
                <w:noProof/>
                <w:webHidden/>
                <w:sz w:val="24"/>
                <w:szCs w:val="24"/>
                <w:rPrChange w:id="448" w:author="Tima" w:date="2026-01-19T23:13:00Z">
                  <w:rPr>
                    <w:noProof/>
                    <w:webHidden/>
                  </w:rPr>
                </w:rPrChange>
              </w:rPr>
              <w:tab/>
            </w:r>
            <w:r w:rsidRPr="00F672CF">
              <w:rPr>
                <w:rFonts w:ascii="Times New Roman" w:hAnsi="Times New Roman" w:cs="Times New Roman"/>
                <w:noProof/>
                <w:webHidden/>
                <w:sz w:val="24"/>
                <w:szCs w:val="24"/>
                <w:rPrChange w:id="449" w:author="Tima" w:date="2026-01-19T23:13:00Z">
                  <w:rPr>
                    <w:noProof/>
                    <w:webHidden/>
                  </w:rPr>
                </w:rPrChange>
              </w:rPr>
              <w:fldChar w:fldCharType="begin"/>
            </w:r>
            <w:r w:rsidRPr="00F672CF">
              <w:rPr>
                <w:rFonts w:ascii="Times New Roman" w:hAnsi="Times New Roman" w:cs="Times New Roman"/>
                <w:noProof/>
                <w:webHidden/>
                <w:sz w:val="24"/>
                <w:szCs w:val="24"/>
                <w:rPrChange w:id="450" w:author="Tima" w:date="2026-01-19T23:13:00Z">
                  <w:rPr>
                    <w:noProof/>
                    <w:webHidden/>
                  </w:rPr>
                </w:rPrChange>
              </w:rPr>
              <w:instrText xml:space="preserve"> PAGEREF _Toc219756783 \h </w:instrText>
            </w:r>
            <w:r w:rsidRPr="00F672CF">
              <w:rPr>
                <w:rFonts w:ascii="Times New Roman" w:hAnsi="Times New Roman" w:cs="Times New Roman"/>
                <w:noProof/>
                <w:webHidden/>
                <w:sz w:val="24"/>
                <w:szCs w:val="24"/>
                <w:rPrChange w:id="451" w:author="Tima" w:date="2026-01-19T23:13:00Z">
                  <w:rPr>
                    <w:noProof/>
                    <w:webHidden/>
                  </w:rPr>
                </w:rPrChange>
              </w:rPr>
            </w:r>
          </w:ins>
          <w:r w:rsidRPr="00F672CF">
            <w:rPr>
              <w:rFonts w:ascii="Times New Roman" w:hAnsi="Times New Roman" w:cs="Times New Roman"/>
              <w:noProof/>
              <w:webHidden/>
              <w:sz w:val="24"/>
              <w:szCs w:val="24"/>
              <w:rPrChange w:id="452" w:author="Tima" w:date="2026-01-19T23:13:00Z">
                <w:rPr>
                  <w:noProof/>
                  <w:webHidden/>
                </w:rPr>
              </w:rPrChange>
            </w:rPr>
            <w:fldChar w:fldCharType="separate"/>
          </w:r>
          <w:ins w:id="453" w:author="Tima" w:date="2026-01-19T23:12:00Z">
            <w:r w:rsidRPr="00F672CF">
              <w:rPr>
                <w:rFonts w:ascii="Times New Roman" w:hAnsi="Times New Roman" w:cs="Times New Roman"/>
                <w:noProof/>
                <w:webHidden/>
                <w:sz w:val="24"/>
                <w:szCs w:val="24"/>
                <w:rPrChange w:id="454" w:author="Tima" w:date="2026-01-19T23:13:00Z">
                  <w:rPr>
                    <w:noProof/>
                    <w:webHidden/>
                  </w:rPr>
                </w:rPrChange>
              </w:rPr>
              <w:t>6</w:t>
            </w:r>
            <w:r w:rsidRPr="00F672CF">
              <w:rPr>
                <w:rFonts w:ascii="Times New Roman" w:hAnsi="Times New Roman" w:cs="Times New Roman"/>
                <w:noProof/>
                <w:webHidden/>
                <w:sz w:val="24"/>
                <w:szCs w:val="24"/>
                <w:rPrChange w:id="455" w:author="Tima" w:date="2026-01-19T23:13:00Z">
                  <w:rPr>
                    <w:noProof/>
                    <w:webHidden/>
                  </w:rPr>
                </w:rPrChange>
              </w:rPr>
              <w:fldChar w:fldCharType="end"/>
            </w:r>
            <w:r w:rsidRPr="00F672CF">
              <w:rPr>
                <w:rStyle w:val="af6"/>
                <w:rFonts w:ascii="Times New Roman" w:hAnsi="Times New Roman" w:cs="Times New Roman"/>
                <w:noProof/>
                <w:sz w:val="24"/>
                <w:szCs w:val="24"/>
                <w:rPrChange w:id="456" w:author="Tima" w:date="2026-01-19T23:13:00Z">
                  <w:rPr>
                    <w:rStyle w:val="af6"/>
                    <w:noProof/>
                  </w:rPr>
                </w:rPrChange>
              </w:rPr>
              <w:fldChar w:fldCharType="end"/>
            </w:r>
          </w:ins>
        </w:p>
        <w:p w14:paraId="1F862071" w14:textId="4EDBCA61" w:rsidR="00F672CF" w:rsidRPr="00F672CF" w:rsidRDefault="00F672CF">
          <w:pPr>
            <w:pStyle w:val="11"/>
            <w:tabs>
              <w:tab w:val="left" w:pos="440"/>
              <w:tab w:val="right" w:leader="dot" w:pos="9345"/>
            </w:tabs>
            <w:rPr>
              <w:ins w:id="457" w:author="Tima" w:date="2026-01-19T23:12:00Z"/>
              <w:rFonts w:ascii="Times New Roman" w:eastAsiaTheme="minorEastAsia" w:hAnsi="Times New Roman" w:cs="Times New Roman"/>
              <w:noProof/>
              <w:sz w:val="24"/>
              <w:szCs w:val="24"/>
              <w:lang w:eastAsia="ru-RU"/>
              <w:rPrChange w:id="458" w:author="Tima" w:date="2026-01-19T23:13:00Z">
                <w:rPr>
                  <w:ins w:id="459" w:author="Tima" w:date="2026-01-19T23:12:00Z"/>
                  <w:rFonts w:eastAsiaTheme="minorEastAsia"/>
                  <w:noProof/>
                  <w:lang w:eastAsia="ru-RU"/>
                </w:rPr>
              </w:rPrChange>
            </w:rPr>
          </w:pPr>
          <w:ins w:id="460" w:author="Tima" w:date="2026-01-19T23:12:00Z">
            <w:r w:rsidRPr="00F672CF">
              <w:rPr>
                <w:rStyle w:val="af6"/>
                <w:rFonts w:ascii="Times New Roman" w:hAnsi="Times New Roman" w:cs="Times New Roman"/>
                <w:noProof/>
                <w:sz w:val="24"/>
                <w:szCs w:val="24"/>
                <w:rPrChange w:id="461" w:author="Tima" w:date="2026-01-19T23:13:00Z">
                  <w:rPr>
                    <w:rStyle w:val="af6"/>
                    <w:noProof/>
                  </w:rPr>
                </w:rPrChange>
              </w:rPr>
              <w:fldChar w:fldCharType="begin"/>
            </w:r>
            <w:r w:rsidRPr="00F672CF">
              <w:rPr>
                <w:rStyle w:val="af6"/>
                <w:rFonts w:ascii="Times New Roman" w:hAnsi="Times New Roman" w:cs="Times New Roman"/>
                <w:noProof/>
                <w:sz w:val="24"/>
                <w:szCs w:val="24"/>
                <w:rPrChange w:id="462" w:author="Tima" w:date="2026-01-19T23:13:00Z">
                  <w:rPr>
                    <w:rStyle w:val="af6"/>
                    <w:noProof/>
                  </w:rPr>
                </w:rPrChange>
              </w:rPr>
              <w:instrText xml:space="preserve"> </w:instrText>
            </w:r>
            <w:r w:rsidRPr="00F672CF">
              <w:rPr>
                <w:rFonts w:ascii="Times New Roman" w:hAnsi="Times New Roman" w:cs="Times New Roman"/>
                <w:noProof/>
                <w:sz w:val="24"/>
                <w:szCs w:val="24"/>
                <w:rPrChange w:id="463" w:author="Tima" w:date="2026-01-19T23:13:00Z">
                  <w:rPr>
                    <w:noProof/>
                  </w:rPr>
                </w:rPrChange>
              </w:rPr>
              <w:instrText>HYPERLINK \l "_Toc219756784"</w:instrText>
            </w:r>
            <w:r w:rsidRPr="00F672CF">
              <w:rPr>
                <w:rStyle w:val="af6"/>
                <w:rFonts w:ascii="Times New Roman" w:hAnsi="Times New Roman" w:cs="Times New Roman"/>
                <w:noProof/>
                <w:sz w:val="24"/>
                <w:szCs w:val="24"/>
                <w:rPrChange w:id="464"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465" w:author="Tima" w:date="2026-01-19T23:13:00Z">
                  <w:rPr>
                    <w:rStyle w:val="af6"/>
                    <w:noProof/>
                  </w:rPr>
                </w:rPrChange>
              </w:rPr>
            </w:r>
            <w:r w:rsidRPr="00F672CF">
              <w:rPr>
                <w:rStyle w:val="af6"/>
                <w:rFonts w:ascii="Times New Roman" w:hAnsi="Times New Roman" w:cs="Times New Roman"/>
                <w:noProof/>
                <w:sz w:val="24"/>
                <w:szCs w:val="24"/>
                <w:rPrChange w:id="466"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467" w:author="Tima" w:date="2026-01-19T23:13:00Z">
                  <w:rPr>
                    <w:rStyle w:val="af6"/>
                    <w:rFonts w:ascii="Times New Roman" w:hAnsi="Times New Roman" w:cs="Times New Roman"/>
                    <w:b/>
                    <w:noProof/>
                  </w:rPr>
                </w:rPrChange>
              </w:rPr>
              <w:t>1.</w:t>
            </w:r>
            <w:r w:rsidRPr="00F672CF">
              <w:rPr>
                <w:rFonts w:ascii="Times New Roman" w:eastAsiaTheme="minorEastAsia" w:hAnsi="Times New Roman" w:cs="Times New Roman"/>
                <w:noProof/>
                <w:sz w:val="24"/>
                <w:szCs w:val="24"/>
                <w:lang w:eastAsia="ru-RU"/>
                <w:rPrChange w:id="468"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469" w:author="Tima" w:date="2026-01-19T23:13:00Z">
                  <w:rPr>
                    <w:rStyle w:val="af6"/>
                    <w:rFonts w:ascii="Times New Roman" w:hAnsi="Times New Roman" w:cs="Times New Roman"/>
                    <w:b/>
                    <w:noProof/>
                  </w:rPr>
                </w:rPrChange>
              </w:rPr>
              <w:t>ОПИСАНИЕ СЕРВИСА</w:t>
            </w:r>
            <w:r w:rsidRPr="00F672CF">
              <w:rPr>
                <w:rFonts w:ascii="Times New Roman" w:hAnsi="Times New Roman" w:cs="Times New Roman"/>
                <w:noProof/>
                <w:webHidden/>
                <w:sz w:val="24"/>
                <w:szCs w:val="24"/>
                <w:rPrChange w:id="470" w:author="Tima" w:date="2026-01-19T23:13:00Z">
                  <w:rPr>
                    <w:noProof/>
                    <w:webHidden/>
                  </w:rPr>
                </w:rPrChange>
              </w:rPr>
              <w:tab/>
            </w:r>
            <w:r w:rsidRPr="00F672CF">
              <w:rPr>
                <w:rFonts w:ascii="Times New Roman" w:hAnsi="Times New Roman" w:cs="Times New Roman"/>
                <w:noProof/>
                <w:webHidden/>
                <w:sz w:val="24"/>
                <w:szCs w:val="24"/>
                <w:rPrChange w:id="471" w:author="Tima" w:date="2026-01-19T23:13:00Z">
                  <w:rPr>
                    <w:noProof/>
                    <w:webHidden/>
                  </w:rPr>
                </w:rPrChange>
              </w:rPr>
              <w:fldChar w:fldCharType="begin"/>
            </w:r>
            <w:r w:rsidRPr="00F672CF">
              <w:rPr>
                <w:rFonts w:ascii="Times New Roman" w:hAnsi="Times New Roman" w:cs="Times New Roman"/>
                <w:noProof/>
                <w:webHidden/>
                <w:sz w:val="24"/>
                <w:szCs w:val="24"/>
                <w:rPrChange w:id="472" w:author="Tima" w:date="2026-01-19T23:13:00Z">
                  <w:rPr>
                    <w:noProof/>
                    <w:webHidden/>
                  </w:rPr>
                </w:rPrChange>
              </w:rPr>
              <w:instrText xml:space="preserve"> PAGEREF _Toc219756784 \h </w:instrText>
            </w:r>
            <w:r w:rsidRPr="00F672CF">
              <w:rPr>
                <w:rFonts w:ascii="Times New Roman" w:hAnsi="Times New Roman" w:cs="Times New Roman"/>
                <w:noProof/>
                <w:webHidden/>
                <w:sz w:val="24"/>
                <w:szCs w:val="24"/>
                <w:rPrChange w:id="473" w:author="Tima" w:date="2026-01-19T23:13:00Z">
                  <w:rPr>
                    <w:noProof/>
                    <w:webHidden/>
                  </w:rPr>
                </w:rPrChange>
              </w:rPr>
            </w:r>
          </w:ins>
          <w:r w:rsidRPr="00F672CF">
            <w:rPr>
              <w:rFonts w:ascii="Times New Roman" w:hAnsi="Times New Roman" w:cs="Times New Roman"/>
              <w:noProof/>
              <w:webHidden/>
              <w:sz w:val="24"/>
              <w:szCs w:val="24"/>
              <w:rPrChange w:id="474" w:author="Tima" w:date="2026-01-19T23:13:00Z">
                <w:rPr>
                  <w:noProof/>
                  <w:webHidden/>
                </w:rPr>
              </w:rPrChange>
            </w:rPr>
            <w:fldChar w:fldCharType="separate"/>
          </w:r>
          <w:ins w:id="475" w:author="Tima" w:date="2026-01-19T23:12:00Z">
            <w:r w:rsidRPr="00F672CF">
              <w:rPr>
                <w:rFonts w:ascii="Times New Roman" w:hAnsi="Times New Roman" w:cs="Times New Roman"/>
                <w:noProof/>
                <w:webHidden/>
                <w:sz w:val="24"/>
                <w:szCs w:val="24"/>
                <w:rPrChange w:id="476" w:author="Tima" w:date="2026-01-19T23:13:00Z">
                  <w:rPr>
                    <w:noProof/>
                    <w:webHidden/>
                  </w:rPr>
                </w:rPrChange>
              </w:rPr>
              <w:t>7</w:t>
            </w:r>
            <w:r w:rsidRPr="00F672CF">
              <w:rPr>
                <w:rFonts w:ascii="Times New Roman" w:hAnsi="Times New Roman" w:cs="Times New Roman"/>
                <w:noProof/>
                <w:webHidden/>
                <w:sz w:val="24"/>
                <w:szCs w:val="24"/>
                <w:rPrChange w:id="477" w:author="Tima" w:date="2026-01-19T23:13:00Z">
                  <w:rPr>
                    <w:noProof/>
                    <w:webHidden/>
                  </w:rPr>
                </w:rPrChange>
              </w:rPr>
              <w:fldChar w:fldCharType="end"/>
            </w:r>
            <w:r w:rsidRPr="00F672CF">
              <w:rPr>
                <w:rStyle w:val="af6"/>
                <w:rFonts w:ascii="Times New Roman" w:hAnsi="Times New Roman" w:cs="Times New Roman"/>
                <w:noProof/>
                <w:sz w:val="24"/>
                <w:szCs w:val="24"/>
                <w:rPrChange w:id="478" w:author="Tima" w:date="2026-01-19T23:13:00Z">
                  <w:rPr>
                    <w:rStyle w:val="af6"/>
                    <w:noProof/>
                  </w:rPr>
                </w:rPrChange>
              </w:rPr>
              <w:fldChar w:fldCharType="end"/>
            </w:r>
          </w:ins>
        </w:p>
        <w:p w14:paraId="77975555" w14:textId="0AB6DE51" w:rsidR="00F672CF" w:rsidRPr="00F672CF" w:rsidRDefault="00F672CF">
          <w:pPr>
            <w:pStyle w:val="21"/>
            <w:tabs>
              <w:tab w:val="left" w:pos="880"/>
              <w:tab w:val="right" w:leader="dot" w:pos="9345"/>
            </w:tabs>
            <w:rPr>
              <w:ins w:id="479" w:author="Tima" w:date="2026-01-19T23:12:00Z"/>
              <w:rFonts w:ascii="Times New Roman" w:eastAsiaTheme="minorEastAsia" w:hAnsi="Times New Roman" w:cs="Times New Roman"/>
              <w:noProof/>
              <w:sz w:val="24"/>
              <w:szCs w:val="24"/>
              <w:lang w:eastAsia="ru-RU"/>
              <w:rPrChange w:id="480" w:author="Tima" w:date="2026-01-19T23:13:00Z">
                <w:rPr>
                  <w:ins w:id="481" w:author="Tima" w:date="2026-01-19T23:12:00Z"/>
                  <w:rFonts w:eastAsiaTheme="minorEastAsia"/>
                  <w:noProof/>
                  <w:lang w:eastAsia="ru-RU"/>
                </w:rPr>
              </w:rPrChange>
            </w:rPr>
          </w:pPr>
          <w:ins w:id="482" w:author="Tima" w:date="2026-01-19T23:12:00Z">
            <w:r w:rsidRPr="00F672CF">
              <w:rPr>
                <w:rStyle w:val="af6"/>
                <w:rFonts w:ascii="Times New Roman" w:hAnsi="Times New Roman" w:cs="Times New Roman"/>
                <w:noProof/>
                <w:sz w:val="24"/>
                <w:szCs w:val="24"/>
                <w:rPrChange w:id="483" w:author="Tima" w:date="2026-01-19T23:13:00Z">
                  <w:rPr>
                    <w:rStyle w:val="af6"/>
                    <w:noProof/>
                  </w:rPr>
                </w:rPrChange>
              </w:rPr>
              <w:fldChar w:fldCharType="begin"/>
            </w:r>
            <w:r w:rsidRPr="00F672CF">
              <w:rPr>
                <w:rStyle w:val="af6"/>
                <w:rFonts w:ascii="Times New Roman" w:hAnsi="Times New Roman" w:cs="Times New Roman"/>
                <w:noProof/>
                <w:sz w:val="24"/>
                <w:szCs w:val="24"/>
                <w:rPrChange w:id="484" w:author="Tima" w:date="2026-01-19T23:13:00Z">
                  <w:rPr>
                    <w:rStyle w:val="af6"/>
                    <w:noProof/>
                  </w:rPr>
                </w:rPrChange>
              </w:rPr>
              <w:instrText xml:space="preserve"> </w:instrText>
            </w:r>
            <w:r w:rsidRPr="00F672CF">
              <w:rPr>
                <w:rFonts w:ascii="Times New Roman" w:hAnsi="Times New Roman" w:cs="Times New Roman"/>
                <w:noProof/>
                <w:sz w:val="24"/>
                <w:szCs w:val="24"/>
                <w:rPrChange w:id="485" w:author="Tima" w:date="2026-01-19T23:13:00Z">
                  <w:rPr>
                    <w:noProof/>
                  </w:rPr>
                </w:rPrChange>
              </w:rPr>
              <w:instrText>HYPERLINK \l "_Toc219756785"</w:instrText>
            </w:r>
            <w:r w:rsidRPr="00F672CF">
              <w:rPr>
                <w:rStyle w:val="af6"/>
                <w:rFonts w:ascii="Times New Roman" w:hAnsi="Times New Roman" w:cs="Times New Roman"/>
                <w:noProof/>
                <w:sz w:val="24"/>
                <w:szCs w:val="24"/>
                <w:rPrChange w:id="486"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487" w:author="Tima" w:date="2026-01-19T23:13:00Z">
                  <w:rPr>
                    <w:rStyle w:val="af6"/>
                    <w:noProof/>
                  </w:rPr>
                </w:rPrChange>
              </w:rPr>
            </w:r>
            <w:r w:rsidRPr="00F672CF">
              <w:rPr>
                <w:rStyle w:val="af6"/>
                <w:rFonts w:ascii="Times New Roman" w:hAnsi="Times New Roman" w:cs="Times New Roman"/>
                <w:noProof/>
                <w:sz w:val="24"/>
                <w:szCs w:val="24"/>
                <w:rPrChange w:id="488"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489" w:author="Tima" w:date="2026-01-19T23:13:00Z">
                  <w:rPr>
                    <w:rStyle w:val="af6"/>
                    <w:rFonts w:ascii="Times New Roman" w:hAnsi="Times New Roman" w:cs="Times New Roman"/>
                    <w:b/>
                    <w:noProof/>
                  </w:rPr>
                </w:rPrChange>
              </w:rPr>
              <w:t>1.1.</w:t>
            </w:r>
            <w:r w:rsidRPr="00F672CF">
              <w:rPr>
                <w:rFonts w:ascii="Times New Roman" w:eastAsiaTheme="minorEastAsia" w:hAnsi="Times New Roman" w:cs="Times New Roman"/>
                <w:noProof/>
                <w:sz w:val="24"/>
                <w:szCs w:val="24"/>
                <w:lang w:eastAsia="ru-RU"/>
                <w:rPrChange w:id="490"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491" w:author="Tima" w:date="2026-01-19T23:13:00Z">
                  <w:rPr>
                    <w:rStyle w:val="af6"/>
                    <w:rFonts w:ascii="Times New Roman" w:hAnsi="Times New Roman" w:cs="Times New Roman"/>
                    <w:b/>
                    <w:noProof/>
                  </w:rPr>
                </w:rPrChange>
              </w:rPr>
              <w:t>Идея сервиса</w:t>
            </w:r>
            <w:r w:rsidRPr="00F672CF">
              <w:rPr>
                <w:rFonts w:ascii="Times New Roman" w:hAnsi="Times New Roman" w:cs="Times New Roman"/>
                <w:noProof/>
                <w:webHidden/>
                <w:sz w:val="24"/>
                <w:szCs w:val="24"/>
                <w:rPrChange w:id="492" w:author="Tima" w:date="2026-01-19T23:13:00Z">
                  <w:rPr>
                    <w:noProof/>
                    <w:webHidden/>
                  </w:rPr>
                </w:rPrChange>
              </w:rPr>
              <w:tab/>
            </w:r>
            <w:r w:rsidRPr="00F672CF">
              <w:rPr>
                <w:rFonts w:ascii="Times New Roman" w:hAnsi="Times New Roman" w:cs="Times New Roman"/>
                <w:noProof/>
                <w:webHidden/>
                <w:sz w:val="24"/>
                <w:szCs w:val="24"/>
                <w:rPrChange w:id="493" w:author="Tima" w:date="2026-01-19T23:13:00Z">
                  <w:rPr>
                    <w:noProof/>
                    <w:webHidden/>
                  </w:rPr>
                </w:rPrChange>
              </w:rPr>
              <w:fldChar w:fldCharType="begin"/>
            </w:r>
            <w:r w:rsidRPr="00F672CF">
              <w:rPr>
                <w:rFonts w:ascii="Times New Roman" w:hAnsi="Times New Roman" w:cs="Times New Roman"/>
                <w:noProof/>
                <w:webHidden/>
                <w:sz w:val="24"/>
                <w:szCs w:val="24"/>
                <w:rPrChange w:id="494" w:author="Tima" w:date="2026-01-19T23:13:00Z">
                  <w:rPr>
                    <w:noProof/>
                    <w:webHidden/>
                  </w:rPr>
                </w:rPrChange>
              </w:rPr>
              <w:instrText xml:space="preserve"> PAGEREF _Toc219756785 \h </w:instrText>
            </w:r>
            <w:r w:rsidRPr="00F672CF">
              <w:rPr>
                <w:rFonts w:ascii="Times New Roman" w:hAnsi="Times New Roman" w:cs="Times New Roman"/>
                <w:noProof/>
                <w:webHidden/>
                <w:sz w:val="24"/>
                <w:szCs w:val="24"/>
                <w:rPrChange w:id="495" w:author="Tima" w:date="2026-01-19T23:13:00Z">
                  <w:rPr>
                    <w:noProof/>
                    <w:webHidden/>
                  </w:rPr>
                </w:rPrChange>
              </w:rPr>
            </w:r>
          </w:ins>
          <w:r w:rsidRPr="00F672CF">
            <w:rPr>
              <w:rFonts w:ascii="Times New Roman" w:hAnsi="Times New Roman" w:cs="Times New Roman"/>
              <w:noProof/>
              <w:webHidden/>
              <w:sz w:val="24"/>
              <w:szCs w:val="24"/>
              <w:rPrChange w:id="496" w:author="Tima" w:date="2026-01-19T23:13:00Z">
                <w:rPr>
                  <w:noProof/>
                  <w:webHidden/>
                </w:rPr>
              </w:rPrChange>
            </w:rPr>
            <w:fldChar w:fldCharType="separate"/>
          </w:r>
          <w:ins w:id="497" w:author="Tima" w:date="2026-01-19T23:12:00Z">
            <w:r w:rsidRPr="00F672CF">
              <w:rPr>
                <w:rFonts w:ascii="Times New Roman" w:hAnsi="Times New Roman" w:cs="Times New Roman"/>
                <w:noProof/>
                <w:webHidden/>
                <w:sz w:val="24"/>
                <w:szCs w:val="24"/>
                <w:rPrChange w:id="498" w:author="Tima" w:date="2026-01-19T23:13:00Z">
                  <w:rPr>
                    <w:noProof/>
                    <w:webHidden/>
                  </w:rPr>
                </w:rPrChange>
              </w:rPr>
              <w:t>7</w:t>
            </w:r>
            <w:r w:rsidRPr="00F672CF">
              <w:rPr>
                <w:rFonts w:ascii="Times New Roman" w:hAnsi="Times New Roman" w:cs="Times New Roman"/>
                <w:noProof/>
                <w:webHidden/>
                <w:sz w:val="24"/>
                <w:szCs w:val="24"/>
                <w:rPrChange w:id="499" w:author="Tima" w:date="2026-01-19T23:13:00Z">
                  <w:rPr>
                    <w:noProof/>
                    <w:webHidden/>
                  </w:rPr>
                </w:rPrChange>
              </w:rPr>
              <w:fldChar w:fldCharType="end"/>
            </w:r>
            <w:r w:rsidRPr="00F672CF">
              <w:rPr>
                <w:rStyle w:val="af6"/>
                <w:rFonts w:ascii="Times New Roman" w:hAnsi="Times New Roman" w:cs="Times New Roman"/>
                <w:noProof/>
                <w:sz w:val="24"/>
                <w:szCs w:val="24"/>
                <w:rPrChange w:id="500" w:author="Tima" w:date="2026-01-19T23:13:00Z">
                  <w:rPr>
                    <w:rStyle w:val="af6"/>
                    <w:noProof/>
                  </w:rPr>
                </w:rPrChange>
              </w:rPr>
              <w:fldChar w:fldCharType="end"/>
            </w:r>
          </w:ins>
        </w:p>
        <w:p w14:paraId="03B18642" w14:textId="61DB18B2" w:rsidR="00F672CF" w:rsidRPr="00F672CF" w:rsidRDefault="00F672CF">
          <w:pPr>
            <w:pStyle w:val="21"/>
            <w:tabs>
              <w:tab w:val="left" w:pos="880"/>
              <w:tab w:val="right" w:leader="dot" w:pos="9345"/>
            </w:tabs>
            <w:rPr>
              <w:ins w:id="501" w:author="Tima" w:date="2026-01-19T23:12:00Z"/>
              <w:rFonts w:ascii="Times New Roman" w:eastAsiaTheme="minorEastAsia" w:hAnsi="Times New Roman" w:cs="Times New Roman"/>
              <w:noProof/>
              <w:sz w:val="24"/>
              <w:szCs w:val="24"/>
              <w:lang w:eastAsia="ru-RU"/>
              <w:rPrChange w:id="502" w:author="Tima" w:date="2026-01-19T23:13:00Z">
                <w:rPr>
                  <w:ins w:id="503" w:author="Tima" w:date="2026-01-19T23:12:00Z"/>
                  <w:rFonts w:eastAsiaTheme="minorEastAsia"/>
                  <w:noProof/>
                  <w:lang w:eastAsia="ru-RU"/>
                </w:rPr>
              </w:rPrChange>
            </w:rPr>
          </w:pPr>
          <w:ins w:id="504" w:author="Tima" w:date="2026-01-19T23:12:00Z">
            <w:r w:rsidRPr="00F672CF">
              <w:rPr>
                <w:rStyle w:val="af6"/>
                <w:rFonts w:ascii="Times New Roman" w:hAnsi="Times New Roman" w:cs="Times New Roman"/>
                <w:noProof/>
                <w:sz w:val="24"/>
                <w:szCs w:val="24"/>
                <w:rPrChange w:id="505" w:author="Tima" w:date="2026-01-19T23:13:00Z">
                  <w:rPr>
                    <w:rStyle w:val="af6"/>
                    <w:noProof/>
                  </w:rPr>
                </w:rPrChange>
              </w:rPr>
              <w:fldChar w:fldCharType="begin"/>
            </w:r>
            <w:r w:rsidRPr="00F672CF">
              <w:rPr>
                <w:rStyle w:val="af6"/>
                <w:rFonts w:ascii="Times New Roman" w:hAnsi="Times New Roman" w:cs="Times New Roman"/>
                <w:noProof/>
                <w:sz w:val="24"/>
                <w:szCs w:val="24"/>
                <w:rPrChange w:id="506" w:author="Tima" w:date="2026-01-19T23:13:00Z">
                  <w:rPr>
                    <w:rStyle w:val="af6"/>
                    <w:noProof/>
                  </w:rPr>
                </w:rPrChange>
              </w:rPr>
              <w:instrText xml:space="preserve"> </w:instrText>
            </w:r>
            <w:r w:rsidRPr="00F672CF">
              <w:rPr>
                <w:rFonts w:ascii="Times New Roman" w:hAnsi="Times New Roman" w:cs="Times New Roman"/>
                <w:noProof/>
                <w:sz w:val="24"/>
                <w:szCs w:val="24"/>
                <w:rPrChange w:id="507" w:author="Tima" w:date="2026-01-19T23:13:00Z">
                  <w:rPr>
                    <w:noProof/>
                  </w:rPr>
                </w:rPrChange>
              </w:rPr>
              <w:instrText>HYPERLINK \l "_Toc219756786"</w:instrText>
            </w:r>
            <w:r w:rsidRPr="00F672CF">
              <w:rPr>
                <w:rStyle w:val="af6"/>
                <w:rFonts w:ascii="Times New Roman" w:hAnsi="Times New Roman" w:cs="Times New Roman"/>
                <w:noProof/>
                <w:sz w:val="24"/>
                <w:szCs w:val="24"/>
                <w:rPrChange w:id="508"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509" w:author="Tima" w:date="2026-01-19T23:13:00Z">
                  <w:rPr>
                    <w:rStyle w:val="af6"/>
                    <w:noProof/>
                  </w:rPr>
                </w:rPrChange>
              </w:rPr>
            </w:r>
            <w:r w:rsidRPr="00F672CF">
              <w:rPr>
                <w:rStyle w:val="af6"/>
                <w:rFonts w:ascii="Times New Roman" w:hAnsi="Times New Roman" w:cs="Times New Roman"/>
                <w:noProof/>
                <w:sz w:val="24"/>
                <w:szCs w:val="24"/>
                <w:rPrChange w:id="510"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511" w:author="Tima" w:date="2026-01-19T23:13:00Z">
                  <w:rPr>
                    <w:rStyle w:val="af6"/>
                    <w:rFonts w:ascii="Times New Roman" w:hAnsi="Times New Roman" w:cs="Times New Roman"/>
                    <w:b/>
                    <w:noProof/>
                  </w:rPr>
                </w:rPrChange>
              </w:rPr>
              <w:t>1.2.</w:t>
            </w:r>
            <w:r w:rsidRPr="00F672CF">
              <w:rPr>
                <w:rFonts w:ascii="Times New Roman" w:eastAsiaTheme="minorEastAsia" w:hAnsi="Times New Roman" w:cs="Times New Roman"/>
                <w:noProof/>
                <w:sz w:val="24"/>
                <w:szCs w:val="24"/>
                <w:lang w:eastAsia="ru-RU"/>
                <w:rPrChange w:id="512"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513" w:author="Tima" w:date="2026-01-19T23:13:00Z">
                  <w:rPr>
                    <w:rStyle w:val="af6"/>
                    <w:rFonts w:ascii="Times New Roman" w:hAnsi="Times New Roman" w:cs="Times New Roman"/>
                    <w:b/>
                    <w:noProof/>
                  </w:rPr>
                </w:rPrChange>
              </w:rPr>
              <w:t>Акторы. Их описание и функции</w:t>
            </w:r>
            <w:r w:rsidRPr="00F672CF">
              <w:rPr>
                <w:rFonts w:ascii="Times New Roman" w:hAnsi="Times New Roman" w:cs="Times New Roman"/>
                <w:noProof/>
                <w:webHidden/>
                <w:sz w:val="24"/>
                <w:szCs w:val="24"/>
                <w:rPrChange w:id="514" w:author="Tima" w:date="2026-01-19T23:13:00Z">
                  <w:rPr>
                    <w:noProof/>
                    <w:webHidden/>
                  </w:rPr>
                </w:rPrChange>
              </w:rPr>
              <w:tab/>
            </w:r>
            <w:r w:rsidRPr="00F672CF">
              <w:rPr>
                <w:rFonts w:ascii="Times New Roman" w:hAnsi="Times New Roman" w:cs="Times New Roman"/>
                <w:noProof/>
                <w:webHidden/>
                <w:sz w:val="24"/>
                <w:szCs w:val="24"/>
                <w:rPrChange w:id="515" w:author="Tima" w:date="2026-01-19T23:13:00Z">
                  <w:rPr>
                    <w:noProof/>
                    <w:webHidden/>
                  </w:rPr>
                </w:rPrChange>
              </w:rPr>
              <w:fldChar w:fldCharType="begin"/>
            </w:r>
            <w:r w:rsidRPr="00F672CF">
              <w:rPr>
                <w:rFonts w:ascii="Times New Roman" w:hAnsi="Times New Roman" w:cs="Times New Roman"/>
                <w:noProof/>
                <w:webHidden/>
                <w:sz w:val="24"/>
                <w:szCs w:val="24"/>
                <w:rPrChange w:id="516" w:author="Tima" w:date="2026-01-19T23:13:00Z">
                  <w:rPr>
                    <w:noProof/>
                    <w:webHidden/>
                  </w:rPr>
                </w:rPrChange>
              </w:rPr>
              <w:instrText xml:space="preserve"> PAGEREF _Toc219756786 \h </w:instrText>
            </w:r>
            <w:r w:rsidRPr="00F672CF">
              <w:rPr>
                <w:rFonts w:ascii="Times New Roman" w:hAnsi="Times New Roman" w:cs="Times New Roman"/>
                <w:noProof/>
                <w:webHidden/>
                <w:sz w:val="24"/>
                <w:szCs w:val="24"/>
                <w:rPrChange w:id="517" w:author="Tima" w:date="2026-01-19T23:13:00Z">
                  <w:rPr>
                    <w:noProof/>
                    <w:webHidden/>
                  </w:rPr>
                </w:rPrChange>
              </w:rPr>
            </w:r>
          </w:ins>
          <w:r w:rsidRPr="00F672CF">
            <w:rPr>
              <w:rFonts w:ascii="Times New Roman" w:hAnsi="Times New Roman" w:cs="Times New Roman"/>
              <w:noProof/>
              <w:webHidden/>
              <w:sz w:val="24"/>
              <w:szCs w:val="24"/>
              <w:rPrChange w:id="518" w:author="Tima" w:date="2026-01-19T23:13:00Z">
                <w:rPr>
                  <w:noProof/>
                  <w:webHidden/>
                </w:rPr>
              </w:rPrChange>
            </w:rPr>
            <w:fldChar w:fldCharType="separate"/>
          </w:r>
          <w:ins w:id="519" w:author="Tima" w:date="2026-01-19T23:12:00Z">
            <w:r w:rsidRPr="00F672CF">
              <w:rPr>
                <w:rFonts w:ascii="Times New Roman" w:hAnsi="Times New Roman" w:cs="Times New Roman"/>
                <w:noProof/>
                <w:webHidden/>
                <w:sz w:val="24"/>
                <w:szCs w:val="24"/>
                <w:rPrChange w:id="520" w:author="Tima" w:date="2026-01-19T23:13:00Z">
                  <w:rPr>
                    <w:noProof/>
                    <w:webHidden/>
                  </w:rPr>
                </w:rPrChange>
              </w:rPr>
              <w:t>8</w:t>
            </w:r>
            <w:r w:rsidRPr="00F672CF">
              <w:rPr>
                <w:rFonts w:ascii="Times New Roman" w:hAnsi="Times New Roman" w:cs="Times New Roman"/>
                <w:noProof/>
                <w:webHidden/>
                <w:sz w:val="24"/>
                <w:szCs w:val="24"/>
                <w:rPrChange w:id="521" w:author="Tima" w:date="2026-01-19T23:13:00Z">
                  <w:rPr>
                    <w:noProof/>
                    <w:webHidden/>
                  </w:rPr>
                </w:rPrChange>
              </w:rPr>
              <w:fldChar w:fldCharType="end"/>
            </w:r>
            <w:r w:rsidRPr="00F672CF">
              <w:rPr>
                <w:rStyle w:val="af6"/>
                <w:rFonts w:ascii="Times New Roman" w:hAnsi="Times New Roman" w:cs="Times New Roman"/>
                <w:noProof/>
                <w:sz w:val="24"/>
                <w:szCs w:val="24"/>
                <w:rPrChange w:id="522" w:author="Tima" w:date="2026-01-19T23:13:00Z">
                  <w:rPr>
                    <w:rStyle w:val="af6"/>
                    <w:noProof/>
                  </w:rPr>
                </w:rPrChange>
              </w:rPr>
              <w:fldChar w:fldCharType="end"/>
            </w:r>
          </w:ins>
        </w:p>
        <w:p w14:paraId="4C784680" w14:textId="30BF76AA" w:rsidR="00F672CF" w:rsidRPr="00F672CF" w:rsidRDefault="00F672CF">
          <w:pPr>
            <w:pStyle w:val="21"/>
            <w:tabs>
              <w:tab w:val="left" w:pos="880"/>
              <w:tab w:val="right" w:leader="dot" w:pos="9345"/>
            </w:tabs>
            <w:rPr>
              <w:ins w:id="523" w:author="Tima" w:date="2026-01-19T23:12:00Z"/>
              <w:rFonts w:ascii="Times New Roman" w:eastAsiaTheme="minorEastAsia" w:hAnsi="Times New Roman" w:cs="Times New Roman"/>
              <w:noProof/>
              <w:sz w:val="24"/>
              <w:szCs w:val="24"/>
              <w:lang w:eastAsia="ru-RU"/>
              <w:rPrChange w:id="524" w:author="Tima" w:date="2026-01-19T23:13:00Z">
                <w:rPr>
                  <w:ins w:id="525" w:author="Tima" w:date="2026-01-19T23:12:00Z"/>
                  <w:rFonts w:eastAsiaTheme="minorEastAsia"/>
                  <w:noProof/>
                  <w:lang w:eastAsia="ru-RU"/>
                </w:rPr>
              </w:rPrChange>
            </w:rPr>
          </w:pPr>
          <w:ins w:id="526" w:author="Tima" w:date="2026-01-19T23:12:00Z">
            <w:r w:rsidRPr="00F672CF">
              <w:rPr>
                <w:rStyle w:val="af6"/>
                <w:rFonts w:ascii="Times New Roman" w:hAnsi="Times New Roman" w:cs="Times New Roman"/>
                <w:noProof/>
                <w:sz w:val="24"/>
                <w:szCs w:val="24"/>
                <w:rPrChange w:id="527" w:author="Tima" w:date="2026-01-19T23:13:00Z">
                  <w:rPr>
                    <w:rStyle w:val="af6"/>
                    <w:noProof/>
                  </w:rPr>
                </w:rPrChange>
              </w:rPr>
              <w:fldChar w:fldCharType="begin"/>
            </w:r>
            <w:r w:rsidRPr="00F672CF">
              <w:rPr>
                <w:rStyle w:val="af6"/>
                <w:rFonts w:ascii="Times New Roman" w:hAnsi="Times New Roman" w:cs="Times New Roman"/>
                <w:noProof/>
                <w:sz w:val="24"/>
                <w:szCs w:val="24"/>
                <w:rPrChange w:id="528" w:author="Tima" w:date="2026-01-19T23:13:00Z">
                  <w:rPr>
                    <w:rStyle w:val="af6"/>
                    <w:noProof/>
                  </w:rPr>
                </w:rPrChange>
              </w:rPr>
              <w:instrText xml:space="preserve"> </w:instrText>
            </w:r>
            <w:r w:rsidRPr="00F672CF">
              <w:rPr>
                <w:rFonts w:ascii="Times New Roman" w:hAnsi="Times New Roman" w:cs="Times New Roman"/>
                <w:noProof/>
                <w:sz w:val="24"/>
                <w:szCs w:val="24"/>
                <w:rPrChange w:id="529" w:author="Tima" w:date="2026-01-19T23:13:00Z">
                  <w:rPr>
                    <w:noProof/>
                  </w:rPr>
                </w:rPrChange>
              </w:rPr>
              <w:instrText>HYPERLINK \l "_Toc219756787"</w:instrText>
            </w:r>
            <w:r w:rsidRPr="00F672CF">
              <w:rPr>
                <w:rStyle w:val="af6"/>
                <w:rFonts w:ascii="Times New Roman" w:hAnsi="Times New Roman" w:cs="Times New Roman"/>
                <w:noProof/>
                <w:sz w:val="24"/>
                <w:szCs w:val="24"/>
                <w:rPrChange w:id="530"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531" w:author="Tima" w:date="2026-01-19T23:13:00Z">
                  <w:rPr>
                    <w:rStyle w:val="af6"/>
                    <w:noProof/>
                  </w:rPr>
                </w:rPrChange>
              </w:rPr>
            </w:r>
            <w:r w:rsidRPr="00F672CF">
              <w:rPr>
                <w:rStyle w:val="af6"/>
                <w:rFonts w:ascii="Times New Roman" w:hAnsi="Times New Roman" w:cs="Times New Roman"/>
                <w:noProof/>
                <w:sz w:val="24"/>
                <w:szCs w:val="24"/>
                <w:rPrChange w:id="532"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533" w:author="Tima" w:date="2026-01-19T23:13:00Z">
                  <w:rPr>
                    <w:rStyle w:val="af6"/>
                    <w:rFonts w:ascii="Times New Roman" w:hAnsi="Times New Roman" w:cs="Times New Roman"/>
                    <w:b/>
                    <w:noProof/>
                  </w:rPr>
                </w:rPrChange>
              </w:rPr>
              <w:t>1.3.</w:t>
            </w:r>
            <w:r w:rsidRPr="00F672CF">
              <w:rPr>
                <w:rFonts w:ascii="Times New Roman" w:eastAsiaTheme="minorEastAsia" w:hAnsi="Times New Roman" w:cs="Times New Roman"/>
                <w:noProof/>
                <w:sz w:val="24"/>
                <w:szCs w:val="24"/>
                <w:lang w:eastAsia="ru-RU"/>
                <w:rPrChange w:id="534"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535" w:author="Tima" w:date="2026-01-19T23:13:00Z">
                  <w:rPr>
                    <w:rStyle w:val="af6"/>
                    <w:rFonts w:ascii="Times New Roman" w:hAnsi="Times New Roman" w:cs="Times New Roman"/>
                    <w:b/>
                    <w:noProof/>
                  </w:rPr>
                </w:rPrChange>
              </w:rPr>
              <w:t>Архитектурные схемы. Внешние процессы</w:t>
            </w:r>
            <w:r w:rsidRPr="00F672CF">
              <w:rPr>
                <w:rFonts w:ascii="Times New Roman" w:hAnsi="Times New Roman" w:cs="Times New Roman"/>
                <w:noProof/>
                <w:webHidden/>
                <w:sz w:val="24"/>
                <w:szCs w:val="24"/>
                <w:rPrChange w:id="536" w:author="Tima" w:date="2026-01-19T23:13:00Z">
                  <w:rPr>
                    <w:noProof/>
                    <w:webHidden/>
                  </w:rPr>
                </w:rPrChange>
              </w:rPr>
              <w:tab/>
            </w:r>
            <w:r w:rsidRPr="00F672CF">
              <w:rPr>
                <w:rFonts w:ascii="Times New Roman" w:hAnsi="Times New Roman" w:cs="Times New Roman"/>
                <w:noProof/>
                <w:webHidden/>
                <w:sz w:val="24"/>
                <w:szCs w:val="24"/>
                <w:rPrChange w:id="537" w:author="Tima" w:date="2026-01-19T23:13:00Z">
                  <w:rPr>
                    <w:noProof/>
                    <w:webHidden/>
                  </w:rPr>
                </w:rPrChange>
              </w:rPr>
              <w:fldChar w:fldCharType="begin"/>
            </w:r>
            <w:r w:rsidRPr="00F672CF">
              <w:rPr>
                <w:rFonts w:ascii="Times New Roman" w:hAnsi="Times New Roman" w:cs="Times New Roman"/>
                <w:noProof/>
                <w:webHidden/>
                <w:sz w:val="24"/>
                <w:szCs w:val="24"/>
                <w:rPrChange w:id="538" w:author="Tima" w:date="2026-01-19T23:13:00Z">
                  <w:rPr>
                    <w:noProof/>
                    <w:webHidden/>
                  </w:rPr>
                </w:rPrChange>
              </w:rPr>
              <w:instrText xml:space="preserve"> PAGEREF _Toc219756787 \h </w:instrText>
            </w:r>
            <w:r w:rsidRPr="00F672CF">
              <w:rPr>
                <w:rFonts w:ascii="Times New Roman" w:hAnsi="Times New Roman" w:cs="Times New Roman"/>
                <w:noProof/>
                <w:webHidden/>
                <w:sz w:val="24"/>
                <w:szCs w:val="24"/>
                <w:rPrChange w:id="539" w:author="Tima" w:date="2026-01-19T23:13:00Z">
                  <w:rPr>
                    <w:noProof/>
                    <w:webHidden/>
                  </w:rPr>
                </w:rPrChange>
              </w:rPr>
            </w:r>
          </w:ins>
          <w:r w:rsidRPr="00F672CF">
            <w:rPr>
              <w:rFonts w:ascii="Times New Roman" w:hAnsi="Times New Roman" w:cs="Times New Roman"/>
              <w:noProof/>
              <w:webHidden/>
              <w:sz w:val="24"/>
              <w:szCs w:val="24"/>
              <w:rPrChange w:id="540" w:author="Tima" w:date="2026-01-19T23:13:00Z">
                <w:rPr>
                  <w:noProof/>
                  <w:webHidden/>
                </w:rPr>
              </w:rPrChange>
            </w:rPr>
            <w:fldChar w:fldCharType="separate"/>
          </w:r>
          <w:ins w:id="541" w:author="Tima" w:date="2026-01-19T23:12:00Z">
            <w:r w:rsidRPr="00F672CF">
              <w:rPr>
                <w:rFonts w:ascii="Times New Roman" w:hAnsi="Times New Roman" w:cs="Times New Roman"/>
                <w:noProof/>
                <w:webHidden/>
                <w:sz w:val="24"/>
                <w:szCs w:val="24"/>
                <w:rPrChange w:id="542" w:author="Tima" w:date="2026-01-19T23:13:00Z">
                  <w:rPr>
                    <w:noProof/>
                    <w:webHidden/>
                  </w:rPr>
                </w:rPrChange>
              </w:rPr>
              <w:t>9</w:t>
            </w:r>
            <w:r w:rsidRPr="00F672CF">
              <w:rPr>
                <w:rFonts w:ascii="Times New Roman" w:hAnsi="Times New Roman" w:cs="Times New Roman"/>
                <w:noProof/>
                <w:webHidden/>
                <w:sz w:val="24"/>
                <w:szCs w:val="24"/>
                <w:rPrChange w:id="543" w:author="Tima" w:date="2026-01-19T23:13:00Z">
                  <w:rPr>
                    <w:noProof/>
                    <w:webHidden/>
                  </w:rPr>
                </w:rPrChange>
              </w:rPr>
              <w:fldChar w:fldCharType="end"/>
            </w:r>
            <w:r w:rsidRPr="00F672CF">
              <w:rPr>
                <w:rStyle w:val="af6"/>
                <w:rFonts w:ascii="Times New Roman" w:hAnsi="Times New Roman" w:cs="Times New Roman"/>
                <w:noProof/>
                <w:sz w:val="24"/>
                <w:szCs w:val="24"/>
                <w:rPrChange w:id="544" w:author="Tima" w:date="2026-01-19T23:13:00Z">
                  <w:rPr>
                    <w:rStyle w:val="af6"/>
                    <w:noProof/>
                  </w:rPr>
                </w:rPrChange>
              </w:rPr>
              <w:fldChar w:fldCharType="end"/>
            </w:r>
          </w:ins>
        </w:p>
        <w:p w14:paraId="3D358301" w14:textId="767F5322" w:rsidR="00F672CF" w:rsidRPr="00F672CF" w:rsidRDefault="00F672CF">
          <w:pPr>
            <w:pStyle w:val="21"/>
            <w:tabs>
              <w:tab w:val="left" w:pos="880"/>
              <w:tab w:val="right" w:leader="dot" w:pos="9345"/>
            </w:tabs>
            <w:rPr>
              <w:ins w:id="545" w:author="Tima" w:date="2026-01-19T23:12:00Z"/>
              <w:rFonts w:ascii="Times New Roman" w:eastAsiaTheme="minorEastAsia" w:hAnsi="Times New Roman" w:cs="Times New Roman"/>
              <w:noProof/>
              <w:sz w:val="24"/>
              <w:szCs w:val="24"/>
              <w:lang w:eastAsia="ru-RU"/>
              <w:rPrChange w:id="546" w:author="Tima" w:date="2026-01-19T23:13:00Z">
                <w:rPr>
                  <w:ins w:id="547" w:author="Tima" w:date="2026-01-19T23:12:00Z"/>
                  <w:rFonts w:eastAsiaTheme="minorEastAsia"/>
                  <w:noProof/>
                  <w:lang w:eastAsia="ru-RU"/>
                </w:rPr>
              </w:rPrChange>
            </w:rPr>
          </w:pPr>
          <w:ins w:id="548" w:author="Tima" w:date="2026-01-19T23:12:00Z">
            <w:r w:rsidRPr="00F672CF">
              <w:rPr>
                <w:rStyle w:val="af6"/>
                <w:rFonts w:ascii="Times New Roman" w:hAnsi="Times New Roman" w:cs="Times New Roman"/>
                <w:noProof/>
                <w:sz w:val="24"/>
                <w:szCs w:val="24"/>
                <w:rPrChange w:id="549" w:author="Tima" w:date="2026-01-19T23:13:00Z">
                  <w:rPr>
                    <w:rStyle w:val="af6"/>
                    <w:noProof/>
                  </w:rPr>
                </w:rPrChange>
              </w:rPr>
              <w:fldChar w:fldCharType="begin"/>
            </w:r>
            <w:r w:rsidRPr="00F672CF">
              <w:rPr>
                <w:rStyle w:val="af6"/>
                <w:rFonts w:ascii="Times New Roman" w:hAnsi="Times New Roman" w:cs="Times New Roman"/>
                <w:noProof/>
                <w:sz w:val="24"/>
                <w:szCs w:val="24"/>
                <w:rPrChange w:id="550" w:author="Tima" w:date="2026-01-19T23:13:00Z">
                  <w:rPr>
                    <w:rStyle w:val="af6"/>
                    <w:noProof/>
                  </w:rPr>
                </w:rPrChange>
              </w:rPr>
              <w:instrText xml:space="preserve"> </w:instrText>
            </w:r>
            <w:r w:rsidRPr="00F672CF">
              <w:rPr>
                <w:rFonts w:ascii="Times New Roman" w:hAnsi="Times New Roman" w:cs="Times New Roman"/>
                <w:noProof/>
                <w:sz w:val="24"/>
                <w:szCs w:val="24"/>
                <w:rPrChange w:id="551" w:author="Tima" w:date="2026-01-19T23:13:00Z">
                  <w:rPr>
                    <w:noProof/>
                  </w:rPr>
                </w:rPrChange>
              </w:rPr>
              <w:instrText>HYPERLINK \l "_Toc219756788"</w:instrText>
            </w:r>
            <w:r w:rsidRPr="00F672CF">
              <w:rPr>
                <w:rStyle w:val="af6"/>
                <w:rFonts w:ascii="Times New Roman" w:hAnsi="Times New Roman" w:cs="Times New Roman"/>
                <w:noProof/>
                <w:sz w:val="24"/>
                <w:szCs w:val="24"/>
                <w:rPrChange w:id="552"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553" w:author="Tima" w:date="2026-01-19T23:13:00Z">
                  <w:rPr>
                    <w:rStyle w:val="af6"/>
                    <w:noProof/>
                  </w:rPr>
                </w:rPrChange>
              </w:rPr>
            </w:r>
            <w:r w:rsidRPr="00F672CF">
              <w:rPr>
                <w:rStyle w:val="af6"/>
                <w:rFonts w:ascii="Times New Roman" w:hAnsi="Times New Roman" w:cs="Times New Roman"/>
                <w:noProof/>
                <w:sz w:val="24"/>
                <w:szCs w:val="24"/>
                <w:rPrChange w:id="554"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555" w:author="Tima" w:date="2026-01-19T23:13:00Z">
                  <w:rPr>
                    <w:rStyle w:val="af6"/>
                    <w:rFonts w:ascii="Times New Roman" w:hAnsi="Times New Roman" w:cs="Times New Roman"/>
                    <w:b/>
                    <w:noProof/>
                  </w:rPr>
                </w:rPrChange>
              </w:rPr>
              <w:t>1.4.</w:t>
            </w:r>
            <w:r w:rsidRPr="00F672CF">
              <w:rPr>
                <w:rFonts w:ascii="Times New Roman" w:eastAsiaTheme="minorEastAsia" w:hAnsi="Times New Roman" w:cs="Times New Roman"/>
                <w:noProof/>
                <w:sz w:val="24"/>
                <w:szCs w:val="24"/>
                <w:lang w:eastAsia="ru-RU"/>
                <w:rPrChange w:id="556"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557" w:author="Tima" w:date="2026-01-19T23:13:00Z">
                  <w:rPr>
                    <w:rStyle w:val="af6"/>
                    <w:rFonts w:ascii="Times New Roman" w:hAnsi="Times New Roman" w:cs="Times New Roman"/>
                    <w:b/>
                    <w:noProof/>
                  </w:rPr>
                </w:rPrChange>
              </w:rPr>
              <w:t>Пользовательские сценарии</w:t>
            </w:r>
            <w:r w:rsidRPr="00F672CF">
              <w:rPr>
                <w:rFonts w:ascii="Times New Roman" w:hAnsi="Times New Roman" w:cs="Times New Roman"/>
                <w:noProof/>
                <w:webHidden/>
                <w:sz w:val="24"/>
                <w:szCs w:val="24"/>
                <w:rPrChange w:id="558" w:author="Tima" w:date="2026-01-19T23:13:00Z">
                  <w:rPr>
                    <w:noProof/>
                    <w:webHidden/>
                  </w:rPr>
                </w:rPrChange>
              </w:rPr>
              <w:tab/>
            </w:r>
            <w:r w:rsidRPr="00F672CF">
              <w:rPr>
                <w:rFonts w:ascii="Times New Roman" w:hAnsi="Times New Roman" w:cs="Times New Roman"/>
                <w:noProof/>
                <w:webHidden/>
                <w:sz w:val="24"/>
                <w:szCs w:val="24"/>
                <w:rPrChange w:id="559" w:author="Tima" w:date="2026-01-19T23:13:00Z">
                  <w:rPr>
                    <w:noProof/>
                    <w:webHidden/>
                  </w:rPr>
                </w:rPrChange>
              </w:rPr>
              <w:fldChar w:fldCharType="begin"/>
            </w:r>
            <w:r w:rsidRPr="00F672CF">
              <w:rPr>
                <w:rFonts w:ascii="Times New Roman" w:hAnsi="Times New Roman" w:cs="Times New Roman"/>
                <w:noProof/>
                <w:webHidden/>
                <w:sz w:val="24"/>
                <w:szCs w:val="24"/>
                <w:rPrChange w:id="560" w:author="Tima" w:date="2026-01-19T23:13:00Z">
                  <w:rPr>
                    <w:noProof/>
                    <w:webHidden/>
                  </w:rPr>
                </w:rPrChange>
              </w:rPr>
              <w:instrText xml:space="preserve"> PAGEREF _Toc219756788 \h </w:instrText>
            </w:r>
            <w:r w:rsidRPr="00F672CF">
              <w:rPr>
                <w:rFonts w:ascii="Times New Roman" w:hAnsi="Times New Roman" w:cs="Times New Roman"/>
                <w:noProof/>
                <w:webHidden/>
                <w:sz w:val="24"/>
                <w:szCs w:val="24"/>
                <w:rPrChange w:id="561" w:author="Tima" w:date="2026-01-19T23:13:00Z">
                  <w:rPr>
                    <w:noProof/>
                    <w:webHidden/>
                  </w:rPr>
                </w:rPrChange>
              </w:rPr>
            </w:r>
          </w:ins>
          <w:r w:rsidRPr="00F672CF">
            <w:rPr>
              <w:rFonts w:ascii="Times New Roman" w:hAnsi="Times New Roman" w:cs="Times New Roman"/>
              <w:noProof/>
              <w:webHidden/>
              <w:sz w:val="24"/>
              <w:szCs w:val="24"/>
              <w:rPrChange w:id="562" w:author="Tima" w:date="2026-01-19T23:13:00Z">
                <w:rPr>
                  <w:noProof/>
                  <w:webHidden/>
                </w:rPr>
              </w:rPrChange>
            </w:rPr>
            <w:fldChar w:fldCharType="separate"/>
          </w:r>
          <w:ins w:id="563" w:author="Tima" w:date="2026-01-19T23:12:00Z">
            <w:r w:rsidRPr="00F672CF">
              <w:rPr>
                <w:rFonts w:ascii="Times New Roman" w:hAnsi="Times New Roman" w:cs="Times New Roman"/>
                <w:noProof/>
                <w:webHidden/>
                <w:sz w:val="24"/>
                <w:szCs w:val="24"/>
                <w:rPrChange w:id="564" w:author="Tima" w:date="2026-01-19T23:13:00Z">
                  <w:rPr>
                    <w:noProof/>
                    <w:webHidden/>
                  </w:rPr>
                </w:rPrChange>
              </w:rPr>
              <w:t>11</w:t>
            </w:r>
            <w:r w:rsidRPr="00F672CF">
              <w:rPr>
                <w:rFonts w:ascii="Times New Roman" w:hAnsi="Times New Roman" w:cs="Times New Roman"/>
                <w:noProof/>
                <w:webHidden/>
                <w:sz w:val="24"/>
                <w:szCs w:val="24"/>
                <w:rPrChange w:id="565" w:author="Tima" w:date="2026-01-19T23:13:00Z">
                  <w:rPr>
                    <w:noProof/>
                    <w:webHidden/>
                  </w:rPr>
                </w:rPrChange>
              </w:rPr>
              <w:fldChar w:fldCharType="end"/>
            </w:r>
            <w:r w:rsidRPr="00F672CF">
              <w:rPr>
                <w:rStyle w:val="af6"/>
                <w:rFonts w:ascii="Times New Roman" w:hAnsi="Times New Roman" w:cs="Times New Roman"/>
                <w:noProof/>
                <w:sz w:val="24"/>
                <w:szCs w:val="24"/>
                <w:rPrChange w:id="566" w:author="Tima" w:date="2026-01-19T23:13:00Z">
                  <w:rPr>
                    <w:rStyle w:val="af6"/>
                    <w:noProof/>
                  </w:rPr>
                </w:rPrChange>
              </w:rPr>
              <w:fldChar w:fldCharType="end"/>
            </w:r>
          </w:ins>
        </w:p>
        <w:p w14:paraId="48EF836C" w14:textId="0B5EBAF5" w:rsidR="00F672CF" w:rsidRPr="00F672CF" w:rsidRDefault="00F672CF">
          <w:pPr>
            <w:pStyle w:val="31"/>
            <w:tabs>
              <w:tab w:val="left" w:pos="1320"/>
              <w:tab w:val="right" w:leader="dot" w:pos="9345"/>
            </w:tabs>
            <w:rPr>
              <w:ins w:id="567" w:author="Tima" w:date="2026-01-19T23:12:00Z"/>
              <w:rFonts w:ascii="Times New Roman" w:eastAsiaTheme="minorEastAsia" w:hAnsi="Times New Roman" w:cs="Times New Roman"/>
              <w:noProof/>
              <w:sz w:val="24"/>
              <w:szCs w:val="24"/>
              <w:lang w:eastAsia="ru-RU"/>
              <w:rPrChange w:id="568" w:author="Tima" w:date="2026-01-19T23:13:00Z">
                <w:rPr>
                  <w:ins w:id="569" w:author="Tima" w:date="2026-01-19T23:12:00Z"/>
                  <w:rFonts w:eastAsiaTheme="minorEastAsia"/>
                  <w:noProof/>
                  <w:lang w:eastAsia="ru-RU"/>
                </w:rPr>
              </w:rPrChange>
            </w:rPr>
          </w:pPr>
          <w:ins w:id="570" w:author="Tima" w:date="2026-01-19T23:12:00Z">
            <w:r w:rsidRPr="00F672CF">
              <w:rPr>
                <w:rStyle w:val="af6"/>
                <w:rFonts w:ascii="Times New Roman" w:hAnsi="Times New Roman" w:cs="Times New Roman"/>
                <w:noProof/>
                <w:sz w:val="24"/>
                <w:szCs w:val="24"/>
                <w:rPrChange w:id="571" w:author="Tima" w:date="2026-01-19T23:13:00Z">
                  <w:rPr>
                    <w:rStyle w:val="af6"/>
                    <w:noProof/>
                  </w:rPr>
                </w:rPrChange>
              </w:rPr>
              <w:fldChar w:fldCharType="begin"/>
            </w:r>
            <w:r w:rsidRPr="00F672CF">
              <w:rPr>
                <w:rStyle w:val="af6"/>
                <w:rFonts w:ascii="Times New Roman" w:hAnsi="Times New Roman" w:cs="Times New Roman"/>
                <w:noProof/>
                <w:sz w:val="24"/>
                <w:szCs w:val="24"/>
                <w:rPrChange w:id="572" w:author="Tima" w:date="2026-01-19T23:13:00Z">
                  <w:rPr>
                    <w:rStyle w:val="af6"/>
                    <w:noProof/>
                  </w:rPr>
                </w:rPrChange>
              </w:rPr>
              <w:instrText xml:space="preserve"> </w:instrText>
            </w:r>
            <w:r w:rsidRPr="00F672CF">
              <w:rPr>
                <w:rFonts w:ascii="Times New Roman" w:hAnsi="Times New Roman" w:cs="Times New Roman"/>
                <w:noProof/>
                <w:sz w:val="24"/>
                <w:szCs w:val="24"/>
                <w:rPrChange w:id="573" w:author="Tima" w:date="2026-01-19T23:13:00Z">
                  <w:rPr>
                    <w:noProof/>
                  </w:rPr>
                </w:rPrChange>
              </w:rPr>
              <w:instrText>HYPERLINK \l "_Toc219756789"</w:instrText>
            </w:r>
            <w:r w:rsidRPr="00F672CF">
              <w:rPr>
                <w:rStyle w:val="af6"/>
                <w:rFonts w:ascii="Times New Roman" w:hAnsi="Times New Roman" w:cs="Times New Roman"/>
                <w:noProof/>
                <w:sz w:val="24"/>
                <w:szCs w:val="24"/>
                <w:rPrChange w:id="574"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575" w:author="Tima" w:date="2026-01-19T23:13:00Z">
                  <w:rPr>
                    <w:rStyle w:val="af6"/>
                    <w:noProof/>
                  </w:rPr>
                </w:rPrChange>
              </w:rPr>
            </w:r>
            <w:r w:rsidRPr="00F672CF">
              <w:rPr>
                <w:rStyle w:val="af6"/>
                <w:rFonts w:ascii="Times New Roman" w:hAnsi="Times New Roman" w:cs="Times New Roman"/>
                <w:noProof/>
                <w:sz w:val="24"/>
                <w:szCs w:val="24"/>
                <w:rPrChange w:id="576"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577" w:author="Tima" w:date="2026-01-19T23:13:00Z">
                  <w:rPr>
                    <w:rStyle w:val="af6"/>
                    <w:rFonts w:ascii="Times New Roman" w:hAnsi="Times New Roman" w:cs="Times New Roman"/>
                    <w:b/>
                    <w:noProof/>
                  </w:rPr>
                </w:rPrChange>
              </w:rPr>
              <w:t>1.4.1.</w:t>
            </w:r>
            <w:r w:rsidRPr="00F672CF">
              <w:rPr>
                <w:rFonts w:ascii="Times New Roman" w:eastAsiaTheme="minorEastAsia" w:hAnsi="Times New Roman" w:cs="Times New Roman"/>
                <w:noProof/>
                <w:sz w:val="24"/>
                <w:szCs w:val="24"/>
                <w:lang w:eastAsia="ru-RU"/>
                <w:rPrChange w:id="578"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579" w:author="Tima" w:date="2026-01-19T23:13:00Z">
                  <w:rPr>
                    <w:rStyle w:val="af6"/>
                    <w:rFonts w:ascii="Times New Roman" w:hAnsi="Times New Roman" w:cs="Times New Roman"/>
                    <w:b/>
                    <w:noProof/>
                  </w:rPr>
                </w:rPrChange>
              </w:rPr>
              <w:t>Перечень пользовательских сценариев</w:t>
            </w:r>
            <w:r w:rsidRPr="00F672CF">
              <w:rPr>
                <w:rFonts w:ascii="Times New Roman" w:hAnsi="Times New Roman" w:cs="Times New Roman"/>
                <w:noProof/>
                <w:webHidden/>
                <w:sz w:val="24"/>
                <w:szCs w:val="24"/>
                <w:rPrChange w:id="580" w:author="Tima" w:date="2026-01-19T23:13:00Z">
                  <w:rPr>
                    <w:noProof/>
                    <w:webHidden/>
                  </w:rPr>
                </w:rPrChange>
              </w:rPr>
              <w:tab/>
            </w:r>
            <w:r w:rsidRPr="00F672CF">
              <w:rPr>
                <w:rFonts w:ascii="Times New Roman" w:hAnsi="Times New Roman" w:cs="Times New Roman"/>
                <w:noProof/>
                <w:webHidden/>
                <w:sz w:val="24"/>
                <w:szCs w:val="24"/>
                <w:rPrChange w:id="581" w:author="Tima" w:date="2026-01-19T23:13:00Z">
                  <w:rPr>
                    <w:noProof/>
                    <w:webHidden/>
                  </w:rPr>
                </w:rPrChange>
              </w:rPr>
              <w:fldChar w:fldCharType="begin"/>
            </w:r>
            <w:r w:rsidRPr="00F672CF">
              <w:rPr>
                <w:rFonts w:ascii="Times New Roman" w:hAnsi="Times New Roman" w:cs="Times New Roman"/>
                <w:noProof/>
                <w:webHidden/>
                <w:sz w:val="24"/>
                <w:szCs w:val="24"/>
                <w:rPrChange w:id="582" w:author="Tima" w:date="2026-01-19T23:13:00Z">
                  <w:rPr>
                    <w:noProof/>
                    <w:webHidden/>
                  </w:rPr>
                </w:rPrChange>
              </w:rPr>
              <w:instrText xml:space="preserve"> PAGEREF _Toc219756789 \h </w:instrText>
            </w:r>
            <w:r w:rsidRPr="00F672CF">
              <w:rPr>
                <w:rFonts w:ascii="Times New Roman" w:hAnsi="Times New Roman" w:cs="Times New Roman"/>
                <w:noProof/>
                <w:webHidden/>
                <w:sz w:val="24"/>
                <w:szCs w:val="24"/>
                <w:rPrChange w:id="583" w:author="Tima" w:date="2026-01-19T23:13:00Z">
                  <w:rPr>
                    <w:noProof/>
                    <w:webHidden/>
                  </w:rPr>
                </w:rPrChange>
              </w:rPr>
            </w:r>
          </w:ins>
          <w:r w:rsidRPr="00F672CF">
            <w:rPr>
              <w:rFonts w:ascii="Times New Roman" w:hAnsi="Times New Roman" w:cs="Times New Roman"/>
              <w:noProof/>
              <w:webHidden/>
              <w:sz w:val="24"/>
              <w:szCs w:val="24"/>
              <w:rPrChange w:id="584" w:author="Tima" w:date="2026-01-19T23:13:00Z">
                <w:rPr>
                  <w:noProof/>
                  <w:webHidden/>
                </w:rPr>
              </w:rPrChange>
            </w:rPr>
            <w:fldChar w:fldCharType="separate"/>
          </w:r>
          <w:ins w:id="585" w:author="Tima" w:date="2026-01-19T23:12:00Z">
            <w:r w:rsidRPr="00F672CF">
              <w:rPr>
                <w:rFonts w:ascii="Times New Roman" w:hAnsi="Times New Roman" w:cs="Times New Roman"/>
                <w:noProof/>
                <w:webHidden/>
                <w:sz w:val="24"/>
                <w:szCs w:val="24"/>
                <w:rPrChange w:id="586" w:author="Tima" w:date="2026-01-19T23:13:00Z">
                  <w:rPr>
                    <w:noProof/>
                    <w:webHidden/>
                  </w:rPr>
                </w:rPrChange>
              </w:rPr>
              <w:t>11</w:t>
            </w:r>
            <w:r w:rsidRPr="00F672CF">
              <w:rPr>
                <w:rFonts w:ascii="Times New Roman" w:hAnsi="Times New Roman" w:cs="Times New Roman"/>
                <w:noProof/>
                <w:webHidden/>
                <w:sz w:val="24"/>
                <w:szCs w:val="24"/>
                <w:rPrChange w:id="587" w:author="Tima" w:date="2026-01-19T23:13:00Z">
                  <w:rPr>
                    <w:noProof/>
                    <w:webHidden/>
                  </w:rPr>
                </w:rPrChange>
              </w:rPr>
              <w:fldChar w:fldCharType="end"/>
            </w:r>
            <w:r w:rsidRPr="00F672CF">
              <w:rPr>
                <w:rStyle w:val="af6"/>
                <w:rFonts w:ascii="Times New Roman" w:hAnsi="Times New Roman" w:cs="Times New Roman"/>
                <w:noProof/>
                <w:sz w:val="24"/>
                <w:szCs w:val="24"/>
                <w:rPrChange w:id="588" w:author="Tima" w:date="2026-01-19T23:13:00Z">
                  <w:rPr>
                    <w:rStyle w:val="af6"/>
                    <w:noProof/>
                  </w:rPr>
                </w:rPrChange>
              </w:rPr>
              <w:fldChar w:fldCharType="end"/>
            </w:r>
          </w:ins>
        </w:p>
        <w:p w14:paraId="279199B5" w14:textId="4CCF352F" w:rsidR="00F672CF" w:rsidRPr="00F672CF" w:rsidRDefault="00F672CF">
          <w:pPr>
            <w:pStyle w:val="31"/>
            <w:tabs>
              <w:tab w:val="left" w:pos="1320"/>
              <w:tab w:val="right" w:leader="dot" w:pos="9345"/>
            </w:tabs>
            <w:rPr>
              <w:ins w:id="589" w:author="Tima" w:date="2026-01-19T23:12:00Z"/>
              <w:rFonts w:ascii="Times New Roman" w:eastAsiaTheme="minorEastAsia" w:hAnsi="Times New Roman" w:cs="Times New Roman"/>
              <w:noProof/>
              <w:sz w:val="24"/>
              <w:szCs w:val="24"/>
              <w:lang w:eastAsia="ru-RU"/>
              <w:rPrChange w:id="590" w:author="Tima" w:date="2026-01-19T23:13:00Z">
                <w:rPr>
                  <w:ins w:id="591" w:author="Tima" w:date="2026-01-19T23:12:00Z"/>
                  <w:rFonts w:eastAsiaTheme="minorEastAsia"/>
                  <w:noProof/>
                  <w:lang w:eastAsia="ru-RU"/>
                </w:rPr>
              </w:rPrChange>
            </w:rPr>
          </w:pPr>
          <w:ins w:id="592" w:author="Tima" w:date="2026-01-19T23:12:00Z">
            <w:r w:rsidRPr="00F672CF">
              <w:rPr>
                <w:rStyle w:val="af6"/>
                <w:rFonts w:ascii="Times New Roman" w:hAnsi="Times New Roman" w:cs="Times New Roman"/>
                <w:noProof/>
                <w:sz w:val="24"/>
                <w:szCs w:val="24"/>
                <w:rPrChange w:id="593" w:author="Tima" w:date="2026-01-19T23:13:00Z">
                  <w:rPr>
                    <w:rStyle w:val="af6"/>
                    <w:noProof/>
                  </w:rPr>
                </w:rPrChange>
              </w:rPr>
              <w:fldChar w:fldCharType="begin"/>
            </w:r>
            <w:r w:rsidRPr="00F672CF">
              <w:rPr>
                <w:rStyle w:val="af6"/>
                <w:rFonts w:ascii="Times New Roman" w:hAnsi="Times New Roman" w:cs="Times New Roman"/>
                <w:noProof/>
                <w:sz w:val="24"/>
                <w:szCs w:val="24"/>
                <w:rPrChange w:id="594" w:author="Tima" w:date="2026-01-19T23:13:00Z">
                  <w:rPr>
                    <w:rStyle w:val="af6"/>
                    <w:noProof/>
                  </w:rPr>
                </w:rPrChange>
              </w:rPr>
              <w:instrText xml:space="preserve"> </w:instrText>
            </w:r>
            <w:r w:rsidRPr="00F672CF">
              <w:rPr>
                <w:rFonts w:ascii="Times New Roman" w:hAnsi="Times New Roman" w:cs="Times New Roman"/>
                <w:noProof/>
                <w:sz w:val="24"/>
                <w:szCs w:val="24"/>
                <w:rPrChange w:id="595" w:author="Tima" w:date="2026-01-19T23:13:00Z">
                  <w:rPr>
                    <w:noProof/>
                  </w:rPr>
                </w:rPrChange>
              </w:rPr>
              <w:instrText>HYPERLINK \l "_Toc219756790"</w:instrText>
            </w:r>
            <w:r w:rsidRPr="00F672CF">
              <w:rPr>
                <w:rStyle w:val="af6"/>
                <w:rFonts w:ascii="Times New Roman" w:hAnsi="Times New Roman" w:cs="Times New Roman"/>
                <w:noProof/>
                <w:sz w:val="24"/>
                <w:szCs w:val="24"/>
                <w:rPrChange w:id="596"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597" w:author="Tima" w:date="2026-01-19T23:13:00Z">
                  <w:rPr>
                    <w:rStyle w:val="af6"/>
                    <w:noProof/>
                  </w:rPr>
                </w:rPrChange>
              </w:rPr>
            </w:r>
            <w:r w:rsidRPr="00F672CF">
              <w:rPr>
                <w:rStyle w:val="af6"/>
                <w:rFonts w:ascii="Times New Roman" w:hAnsi="Times New Roman" w:cs="Times New Roman"/>
                <w:noProof/>
                <w:sz w:val="24"/>
                <w:szCs w:val="24"/>
                <w:rPrChange w:id="598"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599" w:author="Tima" w:date="2026-01-19T23:13:00Z">
                  <w:rPr>
                    <w:rStyle w:val="af6"/>
                    <w:rFonts w:ascii="Times New Roman" w:hAnsi="Times New Roman" w:cs="Times New Roman"/>
                    <w:b/>
                    <w:noProof/>
                  </w:rPr>
                </w:rPrChange>
              </w:rPr>
              <w:t>1.4.2.</w:t>
            </w:r>
            <w:r w:rsidRPr="00F672CF">
              <w:rPr>
                <w:rFonts w:ascii="Times New Roman" w:eastAsiaTheme="minorEastAsia" w:hAnsi="Times New Roman" w:cs="Times New Roman"/>
                <w:noProof/>
                <w:sz w:val="24"/>
                <w:szCs w:val="24"/>
                <w:lang w:eastAsia="ru-RU"/>
                <w:rPrChange w:id="600"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601" w:author="Tima" w:date="2026-01-19T23:13:00Z">
                  <w:rPr>
                    <w:rStyle w:val="af6"/>
                    <w:rFonts w:ascii="Times New Roman" w:hAnsi="Times New Roman" w:cs="Times New Roman"/>
                    <w:b/>
                    <w:noProof/>
                  </w:rPr>
                </w:rPrChange>
              </w:rPr>
              <w:t>Диаграмма прецедентов</w:t>
            </w:r>
            <w:r w:rsidRPr="00F672CF">
              <w:rPr>
                <w:rFonts w:ascii="Times New Roman" w:hAnsi="Times New Roman" w:cs="Times New Roman"/>
                <w:noProof/>
                <w:webHidden/>
                <w:sz w:val="24"/>
                <w:szCs w:val="24"/>
                <w:rPrChange w:id="602" w:author="Tima" w:date="2026-01-19T23:13:00Z">
                  <w:rPr>
                    <w:noProof/>
                    <w:webHidden/>
                  </w:rPr>
                </w:rPrChange>
              </w:rPr>
              <w:tab/>
            </w:r>
            <w:r w:rsidRPr="00F672CF">
              <w:rPr>
                <w:rFonts w:ascii="Times New Roman" w:hAnsi="Times New Roman" w:cs="Times New Roman"/>
                <w:noProof/>
                <w:webHidden/>
                <w:sz w:val="24"/>
                <w:szCs w:val="24"/>
                <w:rPrChange w:id="603" w:author="Tima" w:date="2026-01-19T23:13:00Z">
                  <w:rPr>
                    <w:noProof/>
                    <w:webHidden/>
                  </w:rPr>
                </w:rPrChange>
              </w:rPr>
              <w:fldChar w:fldCharType="begin"/>
            </w:r>
            <w:r w:rsidRPr="00F672CF">
              <w:rPr>
                <w:rFonts w:ascii="Times New Roman" w:hAnsi="Times New Roman" w:cs="Times New Roman"/>
                <w:noProof/>
                <w:webHidden/>
                <w:sz w:val="24"/>
                <w:szCs w:val="24"/>
                <w:rPrChange w:id="604" w:author="Tima" w:date="2026-01-19T23:13:00Z">
                  <w:rPr>
                    <w:noProof/>
                    <w:webHidden/>
                  </w:rPr>
                </w:rPrChange>
              </w:rPr>
              <w:instrText xml:space="preserve"> PAGEREF _Toc219756790 \h </w:instrText>
            </w:r>
            <w:r w:rsidRPr="00F672CF">
              <w:rPr>
                <w:rFonts w:ascii="Times New Roman" w:hAnsi="Times New Roman" w:cs="Times New Roman"/>
                <w:noProof/>
                <w:webHidden/>
                <w:sz w:val="24"/>
                <w:szCs w:val="24"/>
                <w:rPrChange w:id="605" w:author="Tima" w:date="2026-01-19T23:13:00Z">
                  <w:rPr>
                    <w:noProof/>
                    <w:webHidden/>
                  </w:rPr>
                </w:rPrChange>
              </w:rPr>
            </w:r>
          </w:ins>
          <w:r w:rsidRPr="00F672CF">
            <w:rPr>
              <w:rFonts w:ascii="Times New Roman" w:hAnsi="Times New Roman" w:cs="Times New Roman"/>
              <w:noProof/>
              <w:webHidden/>
              <w:sz w:val="24"/>
              <w:szCs w:val="24"/>
              <w:rPrChange w:id="606" w:author="Tima" w:date="2026-01-19T23:13:00Z">
                <w:rPr>
                  <w:noProof/>
                  <w:webHidden/>
                </w:rPr>
              </w:rPrChange>
            </w:rPr>
            <w:fldChar w:fldCharType="separate"/>
          </w:r>
          <w:ins w:id="607" w:author="Tima" w:date="2026-01-19T23:12:00Z">
            <w:r w:rsidRPr="00F672CF">
              <w:rPr>
                <w:rFonts w:ascii="Times New Roman" w:hAnsi="Times New Roman" w:cs="Times New Roman"/>
                <w:noProof/>
                <w:webHidden/>
                <w:sz w:val="24"/>
                <w:szCs w:val="24"/>
                <w:rPrChange w:id="608" w:author="Tima" w:date="2026-01-19T23:13:00Z">
                  <w:rPr>
                    <w:noProof/>
                    <w:webHidden/>
                  </w:rPr>
                </w:rPrChange>
              </w:rPr>
              <w:t>12</w:t>
            </w:r>
            <w:r w:rsidRPr="00F672CF">
              <w:rPr>
                <w:rFonts w:ascii="Times New Roman" w:hAnsi="Times New Roman" w:cs="Times New Roman"/>
                <w:noProof/>
                <w:webHidden/>
                <w:sz w:val="24"/>
                <w:szCs w:val="24"/>
                <w:rPrChange w:id="609" w:author="Tima" w:date="2026-01-19T23:13:00Z">
                  <w:rPr>
                    <w:noProof/>
                    <w:webHidden/>
                  </w:rPr>
                </w:rPrChange>
              </w:rPr>
              <w:fldChar w:fldCharType="end"/>
            </w:r>
            <w:r w:rsidRPr="00F672CF">
              <w:rPr>
                <w:rStyle w:val="af6"/>
                <w:rFonts w:ascii="Times New Roman" w:hAnsi="Times New Roman" w:cs="Times New Roman"/>
                <w:noProof/>
                <w:sz w:val="24"/>
                <w:szCs w:val="24"/>
                <w:rPrChange w:id="610" w:author="Tima" w:date="2026-01-19T23:13:00Z">
                  <w:rPr>
                    <w:rStyle w:val="af6"/>
                    <w:noProof/>
                  </w:rPr>
                </w:rPrChange>
              </w:rPr>
              <w:fldChar w:fldCharType="end"/>
            </w:r>
          </w:ins>
        </w:p>
        <w:p w14:paraId="17C27592" w14:textId="5EE5BDBD" w:rsidR="00F672CF" w:rsidRPr="00F672CF" w:rsidRDefault="00F672CF">
          <w:pPr>
            <w:pStyle w:val="31"/>
            <w:tabs>
              <w:tab w:val="left" w:pos="1320"/>
              <w:tab w:val="right" w:leader="dot" w:pos="9345"/>
            </w:tabs>
            <w:rPr>
              <w:ins w:id="611" w:author="Tima" w:date="2026-01-19T23:12:00Z"/>
              <w:rFonts w:ascii="Times New Roman" w:eastAsiaTheme="minorEastAsia" w:hAnsi="Times New Roman" w:cs="Times New Roman"/>
              <w:noProof/>
              <w:sz w:val="24"/>
              <w:szCs w:val="24"/>
              <w:lang w:eastAsia="ru-RU"/>
              <w:rPrChange w:id="612" w:author="Tima" w:date="2026-01-19T23:13:00Z">
                <w:rPr>
                  <w:ins w:id="613" w:author="Tima" w:date="2026-01-19T23:12:00Z"/>
                  <w:rFonts w:eastAsiaTheme="minorEastAsia"/>
                  <w:noProof/>
                  <w:lang w:eastAsia="ru-RU"/>
                </w:rPr>
              </w:rPrChange>
            </w:rPr>
          </w:pPr>
          <w:ins w:id="614" w:author="Tima" w:date="2026-01-19T23:12:00Z">
            <w:r w:rsidRPr="00F672CF">
              <w:rPr>
                <w:rStyle w:val="af6"/>
                <w:rFonts w:ascii="Times New Roman" w:hAnsi="Times New Roman" w:cs="Times New Roman"/>
                <w:noProof/>
                <w:sz w:val="24"/>
                <w:szCs w:val="24"/>
                <w:rPrChange w:id="615" w:author="Tima" w:date="2026-01-19T23:13:00Z">
                  <w:rPr>
                    <w:rStyle w:val="af6"/>
                    <w:noProof/>
                  </w:rPr>
                </w:rPrChange>
              </w:rPr>
              <w:fldChar w:fldCharType="begin"/>
            </w:r>
            <w:r w:rsidRPr="00F672CF">
              <w:rPr>
                <w:rStyle w:val="af6"/>
                <w:rFonts w:ascii="Times New Roman" w:hAnsi="Times New Roman" w:cs="Times New Roman"/>
                <w:noProof/>
                <w:sz w:val="24"/>
                <w:szCs w:val="24"/>
                <w:rPrChange w:id="616" w:author="Tima" w:date="2026-01-19T23:13:00Z">
                  <w:rPr>
                    <w:rStyle w:val="af6"/>
                    <w:noProof/>
                  </w:rPr>
                </w:rPrChange>
              </w:rPr>
              <w:instrText xml:space="preserve"> </w:instrText>
            </w:r>
            <w:r w:rsidRPr="00F672CF">
              <w:rPr>
                <w:rFonts w:ascii="Times New Roman" w:hAnsi="Times New Roman" w:cs="Times New Roman"/>
                <w:noProof/>
                <w:sz w:val="24"/>
                <w:szCs w:val="24"/>
                <w:rPrChange w:id="617" w:author="Tima" w:date="2026-01-19T23:13:00Z">
                  <w:rPr>
                    <w:noProof/>
                  </w:rPr>
                </w:rPrChange>
              </w:rPr>
              <w:instrText>HYPERLINK \l "_Toc219756791"</w:instrText>
            </w:r>
            <w:r w:rsidRPr="00F672CF">
              <w:rPr>
                <w:rStyle w:val="af6"/>
                <w:rFonts w:ascii="Times New Roman" w:hAnsi="Times New Roman" w:cs="Times New Roman"/>
                <w:noProof/>
                <w:sz w:val="24"/>
                <w:szCs w:val="24"/>
                <w:rPrChange w:id="618"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619" w:author="Tima" w:date="2026-01-19T23:13:00Z">
                  <w:rPr>
                    <w:rStyle w:val="af6"/>
                    <w:noProof/>
                  </w:rPr>
                </w:rPrChange>
              </w:rPr>
            </w:r>
            <w:r w:rsidRPr="00F672CF">
              <w:rPr>
                <w:rStyle w:val="af6"/>
                <w:rFonts w:ascii="Times New Roman" w:hAnsi="Times New Roman" w:cs="Times New Roman"/>
                <w:noProof/>
                <w:sz w:val="24"/>
                <w:szCs w:val="24"/>
                <w:rPrChange w:id="620"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621" w:author="Tima" w:date="2026-01-19T23:13:00Z">
                  <w:rPr>
                    <w:rStyle w:val="af6"/>
                    <w:rFonts w:ascii="Times New Roman" w:hAnsi="Times New Roman" w:cs="Times New Roman"/>
                    <w:b/>
                    <w:noProof/>
                  </w:rPr>
                </w:rPrChange>
              </w:rPr>
              <w:t>1.4.3.</w:t>
            </w:r>
            <w:r w:rsidRPr="00F672CF">
              <w:rPr>
                <w:rFonts w:ascii="Times New Roman" w:eastAsiaTheme="minorEastAsia" w:hAnsi="Times New Roman" w:cs="Times New Roman"/>
                <w:noProof/>
                <w:sz w:val="24"/>
                <w:szCs w:val="24"/>
                <w:lang w:eastAsia="ru-RU"/>
                <w:rPrChange w:id="622"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623" w:author="Tima" w:date="2026-01-19T23:13:00Z">
                  <w:rPr>
                    <w:rStyle w:val="af6"/>
                    <w:rFonts w:ascii="Times New Roman" w:hAnsi="Times New Roman" w:cs="Times New Roman"/>
                    <w:b/>
                    <w:noProof/>
                  </w:rPr>
                </w:rPrChange>
              </w:rPr>
              <w:t>Описание ключевых пользовательских сценариев</w:t>
            </w:r>
            <w:r w:rsidRPr="00F672CF">
              <w:rPr>
                <w:rFonts w:ascii="Times New Roman" w:hAnsi="Times New Roman" w:cs="Times New Roman"/>
                <w:noProof/>
                <w:webHidden/>
                <w:sz w:val="24"/>
                <w:szCs w:val="24"/>
                <w:rPrChange w:id="624" w:author="Tima" w:date="2026-01-19T23:13:00Z">
                  <w:rPr>
                    <w:noProof/>
                    <w:webHidden/>
                  </w:rPr>
                </w:rPrChange>
              </w:rPr>
              <w:tab/>
            </w:r>
            <w:r w:rsidRPr="00F672CF">
              <w:rPr>
                <w:rFonts w:ascii="Times New Roman" w:hAnsi="Times New Roman" w:cs="Times New Roman"/>
                <w:noProof/>
                <w:webHidden/>
                <w:sz w:val="24"/>
                <w:szCs w:val="24"/>
                <w:rPrChange w:id="625" w:author="Tima" w:date="2026-01-19T23:13:00Z">
                  <w:rPr>
                    <w:noProof/>
                    <w:webHidden/>
                  </w:rPr>
                </w:rPrChange>
              </w:rPr>
              <w:fldChar w:fldCharType="begin"/>
            </w:r>
            <w:r w:rsidRPr="00F672CF">
              <w:rPr>
                <w:rFonts w:ascii="Times New Roman" w:hAnsi="Times New Roman" w:cs="Times New Roman"/>
                <w:noProof/>
                <w:webHidden/>
                <w:sz w:val="24"/>
                <w:szCs w:val="24"/>
                <w:rPrChange w:id="626" w:author="Tima" w:date="2026-01-19T23:13:00Z">
                  <w:rPr>
                    <w:noProof/>
                    <w:webHidden/>
                  </w:rPr>
                </w:rPrChange>
              </w:rPr>
              <w:instrText xml:space="preserve"> PAGEREF _Toc219756791 \h </w:instrText>
            </w:r>
            <w:r w:rsidRPr="00F672CF">
              <w:rPr>
                <w:rFonts w:ascii="Times New Roman" w:hAnsi="Times New Roman" w:cs="Times New Roman"/>
                <w:noProof/>
                <w:webHidden/>
                <w:sz w:val="24"/>
                <w:szCs w:val="24"/>
                <w:rPrChange w:id="627" w:author="Tima" w:date="2026-01-19T23:13:00Z">
                  <w:rPr>
                    <w:noProof/>
                    <w:webHidden/>
                  </w:rPr>
                </w:rPrChange>
              </w:rPr>
            </w:r>
          </w:ins>
          <w:r w:rsidRPr="00F672CF">
            <w:rPr>
              <w:rFonts w:ascii="Times New Roman" w:hAnsi="Times New Roman" w:cs="Times New Roman"/>
              <w:noProof/>
              <w:webHidden/>
              <w:sz w:val="24"/>
              <w:szCs w:val="24"/>
              <w:rPrChange w:id="628" w:author="Tima" w:date="2026-01-19T23:13:00Z">
                <w:rPr>
                  <w:noProof/>
                  <w:webHidden/>
                </w:rPr>
              </w:rPrChange>
            </w:rPr>
            <w:fldChar w:fldCharType="separate"/>
          </w:r>
          <w:ins w:id="629" w:author="Tima" w:date="2026-01-19T23:12:00Z">
            <w:r w:rsidRPr="00F672CF">
              <w:rPr>
                <w:rFonts w:ascii="Times New Roman" w:hAnsi="Times New Roman" w:cs="Times New Roman"/>
                <w:noProof/>
                <w:webHidden/>
                <w:sz w:val="24"/>
                <w:szCs w:val="24"/>
                <w:rPrChange w:id="630" w:author="Tima" w:date="2026-01-19T23:13:00Z">
                  <w:rPr>
                    <w:noProof/>
                    <w:webHidden/>
                  </w:rPr>
                </w:rPrChange>
              </w:rPr>
              <w:t>12</w:t>
            </w:r>
            <w:r w:rsidRPr="00F672CF">
              <w:rPr>
                <w:rFonts w:ascii="Times New Roman" w:hAnsi="Times New Roman" w:cs="Times New Roman"/>
                <w:noProof/>
                <w:webHidden/>
                <w:sz w:val="24"/>
                <w:szCs w:val="24"/>
                <w:rPrChange w:id="631" w:author="Tima" w:date="2026-01-19T23:13:00Z">
                  <w:rPr>
                    <w:noProof/>
                    <w:webHidden/>
                  </w:rPr>
                </w:rPrChange>
              </w:rPr>
              <w:fldChar w:fldCharType="end"/>
            </w:r>
            <w:r w:rsidRPr="00F672CF">
              <w:rPr>
                <w:rStyle w:val="af6"/>
                <w:rFonts w:ascii="Times New Roman" w:hAnsi="Times New Roman" w:cs="Times New Roman"/>
                <w:noProof/>
                <w:sz w:val="24"/>
                <w:szCs w:val="24"/>
                <w:rPrChange w:id="632" w:author="Tima" w:date="2026-01-19T23:13:00Z">
                  <w:rPr>
                    <w:rStyle w:val="af6"/>
                    <w:noProof/>
                  </w:rPr>
                </w:rPrChange>
              </w:rPr>
              <w:fldChar w:fldCharType="end"/>
            </w:r>
          </w:ins>
        </w:p>
        <w:p w14:paraId="1A251A17" w14:textId="3A7AB000" w:rsidR="00F672CF" w:rsidRPr="00F672CF" w:rsidRDefault="00F672CF">
          <w:pPr>
            <w:pStyle w:val="21"/>
            <w:tabs>
              <w:tab w:val="left" w:pos="880"/>
              <w:tab w:val="right" w:leader="dot" w:pos="9345"/>
            </w:tabs>
            <w:rPr>
              <w:ins w:id="633" w:author="Tima" w:date="2026-01-19T23:12:00Z"/>
              <w:rFonts w:ascii="Times New Roman" w:eastAsiaTheme="minorEastAsia" w:hAnsi="Times New Roman" w:cs="Times New Roman"/>
              <w:noProof/>
              <w:sz w:val="24"/>
              <w:szCs w:val="24"/>
              <w:lang w:eastAsia="ru-RU"/>
              <w:rPrChange w:id="634" w:author="Tima" w:date="2026-01-19T23:13:00Z">
                <w:rPr>
                  <w:ins w:id="635" w:author="Tima" w:date="2026-01-19T23:12:00Z"/>
                  <w:rFonts w:eastAsiaTheme="minorEastAsia"/>
                  <w:noProof/>
                  <w:lang w:eastAsia="ru-RU"/>
                </w:rPr>
              </w:rPrChange>
            </w:rPr>
          </w:pPr>
          <w:ins w:id="636" w:author="Tima" w:date="2026-01-19T23:12:00Z">
            <w:r w:rsidRPr="00F672CF">
              <w:rPr>
                <w:rStyle w:val="af6"/>
                <w:rFonts w:ascii="Times New Roman" w:hAnsi="Times New Roman" w:cs="Times New Roman"/>
                <w:noProof/>
                <w:sz w:val="24"/>
                <w:szCs w:val="24"/>
                <w:rPrChange w:id="637" w:author="Tima" w:date="2026-01-19T23:13:00Z">
                  <w:rPr>
                    <w:rStyle w:val="af6"/>
                    <w:noProof/>
                  </w:rPr>
                </w:rPrChange>
              </w:rPr>
              <w:fldChar w:fldCharType="begin"/>
            </w:r>
            <w:r w:rsidRPr="00F672CF">
              <w:rPr>
                <w:rStyle w:val="af6"/>
                <w:rFonts w:ascii="Times New Roman" w:hAnsi="Times New Roman" w:cs="Times New Roman"/>
                <w:noProof/>
                <w:sz w:val="24"/>
                <w:szCs w:val="24"/>
                <w:rPrChange w:id="638" w:author="Tima" w:date="2026-01-19T23:13:00Z">
                  <w:rPr>
                    <w:rStyle w:val="af6"/>
                    <w:noProof/>
                  </w:rPr>
                </w:rPrChange>
              </w:rPr>
              <w:instrText xml:space="preserve"> </w:instrText>
            </w:r>
            <w:r w:rsidRPr="00F672CF">
              <w:rPr>
                <w:rFonts w:ascii="Times New Roman" w:hAnsi="Times New Roman" w:cs="Times New Roman"/>
                <w:noProof/>
                <w:sz w:val="24"/>
                <w:szCs w:val="24"/>
                <w:rPrChange w:id="639" w:author="Tima" w:date="2026-01-19T23:13:00Z">
                  <w:rPr>
                    <w:noProof/>
                  </w:rPr>
                </w:rPrChange>
              </w:rPr>
              <w:instrText>HYPERLINK \l "_Toc219756792"</w:instrText>
            </w:r>
            <w:r w:rsidRPr="00F672CF">
              <w:rPr>
                <w:rStyle w:val="af6"/>
                <w:rFonts w:ascii="Times New Roman" w:hAnsi="Times New Roman" w:cs="Times New Roman"/>
                <w:noProof/>
                <w:sz w:val="24"/>
                <w:szCs w:val="24"/>
                <w:rPrChange w:id="640"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641" w:author="Tima" w:date="2026-01-19T23:13:00Z">
                  <w:rPr>
                    <w:rStyle w:val="af6"/>
                    <w:noProof/>
                  </w:rPr>
                </w:rPrChange>
              </w:rPr>
            </w:r>
            <w:r w:rsidRPr="00F672CF">
              <w:rPr>
                <w:rStyle w:val="af6"/>
                <w:rFonts w:ascii="Times New Roman" w:hAnsi="Times New Roman" w:cs="Times New Roman"/>
                <w:noProof/>
                <w:sz w:val="24"/>
                <w:szCs w:val="24"/>
                <w:rPrChange w:id="642"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643" w:author="Tima" w:date="2026-01-19T23:13:00Z">
                  <w:rPr>
                    <w:rStyle w:val="af6"/>
                    <w:rFonts w:ascii="Times New Roman" w:hAnsi="Times New Roman" w:cs="Times New Roman"/>
                    <w:b/>
                    <w:noProof/>
                  </w:rPr>
                </w:rPrChange>
              </w:rPr>
              <w:t>1.5.</w:t>
            </w:r>
            <w:r w:rsidRPr="00F672CF">
              <w:rPr>
                <w:rFonts w:ascii="Times New Roman" w:eastAsiaTheme="minorEastAsia" w:hAnsi="Times New Roman" w:cs="Times New Roman"/>
                <w:noProof/>
                <w:sz w:val="24"/>
                <w:szCs w:val="24"/>
                <w:lang w:eastAsia="ru-RU"/>
                <w:rPrChange w:id="644"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645" w:author="Tima" w:date="2026-01-19T23:13:00Z">
                  <w:rPr>
                    <w:rStyle w:val="af6"/>
                    <w:rFonts w:ascii="Times New Roman" w:hAnsi="Times New Roman" w:cs="Times New Roman"/>
                    <w:b/>
                    <w:noProof/>
                  </w:rPr>
                </w:rPrChange>
              </w:rPr>
              <w:t>Прототипы пользовательского пути</w:t>
            </w:r>
            <w:r w:rsidRPr="00F672CF">
              <w:rPr>
                <w:rFonts w:ascii="Times New Roman" w:hAnsi="Times New Roman" w:cs="Times New Roman"/>
                <w:noProof/>
                <w:webHidden/>
                <w:sz w:val="24"/>
                <w:szCs w:val="24"/>
                <w:rPrChange w:id="646" w:author="Tima" w:date="2026-01-19T23:13:00Z">
                  <w:rPr>
                    <w:noProof/>
                    <w:webHidden/>
                  </w:rPr>
                </w:rPrChange>
              </w:rPr>
              <w:tab/>
            </w:r>
            <w:r w:rsidRPr="00F672CF">
              <w:rPr>
                <w:rFonts w:ascii="Times New Roman" w:hAnsi="Times New Roman" w:cs="Times New Roman"/>
                <w:noProof/>
                <w:webHidden/>
                <w:sz w:val="24"/>
                <w:szCs w:val="24"/>
                <w:rPrChange w:id="647" w:author="Tima" w:date="2026-01-19T23:13:00Z">
                  <w:rPr>
                    <w:noProof/>
                    <w:webHidden/>
                  </w:rPr>
                </w:rPrChange>
              </w:rPr>
              <w:fldChar w:fldCharType="begin"/>
            </w:r>
            <w:r w:rsidRPr="00F672CF">
              <w:rPr>
                <w:rFonts w:ascii="Times New Roman" w:hAnsi="Times New Roman" w:cs="Times New Roman"/>
                <w:noProof/>
                <w:webHidden/>
                <w:sz w:val="24"/>
                <w:szCs w:val="24"/>
                <w:rPrChange w:id="648" w:author="Tima" w:date="2026-01-19T23:13:00Z">
                  <w:rPr>
                    <w:noProof/>
                    <w:webHidden/>
                  </w:rPr>
                </w:rPrChange>
              </w:rPr>
              <w:instrText xml:space="preserve"> PAGEREF _Toc219756792 \h </w:instrText>
            </w:r>
            <w:r w:rsidRPr="00F672CF">
              <w:rPr>
                <w:rFonts w:ascii="Times New Roman" w:hAnsi="Times New Roman" w:cs="Times New Roman"/>
                <w:noProof/>
                <w:webHidden/>
                <w:sz w:val="24"/>
                <w:szCs w:val="24"/>
                <w:rPrChange w:id="649" w:author="Tima" w:date="2026-01-19T23:13:00Z">
                  <w:rPr>
                    <w:noProof/>
                    <w:webHidden/>
                  </w:rPr>
                </w:rPrChange>
              </w:rPr>
            </w:r>
          </w:ins>
          <w:r w:rsidRPr="00F672CF">
            <w:rPr>
              <w:rFonts w:ascii="Times New Roman" w:hAnsi="Times New Roman" w:cs="Times New Roman"/>
              <w:noProof/>
              <w:webHidden/>
              <w:sz w:val="24"/>
              <w:szCs w:val="24"/>
              <w:rPrChange w:id="650" w:author="Tima" w:date="2026-01-19T23:13:00Z">
                <w:rPr>
                  <w:noProof/>
                  <w:webHidden/>
                </w:rPr>
              </w:rPrChange>
            </w:rPr>
            <w:fldChar w:fldCharType="separate"/>
          </w:r>
          <w:ins w:id="651" w:author="Tima" w:date="2026-01-19T23:12:00Z">
            <w:r w:rsidRPr="00F672CF">
              <w:rPr>
                <w:rFonts w:ascii="Times New Roman" w:hAnsi="Times New Roman" w:cs="Times New Roman"/>
                <w:noProof/>
                <w:webHidden/>
                <w:sz w:val="24"/>
                <w:szCs w:val="24"/>
                <w:rPrChange w:id="652" w:author="Tima" w:date="2026-01-19T23:13:00Z">
                  <w:rPr>
                    <w:noProof/>
                    <w:webHidden/>
                  </w:rPr>
                </w:rPrChange>
              </w:rPr>
              <w:t>16</w:t>
            </w:r>
            <w:r w:rsidRPr="00F672CF">
              <w:rPr>
                <w:rFonts w:ascii="Times New Roman" w:hAnsi="Times New Roman" w:cs="Times New Roman"/>
                <w:noProof/>
                <w:webHidden/>
                <w:sz w:val="24"/>
                <w:szCs w:val="24"/>
                <w:rPrChange w:id="653" w:author="Tima" w:date="2026-01-19T23:13:00Z">
                  <w:rPr>
                    <w:noProof/>
                    <w:webHidden/>
                  </w:rPr>
                </w:rPrChange>
              </w:rPr>
              <w:fldChar w:fldCharType="end"/>
            </w:r>
            <w:r w:rsidRPr="00F672CF">
              <w:rPr>
                <w:rStyle w:val="af6"/>
                <w:rFonts w:ascii="Times New Roman" w:hAnsi="Times New Roman" w:cs="Times New Roman"/>
                <w:noProof/>
                <w:sz w:val="24"/>
                <w:szCs w:val="24"/>
                <w:rPrChange w:id="654" w:author="Tima" w:date="2026-01-19T23:13:00Z">
                  <w:rPr>
                    <w:rStyle w:val="af6"/>
                    <w:noProof/>
                  </w:rPr>
                </w:rPrChange>
              </w:rPr>
              <w:fldChar w:fldCharType="end"/>
            </w:r>
          </w:ins>
        </w:p>
        <w:p w14:paraId="1C6692BD" w14:textId="190CB02A" w:rsidR="00F672CF" w:rsidRPr="00F672CF" w:rsidRDefault="00F672CF">
          <w:pPr>
            <w:pStyle w:val="31"/>
            <w:tabs>
              <w:tab w:val="left" w:pos="1320"/>
              <w:tab w:val="right" w:leader="dot" w:pos="9345"/>
            </w:tabs>
            <w:rPr>
              <w:ins w:id="655" w:author="Tima" w:date="2026-01-19T23:12:00Z"/>
              <w:rFonts w:ascii="Times New Roman" w:eastAsiaTheme="minorEastAsia" w:hAnsi="Times New Roman" w:cs="Times New Roman"/>
              <w:noProof/>
              <w:sz w:val="24"/>
              <w:szCs w:val="24"/>
              <w:lang w:eastAsia="ru-RU"/>
              <w:rPrChange w:id="656" w:author="Tima" w:date="2026-01-19T23:13:00Z">
                <w:rPr>
                  <w:ins w:id="657" w:author="Tima" w:date="2026-01-19T23:12:00Z"/>
                  <w:rFonts w:eastAsiaTheme="minorEastAsia"/>
                  <w:noProof/>
                  <w:lang w:eastAsia="ru-RU"/>
                </w:rPr>
              </w:rPrChange>
            </w:rPr>
          </w:pPr>
          <w:ins w:id="658" w:author="Tima" w:date="2026-01-19T23:12:00Z">
            <w:r w:rsidRPr="00F672CF">
              <w:rPr>
                <w:rStyle w:val="af6"/>
                <w:rFonts w:ascii="Times New Roman" w:hAnsi="Times New Roman" w:cs="Times New Roman"/>
                <w:noProof/>
                <w:sz w:val="24"/>
                <w:szCs w:val="24"/>
                <w:rPrChange w:id="659" w:author="Tima" w:date="2026-01-19T23:13:00Z">
                  <w:rPr>
                    <w:rStyle w:val="af6"/>
                    <w:noProof/>
                  </w:rPr>
                </w:rPrChange>
              </w:rPr>
              <w:fldChar w:fldCharType="begin"/>
            </w:r>
            <w:r w:rsidRPr="00F672CF">
              <w:rPr>
                <w:rStyle w:val="af6"/>
                <w:rFonts w:ascii="Times New Roman" w:hAnsi="Times New Roman" w:cs="Times New Roman"/>
                <w:noProof/>
                <w:sz w:val="24"/>
                <w:szCs w:val="24"/>
                <w:rPrChange w:id="660" w:author="Tima" w:date="2026-01-19T23:13:00Z">
                  <w:rPr>
                    <w:rStyle w:val="af6"/>
                    <w:noProof/>
                  </w:rPr>
                </w:rPrChange>
              </w:rPr>
              <w:instrText xml:space="preserve"> </w:instrText>
            </w:r>
            <w:r w:rsidRPr="00F672CF">
              <w:rPr>
                <w:rFonts w:ascii="Times New Roman" w:hAnsi="Times New Roman" w:cs="Times New Roman"/>
                <w:noProof/>
                <w:sz w:val="24"/>
                <w:szCs w:val="24"/>
                <w:rPrChange w:id="661" w:author="Tima" w:date="2026-01-19T23:13:00Z">
                  <w:rPr>
                    <w:noProof/>
                  </w:rPr>
                </w:rPrChange>
              </w:rPr>
              <w:instrText>HYPERLINK \l "_Toc219756793"</w:instrText>
            </w:r>
            <w:r w:rsidRPr="00F672CF">
              <w:rPr>
                <w:rStyle w:val="af6"/>
                <w:rFonts w:ascii="Times New Roman" w:hAnsi="Times New Roman" w:cs="Times New Roman"/>
                <w:noProof/>
                <w:sz w:val="24"/>
                <w:szCs w:val="24"/>
                <w:rPrChange w:id="662"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663" w:author="Tima" w:date="2026-01-19T23:13:00Z">
                  <w:rPr>
                    <w:rStyle w:val="af6"/>
                    <w:noProof/>
                  </w:rPr>
                </w:rPrChange>
              </w:rPr>
            </w:r>
            <w:r w:rsidRPr="00F672CF">
              <w:rPr>
                <w:rStyle w:val="af6"/>
                <w:rFonts w:ascii="Times New Roman" w:hAnsi="Times New Roman" w:cs="Times New Roman"/>
                <w:noProof/>
                <w:sz w:val="24"/>
                <w:szCs w:val="24"/>
                <w:rPrChange w:id="664"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665" w:author="Tima" w:date="2026-01-19T23:13:00Z">
                  <w:rPr>
                    <w:rStyle w:val="af6"/>
                    <w:rFonts w:ascii="Times New Roman" w:hAnsi="Times New Roman" w:cs="Times New Roman"/>
                    <w:b/>
                    <w:noProof/>
                  </w:rPr>
                </w:rPrChange>
              </w:rPr>
              <w:t>1.5.1.</w:t>
            </w:r>
            <w:r w:rsidRPr="00F672CF">
              <w:rPr>
                <w:rFonts w:ascii="Times New Roman" w:eastAsiaTheme="minorEastAsia" w:hAnsi="Times New Roman" w:cs="Times New Roman"/>
                <w:noProof/>
                <w:sz w:val="24"/>
                <w:szCs w:val="24"/>
                <w:lang w:eastAsia="ru-RU"/>
                <w:rPrChange w:id="666"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667" w:author="Tima" w:date="2026-01-19T23:13:00Z">
                  <w:rPr>
                    <w:rStyle w:val="af6"/>
                    <w:rFonts w:ascii="Times New Roman" w:hAnsi="Times New Roman" w:cs="Times New Roman"/>
                    <w:b/>
                    <w:noProof/>
                  </w:rPr>
                </w:rPrChange>
              </w:rPr>
              <w:t>Обмен NFT на ЦФА</w:t>
            </w:r>
            <w:r w:rsidRPr="00F672CF">
              <w:rPr>
                <w:rFonts w:ascii="Times New Roman" w:hAnsi="Times New Roman" w:cs="Times New Roman"/>
                <w:noProof/>
                <w:webHidden/>
                <w:sz w:val="24"/>
                <w:szCs w:val="24"/>
                <w:rPrChange w:id="668" w:author="Tima" w:date="2026-01-19T23:13:00Z">
                  <w:rPr>
                    <w:noProof/>
                    <w:webHidden/>
                  </w:rPr>
                </w:rPrChange>
              </w:rPr>
              <w:tab/>
            </w:r>
            <w:r w:rsidRPr="00F672CF">
              <w:rPr>
                <w:rFonts w:ascii="Times New Roman" w:hAnsi="Times New Roman" w:cs="Times New Roman"/>
                <w:noProof/>
                <w:webHidden/>
                <w:sz w:val="24"/>
                <w:szCs w:val="24"/>
                <w:rPrChange w:id="669" w:author="Tima" w:date="2026-01-19T23:13:00Z">
                  <w:rPr>
                    <w:noProof/>
                    <w:webHidden/>
                  </w:rPr>
                </w:rPrChange>
              </w:rPr>
              <w:fldChar w:fldCharType="begin"/>
            </w:r>
            <w:r w:rsidRPr="00F672CF">
              <w:rPr>
                <w:rFonts w:ascii="Times New Roman" w:hAnsi="Times New Roman" w:cs="Times New Roman"/>
                <w:noProof/>
                <w:webHidden/>
                <w:sz w:val="24"/>
                <w:szCs w:val="24"/>
                <w:rPrChange w:id="670" w:author="Tima" w:date="2026-01-19T23:13:00Z">
                  <w:rPr>
                    <w:noProof/>
                    <w:webHidden/>
                  </w:rPr>
                </w:rPrChange>
              </w:rPr>
              <w:instrText xml:space="preserve"> PAGEREF _Toc219756793 \h </w:instrText>
            </w:r>
            <w:r w:rsidRPr="00F672CF">
              <w:rPr>
                <w:rFonts w:ascii="Times New Roman" w:hAnsi="Times New Roman" w:cs="Times New Roman"/>
                <w:noProof/>
                <w:webHidden/>
                <w:sz w:val="24"/>
                <w:szCs w:val="24"/>
                <w:rPrChange w:id="671" w:author="Tima" w:date="2026-01-19T23:13:00Z">
                  <w:rPr>
                    <w:noProof/>
                    <w:webHidden/>
                  </w:rPr>
                </w:rPrChange>
              </w:rPr>
            </w:r>
          </w:ins>
          <w:r w:rsidRPr="00F672CF">
            <w:rPr>
              <w:rFonts w:ascii="Times New Roman" w:hAnsi="Times New Roman" w:cs="Times New Roman"/>
              <w:noProof/>
              <w:webHidden/>
              <w:sz w:val="24"/>
              <w:szCs w:val="24"/>
              <w:rPrChange w:id="672" w:author="Tima" w:date="2026-01-19T23:13:00Z">
                <w:rPr>
                  <w:noProof/>
                  <w:webHidden/>
                </w:rPr>
              </w:rPrChange>
            </w:rPr>
            <w:fldChar w:fldCharType="separate"/>
          </w:r>
          <w:ins w:id="673" w:author="Tima" w:date="2026-01-19T23:12:00Z">
            <w:r w:rsidRPr="00F672CF">
              <w:rPr>
                <w:rFonts w:ascii="Times New Roman" w:hAnsi="Times New Roman" w:cs="Times New Roman"/>
                <w:noProof/>
                <w:webHidden/>
                <w:sz w:val="24"/>
                <w:szCs w:val="24"/>
                <w:rPrChange w:id="674" w:author="Tima" w:date="2026-01-19T23:13:00Z">
                  <w:rPr>
                    <w:noProof/>
                    <w:webHidden/>
                  </w:rPr>
                </w:rPrChange>
              </w:rPr>
              <w:t>16</w:t>
            </w:r>
            <w:r w:rsidRPr="00F672CF">
              <w:rPr>
                <w:rFonts w:ascii="Times New Roman" w:hAnsi="Times New Roman" w:cs="Times New Roman"/>
                <w:noProof/>
                <w:webHidden/>
                <w:sz w:val="24"/>
                <w:szCs w:val="24"/>
                <w:rPrChange w:id="675" w:author="Tima" w:date="2026-01-19T23:13:00Z">
                  <w:rPr>
                    <w:noProof/>
                    <w:webHidden/>
                  </w:rPr>
                </w:rPrChange>
              </w:rPr>
              <w:fldChar w:fldCharType="end"/>
            </w:r>
            <w:r w:rsidRPr="00F672CF">
              <w:rPr>
                <w:rStyle w:val="af6"/>
                <w:rFonts w:ascii="Times New Roman" w:hAnsi="Times New Roman" w:cs="Times New Roman"/>
                <w:noProof/>
                <w:sz w:val="24"/>
                <w:szCs w:val="24"/>
                <w:rPrChange w:id="676" w:author="Tima" w:date="2026-01-19T23:13:00Z">
                  <w:rPr>
                    <w:rStyle w:val="af6"/>
                    <w:noProof/>
                  </w:rPr>
                </w:rPrChange>
              </w:rPr>
              <w:fldChar w:fldCharType="end"/>
            </w:r>
          </w:ins>
        </w:p>
        <w:p w14:paraId="261820D9" w14:textId="1ABA7C89" w:rsidR="00F672CF" w:rsidRPr="00F672CF" w:rsidRDefault="00F672CF">
          <w:pPr>
            <w:pStyle w:val="31"/>
            <w:tabs>
              <w:tab w:val="left" w:pos="1320"/>
              <w:tab w:val="right" w:leader="dot" w:pos="9345"/>
            </w:tabs>
            <w:rPr>
              <w:ins w:id="677" w:author="Tima" w:date="2026-01-19T23:12:00Z"/>
              <w:rFonts w:ascii="Times New Roman" w:eastAsiaTheme="minorEastAsia" w:hAnsi="Times New Roman" w:cs="Times New Roman"/>
              <w:noProof/>
              <w:sz w:val="24"/>
              <w:szCs w:val="24"/>
              <w:lang w:eastAsia="ru-RU"/>
              <w:rPrChange w:id="678" w:author="Tima" w:date="2026-01-19T23:13:00Z">
                <w:rPr>
                  <w:ins w:id="679" w:author="Tima" w:date="2026-01-19T23:12:00Z"/>
                  <w:rFonts w:eastAsiaTheme="minorEastAsia"/>
                  <w:noProof/>
                  <w:lang w:eastAsia="ru-RU"/>
                </w:rPr>
              </w:rPrChange>
            </w:rPr>
          </w:pPr>
          <w:ins w:id="680" w:author="Tima" w:date="2026-01-19T23:12:00Z">
            <w:r w:rsidRPr="00F672CF">
              <w:rPr>
                <w:rStyle w:val="af6"/>
                <w:rFonts w:ascii="Times New Roman" w:hAnsi="Times New Roman" w:cs="Times New Roman"/>
                <w:noProof/>
                <w:sz w:val="24"/>
                <w:szCs w:val="24"/>
                <w:rPrChange w:id="681" w:author="Tima" w:date="2026-01-19T23:13:00Z">
                  <w:rPr>
                    <w:rStyle w:val="af6"/>
                    <w:noProof/>
                  </w:rPr>
                </w:rPrChange>
              </w:rPr>
              <w:fldChar w:fldCharType="begin"/>
            </w:r>
            <w:r w:rsidRPr="00F672CF">
              <w:rPr>
                <w:rStyle w:val="af6"/>
                <w:rFonts w:ascii="Times New Roman" w:hAnsi="Times New Roman" w:cs="Times New Roman"/>
                <w:noProof/>
                <w:sz w:val="24"/>
                <w:szCs w:val="24"/>
                <w:rPrChange w:id="682" w:author="Tima" w:date="2026-01-19T23:13:00Z">
                  <w:rPr>
                    <w:rStyle w:val="af6"/>
                    <w:noProof/>
                  </w:rPr>
                </w:rPrChange>
              </w:rPr>
              <w:instrText xml:space="preserve"> </w:instrText>
            </w:r>
            <w:r w:rsidRPr="00F672CF">
              <w:rPr>
                <w:rFonts w:ascii="Times New Roman" w:hAnsi="Times New Roman" w:cs="Times New Roman"/>
                <w:noProof/>
                <w:sz w:val="24"/>
                <w:szCs w:val="24"/>
                <w:rPrChange w:id="683" w:author="Tima" w:date="2026-01-19T23:13:00Z">
                  <w:rPr>
                    <w:noProof/>
                  </w:rPr>
                </w:rPrChange>
              </w:rPr>
              <w:instrText>HYPERLINK \l "_Toc219756794"</w:instrText>
            </w:r>
            <w:r w:rsidRPr="00F672CF">
              <w:rPr>
                <w:rStyle w:val="af6"/>
                <w:rFonts w:ascii="Times New Roman" w:hAnsi="Times New Roman" w:cs="Times New Roman"/>
                <w:noProof/>
                <w:sz w:val="24"/>
                <w:szCs w:val="24"/>
                <w:rPrChange w:id="684"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685" w:author="Tima" w:date="2026-01-19T23:13:00Z">
                  <w:rPr>
                    <w:rStyle w:val="af6"/>
                    <w:noProof/>
                  </w:rPr>
                </w:rPrChange>
              </w:rPr>
            </w:r>
            <w:r w:rsidRPr="00F672CF">
              <w:rPr>
                <w:rStyle w:val="af6"/>
                <w:rFonts w:ascii="Times New Roman" w:hAnsi="Times New Roman" w:cs="Times New Roman"/>
                <w:noProof/>
                <w:sz w:val="24"/>
                <w:szCs w:val="24"/>
                <w:rPrChange w:id="686"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687" w:author="Tima" w:date="2026-01-19T23:13:00Z">
                  <w:rPr>
                    <w:rStyle w:val="af6"/>
                    <w:rFonts w:ascii="Times New Roman" w:hAnsi="Times New Roman" w:cs="Times New Roman"/>
                    <w:b/>
                    <w:noProof/>
                  </w:rPr>
                </w:rPrChange>
              </w:rPr>
              <w:t>1.5.2.</w:t>
            </w:r>
            <w:r w:rsidRPr="00F672CF">
              <w:rPr>
                <w:rFonts w:ascii="Times New Roman" w:eastAsiaTheme="minorEastAsia" w:hAnsi="Times New Roman" w:cs="Times New Roman"/>
                <w:noProof/>
                <w:sz w:val="24"/>
                <w:szCs w:val="24"/>
                <w:lang w:eastAsia="ru-RU"/>
                <w:rPrChange w:id="688"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689" w:author="Tima" w:date="2026-01-19T23:13:00Z">
                  <w:rPr>
                    <w:rStyle w:val="af6"/>
                    <w:rFonts w:ascii="Times New Roman" w:hAnsi="Times New Roman" w:cs="Times New Roman"/>
                    <w:b/>
                    <w:noProof/>
                  </w:rPr>
                </w:rPrChange>
              </w:rPr>
              <w:t xml:space="preserve">Обмен ЦФА на </w:t>
            </w:r>
            <w:r w:rsidRPr="00F672CF">
              <w:rPr>
                <w:rStyle w:val="af6"/>
                <w:rFonts w:ascii="Times New Roman" w:hAnsi="Times New Roman" w:cs="Times New Roman"/>
                <w:b/>
                <w:noProof/>
                <w:sz w:val="24"/>
                <w:szCs w:val="24"/>
                <w:lang w:val="en-US"/>
                <w:rPrChange w:id="690" w:author="Tima" w:date="2026-01-19T23:13:00Z">
                  <w:rPr>
                    <w:rStyle w:val="af6"/>
                    <w:rFonts w:ascii="Times New Roman" w:hAnsi="Times New Roman" w:cs="Times New Roman"/>
                    <w:b/>
                    <w:noProof/>
                    <w:lang w:val="en-US"/>
                  </w:rPr>
                </w:rPrChange>
              </w:rPr>
              <w:t>NFT</w:t>
            </w:r>
            <w:r w:rsidRPr="00F672CF">
              <w:rPr>
                <w:rFonts w:ascii="Times New Roman" w:hAnsi="Times New Roman" w:cs="Times New Roman"/>
                <w:noProof/>
                <w:webHidden/>
                <w:sz w:val="24"/>
                <w:szCs w:val="24"/>
                <w:rPrChange w:id="691" w:author="Tima" w:date="2026-01-19T23:13:00Z">
                  <w:rPr>
                    <w:noProof/>
                    <w:webHidden/>
                  </w:rPr>
                </w:rPrChange>
              </w:rPr>
              <w:tab/>
            </w:r>
            <w:r w:rsidRPr="00F672CF">
              <w:rPr>
                <w:rFonts w:ascii="Times New Roman" w:hAnsi="Times New Roman" w:cs="Times New Roman"/>
                <w:noProof/>
                <w:webHidden/>
                <w:sz w:val="24"/>
                <w:szCs w:val="24"/>
                <w:rPrChange w:id="692" w:author="Tima" w:date="2026-01-19T23:13:00Z">
                  <w:rPr>
                    <w:noProof/>
                    <w:webHidden/>
                  </w:rPr>
                </w:rPrChange>
              </w:rPr>
              <w:fldChar w:fldCharType="begin"/>
            </w:r>
            <w:r w:rsidRPr="00F672CF">
              <w:rPr>
                <w:rFonts w:ascii="Times New Roman" w:hAnsi="Times New Roman" w:cs="Times New Roman"/>
                <w:noProof/>
                <w:webHidden/>
                <w:sz w:val="24"/>
                <w:szCs w:val="24"/>
                <w:rPrChange w:id="693" w:author="Tima" w:date="2026-01-19T23:13:00Z">
                  <w:rPr>
                    <w:noProof/>
                    <w:webHidden/>
                  </w:rPr>
                </w:rPrChange>
              </w:rPr>
              <w:instrText xml:space="preserve"> PAGEREF _Toc219756794 \h </w:instrText>
            </w:r>
            <w:r w:rsidRPr="00F672CF">
              <w:rPr>
                <w:rFonts w:ascii="Times New Roman" w:hAnsi="Times New Roman" w:cs="Times New Roman"/>
                <w:noProof/>
                <w:webHidden/>
                <w:sz w:val="24"/>
                <w:szCs w:val="24"/>
                <w:rPrChange w:id="694" w:author="Tima" w:date="2026-01-19T23:13:00Z">
                  <w:rPr>
                    <w:noProof/>
                    <w:webHidden/>
                  </w:rPr>
                </w:rPrChange>
              </w:rPr>
            </w:r>
          </w:ins>
          <w:r w:rsidRPr="00F672CF">
            <w:rPr>
              <w:rFonts w:ascii="Times New Roman" w:hAnsi="Times New Roman" w:cs="Times New Roman"/>
              <w:noProof/>
              <w:webHidden/>
              <w:sz w:val="24"/>
              <w:szCs w:val="24"/>
              <w:rPrChange w:id="695" w:author="Tima" w:date="2026-01-19T23:13:00Z">
                <w:rPr>
                  <w:noProof/>
                  <w:webHidden/>
                </w:rPr>
              </w:rPrChange>
            </w:rPr>
            <w:fldChar w:fldCharType="separate"/>
          </w:r>
          <w:ins w:id="696" w:author="Tima" w:date="2026-01-19T23:12:00Z">
            <w:r w:rsidRPr="00F672CF">
              <w:rPr>
                <w:rFonts w:ascii="Times New Roman" w:hAnsi="Times New Roman" w:cs="Times New Roman"/>
                <w:noProof/>
                <w:webHidden/>
                <w:sz w:val="24"/>
                <w:szCs w:val="24"/>
                <w:rPrChange w:id="697" w:author="Tima" w:date="2026-01-19T23:13:00Z">
                  <w:rPr>
                    <w:noProof/>
                    <w:webHidden/>
                  </w:rPr>
                </w:rPrChange>
              </w:rPr>
              <w:t>16</w:t>
            </w:r>
            <w:r w:rsidRPr="00F672CF">
              <w:rPr>
                <w:rFonts w:ascii="Times New Roman" w:hAnsi="Times New Roman" w:cs="Times New Roman"/>
                <w:noProof/>
                <w:webHidden/>
                <w:sz w:val="24"/>
                <w:szCs w:val="24"/>
                <w:rPrChange w:id="698" w:author="Tima" w:date="2026-01-19T23:13:00Z">
                  <w:rPr>
                    <w:noProof/>
                    <w:webHidden/>
                  </w:rPr>
                </w:rPrChange>
              </w:rPr>
              <w:fldChar w:fldCharType="end"/>
            </w:r>
            <w:r w:rsidRPr="00F672CF">
              <w:rPr>
                <w:rStyle w:val="af6"/>
                <w:rFonts w:ascii="Times New Roman" w:hAnsi="Times New Roman" w:cs="Times New Roman"/>
                <w:noProof/>
                <w:sz w:val="24"/>
                <w:szCs w:val="24"/>
                <w:rPrChange w:id="699" w:author="Tima" w:date="2026-01-19T23:13:00Z">
                  <w:rPr>
                    <w:rStyle w:val="af6"/>
                    <w:noProof/>
                  </w:rPr>
                </w:rPrChange>
              </w:rPr>
              <w:fldChar w:fldCharType="end"/>
            </w:r>
          </w:ins>
        </w:p>
        <w:p w14:paraId="06B0E38D" w14:textId="2E22AF92" w:rsidR="00F672CF" w:rsidRPr="00F672CF" w:rsidRDefault="00F672CF">
          <w:pPr>
            <w:pStyle w:val="21"/>
            <w:tabs>
              <w:tab w:val="left" w:pos="880"/>
              <w:tab w:val="right" w:leader="dot" w:pos="9345"/>
            </w:tabs>
            <w:rPr>
              <w:ins w:id="700" w:author="Tima" w:date="2026-01-19T23:12:00Z"/>
              <w:rFonts w:ascii="Times New Roman" w:eastAsiaTheme="minorEastAsia" w:hAnsi="Times New Roman" w:cs="Times New Roman"/>
              <w:noProof/>
              <w:sz w:val="24"/>
              <w:szCs w:val="24"/>
              <w:lang w:eastAsia="ru-RU"/>
              <w:rPrChange w:id="701" w:author="Tima" w:date="2026-01-19T23:13:00Z">
                <w:rPr>
                  <w:ins w:id="702" w:author="Tima" w:date="2026-01-19T23:12:00Z"/>
                  <w:rFonts w:eastAsiaTheme="minorEastAsia"/>
                  <w:noProof/>
                  <w:lang w:eastAsia="ru-RU"/>
                </w:rPr>
              </w:rPrChange>
            </w:rPr>
          </w:pPr>
          <w:ins w:id="703" w:author="Tima" w:date="2026-01-19T23:12:00Z">
            <w:r w:rsidRPr="00F672CF">
              <w:rPr>
                <w:rStyle w:val="af6"/>
                <w:rFonts w:ascii="Times New Roman" w:hAnsi="Times New Roman" w:cs="Times New Roman"/>
                <w:noProof/>
                <w:sz w:val="24"/>
                <w:szCs w:val="24"/>
                <w:rPrChange w:id="704" w:author="Tima" w:date="2026-01-19T23:13:00Z">
                  <w:rPr>
                    <w:rStyle w:val="af6"/>
                    <w:noProof/>
                  </w:rPr>
                </w:rPrChange>
              </w:rPr>
              <w:fldChar w:fldCharType="begin"/>
            </w:r>
            <w:r w:rsidRPr="00F672CF">
              <w:rPr>
                <w:rStyle w:val="af6"/>
                <w:rFonts w:ascii="Times New Roman" w:hAnsi="Times New Roman" w:cs="Times New Roman"/>
                <w:noProof/>
                <w:sz w:val="24"/>
                <w:szCs w:val="24"/>
                <w:rPrChange w:id="705" w:author="Tima" w:date="2026-01-19T23:13:00Z">
                  <w:rPr>
                    <w:rStyle w:val="af6"/>
                    <w:noProof/>
                  </w:rPr>
                </w:rPrChange>
              </w:rPr>
              <w:instrText xml:space="preserve"> </w:instrText>
            </w:r>
            <w:r w:rsidRPr="00F672CF">
              <w:rPr>
                <w:rFonts w:ascii="Times New Roman" w:hAnsi="Times New Roman" w:cs="Times New Roman"/>
                <w:noProof/>
                <w:sz w:val="24"/>
                <w:szCs w:val="24"/>
                <w:rPrChange w:id="706" w:author="Tima" w:date="2026-01-19T23:13:00Z">
                  <w:rPr>
                    <w:noProof/>
                  </w:rPr>
                </w:rPrChange>
              </w:rPr>
              <w:instrText>HYPERLINK \l "_Toc219756795"</w:instrText>
            </w:r>
            <w:r w:rsidRPr="00F672CF">
              <w:rPr>
                <w:rStyle w:val="af6"/>
                <w:rFonts w:ascii="Times New Roman" w:hAnsi="Times New Roman" w:cs="Times New Roman"/>
                <w:noProof/>
                <w:sz w:val="24"/>
                <w:szCs w:val="24"/>
                <w:rPrChange w:id="707"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708" w:author="Tima" w:date="2026-01-19T23:13:00Z">
                  <w:rPr>
                    <w:rStyle w:val="af6"/>
                    <w:noProof/>
                  </w:rPr>
                </w:rPrChange>
              </w:rPr>
            </w:r>
            <w:r w:rsidRPr="00F672CF">
              <w:rPr>
                <w:rStyle w:val="af6"/>
                <w:rFonts w:ascii="Times New Roman" w:hAnsi="Times New Roman" w:cs="Times New Roman"/>
                <w:noProof/>
                <w:sz w:val="24"/>
                <w:szCs w:val="24"/>
                <w:rPrChange w:id="709"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710" w:author="Tima" w:date="2026-01-19T23:13:00Z">
                  <w:rPr>
                    <w:rStyle w:val="af6"/>
                    <w:rFonts w:ascii="Times New Roman" w:hAnsi="Times New Roman" w:cs="Times New Roman"/>
                    <w:b/>
                    <w:noProof/>
                  </w:rPr>
                </w:rPrChange>
              </w:rPr>
              <w:t>1.6.</w:t>
            </w:r>
            <w:r w:rsidRPr="00F672CF">
              <w:rPr>
                <w:rFonts w:ascii="Times New Roman" w:eastAsiaTheme="minorEastAsia" w:hAnsi="Times New Roman" w:cs="Times New Roman"/>
                <w:noProof/>
                <w:sz w:val="24"/>
                <w:szCs w:val="24"/>
                <w:lang w:eastAsia="ru-RU"/>
                <w:rPrChange w:id="711"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712" w:author="Tima" w:date="2026-01-19T23:13:00Z">
                  <w:rPr>
                    <w:rStyle w:val="af6"/>
                    <w:rFonts w:ascii="Times New Roman" w:hAnsi="Times New Roman" w:cs="Times New Roman"/>
                    <w:b/>
                    <w:noProof/>
                  </w:rPr>
                </w:rPrChange>
              </w:rPr>
              <w:t>Внутренняя логика работы сервиса</w:t>
            </w:r>
            <w:r w:rsidRPr="00F672CF">
              <w:rPr>
                <w:rFonts w:ascii="Times New Roman" w:hAnsi="Times New Roman" w:cs="Times New Roman"/>
                <w:noProof/>
                <w:webHidden/>
                <w:sz w:val="24"/>
                <w:szCs w:val="24"/>
                <w:rPrChange w:id="713" w:author="Tima" w:date="2026-01-19T23:13:00Z">
                  <w:rPr>
                    <w:noProof/>
                    <w:webHidden/>
                  </w:rPr>
                </w:rPrChange>
              </w:rPr>
              <w:tab/>
            </w:r>
            <w:r w:rsidRPr="00F672CF">
              <w:rPr>
                <w:rFonts w:ascii="Times New Roman" w:hAnsi="Times New Roman" w:cs="Times New Roman"/>
                <w:noProof/>
                <w:webHidden/>
                <w:sz w:val="24"/>
                <w:szCs w:val="24"/>
                <w:rPrChange w:id="714" w:author="Tima" w:date="2026-01-19T23:13:00Z">
                  <w:rPr>
                    <w:noProof/>
                    <w:webHidden/>
                  </w:rPr>
                </w:rPrChange>
              </w:rPr>
              <w:fldChar w:fldCharType="begin"/>
            </w:r>
            <w:r w:rsidRPr="00F672CF">
              <w:rPr>
                <w:rFonts w:ascii="Times New Roman" w:hAnsi="Times New Roman" w:cs="Times New Roman"/>
                <w:noProof/>
                <w:webHidden/>
                <w:sz w:val="24"/>
                <w:szCs w:val="24"/>
                <w:rPrChange w:id="715" w:author="Tima" w:date="2026-01-19T23:13:00Z">
                  <w:rPr>
                    <w:noProof/>
                    <w:webHidden/>
                  </w:rPr>
                </w:rPrChange>
              </w:rPr>
              <w:instrText xml:space="preserve"> PAGEREF _Toc219756795 \h </w:instrText>
            </w:r>
            <w:r w:rsidRPr="00F672CF">
              <w:rPr>
                <w:rFonts w:ascii="Times New Roman" w:hAnsi="Times New Roman" w:cs="Times New Roman"/>
                <w:noProof/>
                <w:webHidden/>
                <w:sz w:val="24"/>
                <w:szCs w:val="24"/>
                <w:rPrChange w:id="716" w:author="Tima" w:date="2026-01-19T23:13:00Z">
                  <w:rPr>
                    <w:noProof/>
                    <w:webHidden/>
                  </w:rPr>
                </w:rPrChange>
              </w:rPr>
            </w:r>
          </w:ins>
          <w:r w:rsidRPr="00F672CF">
            <w:rPr>
              <w:rFonts w:ascii="Times New Roman" w:hAnsi="Times New Roman" w:cs="Times New Roman"/>
              <w:noProof/>
              <w:webHidden/>
              <w:sz w:val="24"/>
              <w:szCs w:val="24"/>
              <w:rPrChange w:id="717" w:author="Tima" w:date="2026-01-19T23:13:00Z">
                <w:rPr>
                  <w:noProof/>
                  <w:webHidden/>
                </w:rPr>
              </w:rPrChange>
            </w:rPr>
            <w:fldChar w:fldCharType="separate"/>
          </w:r>
          <w:ins w:id="718" w:author="Tima" w:date="2026-01-19T23:12:00Z">
            <w:r w:rsidRPr="00F672CF">
              <w:rPr>
                <w:rFonts w:ascii="Times New Roman" w:hAnsi="Times New Roman" w:cs="Times New Roman"/>
                <w:noProof/>
                <w:webHidden/>
                <w:sz w:val="24"/>
                <w:szCs w:val="24"/>
                <w:rPrChange w:id="719" w:author="Tima" w:date="2026-01-19T23:13:00Z">
                  <w:rPr>
                    <w:noProof/>
                    <w:webHidden/>
                  </w:rPr>
                </w:rPrChange>
              </w:rPr>
              <w:t>16</w:t>
            </w:r>
            <w:r w:rsidRPr="00F672CF">
              <w:rPr>
                <w:rFonts w:ascii="Times New Roman" w:hAnsi="Times New Roman" w:cs="Times New Roman"/>
                <w:noProof/>
                <w:webHidden/>
                <w:sz w:val="24"/>
                <w:szCs w:val="24"/>
                <w:rPrChange w:id="720" w:author="Tima" w:date="2026-01-19T23:13:00Z">
                  <w:rPr>
                    <w:noProof/>
                    <w:webHidden/>
                  </w:rPr>
                </w:rPrChange>
              </w:rPr>
              <w:fldChar w:fldCharType="end"/>
            </w:r>
            <w:r w:rsidRPr="00F672CF">
              <w:rPr>
                <w:rStyle w:val="af6"/>
                <w:rFonts w:ascii="Times New Roman" w:hAnsi="Times New Roman" w:cs="Times New Roman"/>
                <w:noProof/>
                <w:sz w:val="24"/>
                <w:szCs w:val="24"/>
                <w:rPrChange w:id="721" w:author="Tima" w:date="2026-01-19T23:13:00Z">
                  <w:rPr>
                    <w:rStyle w:val="af6"/>
                    <w:noProof/>
                  </w:rPr>
                </w:rPrChange>
              </w:rPr>
              <w:fldChar w:fldCharType="end"/>
            </w:r>
          </w:ins>
        </w:p>
        <w:p w14:paraId="4B164CF9" w14:textId="7A209984" w:rsidR="00F672CF" w:rsidRPr="00F672CF" w:rsidRDefault="00F672CF">
          <w:pPr>
            <w:pStyle w:val="11"/>
            <w:tabs>
              <w:tab w:val="left" w:pos="440"/>
              <w:tab w:val="right" w:leader="dot" w:pos="9345"/>
            </w:tabs>
            <w:rPr>
              <w:ins w:id="722" w:author="Tima" w:date="2026-01-19T23:12:00Z"/>
              <w:rFonts w:ascii="Times New Roman" w:eastAsiaTheme="minorEastAsia" w:hAnsi="Times New Roman" w:cs="Times New Roman"/>
              <w:noProof/>
              <w:sz w:val="24"/>
              <w:szCs w:val="24"/>
              <w:lang w:eastAsia="ru-RU"/>
              <w:rPrChange w:id="723" w:author="Tima" w:date="2026-01-19T23:13:00Z">
                <w:rPr>
                  <w:ins w:id="724" w:author="Tima" w:date="2026-01-19T23:12:00Z"/>
                  <w:rFonts w:eastAsiaTheme="minorEastAsia"/>
                  <w:noProof/>
                  <w:lang w:eastAsia="ru-RU"/>
                </w:rPr>
              </w:rPrChange>
            </w:rPr>
          </w:pPr>
          <w:ins w:id="725" w:author="Tima" w:date="2026-01-19T23:12:00Z">
            <w:r w:rsidRPr="00F672CF">
              <w:rPr>
                <w:rStyle w:val="af6"/>
                <w:rFonts w:ascii="Times New Roman" w:hAnsi="Times New Roman" w:cs="Times New Roman"/>
                <w:noProof/>
                <w:sz w:val="24"/>
                <w:szCs w:val="24"/>
                <w:rPrChange w:id="726" w:author="Tima" w:date="2026-01-19T23:13:00Z">
                  <w:rPr>
                    <w:rStyle w:val="af6"/>
                    <w:noProof/>
                  </w:rPr>
                </w:rPrChange>
              </w:rPr>
              <w:fldChar w:fldCharType="begin"/>
            </w:r>
            <w:r w:rsidRPr="00F672CF">
              <w:rPr>
                <w:rStyle w:val="af6"/>
                <w:rFonts w:ascii="Times New Roman" w:hAnsi="Times New Roman" w:cs="Times New Roman"/>
                <w:noProof/>
                <w:sz w:val="24"/>
                <w:szCs w:val="24"/>
                <w:rPrChange w:id="727" w:author="Tima" w:date="2026-01-19T23:13:00Z">
                  <w:rPr>
                    <w:rStyle w:val="af6"/>
                    <w:noProof/>
                  </w:rPr>
                </w:rPrChange>
              </w:rPr>
              <w:instrText xml:space="preserve"> </w:instrText>
            </w:r>
            <w:r w:rsidRPr="00F672CF">
              <w:rPr>
                <w:rFonts w:ascii="Times New Roman" w:hAnsi="Times New Roman" w:cs="Times New Roman"/>
                <w:noProof/>
                <w:sz w:val="24"/>
                <w:szCs w:val="24"/>
                <w:rPrChange w:id="728" w:author="Tima" w:date="2026-01-19T23:13:00Z">
                  <w:rPr>
                    <w:noProof/>
                  </w:rPr>
                </w:rPrChange>
              </w:rPr>
              <w:instrText>HYPERLINK \l "_Toc219756796"</w:instrText>
            </w:r>
            <w:r w:rsidRPr="00F672CF">
              <w:rPr>
                <w:rStyle w:val="af6"/>
                <w:rFonts w:ascii="Times New Roman" w:hAnsi="Times New Roman" w:cs="Times New Roman"/>
                <w:noProof/>
                <w:sz w:val="24"/>
                <w:szCs w:val="24"/>
                <w:rPrChange w:id="729"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730" w:author="Tima" w:date="2026-01-19T23:13:00Z">
                  <w:rPr>
                    <w:rStyle w:val="af6"/>
                    <w:noProof/>
                  </w:rPr>
                </w:rPrChange>
              </w:rPr>
            </w:r>
            <w:r w:rsidRPr="00F672CF">
              <w:rPr>
                <w:rStyle w:val="af6"/>
                <w:rFonts w:ascii="Times New Roman" w:hAnsi="Times New Roman" w:cs="Times New Roman"/>
                <w:noProof/>
                <w:sz w:val="24"/>
                <w:szCs w:val="24"/>
                <w:rPrChange w:id="731"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732" w:author="Tima" w:date="2026-01-19T23:13:00Z">
                  <w:rPr>
                    <w:rStyle w:val="af6"/>
                    <w:rFonts w:ascii="Times New Roman" w:hAnsi="Times New Roman" w:cs="Times New Roman"/>
                    <w:b/>
                    <w:noProof/>
                  </w:rPr>
                </w:rPrChange>
              </w:rPr>
              <w:t>2.</w:t>
            </w:r>
            <w:r w:rsidRPr="00F672CF">
              <w:rPr>
                <w:rFonts w:ascii="Times New Roman" w:eastAsiaTheme="minorEastAsia" w:hAnsi="Times New Roman" w:cs="Times New Roman"/>
                <w:noProof/>
                <w:sz w:val="24"/>
                <w:szCs w:val="24"/>
                <w:lang w:eastAsia="ru-RU"/>
                <w:rPrChange w:id="733"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734" w:author="Tima" w:date="2026-01-19T23:13:00Z">
                  <w:rPr>
                    <w:rStyle w:val="af6"/>
                    <w:rFonts w:ascii="Times New Roman" w:hAnsi="Times New Roman" w:cs="Times New Roman"/>
                    <w:b/>
                    <w:noProof/>
                  </w:rPr>
                </w:rPrChange>
              </w:rPr>
              <w:t>МАРКЕТИНГ</w:t>
            </w:r>
            <w:r w:rsidRPr="00F672CF">
              <w:rPr>
                <w:rFonts w:ascii="Times New Roman" w:hAnsi="Times New Roman" w:cs="Times New Roman"/>
                <w:noProof/>
                <w:webHidden/>
                <w:sz w:val="24"/>
                <w:szCs w:val="24"/>
                <w:rPrChange w:id="735" w:author="Tima" w:date="2026-01-19T23:13:00Z">
                  <w:rPr>
                    <w:noProof/>
                    <w:webHidden/>
                  </w:rPr>
                </w:rPrChange>
              </w:rPr>
              <w:tab/>
            </w:r>
            <w:r w:rsidRPr="00F672CF">
              <w:rPr>
                <w:rFonts w:ascii="Times New Roman" w:hAnsi="Times New Roman" w:cs="Times New Roman"/>
                <w:noProof/>
                <w:webHidden/>
                <w:sz w:val="24"/>
                <w:szCs w:val="24"/>
                <w:rPrChange w:id="736" w:author="Tima" w:date="2026-01-19T23:13:00Z">
                  <w:rPr>
                    <w:noProof/>
                    <w:webHidden/>
                  </w:rPr>
                </w:rPrChange>
              </w:rPr>
              <w:fldChar w:fldCharType="begin"/>
            </w:r>
            <w:r w:rsidRPr="00F672CF">
              <w:rPr>
                <w:rFonts w:ascii="Times New Roman" w:hAnsi="Times New Roman" w:cs="Times New Roman"/>
                <w:noProof/>
                <w:webHidden/>
                <w:sz w:val="24"/>
                <w:szCs w:val="24"/>
                <w:rPrChange w:id="737" w:author="Tima" w:date="2026-01-19T23:13:00Z">
                  <w:rPr>
                    <w:noProof/>
                    <w:webHidden/>
                  </w:rPr>
                </w:rPrChange>
              </w:rPr>
              <w:instrText xml:space="preserve"> PAGEREF _Toc219756796 \h </w:instrText>
            </w:r>
            <w:r w:rsidRPr="00F672CF">
              <w:rPr>
                <w:rFonts w:ascii="Times New Roman" w:hAnsi="Times New Roman" w:cs="Times New Roman"/>
                <w:noProof/>
                <w:webHidden/>
                <w:sz w:val="24"/>
                <w:szCs w:val="24"/>
                <w:rPrChange w:id="738" w:author="Tima" w:date="2026-01-19T23:13:00Z">
                  <w:rPr>
                    <w:noProof/>
                    <w:webHidden/>
                  </w:rPr>
                </w:rPrChange>
              </w:rPr>
            </w:r>
          </w:ins>
          <w:r w:rsidRPr="00F672CF">
            <w:rPr>
              <w:rFonts w:ascii="Times New Roman" w:hAnsi="Times New Roman" w:cs="Times New Roman"/>
              <w:noProof/>
              <w:webHidden/>
              <w:sz w:val="24"/>
              <w:szCs w:val="24"/>
              <w:rPrChange w:id="739" w:author="Tima" w:date="2026-01-19T23:13:00Z">
                <w:rPr>
                  <w:noProof/>
                  <w:webHidden/>
                </w:rPr>
              </w:rPrChange>
            </w:rPr>
            <w:fldChar w:fldCharType="separate"/>
          </w:r>
          <w:ins w:id="740" w:author="Tima" w:date="2026-01-19T23:12:00Z">
            <w:r w:rsidRPr="00F672CF">
              <w:rPr>
                <w:rFonts w:ascii="Times New Roman" w:hAnsi="Times New Roman" w:cs="Times New Roman"/>
                <w:noProof/>
                <w:webHidden/>
                <w:sz w:val="24"/>
                <w:szCs w:val="24"/>
                <w:rPrChange w:id="741" w:author="Tima" w:date="2026-01-19T23:13:00Z">
                  <w:rPr>
                    <w:noProof/>
                    <w:webHidden/>
                  </w:rPr>
                </w:rPrChange>
              </w:rPr>
              <w:t>19</w:t>
            </w:r>
            <w:r w:rsidRPr="00F672CF">
              <w:rPr>
                <w:rFonts w:ascii="Times New Roman" w:hAnsi="Times New Roman" w:cs="Times New Roman"/>
                <w:noProof/>
                <w:webHidden/>
                <w:sz w:val="24"/>
                <w:szCs w:val="24"/>
                <w:rPrChange w:id="742" w:author="Tima" w:date="2026-01-19T23:13:00Z">
                  <w:rPr>
                    <w:noProof/>
                    <w:webHidden/>
                  </w:rPr>
                </w:rPrChange>
              </w:rPr>
              <w:fldChar w:fldCharType="end"/>
            </w:r>
            <w:r w:rsidRPr="00F672CF">
              <w:rPr>
                <w:rStyle w:val="af6"/>
                <w:rFonts w:ascii="Times New Roman" w:hAnsi="Times New Roman" w:cs="Times New Roman"/>
                <w:noProof/>
                <w:sz w:val="24"/>
                <w:szCs w:val="24"/>
                <w:rPrChange w:id="743" w:author="Tima" w:date="2026-01-19T23:13:00Z">
                  <w:rPr>
                    <w:rStyle w:val="af6"/>
                    <w:noProof/>
                  </w:rPr>
                </w:rPrChange>
              </w:rPr>
              <w:fldChar w:fldCharType="end"/>
            </w:r>
          </w:ins>
        </w:p>
        <w:p w14:paraId="3193C180" w14:textId="310F317F" w:rsidR="00F672CF" w:rsidRPr="00F672CF" w:rsidRDefault="00F672CF">
          <w:pPr>
            <w:pStyle w:val="21"/>
            <w:tabs>
              <w:tab w:val="left" w:pos="880"/>
              <w:tab w:val="right" w:leader="dot" w:pos="9345"/>
            </w:tabs>
            <w:rPr>
              <w:ins w:id="744" w:author="Tima" w:date="2026-01-19T23:12:00Z"/>
              <w:rFonts w:ascii="Times New Roman" w:eastAsiaTheme="minorEastAsia" w:hAnsi="Times New Roman" w:cs="Times New Roman"/>
              <w:noProof/>
              <w:sz w:val="24"/>
              <w:szCs w:val="24"/>
              <w:lang w:eastAsia="ru-RU"/>
              <w:rPrChange w:id="745" w:author="Tima" w:date="2026-01-19T23:13:00Z">
                <w:rPr>
                  <w:ins w:id="746" w:author="Tima" w:date="2026-01-19T23:12:00Z"/>
                  <w:rFonts w:eastAsiaTheme="minorEastAsia"/>
                  <w:noProof/>
                  <w:lang w:eastAsia="ru-RU"/>
                </w:rPr>
              </w:rPrChange>
            </w:rPr>
          </w:pPr>
          <w:ins w:id="747" w:author="Tima" w:date="2026-01-19T23:12:00Z">
            <w:r w:rsidRPr="00F672CF">
              <w:rPr>
                <w:rStyle w:val="af6"/>
                <w:rFonts w:ascii="Times New Roman" w:hAnsi="Times New Roman" w:cs="Times New Roman"/>
                <w:noProof/>
                <w:sz w:val="24"/>
                <w:szCs w:val="24"/>
                <w:rPrChange w:id="748" w:author="Tima" w:date="2026-01-19T23:13:00Z">
                  <w:rPr>
                    <w:rStyle w:val="af6"/>
                    <w:noProof/>
                  </w:rPr>
                </w:rPrChange>
              </w:rPr>
              <w:fldChar w:fldCharType="begin"/>
            </w:r>
            <w:r w:rsidRPr="00F672CF">
              <w:rPr>
                <w:rStyle w:val="af6"/>
                <w:rFonts w:ascii="Times New Roman" w:hAnsi="Times New Roman" w:cs="Times New Roman"/>
                <w:noProof/>
                <w:sz w:val="24"/>
                <w:szCs w:val="24"/>
                <w:rPrChange w:id="749" w:author="Tima" w:date="2026-01-19T23:13:00Z">
                  <w:rPr>
                    <w:rStyle w:val="af6"/>
                    <w:noProof/>
                  </w:rPr>
                </w:rPrChange>
              </w:rPr>
              <w:instrText xml:space="preserve"> </w:instrText>
            </w:r>
            <w:r w:rsidRPr="00F672CF">
              <w:rPr>
                <w:rFonts w:ascii="Times New Roman" w:hAnsi="Times New Roman" w:cs="Times New Roman"/>
                <w:noProof/>
                <w:sz w:val="24"/>
                <w:szCs w:val="24"/>
                <w:rPrChange w:id="750" w:author="Tima" w:date="2026-01-19T23:13:00Z">
                  <w:rPr>
                    <w:noProof/>
                  </w:rPr>
                </w:rPrChange>
              </w:rPr>
              <w:instrText>HYPERLINK \l "_Toc219756797"</w:instrText>
            </w:r>
            <w:r w:rsidRPr="00F672CF">
              <w:rPr>
                <w:rStyle w:val="af6"/>
                <w:rFonts w:ascii="Times New Roman" w:hAnsi="Times New Roman" w:cs="Times New Roman"/>
                <w:noProof/>
                <w:sz w:val="24"/>
                <w:szCs w:val="24"/>
                <w:rPrChange w:id="751"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752" w:author="Tima" w:date="2026-01-19T23:13:00Z">
                  <w:rPr>
                    <w:rStyle w:val="af6"/>
                    <w:noProof/>
                  </w:rPr>
                </w:rPrChange>
              </w:rPr>
            </w:r>
            <w:r w:rsidRPr="00F672CF">
              <w:rPr>
                <w:rStyle w:val="af6"/>
                <w:rFonts w:ascii="Times New Roman" w:hAnsi="Times New Roman" w:cs="Times New Roman"/>
                <w:noProof/>
                <w:sz w:val="24"/>
                <w:szCs w:val="24"/>
                <w:rPrChange w:id="753"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754" w:author="Tima" w:date="2026-01-19T23:13:00Z">
                  <w:rPr>
                    <w:rStyle w:val="af6"/>
                    <w:rFonts w:ascii="Times New Roman" w:hAnsi="Times New Roman" w:cs="Times New Roman"/>
                    <w:b/>
                    <w:noProof/>
                  </w:rPr>
                </w:rPrChange>
              </w:rPr>
              <w:t>2.1.</w:t>
            </w:r>
            <w:r w:rsidRPr="00F672CF">
              <w:rPr>
                <w:rFonts w:ascii="Times New Roman" w:eastAsiaTheme="minorEastAsia" w:hAnsi="Times New Roman" w:cs="Times New Roman"/>
                <w:noProof/>
                <w:sz w:val="24"/>
                <w:szCs w:val="24"/>
                <w:lang w:eastAsia="ru-RU"/>
                <w:rPrChange w:id="755"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756" w:author="Tima" w:date="2026-01-19T23:13:00Z">
                  <w:rPr>
                    <w:rStyle w:val="af6"/>
                    <w:rFonts w:ascii="Times New Roman" w:hAnsi="Times New Roman" w:cs="Times New Roman"/>
                    <w:b/>
                    <w:noProof/>
                  </w:rPr>
                </w:rPrChange>
              </w:rPr>
              <w:t>Рынок сервиса</w:t>
            </w:r>
            <w:r w:rsidRPr="00F672CF">
              <w:rPr>
                <w:rFonts w:ascii="Times New Roman" w:hAnsi="Times New Roman" w:cs="Times New Roman"/>
                <w:noProof/>
                <w:webHidden/>
                <w:sz w:val="24"/>
                <w:szCs w:val="24"/>
                <w:rPrChange w:id="757" w:author="Tima" w:date="2026-01-19T23:13:00Z">
                  <w:rPr>
                    <w:noProof/>
                    <w:webHidden/>
                  </w:rPr>
                </w:rPrChange>
              </w:rPr>
              <w:tab/>
            </w:r>
            <w:r w:rsidRPr="00F672CF">
              <w:rPr>
                <w:rFonts w:ascii="Times New Roman" w:hAnsi="Times New Roman" w:cs="Times New Roman"/>
                <w:noProof/>
                <w:webHidden/>
                <w:sz w:val="24"/>
                <w:szCs w:val="24"/>
                <w:rPrChange w:id="758" w:author="Tima" w:date="2026-01-19T23:13:00Z">
                  <w:rPr>
                    <w:noProof/>
                    <w:webHidden/>
                  </w:rPr>
                </w:rPrChange>
              </w:rPr>
              <w:fldChar w:fldCharType="begin"/>
            </w:r>
            <w:r w:rsidRPr="00F672CF">
              <w:rPr>
                <w:rFonts w:ascii="Times New Roman" w:hAnsi="Times New Roman" w:cs="Times New Roman"/>
                <w:noProof/>
                <w:webHidden/>
                <w:sz w:val="24"/>
                <w:szCs w:val="24"/>
                <w:rPrChange w:id="759" w:author="Tima" w:date="2026-01-19T23:13:00Z">
                  <w:rPr>
                    <w:noProof/>
                    <w:webHidden/>
                  </w:rPr>
                </w:rPrChange>
              </w:rPr>
              <w:instrText xml:space="preserve"> PAGEREF _Toc219756797 \h </w:instrText>
            </w:r>
            <w:r w:rsidRPr="00F672CF">
              <w:rPr>
                <w:rFonts w:ascii="Times New Roman" w:hAnsi="Times New Roman" w:cs="Times New Roman"/>
                <w:noProof/>
                <w:webHidden/>
                <w:sz w:val="24"/>
                <w:szCs w:val="24"/>
                <w:rPrChange w:id="760" w:author="Tima" w:date="2026-01-19T23:13:00Z">
                  <w:rPr>
                    <w:noProof/>
                    <w:webHidden/>
                  </w:rPr>
                </w:rPrChange>
              </w:rPr>
            </w:r>
          </w:ins>
          <w:r w:rsidRPr="00F672CF">
            <w:rPr>
              <w:rFonts w:ascii="Times New Roman" w:hAnsi="Times New Roman" w:cs="Times New Roman"/>
              <w:noProof/>
              <w:webHidden/>
              <w:sz w:val="24"/>
              <w:szCs w:val="24"/>
              <w:rPrChange w:id="761" w:author="Tima" w:date="2026-01-19T23:13:00Z">
                <w:rPr>
                  <w:noProof/>
                  <w:webHidden/>
                </w:rPr>
              </w:rPrChange>
            </w:rPr>
            <w:fldChar w:fldCharType="separate"/>
          </w:r>
          <w:ins w:id="762" w:author="Tima" w:date="2026-01-19T23:12:00Z">
            <w:r w:rsidRPr="00F672CF">
              <w:rPr>
                <w:rFonts w:ascii="Times New Roman" w:hAnsi="Times New Roman" w:cs="Times New Roman"/>
                <w:noProof/>
                <w:webHidden/>
                <w:sz w:val="24"/>
                <w:szCs w:val="24"/>
                <w:rPrChange w:id="763" w:author="Tima" w:date="2026-01-19T23:13:00Z">
                  <w:rPr>
                    <w:noProof/>
                    <w:webHidden/>
                  </w:rPr>
                </w:rPrChange>
              </w:rPr>
              <w:t>19</w:t>
            </w:r>
            <w:r w:rsidRPr="00F672CF">
              <w:rPr>
                <w:rFonts w:ascii="Times New Roman" w:hAnsi="Times New Roman" w:cs="Times New Roman"/>
                <w:noProof/>
                <w:webHidden/>
                <w:sz w:val="24"/>
                <w:szCs w:val="24"/>
                <w:rPrChange w:id="764" w:author="Tima" w:date="2026-01-19T23:13:00Z">
                  <w:rPr>
                    <w:noProof/>
                    <w:webHidden/>
                  </w:rPr>
                </w:rPrChange>
              </w:rPr>
              <w:fldChar w:fldCharType="end"/>
            </w:r>
            <w:r w:rsidRPr="00F672CF">
              <w:rPr>
                <w:rStyle w:val="af6"/>
                <w:rFonts w:ascii="Times New Roman" w:hAnsi="Times New Roman" w:cs="Times New Roman"/>
                <w:noProof/>
                <w:sz w:val="24"/>
                <w:szCs w:val="24"/>
                <w:rPrChange w:id="765" w:author="Tima" w:date="2026-01-19T23:13:00Z">
                  <w:rPr>
                    <w:rStyle w:val="af6"/>
                    <w:noProof/>
                  </w:rPr>
                </w:rPrChange>
              </w:rPr>
              <w:fldChar w:fldCharType="end"/>
            </w:r>
          </w:ins>
        </w:p>
        <w:p w14:paraId="0C732B90" w14:textId="40A930BF" w:rsidR="00F672CF" w:rsidRPr="00F672CF" w:rsidRDefault="00F672CF">
          <w:pPr>
            <w:pStyle w:val="31"/>
            <w:tabs>
              <w:tab w:val="left" w:pos="1320"/>
              <w:tab w:val="right" w:leader="dot" w:pos="9345"/>
            </w:tabs>
            <w:rPr>
              <w:ins w:id="766" w:author="Tima" w:date="2026-01-19T23:12:00Z"/>
              <w:rFonts w:ascii="Times New Roman" w:eastAsiaTheme="minorEastAsia" w:hAnsi="Times New Roman" w:cs="Times New Roman"/>
              <w:noProof/>
              <w:sz w:val="24"/>
              <w:szCs w:val="24"/>
              <w:lang w:eastAsia="ru-RU"/>
              <w:rPrChange w:id="767" w:author="Tima" w:date="2026-01-19T23:13:00Z">
                <w:rPr>
                  <w:ins w:id="768" w:author="Tima" w:date="2026-01-19T23:12:00Z"/>
                  <w:rFonts w:eastAsiaTheme="minorEastAsia"/>
                  <w:noProof/>
                  <w:lang w:eastAsia="ru-RU"/>
                </w:rPr>
              </w:rPrChange>
            </w:rPr>
          </w:pPr>
          <w:ins w:id="769" w:author="Tima" w:date="2026-01-19T23:12:00Z">
            <w:r w:rsidRPr="00F672CF">
              <w:rPr>
                <w:rStyle w:val="af6"/>
                <w:rFonts w:ascii="Times New Roman" w:hAnsi="Times New Roman" w:cs="Times New Roman"/>
                <w:noProof/>
                <w:sz w:val="24"/>
                <w:szCs w:val="24"/>
                <w:rPrChange w:id="770" w:author="Tima" w:date="2026-01-19T23:13:00Z">
                  <w:rPr>
                    <w:rStyle w:val="af6"/>
                    <w:noProof/>
                  </w:rPr>
                </w:rPrChange>
              </w:rPr>
              <w:fldChar w:fldCharType="begin"/>
            </w:r>
            <w:r w:rsidRPr="00F672CF">
              <w:rPr>
                <w:rStyle w:val="af6"/>
                <w:rFonts w:ascii="Times New Roman" w:hAnsi="Times New Roman" w:cs="Times New Roman"/>
                <w:noProof/>
                <w:sz w:val="24"/>
                <w:szCs w:val="24"/>
                <w:rPrChange w:id="771" w:author="Tima" w:date="2026-01-19T23:13:00Z">
                  <w:rPr>
                    <w:rStyle w:val="af6"/>
                    <w:noProof/>
                  </w:rPr>
                </w:rPrChange>
              </w:rPr>
              <w:instrText xml:space="preserve"> </w:instrText>
            </w:r>
            <w:r w:rsidRPr="00F672CF">
              <w:rPr>
                <w:rFonts w:ascii="Times New Roman" w:hAnsi="Times New Roman" w:cs="Times New Roman"/>
                <w:noProof/>
                <w:sz w:val="24"/>
                <w:szCs w:val="24"/>
                <w:rPrChange w:id="772" w:author="Tima" w:date="2026-01-19T23:13:00Z">
                  <w:rPr>
                    <w:noProof/>
                  </w:rPr>
                </w:rPrChange>
              </w:rPr>
              <w:instrText>HYPERLINK \l "_Toc219756798"</w:instrText>
            </w:r>
            <w:r w:rsidRPr="00F672CF">
              <w:rPr>
                <w:rStyle w:val="af6"/>
                <w:rFonts w:ascii="Times New Roman" w:hAnsi="Times New Roman" w:cs="Times New Roman"/>
                <w:noProof/>
                <w:sz w:val="24"/>
                <w:szCs w:val="24"/>
                <w:rPrChange w:id="773"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774" w:author="Tima" w:date="2026-01-19T23:13:00Z">
                  <w:rPr>
                    <w:rStyle w:val="af6"/>
                    <w:noProof/>
                  </w:rPr>
                </w:rPrChange>
              </w:rPr>
            </w:r>
            <w:r w:rsidRPr="00F672CF">
              <w:rPr>
                <w:rStyle w:val="af6"/>
                <w:rFonts w:ascii="Times New Roman" w:hAnsi="Times New Roman" w:cs="Times New Roman"/>
                <w:noProof/>
                <w:sz w:val="24"/>
                <w:szCs w:val="24"/>
                <w:rPrChange w:id="775"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776" w:author="Tima" w:date="2026-01-19T23:13:00Z">
                  <w:rPr>
                    <w:rStyle w:val="af6"/>
                    <w:rFonts w:ascii="Times New Roman" w:hAnsi="Times New Roman" w:cs="Times New Roman"/>
                    <w:b/>
                    <w:noProof/>
                  </w:rPr>
                </w:rPrChange>
              </w:rPr>
              <w:t>2.1.1.</w:t>
            </w:r>
            <w:r w:rsidRPr="00F672CF">
              <w:rPr>
                <w:rFonts w:ascii="Times New Roman" w:eastAsiaTheme="minorEastAsia" w:hAnsi="Times New Roman" w:cs="Times New Roman"/>
                <w:noProof/>
                <w:sz w:val="24"/>
                <w:szCs w:val="24"/>
                <w:lang w:eastAsia="ru-RU"/>
                <w:rPrChange w:id="777"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778" w:author="Tima" w:date="2026-01-19T23:13:00Z">
                  <w:rPr>
                    <w:rStyle w:val="af6"/>
                    <w:rFonts w:ascii="Times New Roman" w:hAnsi="Times New Roman" w:cs="Times New Roman"/>
                    <w:b/>
                    <w:noProof/>
                  </w:rPr>
                </w:rPrChange>
              </w:rPr>
              <w:t>Прогноз объёма рынка</w:t>
            </w:r>
            <w:r w:rsidRPr="00F672CF">
              <w:rPr>
                <w:rFonts w:ascii="Times New Roman" w:hAnsi="Times New Roman" w:cs="Times New Roman"/>
                <w:noProof/>
                <w:webHidden/>
                <w:sz w:val="24"/>
                <w:szCs w:val="24"/>
                <w:rPrChange w:id="779" w:author="Tima" w:date="2026-01-19T23:13:00Z">
                  <w:rPr>
                    <w:noProof/>
                    <w:webHidden/>
                  </w:rPr>
                </w:rPrChange>
              </w:rPr>
              <w:tab/>
            </w:r>
            <w:r w:rsidRPr="00F672CF">
              <w:rPr>
                <w:rFonts w:ascii="Times New Roman" w:hAnsi="Times New Roman" w:cs="Times New Roman"/>
                <w:noProof/>
                <w:webHidden/>
                <w:sz w:val="24"/>
                <w:szCs w:val="24"/>
                <w:rPrChange w:id="780" w:author="Tima" w:date="2026-01-19T23:13:00Z">
                  <w:rPr>
                    <w:noProof/>
                    <w:webHidden/>
                  </w:rPr>
                </w:rPrChange>
              </w:rPr>
              <w:fldChar w:fldCharType="begin"/>
            </w:r>
            <w:r w:rsidRPr="00F672CF">
              <w:rPr>
                <w:rFonts w:ascii="Times New Roman" w:hAnsi="Times New Roman" w:cs="Times New Roman"/>
                <w:noProof/>
                <w:webHidden/>
                <w:sz w:val="24"/>
                <w:szCs w:val="24"/>
                <w:rPrChange w:id="781" w:author="Tima" w:date="2026-01-19T23:13:00Z">
                  <w:rPr>
                    <w:noProof/>
                    <w:webHidden/>
                  </w:rPr>
                </w:rPrChange>
              </w:rPr>
              <w:instrText xml:space="preserve"> PAGEREF _Toc219756798 \h </w:instrText>
            </w:r>
            <w:r w:rsidRPr="00F672CF">
              <w:rPr>
                <w:rFonts w:ascii="Times New Roman" w:hAnsi="Times New Roman" w:cs="Times New Roman"/>
                <w:noProof/>
                <w:webHidden/>
                <w:sz w:val="24"/>
                <w:szCs w:val="24"/>
                <w:rPrChange w:id="782" w:author="Tima" w:date="2026-01-19T23:13:00Z">
                  <w:rPr>
                    <w:noProof/>
                    <w:webHidden/>
                  </w:rPr>
                </w:rPrChange>
              </w:rPr>
            </w:r>
          </w:ins>
          <w:r w:rsidRPr="00F672CF">
            <w:rPr>
              <w:rFonts w:ascii="Times New Roman" w:hAnsi="Times New Roman" w:cs="Times New Roman"/>
              <w:noProof/>
              <w:webHidden/>
              <w:sz w:val="24"/>
              <w:szCs w:val="24"/>
              <w:rPrChange w:id="783" w:author="Tima" w:date="2026-01-19T23:13:00Z">
                <w:rPr>
                  <w:noProof/>
                  <w:webHidden/>
                </w:rPr>
              </w:rPrChange>
            </w:rPr>
            <w:fldChar w:fldCharType="separate"/>
          </w:r>
          <w:ins w:id="784" w:author="Tima" w:date="2026-01-19T23:12:00Z">
            <w:r w:rsidRPr="00F672CF">
              <w:rPr>
                <w:rFonts w:ascii="Times New Roman" w:hAnsi="Times New Roman" w:cs="Times New Roman"/>
                <w:noProof/>
                <w:webHidden/>
                <w:sz w:val="24"/>
                <w:szCs w:val="24"/>
                <w:rPrChange w:id="785" w:author="Tima" w:date="2026-01-19T23:13:00Z">
                  <w:rPr>
                    <w:noProof/>
                    <w:webHidden/>
                  </w:rPr>
                </w:rPrChange>
              </w:rPr>
              <w:t>19</w:t>
            </w:r>
            <w:r w:rsidRPr="00F672CF">
              <w:rPr>
                <w:rFonts w:ascii="Times New Roman" w:hAnsi="Times New Roman" w:cs="Times New Roman"/>
                <w:noProof/>
                <w:webHidden/>
                <w:sz w:val="24"/>
                <w:szCs w:val="24"/>
                <w:rPrChange w:id="786" w:author="Tima" w:date="2026-01-19T23:13:00Z">
                  <w:rPr>
                    <w:noProof/>
                    <w:webHidden/>
                  </w:rPr>
                </w:rPrChange>
              </w:rPr>
              <w:fldChar w:fldCharType="end"/>
            </w:r>
            <w:r w:rsidRPr="00F672CF">
              <w:rPr>
                <w:rStyle w:val="af6"/>
                <w:rFonts w:ascii="Times New Roman" w:hAnsi="Times New Roman" w:cs="Times New Roman"/>
                <w:noProof/>
                <w:sz w:val="24"/>
                <w:szCs w:val="24"/>
                <w:rPrChange w:id="787" w:author="Tima" w:date="2026-01-19T23:13:00Z">
                  <w:rPr>
                    <w:rStyle w:val="af6"/>
                    <w:noProof/>
                  </w:rPr>
                </w:rPrChange>
              </w:rPr>
              <w:fldChar w:fldCharType="end"/>
            </w:r>
          </w:ins>
        </w:p>
        <w:p w14:paraId="395AE18B" w14:textId="438FD33B" w:rsidR="00F672CF" w:rsidRPr="00F672CF" w:rsidRDefault="00F672CF">
          <w:pPr>
            <w:pStyle w:val="31"/>
            <w:tabs>
              <w:tab w:val="left" w:pos="1320"/>
              <w:tab w:val="right" w:leader="dot" w:pos="9345"/>
            </w:tabs>
            <w:rPr>
              <w:ins w:id="788" w:author="Tima" w:date="2026-01-19T23:12:00Z"/>
              <w:rFonts w:ascii="Times New Roman" w:eastAsiaTheme="minorEastAsia" w:hAnsi="Times New Roman" w:cs="Times New Roman"/>
              <w:noProof/>
              <w:sz w:val="24"/>
              <w:szCs w:val="24"/>
              <w:lang w:eastAsia="ru-RU"/>
              <w:rPrChange w:id="789" w:author="Tima" w:date="2026-01-19T23:13:00Z">
                <w:rPr>
                  <w:ins w:id="790" w:author="Tima" w:date="2026-01-19T23:12:00Z"/>
                  <w:rFonts w:eastAsiaTheme="minorEastAsia"/>
                  <w:noProof/>
                  <w:lang w:eastAsia="ru-RU"/>
                </w:rPr>
              </w:rPrChange>
            </w:rPr>
          </w:pPr>
          <w:ins w:id="791" w:author="Tima" w:date="2026-01-19T23:12:00Z">
            <w:r w:rsidRPr="00F672CF">
              <w:rPr>
                <w:rStyle w:val="af6"/>
                <w:rFonts w:ascii="Times New Roman" w:hAnsi="Times New Roman" w:cs="Times New Roman"/>
                <w:noProof/>
                <w:sz w:val="24"/>
                <w:szCs w:val="24"/>
                <w:rPrChange w:id="792" w:author="Tima" w:date="2026-01-19T23:13:00Z">
                  <w:rPr>
                    <w:rStyle w:val="af6"/>
                    <w:noProof/>
                  </w:rPr>
                </w:rPrChange>
              </w:rPr>
              <w:fldChar w:fldCharType="begin"/>
            </w:r>
            <w:r w:rsidRPr="00F672CF">
              <w:rPr>
                <w:rStyle w:val="af6"/>
                <w:rFonts w:ascii="Times New Roman" w:hAnsi="Times New Roman" w:cs="Times New Roman"/>
                <w:noProof/>
                <w:sz w:val="24"/>
                <w:szCs w:val="24"/>
                <w:rPrChange w:id="793" w:author="Tima" w:date="2026-01-19T23:13:00Z">
                  <w:rPr>
                    <w:rStyle w:val="af6"/>
                    <w:noProof/>
                  </w:rPr>
                </w:rPrChange>
              </w:rPr>
              <w:instrText xml:space="preserve"> </w:instrText>
            </w:r>
            <w:r w:rsidRPr="00F672CF">
              <w:rPr>
                <w:rFonts w:ascii="Times New Roman" w:hAnsi="Times New Roman" w:cs="Times New Roman"/>
                <w:noProof/>
                <w:sz w:val="24"/>
                <w:szCs w:val="24"/>
                <w:rPrChange w:id="794" w:author="Tima" w:date="2026-01-19T23:13:00Z">
                  <w:rPr>
                    <w:noProof/>
                  </w:rPr>
                </w:rPrChange>
              </w:rPr>
              <w:instrText>HYPERLINK \l "_Toc219756799"</w:instrText>
            </w:r>
            <w:r w:rsidRPr="00F672CF">
              <w:rPr>
                <w:rStyle w:val="af6"/>
                <w:rFonts w:ascii="Times New Roman" w:hAnsi="Times New Roman" w:cs="Times New Roman"/>
                <w:noProof/>
                <w:sz w:val="24"/>
                <w:szCs w:val="24"/>
                <w:rPrChange w:id="795"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796" w:author="Tima" w:date="2026-01-19T23:13:00Z">
                  <w:rPr>
                    <w:rStyle w:val="af6"/>
                    <w:noProof/>
                  </w:rPr>
                </w:rPrChange>
              </w:rPr>
            </w:r>
            <w:r w:rsidRPr="00F672CF">
              <w:rPr>
                <w:rStyle w:val="af6"/>
                <w:rFonts w:ascii="Times New Roman" w:hAnsi="Times New Roman" w:cs="Times New Roman"/>
                <w:noProof/>
                <w:sz w:val="24"/>
                <w:szCs w:val="24"/>
                <w:rPrChange w:id="797"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798" w:author="Tima" w:date="2026-01-19T23:13:00Z">
                  <w:rPr>
                    <w:rStyle w:val="af6"/>
                    <w:rFonts w:ascii="Times New Roman" w:hAnsi="Times New Roman" w:cs="Times New Roman"/>
                    <w:b/>
                    <w:noProof/>
                  </w:rPr>
                </w:rPrChange>
              </w:rPr>
              <w:t>2.1.2.</w:t>
            </w:r>
            <w:r w:rsidRPr="00F672CF">
              <w:rPr>
                <w:rFonts w:ascii="Times New Roman" w:eastAsiaTheme="minorEastAsia" w:hAnsi="Times New Roman" w:cs="Times New Roman"/>
                <w:noProof/>
                <w:sz w:val="24"/>
                <w:szCs w:val="24"/>
                <w:lang w:eastAsia="ru-RU"/>
                <w:rPrChange w:id="799"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800" w:author="Tima" w:date="2026-01-19T23:13:00Z">
                  <w:rPr>
                    <w:rStyle w:val="af6"/>
                    <w:rFonts w:ascii="Times New Roman" w:hAnsi="Times New Roman" w:cs="Times New Roman"/>
                    <w:b/>
                    <w:noProof/>
                  </w:rPr>
                </w:rPrChange>
              </w:rPr>
              <w:t>Ситуационный анализ</w:t>
            </w:r>
            <w:r w:rsidRPr="00F672CF">
              <w:rPr>
                <w:rFonts w:ascii="Times New Roman" w:hAnsi="Times New Roman" w:cs="Times New Roman"/>
                <w:noProof/>
                <w:webHidden/>
                <w:sz w:val="24"/>
                <w:szCs w:val="24"/>
                <w:rPrChange w:id="801" w:author="Tima" w:date="2026-01-19T23:13:00Z">
                  <w:rPr>
                    <w:noProof/>
                    <w:webHidden/>
                  </w:rPr>
                </w:rPrChange>
              </w:rPr>
              <w:tab/>
            </w:r>
            <w:r w:rsidRPr="00F672CF">
              <w:rPr>
                <w:rFonts w:ascii="Times New Roman" w:hAnsi="Times New Roman" w:cs="Times New Roman"/>
                <w:noProof/>
                <w:webHidden/>
                <w:sz w:val="24"/>
                <w:szCs w:val="24"/>
                <w:rPrChange w:id="802" w:author="Tima" w:date="2026-01-19T23:13:00Z">
                  <w:rPr>
                    <w:noProof/>
                    <w:webHidden/>
                  </w:rPr>
                </w:rPrChange>
              </w:rPr>
              <w:fldChar w:fldCharType="begin"/>
            </w:r>
            <w:r w:rsidRPr="00F672CF">
              <w:rPr>
                <w:rFonts w:ascii="Times New Roman" w:hAnsi="Times New Roman" w:cs="Times New Roman"/>
                <w:noProof/>
                <w:webHidden/>
                <w:sz w:val="24"/>
                <w:szCs w:val="24"/>
                <w:rPrChange w:id="803" w:author="Tima" w:date="2026-01-19T23:13:00Z">
                  <w:rPr>
                    <w:noProof/>
                    <w:webHidden/>
                  </w:rPr>
                </w:rPrChange>
              </w:rPr>
              <w:instrText xml:space="preserve"> PAGEREF _Toc219756799 \h </w:instrText>
            </w:r>
            <w:r w:rsidRPr="00F672CF">
              <w:rPr>
                <w:rFonts w:ascii="Times New Roman" w:hAnsi="Times New Roman" w:cs="Times New Roman"/>
                <w:noProof/>
                <w:webHidden/>
                <w:sz w:val="24"/>
                <w:szCs w:val="24"/>
                <w:rPrChange w:id="804" w:author="Tima" w:date="2026-01-19T23:13:00Z">
                  <w:rPr>
                    <w:noProof/>
                    <w:webHidden/>
                  </w:rPr>
                </w:rPrChange>
              </w:rPr>
            </w:r>
          </w:ins>
          <w:r w:rsidRPr="00F672CF">
            <w:rPr>
              <w:rFonts w:ascii="Times New Roman" w:hAnsi="Times New Roman" w:cs="Times New Roman"/>
              <w:noProof/>
              <w:webHidden/>
              <w:sz w:val="24"/>
              <w:szCs w:val="24"/>
              <w:rPrChange w:id="805" w:author="Tima" w:date="2026-01-19T23:13:00Z">
                <w:rPr>
                  <w:noProof/>
                  <w:webHidden/>
                </w:rPr>
              </w:rPrChange>
            </w:rPr>
            <w:fldChar w:fldCharType="separate"/>
          </w:r>
          <w:ins w:id="806" w:author="Tima" w:date="2026-01-19T23:12:00Z">
            <w:r w:rsidRPr="00F672CF">
              <w:rPr>
                <w:rFonts w:ascii="Times New Roman" w:hAnsi="Times New Roman" w:cs="Times New Roman"/>
                <w:noProof/>
                <w:webHidden/>
                <w:sz w:val="24"/>
                <w:szCs w:val="24"/>
                <w:rPrChange w:id="807" w:author="Tima" w:date="2026-01-19T23:13:00Z">
                  <w:rPr>
                    <w:noProof/>
                    <w:webHidden/>
                  </w:rPr>
                </w:rPrChange>
              </w:rPr>
              <w:t>21</w:t>
            </w:r>
            <w:r w:rsidRPr="00F672CF">
              <w:rPr>
                <w:rFonts w:ascii="Times New Roman" w:hAnsi="Times New Roman" w:cs="Times New Roman"/>
                <w:noProof/>
                <w:webHidden/>
                <w:sz w:val="24"/>
                <w:szCs w:val="24"/>
                <w:rPrChange w:id="808" w:author="Tima" w:date="2026-01-19T23:13:00Z">
                  <w:rPr>
                    <w:noProof/>
                    <w:webHidden/>
                  </w:rPr>
                </w:rPrChange>
              </w:rPr>
              <w:fldChar w:fldCharType="end"/>
            </w:r>
            <w:r w:rsidRPr="00F672CF">
              <w:rPr>
                <w:rStyle w:val="af6"/>
                <w:rFonts w:ascii="Times New Roman" w:hAnsi="Times New Roman" w:cs="Times New Roman"/>
                <w:noProof/>
                <w:sz w:val="24"/>
                <w:szCs w:val="24"/>
                <w:rPrChange w:id="809" w:author="Tima" w:date="2026-01-19T23:13:00Z">
                  <w:rPr>
                    <w:rStyle w:val="af6"/>
                    <w:noProof/>
                  </w:rPr>
                </w:rPrChange>
              </w:rPr>
              <w:fldChar w:fldCharType="end"/>
            </w:r>
          </w:ins>
        </w:p>
        <w:p w14:paraId="6E8B6E1B" w14:textId="5239F6BD" w:rsidR="00F672CF" w:rsidRPr="00F672CF" w:rsidRDefault="00F672CF">
          <w:pPr>
            <w:pStyle w:val="21"/>
            <w:tabs>
              <w:tab w:val="left" w:pos="880"/>
              <w:tab w:val="right" w:leader="dot" w:pos="9345"/>
            </w:tabs>
            <w:rPr>
              <w:ins w:id="810" w:author="Tima" w:date="2026-01-19T23:12:00Z"/>
              <w:rFonts w:ascii="Times New Roman" w:eastAsiaTheme="minorEastAsia" w:hAnsi="Times New Roman" w:cs="Times New Roman"/>
              <w:noProof/>
              <w:sz w:val="24"/>
              <w:szCs w:val="24"/>
              <w:lang w:eastAsia="ru-RU"/>
              <w:rPrChange w:id="811" w:author="Tima" w:date="2026-01-19T23:13:00Z">
                <w:rPr>
                  <w:ins w:id="812" w:author="Tima" w:date="2026-01-19T23:12:00Z"/>
                  <w:rFonts w:eastAsiaTheme="minorEastAsia"/>
                  <w:noProof/>
                  <w:lang w:eastAsia="ru-RU"/>
                </w:rPr>
              </w:rPrChange>
            </w:rPr>
          </w:pPr>
          <w:ins w:id="813" w:author="Tima" w:date="2026-01-19T23:12:00Z">
            <w:r w:rsidRPr="00F672CF">
              <w:rPr>
                <w:rStyle w:val="af6"/>
                <w:rFonts w:ascii="Times New Roman" w:hAnsi="Times New Roman" w:cs="Times New Roman"/>
                <w:noProof/>
                <w:sz w:val="24"/>
                <w:szCs w:val="24"/>
                <w:rPrChange w:id="814" w:author="Tima" w:date="2026-01-19T23:13:00Z">
                  <w:rPr>
                    <w:rStyle w:val="af6"/>
                    <w:noProof/>
                  </w:rPr>
                </w:rPrChange>
              </w:rPr>
              <w:fldChar w:fldCharType="begin"/>
            </w:r>
            <w:r w:rsidRPr="00F672CF">
              <w:rPr>
                <w:rStyle w:val="af6"/>
                <w:rFonts w:ascii="Times New Roman" w:hAnsi="Times New Roman" w:cs="Times New Roman"/>
                <w:noProof/>
                <w:sz w:val="24"/>
                <w:szCs w:val="24"/>
                <w:rPrChange w:id="815" w:author="Tima" w:date="2026-01-19T23:13:00Z">
                  <w:rPr>
                    <w:rStyle w:val="af6"/>
                    <w:noProof/>
                  </w:rPr>
                </w:rPrChange>
              </w:rPr>
              <w:instrText xml:space="preserve"> </w:instrText>
            </w:r>
            <w:r w:rsidRPr="00F672CF">
              <w:rPr>
                <w:rFonts w:ascii="Times New Roman" w:hAnsi="Times New Roman" w:cs="Times New Roman"/>
                <w:noProof/>
                <w:sz w:val="24"/>
                <w:szCs w:val="24"/>
                <w:rPrChange w:id="816" w:author="Tima" w:date="2026-01-19T23:13:00Z">
                  <w:rPr>
                    <w:noProof/>
                  </w:rPr>
                </w:rPrChange>
              </w:rPr>
              <w:instrText>HYPERLINK \l "_Toc219756800"</w:instrText>
            </w:r>
            <w:r w:rsidRPr="00F672CF">
              <w:rPr>
                <w:rStyle w:val="af6"/>
                <w:rFonts w:ascii="Times New Roman" w:hAnsi="Times New Roman" w:cs="Times New Roman"/>
                <w:noProof/>
                <w:sz w:val="24"/>
                <w:szCs w:val="24"/>
                <w:rPrChange w:id="817"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818" w:author="Tima" w:date="2026-01-19T23:13:00Z">
                  <w:rPr>
                    <w:rStyle w:val="af6"/>
                    <w:noProof/>
                  </w:rPr>
                </w:rPrChange>
              </w:rPr>
            </w:r>
            <w:r w:rsidRPr="00F672CF">
              <w:rPr>
                <w:rStyle w:val="af6"/>
                <w:rFonts w:ascii="Times New Roman" w:hAnsi="Times New Roman" w:cs="Times New Roman"/>
                <w:noProof/>
                <w:sz w:val="24"/>
                <w:szCs w:val="24"/>
                <w:rPrChange w:id="819"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820" w:author="Tima" w:date="2026-01-19T23:13:00Z">
                  <w:rPr>
                    <w:rStyle w:val="af6"/>
                    <w:rFonts w:ascii="Times New Roman" w:hAnsi="Times New Roman" w:cs="Times New Roman"/>
                    <w:b/>
                    <w:noProof/>
                  </w:rPr>
                </w:rPrChange>
              </w:rPr>
              <w:t>2.2.</w:t>
            </w:r>
            <w:r w:rsidRPr="00F672CF">
              <w:rPr>
                <w:rFonts w:ascii="Times New Roman" w:eastAsiaTheme="minorEastAsia" w:hAnsi="Times New Roman" w:cs="Times New Roman"/>
                <w:noProof/>
                <w:sz w:val="24"/>
                <w:szCs w:val="24"/>
                <w:lang w:eastAsia="ru-RU"/>
                <w:rPrChange w:id="821"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822" w:author="Tima" w:date="2026-01-19T23:13:00Z">
                  <w:rPr>
                    <w:rStyle w:val="af6"/>
                    <w:rFonts w:ascii="Times New Roman" w:hAnsi="Times New Roman" w:cs="Times New Roman"/>
                    <w:b/>
                    <w:noProof/>
                  </w:rPr>
                </w:rPrChange>
              </w:rPr>
              <w:t>Анализ потребителей</w:t>
            </w:r>
            <w:r w:rsidRPr="00F672CF">
              <w:rPr>
                <w:rFonts w:ascii="Times New Roman" w:hAnsi="Times New Roman" w:cs="Times New Roman"/>
                <w:noProof/>
                <w:webHidden/>
                <w:sz w:val="24"/>
                <w:szCs w:val="24"/>
                <w:rPrChange w:id="823" w:author="Tima" w:date="2026-01-19T23:13:00Z">
                  <w:rPr>
                    <w:noProof/>
                    <w:webHidden/>
                  </w:rPr>
                </w:rPrChange>
              </w:rPr>
              <w:tab/>
            </w:r>
            <w:r w:rsidRPr="00F672CF">
              <w:rPr>
                <w:rFonts w:ascii="Times New Roman" w:hAnsi="Times New Roman" w:cs="Times New Roman"/>
                <w:noProof/>
                <w:webHidden/>
                <w:sz w:val="24"/>
                <w:szCs w:val="24"/>
                <w:rPrChange w:id="824" w:author="Tima" w:date="2026-01-19T23:13:00Z">
                  <w:rPr>
                    <w:noProof/>
                    <w:webHidden/>
                  </w:rPr>
                </w:rPrChange>
              </w:rPr>
              <w:fldChar w:fldCharType="begin"/>
            </w:r>
            <w:r w:rsidRPr="00F672CF">
              <w:rPr>
                <w:rFonts w:ascii="Times New Roman" w:hAnsi="Times New Roman" w:cs="Times New Roman"/>
                <w:noProof/>
                <w:webHidden/>
                <w:sz w:val="24"/>
                <w:szCs w:val="24"/>
                <w:rPrChange w:id="825" w:author="Tima" w:date="2026-01-19T23:13:00Z">
                  <w:rPr>
                    <w:noProof/>
                    <w:webHidden/>
                  </w:rPr>
                </w:rPrChange>
              </w:rPr>
              <w:instrText xml:space="preserve"> PAGEREF _Toc219756800 \h </w:instrText>
            </w:r>
            <w:r w:rsidRPr="00F672CF">
              <w:rPr>
                <w:rFonts w:ascii="Times New Roman" w:hAnsi="Times New Roman" w:cs="Times New Roman"/>
                <w:noProof/>
                <w:webHidden/>
                <w:sz w:val="24"/>
                <w:szCs w:val="24"/>
                <w:rPrChange w:id="826" w:author="Tima" w:date="2026-01-19T23:13:00Z">
                  <w:rPr>
                    <w:noProof/>
                    <w:webHidden/>
                  </w:rPr>
                </w:rPrChange>
              </w:rPr>
            </w:r>
          </w:ins>
          <w:r w:rsidRPr="00F672CF">
            <w:rPr>
              <w:rFonts w:ascii="Times New Roman" w:hAnsi="Times New Roman" w:cs="Times New Roman"/>
              <w:noProof/>
              <w:webHidden/>
              <w:sz w:val="24"/>
              <w:szCs w:val="24"/>
              <w:rPrChange w:id="827" w:author="Tima" w:date="2026-01-19T23:13:00Z">
                <w:rPr>
                  <w:noProof/>
                  <w:webHidden/>
                </w:rPr>
              </w:rPrChange>
            </w:rPr>
            <w:fldChar w:fldCharType="separate"/>
          </w:r>
          <w:ins w:id="828" w:author="Tima" w:date="2026-01-19T23:12:00Z">
            <w:r w:rsidRPr="00F672CF">
              <w:rPr>
                <w:rFonts w:ascii="Times New Roman" w:hAnsi="Times New Roman" w:cs="Times New Roman"/>
                <w:noProof/>
                <w:webHidden/>
                <w:sz w:val="24"/>
                <w:szCs w:val="24"/>
                <w:rPrChange w:id="829" w:author="Tima" w:date="2026-01-19T23:13:00Z">
                  <w:rPr>
                    <w:noProof/>
                    <w:webHidden/>
                  </w:rPr>
                </w:rPrChange>
              </w:rPr>
              <w:t>25</w:t>
            </w:r>
            <w:r w:rsidRPr="00F672CF">
              <w:rPr>
                <w:rFonts w:ascii="Times New Roman" w:hAnsi="Times New Roman" w:cs="Times New Roman"/>
                <w:noProof/>
                <w:webHidden/>
                <w:sz w:val="24"/>
                <w:szCs w:val="24"/>
                <w:rPrChange w:id="830" w:author="Tima" w:date="2026-01-19T23:13:00Z">
                  <w:rPr>
                    <w:noProof/>
                    <w:webHidden/>
                  </w:rPr>
                </w:rPrChange>
              </w:rPr>
              <w:fldChar w:fldCharType="end"/>
            </w:r>
            <w:r w:rsidRPr="00F672CF">
              <w:rPr>
                <w:rStyle w:val="af6"/>
                <w:rFonts w:ascii="Times New Roman" w:hAnsi="Times New Roman" w:cs="Times New Roman"/>
                <w:noProof/>
                <w:sz w:val="24"/>
                <w:szCs w:val="24"/>
                <w:rPrChange w:id="831" w:author="Tima" w:date="2026-01-19T23:13:00Z">
                  <w:rPr>
                    <w:rStyle w:val="af6"/>
                    <w:noProof/>
                  </w:rPr>
                </w:rPrChange>
              </w:rPr>
              <w:fldChar w:fldCharType="end"/>
            </w:r>
          </w:ins>
        </w:p>
        <w:p w14:paraId="760BEF20" w14:textId="4A27F6AF" w:rsidR="00F672CF" w:rsidRPr="00F672CF" w:rsidRDefault="00F672CF">
          <w:pPr>
            <w:pStyle w:val="21"/>
            <w:tabs>
              <w:tab w:val="left" w:pos="880"/>
              <w:tab w:val="right" w:leader="dot" w:pos="9345"/>
            </w:tabs>
            <w:rPr>
              <w:ins w:id="832" w:author="Tima" w:date="2026-01-19T23:12:00Z"/>
              <w:rFonts w:ascii="Times New Roman" w:eastAsiaTheme="minorEastAsia" w:hAnsi="Times New Roman" w:cs="Times New Roman"/>
              <w:noProof/>
              <w:sz w:val="24"/>
              <w:szCs w:val="24"/>
              <w:lang w:eastAsia="ru-RU"/>
              <w:rPrChange w:id="833" w:author="Tima" w:date="2026-01-19T23:13:00Z">
                <w:rPr>
                  <w:ins w:id="834" w:author="Tima" w:date="2026-01-19T23:12:00Z"/>
                  <w:rFonts w:eastAsiaTheme="minorEastAsia"/>
                  <w:noProof/>
                  <w:lang w:eastAsia="ru-RU"/>
                </w:rPr>
              </w:rPrChange>
            </w:rPr>
          </w:pPr>
          <w:ins w:id="835" w:author="Tima" w:date="2026-01-19T23:12:00Z">
            <w:r w:rsidRPr="00F672CF">
              <w:rPr>
                <w:rStyle w:val="af6"/>
                <w:rFonts w:ascii="Times New Roman" w:hAnsi="Times New Roman" w:cs="Times New Roman"/>
                <w:noProof/>
                <w:sz w:val="24"/>
                <w:szCs w:val="24"/>
                <w:rPrChange w:id="836" w:author="Tima" w:date="2026-01-19T23:13:00Z">
                  <w:rPr>
                    <w:rStyle w:val="af6"/>
                    <w:noProof/>
                  </w:rPr>
                </w:rPrChange>
              </w:rPr>
              <w:fldChar w:fldCharType="begin"/>
            </w:r>
            <w:r w:rsidRPr="00F672CF">
              <w:rPr>
                <w:rStyle w:val="af6"/>
                <w:rFonts w:ascii="Times New Roman" w:hAnsi="Times New Roman" w:cs="Times New Roman"/>
                <w:noProof/>
                <w:sz w:val="24"/>
                <w:szCs w:val="24"/>
                <w:rPrChange w:id="837" w:author="Tima" w:date="2026-01-19T23:13:00Z">
                  <w:rPr>
                    <w:rStyle w:val="af6"/>
                    <w:noProof/>
                  </w:rPr>
                </w:rPrChange>
              </w:rPr>
              <w:instrText xml:space="preserve"> </w:instrText>
            </w:r>
            <w:r w:rsidRPr="00F672CF">
              <w:rPr>
                <w:rFonts w:ascii="Times New Roman" w:hAnsi="Times New Roman" w:cs="Times New Roman"/>
                <w:noProof/>
                <w:sz w:val="24"/>
                <w:szCs w:val="24"/>
                <w:rPrChange w:id="838" w:author="Tima" w:date="2026-01-19T23:13:00Z">
                  <w:rPr>
                    <w:noProof/>
                  </w:rPr>
                </w:rPrChange>
              </w:rPr>
              <w:instrText>HYPERLINK \l "_Toc219756801"</w:instrText>
            </w:r>
            <w:r w:rsidRPr="00F672CF">
              <w:rPr>
                <w:rStyle w:val="af6"/>
                <w:rFonts w:ascii="Times New Roman" w:hAnsi="Times New Roman" w:cs="Times New Roman"/>
                <w:noProof/>
                <w:sz w:val="24"/>
                <w:szCs w:val="24"/>
                <w:rPrChange w:id="839"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840" w:author="Tima" w:date="2026-01-19T23:13:00Z">
                  <w:rPr>
                    <w:rStyle w:val="af6"/>
                    <w:noProof/>
                  </w:rPr>
                </w:rPrChange>
              </w:rPr>
            </w:r>
            <w:r w:rsidRPr="00F672CF">
              <w:rPr>
                <w:rStyle w:val="af6"/>
                <w:rFonts w:ascii="Times New Roman" w:hAnsi="Times New Roman" w:cs="Times New Roman"/>
                <w:noProof/>
                <w:sz w:val="24"/>
                <w:szCs w:val="24"/>
                <w:rPrChange w:id="841"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842" w:author="Tima" w:date="2026-01-19T23:13:00Z">
                  <w:rPr>
                    <w:rStyle w:val="af6"/>
                    <w:rFonts w:ascii="Times New Roman" w:hAnsi="Times New Roman" w:cs="Times New Roman"/>
                    <w:b/>
                    <w:noProof/>
                  </w:rPr>
                </w:rPrChange>
              </w:rPr>
              <w:t>2.3.</w:t>
            </w:r>
            <w:r w:rsidRPr="00F672CF">
              <w:rPr>
                <w:rFonts w:ascii="Times New Roman" w:eastAsiaTheme="minorEastAsia" w:hAnsi="Times New Roman" w:cs="Times New Roman"/>
                <w:noProof/>
                <w:sz w:val="24"/>
                <w:szCs w:val="24"/>
                <w:lang w:eastAsia="ru-RU"/>
                <w:rPrChange w:id="843"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lang w:val="en-US"/>
                <w:rPrChange w:id="844" w:author="Tima" w:date="2026-01-19T23:13:00Z">
                  <w:rPr>
                    <w:rStyle w:val="af6"/>
                    <w:rFonts w:ascii="Times New Roman" w:hAnsi="Times New Roman" w:cs="Times New Roman"/>
                    <w:b/>
                    <w:noProof/>
                    <w:lang w:val="en-US"/>
                  </w:rPr>
                </w:rPrChange>
              </w:rPr>
              <w:t>Costumer Development</w:t>
            </w:r>
            <w:r w:rsidRPr="00F672CF">
              <w:rPr>
                <w:rFonts w:ascii="Times New Roman" w:hAnsi="Times New Roman" w:cs="Times New Roman"/>
                <w:noProof/>
                <w:webHidden/>
                <w:sz w:val="24"/>
                <w:szCs w:val="24"/>
                <w:rPrChange w:id="845" w:author="Tima" w:date="2026-01-19T23:13:00Z">
                  <w:rPr>
                    <w:noProof/>
                    <w:webHidden/>
                  </w:rPr>
                </w:rPrChange>
              </w:rPr>
              <w:tab/>
            </w:r>
            <w:r w:rsidRPr="00F672CF">
              <w:rPr>
                <w:rFonts w:ascii="Times New Roman" w:hAnsi="Times New Roman" w:cs="Times New Roman"/>
                <w:noProof/>
                <w:webHidden/>
                <w:sz w:val="24"/>
                <w:szCs w:val="24"/>
                <w:rPrChange w:id="846" w:author="Tima" w:date="2026-01-19T23:13:00Z">
                  <w:rPr>
                    <w:noProof/>
                    <w:webHidden/>
                  </w:rPr>
                </w:rPrChange>
              </w:rPr>
              <w:fldChar w:fldCharType="begin"/>
            </w:r>
            <w:r w:rsidRPr="00F672CF">
              <w:rPr>
                <w:rFonts w:ascii="Times New Roman" w:hAnsi="Times New Roman" w:cs="Times New Roman"/>
                <w:noProof/>
                <w:webHidden/>
                <w:sz w:val="24"/>
                <w:szCs w:val="24"/>
                <w:rPrChange w:id="847" w:author="Tima" w:date="2026-01-19T23:13:00Z">
                  <w:rPr>
                    <w:noProof/>
                    <w:webHidden/>
                  </w:rPr>
                </w:rPrChange>
              </w:rPr>
              <w:instrText xml:space="preserve"> PAGEREF _Toc219756801 \h </w:instrText>
            </w:r>
            <w:r w:rsidRPr="00F672CF">
              <w:rPr>
                <w:rFonts w:ascii="Times New Roman" w:hAnsi="Times New Roman" w:cs="Times New Roman"/>
                <w:noProof/>
                <w:webHidden/>
                <w:sz w:val="24"/>
                <w:szCs w:val="24"/>
                <w:rPrChange w:id="848" w:author="Tima" w:date="2026-01-19T23:13:00Z">
                  <w:rPr>
                    <w:noProof/>
                    <w:webHidden/>
                  </w:rPr>
                </w:rPrChange>
              </w:rPr>
            </w:r>
          </w:ins>
          <w:r w:rsidRPr="00F672CF">
            <w:rPr>
              <w:rFonts w:ascii="Times New Roman" w:hAnsi="Times New Roman" w:cs="Times New Roman"/>
              <w:noProof/>
              <w:webHidden/>
              <w:sz w:val="24"/>
              <w:szCs w:val="24"/>
              <w:rPrChange w:id="849" w:author="Tima" w:date="2026-01-19T23:13:00Z">
                <w:rPr>
                  <w:noProof/>
                  <w:webHidden/>
                </w:rPr>
              </w:rPrChange>
            </w:rPr>
            <w:fldChar w:fldCharType="separate"/>
          </w:r>
          <w:ins w:id="850" w:author="Tima" w:date="2026-01-19T23:12:00Z">
            <w:r w:rsidRPr="00F672CF">
              <w:rPr>
                <w:rFonts w:ascii="Times New Roman" w:hAnsi="Times New Roman" w:cs="Times New Roman"/>
                <w:noProof/>
                <w:webHidden/>
                <w:sz w:val="24"/>
                <w:szCs w:val="24"/>
                <w:rPrChange w:id="851" w:author="Tima" w:date="2026-01-19T23:13:00Z">
                  <w:rPr>
                    <w:noProof/>
                    <w:webHidden/>
                  </w:rPr>
                </w:rPrChange>
              </w:rPr>
              <w:t>26</w:t>
            </w:r>
            <w:r w:rsidRPr="00F672CF">
              <w:rPr>
                <w:rFonts w:ascii="Times New Roman" w:hAnsi="Times New Roman" w:cs="Times New Roman"/>
                <w:noProof/>
                <w:webHidden/>
                <w:sz w:val="24"/>
                <w:szCs w:val="24"/>
                <w:rPrChange w:id="852" w:author="Tima" w:date="2026-01-19T23:13:00Z">
                  <w:rPr>
                    <w:noProof/>
                    <w:webHidden/>
                  </w:rPr>
                </w:rPrChange>
              </w:rPr>
              <w:fldChar w:fldCharType="end"/>
            </w:r>
            <w:r w:rsidRPr="00F672CF">
              <w:rPr>
                <w:rStyle w:val="af6"/>
                <w:rFonts w:ascii="Times New Roman" w:hAnsi="Times New Roman" w:cs="Times New Roman"/>
                <w:noProof/>
                <w:sz w:val="24"/>
                <w:szCs w:val="24"/>
                <w:rPrChange w:id="853" w:author="Tima" w:date="2026-01-19T23:13:00Z">
                  <w:rPr>
                    <w:rStyle w:val="af6"/>
                    <w:noProof/>
                  </w:rPr>
                </w:rPrChange>
              </w:rPr>
              <w:fldChar w:fldCharType="end"/>
            </w:r>
          </w:ins>
        </w:p>
        <w:p w14:paraId="42E19F6D" w14:textId="26BD5368" w:rsidR="00F672CF" w:rsidRPr="00F672CF" w:rsidRDefault="00F672CF">
          <w:pPr>
            <w:pStyle w:val="21"/>
            <w:tabs>
              <w:tab w:val="left" w:pos="880"/>
              <w:tab w:val="right" w:leader="dot" w:pos="9345"/>
            </w:tabs>
            <w:rPr>
              <w:ins w:id="854" w:author="Tima" w:date="2026-01-19T23:12:00Z"/>
              <w:rFonts w:ascii="Times New Roman" w:eastAsiaTheme="minorEastAsia" w:hAnsi="Times New Roman" w:cs="Times New Roman"/>
              <w:noProof/>
              <w:sz w:val="24"/>
              <w:szCs w:val="24"/>
              <w:lang w:eastAsia="ru-RU"/>
              <w:rPrChange w:id="855" w:author="Tima" w:date="2026-01-19T23:13:00Z">
                <w:rPr>
                  <w:ins w:id="856" w:author="Tima" w:date="2026-01-19T23:12:00Z"/>
                  <w:rFonts w:eastAsiaTheme="minorEastAsia"/>
                  <w:noProof/>
                  <w:lang w:eastAsia="ru-RU"/>
                </w:rPr>
              </w:rPrChange>
            </w:rPr>
          </w:pPr>
          <w:ins w:id="857" w:author="Tima" w:date="2026-01-19T23:12:00Z">
            <w:r w:rsidRPr="00F672CF">
              <w:rPr>
                <w:rStyle w:val="af6"/>
                <w:rFonts w:ascii="Times New Roman" w:hAnsi="Times New Roman" w:cs="Times New Roman"/>
                <w:noProof/>
                <w:sz w:val="24"/>
                <w:szCs w:val="24"/>
                <w:rPrChange w:id="858" w:author="Tima" w:date="2026-01-19T23:13:00Z">
                  <w:rPr>
                    <w:rStyle w:val="af6"/>
                    <w:noProof/>
                  </w:rPr>
                </w:rPrChange>
              </w:rPr>
              <w:fldChar w:fldCharType="begin"/>
            </w:r>
            <w:r w:rsidRPr="00F672CF">
              <w:rPr>
                <w:rStyle w:val="af6"/>
                <w:rFonts w:ascii="Times New Roman" w:hAnsi="Times New Roman" w:cs="Times New Roman"/>
                <w:noProof/>
                <w:sz w:val="24"/>
                <w:szCs w:val="24"/>
                <w:rPrChange w:id="859" w:author="Tima" w:date="2026-01-19T23:13:00Z">
                  <w:rPr>
                    <w:rStyle w:val="af6"/>
                    <w:noProof/>
                  </w:rPr>
                </w:rPrChange>
              </w:rPr>
              <w:instrText xml:space="preserve"> </w:instrText>
            </w:r>
            <w:r w:rsidRPr="00F672CF">
              <w:rPr>
                <w:rFonts w:ascii="Times New Roman" w:hAnsi="Times New Roman" w:cs="Times New Roman"/>
                <w:noProof/>
                <w:sz w:val="24"/>
                <w:szCs w:val="24"/>
                <w:rPrChange w:id="860" w:author="Tima" w:date="2026-01-19T23:13:00Z">
                  <w:rPr>
                    <w:noProof/>
                  </w:rPr>
                </w:rPrChange>
              </w:rPr>
              <w:instrText>HYPERLINK \l "_Toc219756802"</w:instrText>
            </w:r>
            <w:r w:rsidRPr="00F672CF">
              <w:rPr>
                <w:rStyle w:val="af6"/>
                <w:rFonts w:ascii="Times New Roman" w:hAnsi="Times New Roman" w:cs="Times New Roman"/>
                <w:noProof/>
                <w:sz w:val="24"/>
                <w:szCs w:val="24"/>
                <w:rPrChange w:id="861"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862" w:author="Tima" w:date="2026-01-19T23:13:00Z">
                  <w:rPr>
                    <w:rStyle w:val="af6"/>
                    <w:noProof/>
                  </w:rPr>
                </w:rPrChange>
              </w:rPr>
            </w:r>
            <w:r w:rsidRPr="00F672CF">
              <w:rPr>
                <w:rStyle w:val="af6"/>
                <w:rFonts w:ascii="Times New Roman" w:hAnsi="Times New Roman" w:cs="Times New Roman"/>
                <w:noProof/>
                <w:sz w:val="24"/>
                <w:szCs w:val="24"/>
                <w:rPrChange w:id="863" w:author="Tima" w:date="2026-01-19T23:13:00Z">
                  <w:rPr>
                    <w:rStyle w:val="af6"/>
                    <w:noProof/>
                  </w:rPr>
                </w:rPrChange>
              </w:rPr>
              <w:fldChar w:fldCharType="separate"/>
            </w:r>
            <w:r w:rsidRPr="00F672CF">
              <w:rPr>
                <w:rStyle w:val="af6"/>
                <w:rFonts w:ascii="Times New Roman" w:hAnsi="Times New Roman" w:cs="Times New Roman"/>
                <w:b/>
                <w:noProof/>
                <w:sz w:val="24"/>
                <w:szCs w:val="24"/>
                <w:lang w:val="en-US"/>
                <w:rPrChange w:id="864" w:author="Tima" w:date="2026-01-19T23:13:00Z">
                  <w:rPr>
                    <w:rStyle w:val="af6"/>
                    <w:rFonts w:ascii="Times New Roman" w:hAnsi="Times New Roman" w:cs="Times New Roman"/>
                    <w:b/>
                    <w:noProof/>
                    <w:lang w:val="en-US"/>
                  </w:rPr>
                </w:rPrChange>
              </w:rPr>
              <w:t>2.4.</w:t>
            </w:r>
            <w:r w:rsidRPr="00F672CF">
              <w:rPr>
                <w:rFonts w:ascii="Times New Roman" w:eastAsiaTheme="minorEastAsia" w:hAnsi="Times New Roman" w:cs="Times New Roman"/>
                <w:noProof/>
                <w:sz w:val="24"/>
                <w:szCs w:val="24"/>
                <w:lang w:eastAsia="ru-RU"/>
                <w:rPrChange w:id="865"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lang w:val="en-US"/>
                <w:rPrChange w:id="866" w:author="Tima" w:date="2026-01-19T23:13:00Z">
                  <w:rPr>
                    <w:rStyle w:val="af6"/>
                    <w:rFonts w:ascii="Times New Roman" w:hAnsi="Times New Roman" w:cs="Times New Roman"/>
                    <w:b/>
                    <w:noProof/>
                    <w:lang w:val="en-US"/>
                  </w:rPr>
                </w:rPrChange>
              </w:rPr>
              <w:t>Разработка продуктовой стратегии</w:t>
            </w:r>
            <w:r w:rsidRPr="00F672CF">
              <w:rPr>
                <w:rFonts w:ascii="Times New Roman" w:hAnsi="Times New Roman" w:cs="Times New Roman"/>
                <w:noProof/>
                <w:webHidden/>
                <w:sz w:val="24"/>
                <w:szCs w:val="24"/>
                <w:rPrChange w:id="867" w:author="Tima" w:date="2026-01-19T23:13:00Z">
                  <w:rPr>
                    <w:noProof/>
                    <w:webHidden/>
                  </w:rPr>
                </w:rPrChange>
              </w:rPr>
              <w:tab/>
            </w:r>
            <w:r w:rsidRPr="00F672CF">
              <w:rPr>
                <w:rFonts w:ascii="Times New Roman" w:hAnsi="Times New Roman" w:cs="Times New Roman"/>
                <w:noProof/>
                <w:webHidden/>
                <w:sz w:val="24"/>
                <w:szCs w:val="24"/>
                <w:rPrChange w:id="868" w:author="Tima" w:date="2026-01-19T23:13:00Z">
                  <w:rPr>
                    <w:noProof/>
                    <w:webHidden/>
                  </w:rPr>
                </w:rPrChange>
              </w:rPr>
              <w:fldChar w:fldCharType="begin"/>
            </w:r>
            <w:r w:rsidRPr="00F672CF">
              <w:rPr>
                <w:rFonts w:ascii="Times New Roman" w:hAnsi="Times New Roman" w:cs="Times New Roman"/>
                <w:noProof/>
                <w:webHidden/>
                <w:sz w:val="24"/>
                <w:szCs w:val="24"/>
                <w:rPrChange w:id="869" w:author="Tima" w:date="2026-01-19T23:13:00Z">
                  <w:rPr>
                    <w:noProof/>
                    <w:webHidden/>
                  </w:rPr>
                </w:rPrChange>
              </w:rPr>
              <w:instrText xml:space="preserve"> PAGEREF _Toc219756802 \h </w:instrText>
            </w:r>
            <w:r w:rsidRPr="00F672CF">
              <w:rPr>
                <w:rFonts w:ascii="Times New Roman" w:hAnsi="Times New Roman" w:cs="Times New Roman"/>
                <w:noProof/>
                <w:webHidden/>
                <w:sz w:val="24"/>
                <w:szCs w:val="24"/>
                <w:rPrChange w:id="870" w:author="Tima" w:date="2026-01-19T23:13:00Z">
                  <w:rPr>
                    <w:noProof/>
                    <w:webHidden/>
                  </w:rPr>
                </w:rPrChange>
              </w:rPr>
            </w:r>
          </w:ins>
          <w:r w:rsidRPr="00F672CF">
            <w:rPr>
              <w:rFonts w:ascii="Times New Roman" w:hAnsi="Times New Roman" w:cs="Times New Roman"/>
              <w:noProof/>
              <w:webHidden/>
              <w:sz w:val="24"/>
              <w:szCs w:val="24"/>
              <w:rPrChange w:id="871" w:author="Tima" w:date="2026-01-19T23:13:00Z">
                <w:rPr>
                  <w:noProof/>
                  <w:webHidden/>
                </w:rPr>
              </w:rPrChange>
            </w:rPr>
            <w:fldChar w:fldCharType="separate"/>
          </w:r>
          <w:ins w:id="872" w:author="Tima" w:date="2026-01-19T23:12:00Z">
            <w:r w:rsidRPr="00F672CF">
              <w:rPr>
                <w:rFonts w:ascii="Times New Roman" w:hAnsi="Times New Roman" w:cs="Times New Roman"/>
                <w:noProof/>
                <w:webHidden/>
                <w:sz w:val="24"/>
                <w:szCs w:val="24"/>
                <w:rPrChange w:id="873" w:author="Tima" w:date="2026-01-19T23:13:00Z">
                  <w:rPr>
                    <w:noProof/>
                    <w:webHidden/>
                  </w:rPr>
                </w:rPrChange>
              </w:rPr>
              <w:t>31</w:t>
            </w:r>
            <w:r w:rsidRPr="00F672CF">
              <w:rPr>
                <w:rFonts w:ascii="Times New Roman" w:hAnsi="Times New Roman" w:cs="Times New Roman"/>
                <w:noProof/>
                <w:webHidden/>
                <w:sz w:val="24"/>
                <w:szCs w:val="24"/>
                <w:rPrChange w:id="874" w:author="Tima" w:date="2026-01-19T23:13:00Z">
                  <w:rPr>
                    <w:noProof/>
                    <w:webHidden/>
                  </w:rPr>
                </w:rPrChange>
              </w:rPr>
              <w:fldChar w:fldCharType="end"/>
            </w:r>
            <w:r w:rsidRPr="00F672CF">
              <w:rPr>
                <w:rStyle w:val="af6"/>
                <w:rFonts w:ascii="Times New Roman" w:hAnsi="Times New Roman" w:cs="Times New Roman"/>
                <w:noProof/>
                <w:sz w:val="24"/>
                <w:szCs w:val="24"/>
                <w:rPrChange w:id="875" w:author="Tima" w:date="2026-01-19T23:13:00Z">
                  <w:rPr>
                    <w:rStyle w:val="af6"/>
                    <w:noProof/>
                  </w:rPr>
                </w:rPrChange>
              </w:rPr>
              <w:fldChar w:fldCharType="end"/>
            </w:r>
          </w:ins>
        </w:p>
        <w:p w14:paraId="64ADFBBA" w14:textId="01B2D418" w:rsidR="00F672CF" w:rsidRPr="00F672CF" w:rsidRDefault="00F672CF">
          <w:pPr>
            <w:pStyle w:val="31"/>
            <w:tabs>
              <w:tab w:val="left" w:pos="1320"/>
              <w:tab w:val="right" w:leader="dot" w:pos="9345"/>
            </w:tabs>
            <w:rPr>
              <w:ins w:id="876" w:author="Tima" w:date="2026-01-19T23:12:00Z"/>
              <w:rFonts w:ascii="Times New Roman" w:eastAsiaTheme="minorEastAsia" w:hAnsi="Times New Roman" w:cs="Times New Roman"/>
              <w:noProof/>
              <w:sz w:val="24"/>
              <w:szCs w:val="24"/>
              <w:lang w:eastAsia="ru-RU"/>
              <w:rPrChange w:id="877" w:author="Tima" w:date="2026-01-19T23:13:00Z">
                <w:rPr>
                  <w:ins w:id="878" w:author="Tima" w:date="2026-01-19T23:12:00Z"/>
                  <w:rFonts w:eastAsiaTheme="minorEastAsia"/>
                  <w:noProof/>
                  <w:lang w:eastAsia="ru-RU"/>
                </w:rPr>
              </w:rPrChange>
            </w:rPr>
          </w:pPr>
          <w:ins w:id="879" w:author="Tima" w:date="2026-01-19T23:12:00Z">
            <w:r w:rsidRPr="00F672CF">
              <w:rPr>
                <w:rStyle w:val="af6"/>
                <w:rFonts w:ascii="Times New Roman" w:hAnsi="Times New Roman" w:cs="Times New Roman"/>
                <w:noProof/>
                <w:sz w:val="24"/>
                <w:szCs w:val="24"/>
                <w:rPrChange w:id="880" w:author="Tima" w:date="2026-01-19T23:13:00Z">
                  <w:rPr>
                    <w:rStyle w:val="af6"/>
                    <w:noProof/>
                  </w:rPr>
                </w:rPrChange>
              </w:rPr>
              <w:fldChar w:fldCharType="begin"/>
            </w:r>
            <w:r w:rsidRPr="00F672CF">
              <w:rPr>
                <w:rStyle w:val="af6"/>
                <w:rFonts w:ascii="Times New Roman" w:hAnsi="Times New Roman" w:cs="Times New Roman"/>
                <w:noProof/>
                <w:sz w:val="24"/>
                <w:szCs w:val="24"/>
                <w:rPrChange w:id="881" w:author="Tima" w:date="2026-01-19T23:13:00Z">
                  <w:rPr>
                    <w:rStyle w:val="af6"/>
                    <w:noProof/>
                  </w:rPr>
                </w:rPrChange>
              </w:rPr>
              <w:instrText xml:space="preserve"> </w:instrText>
            </w:r>
            <w:r w:rsidRPr="00F672CF">
              <w:rPr>
                <w:rFonts w:ascii="Times New Roman" w:hAnsi="Times New Roman" w:cs="Times New Roman"/>
                <w:noProof/>
                <w:sz w:val="24"/>
                <w:szCs w:val="24"/>
                <w:rPrChange w:id="882" w:author="Tima" w:date="2026-01-19T23:13:00Z">
                  <w:rPr>
                    <w:noProof/>
                  </w:rPr>
                </w:rPrChange>
              </w:rPr>
              <w:instrText>HYPERLINK \l "_Toc219756803"</w:instrText>
            </w:r>
            <w:r w:rsidRPr="00F672CF">
              <w:rPr>
                <w:rStyle w:val="af6"/>
                <w:rFonts w:ascii="Times New Roman" w:hAnsi="Times New Roman" w:cs="Times New Roman"/>
                <w:noProof/>
                <w:sz w:val="24"/>
                <w:szCs w:val="24"/>
                <w:rPrChange w:id="883"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884" w:author="Tima" w:date="2026-01-19T23:13:00Z">
                  <w:rPr>
                    <w:rStyle w:val="af6"/>
                    <w:noProof/>
                  </w:rPr>
                </w:rPrChange>
              </w:rPr>
            </w:r>
            <w:r w:rsidRPr="00F672CF">
              <w:rPr>
                <w:rStyle w:val="af6"/>
                <w:rFonts w:ascii="Times New Roman" w:hAnsi="Times New Roman" w:cs="Times New Roman"/>
                <w:noProof/>
                <w:sz w:val="24"/>
                <w:szCs w:val="24"/>
                <w:rPrChange w:id="885"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886" w:author="Tima" w:date="2026-01-19T23:13:00Z">
                  <w:rPr>
                    <w:rStyle w:val="af6"/>
                    <w:rFonts w:ascii="Times New Roman" w:hAnsi="Times New Roman" w:cs="Times New Roman"/>
                    <w:b/>
                    <w:noProof/>
                  </w:rPr>
                </w:rPrChange>
              </w:rPr>
              <w:t>2.4.1.</w:t>
            </w:r>
            <w:r w:rsidRPr="00F672CF">
              <w:rPr>
                <w:rFonts w:ascii="Times New Roman" w:eastAsiaTheme="minorEastAsia" w:hAnsi="Times New Roman" w:cs="Times New Roman"/>
                <w:noProof/>
                <w:sz w:val="24"/>
                <w:szCs w:val="24"/>
                <w:lang w:eastAsia="ru-RU"/>
                <w:rPrChange w:id="887"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888" w:author="Tima" w:date="2026-01-19T23:13:00Z">
                  <w:rPr>
                    <w:rStyle w:val="af6"/>
                    <w:rFonts w:ascii="Times New Roman" w:hAnsi="Times New Roman" w:cs="Times New Roman"/>
                    <w:b/>
                    <w:noProof/>
                  </w:rPr>
                </w:rPrChange>
              </w:rPr>
              <w:t>SWOT – анализ</w:t>
            </w:r>
            <w:r w:rsidRPr="00F672CF">
              <w:rPr>
                <w:rFonts w:ascii="Times New Roman" w:hAnsi="Times New Roman" w:cs="Times New Roman"/>
                <w:noProof/>
                <w:webHidden/>
                <w:sz w:val="24"/>
                <w:szCs w:val="24"/>
                <w:rPrChange w:id="889" w:author="Tima" w:date="2026-01-19T23:13:00Z">
                  <w:rPr>
                    <w:noProof/>
                    <w:webHidden/>
                  </w:rPr>
                </w:rPrChange>
              </w:rPr>
              <w:tab/>
            </w:r>
            <w:r w:rsidRPr="00F672CF">
              <w:rPr>
                <w:rFonts w:ascii="Times New Roman" w:hAnsi="Times New Roman" w:cs="Times New Roman"/>
                <w:noProof/>
                <w:webHidden/>
                <w:sz w:val="24"/>
                <w:szCs w:val="24"/>
                <w:rPrChange w:id="890" w:author="Tima" w:date="2026-01-19T23:13:00Z">
                  <w:rPr>
                    <w:noProof/>
                    <w:webHidden/>
                  </w:rPr>
                </w:rPrChange>
              </w:rPr>
              <w:fldChar w:fldCharType="begin"/>
            </w:r>
            <w:r w:rsidRPr="00F672CF">
              <w:rPr>
                <w:rFonts w:ascii="Times New Roman" w:hAnsi="Times New Roman" w:cs="Times New Roman"/>
                <w:noProof/>
                <w:webHidden/>
                <w:sz w:val="24"/>
                <w:szCs w:val="24"/>
                <w:rPrChange w:id="891" w:author="Tima" w:date="2026-01-19T23:13:00Z">
                  <w:rPr>
                    <w:noProof/>
                    <w:webHidden/>
                  </w:rPr>
                </w:rPrChange>
              </w:rPr>
              <w:instrText xml:space="preserve"> PAGEREF _Toc219756803 \h </w:instrText>
            </w:r>
            <w:r w:rsidRPr="00F672CF">
              <w:rPr>
                <w:rFonts w:ascii="Times New Roman" w:hAnsi="Times New Roman" w:cs="Times New Roman"/>
                <w:noProof/>
                <w:webHidden/>
                <w:sz w:val="24"/>
                <w:szCs w:val="24"/>
                <w:rPrChange w:id="892" w:author="Tima" w:date="2026-01-19T23:13:00Z">
                  <w:rPr>
                    <w:noProof/>
                    <w:webHidden/>
                  </w:rPr>
                </w:rPrChange>
              </w:rPr>
            </w:r>
          </w:ins>
          <w:r w:rsidRPr="00F672CF">
            <w:rPr>
              <w:rFonts w:ascii="Times New Roman" w:hAnsi="Times New Roman" w:cs="Times New Roman"/>
              <w:noProof/>
              <w:webHidden/>
              <w:sz w:val="24"/>
              <w:szCs w:val="24"/>
              <w:rPrChange w:id="893" w:author="Tima" w:date="2026-01-19T23:13:00Z">
                <w:rPr>
                  <w:noProof/>
                  <w:webHidden/>
                </w:rPr>
              </w:rPrChange>
            </w:rPr>
            <w:fldChar w:fldCharType="separate"/>
          </w:r>
          <w:ins w:id="894" w:author="Tima" w:date="2026-01-19T23:12:00Z">
            <w:r w:rsidRPr="00F672CF">
              <w:rPr>
                <w:rFonts w:ascii="Times New Roman" w:hAnsi="Times New Roman" w:cs="Times New Roman"/>
                <w:noProof/>
                <w:webHidden/>
                <w:sz w:val="24"/>
                <w:szCs w:val="24"/>
                <w:rPrChange w:id="895" w:author="Tima" w:date="2026-01-19T23:13:00Z">
                  <w:rPr>
                    <w:noProof/>
                    <w:webHidden/>
                  </w:rPr>
                </w:rPrChange>
              </w:rPr>
              <w:t>31</w:t>
            </w:r>
            <w:r w:rsidRPr="00F672CF">
              <w:rPr>
                <w:rFonts w:ascii="Times New Roman" w:hAnsi="Times New Roman" w:cs="Times New Roman"/>
                <w:noProof/>
                <w:webHidden/>
                <w:sz w:val="24"/>
                <w:szCs w:val="24"/>
                <w:rPrChange w:id="896" w:author="Tima" w:date="2026-01-19T23:13:00Z">
                  <w:rPr>
                    <w:noProof/>
                    <w:webHidden/>
                  </w:rPr>
                </w:rPrChange>
              </w:rPr>
              <w:fldChar w:fldCharType="end"/>
            </w:r>
            <w:r w:rsidRPr="00F672CF">
              <w:rPr>
                <w:rStyle w:val="af6"/>
                <w:rFonts w:ascii="Times New Roman" w:hAnsi="Times New Roman" w:cs="Times New Roman"/>
                <w:noProof/>
                <w:sz w:val="24"/>
                <w:szCs w:val="24"/>
                <w:rPrChange w:id="897" w:author="Tima" w:date="2026-01-19T23:13:00Z">
                  <w:rPr>
                    <w:rStyle w:val="af6"/>
                    <w:noProof/>
                  </w:rPr>
                </w:rPrChange>
              </w:rPr>
              <w:fldChar w:fldCharType="end"/>
            </w:r>
          </w:ins>
        </w:p>
        <w:p w14:paraId="019EF454" w14:textId="2B040A56" w:rsidR="00F672CF" w:rsidRPr="00F672CF" w:rsidRDefault="00F672CF">
          <w:pPr>
            <w:pStyle w:val="31"/>
            <w:tabs>
              <w:tab w:val="left" w:pos="1320"/>
              <w:tab w:val="right" w:leader="dot" w:pos="9345"/>
            </w:tabs>
            <w:rPr>
              <w:ins w:id="898" w:author="Tima" w:date="2026-01-19T23:12:00Z"/>
              <w:rFonts w:ascii="Times New Roman" w:eastAsiaTheme="minorEastAsia" w:hAnsi="Times New Roman" w:cs="Times New Roman"/>
              <w:noProof/>
              <w:sz w:val="24"/>
              <w:szCs w:val="24"/>
              <w:lang w:eastAsia="ru-RU"/>
              <w:rPrChange w:id="899" w:author="Tima" w:date="2026-01-19T23:13:00Z">
                <w:rPr>
                  <w:ins w:id="900" w:author="Tima" w:date="2026-01-19T23:12:00Z"/>
                  <w:rFonts w:eastAsiaTheme="minorEastAsia"/>
                  <w:noProof/>
                  <w:lang w:eastAsia="ru-RU"/>
                </w:rPr>
              </w:rPrChange>
            </w:rPr>
          </w:pPr>
          <w:ins w:id="901" w:author="Tima" w:date="2026-01-19T23:12:00Z">
            <w:r w:rsidRPr="00F672CF">
              <w:rPr>
                <w:rStyle w:val="af6"/>
                <w:rFonts w:ascii="Times New Roman" w:hAnsi="Times New Roman" w:cs="Times New Roman"/>
                <w:noProof/>
                <w:sz w:val="24"/>
                <w:szCs w:val="24"/>
                <w:rPrChange w:id="902" w:author="Tima" w:date="2026-01-19T23:13:00Z">
                  <w:rPr>
                    <w:rStyle w:val="af6"/>
                    <w:noProof/>
                  </w:rPr>
                </w:rPrChange>
              </w:rPr>
              <w:fldChar w:fldCharType="begin"/>
            </w:r>
            <w:r w:rsidRPr="00F672CF">
              <w:rPr>
                <w:rStyle w:val="af6"/>
                <w:rFonts w:ascii="Times New Roman" w:hAnsi="Times New Roman" w:cs="Times New Roman"/>
                <w:noProof/>
                <w:sz w:val="24"/>
                <w:szCs w:val="24"/>
                <w:rPrChange w:id="903" w:author="Tima" w:date="2026-01-19T23:13:00Z">
                  <w:rPr>
                    <w:rStyle w:val="af6"/>
                    <w:noProof/>
                  </w:rPr>
                </w:rPrChange>
              </w:rPr>
              <w:instrText xml:space="preserve"> </w:instrText>
            </w:r>
            <w:r w:rsidRPr="00F672CF">
              <w:rPr>
                <w:rFonts w:ascii="Times New Roman" w:hAnsi="Times New Roman" w:cs="Times New Roman"/>
                <w:noProof/>
                <w:sz w:val="24"/>
                <w:szCs w:val="24"/>
                <w:rPrChange w:id="904" w:author="Tima" w:date="2026-01-19T23:13:00Z">
                  <w:rPr>
                    <w:noProof/>
                  </w:rPr>
                </w:rPrChange>
              </w:rPr>
              <w:instrText>HYPERLINK \l "_Toc219756804"</w:instrText>
            </w:r>
            <w:r w:rsidRPr="00F672CF">
              <w:rPr>
                <w:rStyle w:val="af6"/>
                <w:rFonts w:ascii="Times New Roman" w:hAnsi="Times New Roman" w:cs="Times New Roman"/>
                <w:noProof/>
                <w:sz w:val="24"/>
                <w:szCs w:val="24"/>
                <w:rPrChange w:id="905"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906" w:author="Tima" w:date="2026-01-19T23:13:00Z">
                  <w:rPr>
                    <w:rStyle w:val="af6"/>
                    <w:noProof/>
                  </w:rPr>
                </w:rPrChange>
              </w:rPr>
            </w:r>
            <w:r w:rsidRPr="00F672CF">
              <w:rPr>
                <w:rStyle w:val="af6"/>
                <w:rFonts w:ascii="Times New Roman" w:hAnsi="Times New Roman" w:cs="Times New Roman"/>
                <w:noProof/>
                <w:sz w:val="24"/>
                <w:szCs w:val="24"/>
                <w:rPrChange w:id="907"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908" w:author="Tima" w:date="2026-01-19T23:13:00Z">
                  <w:rPr>
                    <w:rStyle w:val="af6"/>
                    <w:rFonts w:ascii="Times New Roman" w:hAnsi="Times New Roman" w:cs="Times New Roman"/>
                    <w:b/>
                    <w:noProof/>
                  </w:rPr>
                </w:rPrChange>
              </w:rPr>
              <w:t>2.4.2.</w:t>
            </w:r>
            <w:r w:rsidRPr="00F672CF">
              <w:rPr>
                <w:rFonts w:ascii="Times New Roman" w:eastAsiaTheme="minorEastAsia" w:hAnsi="Times New Roman" w:cs="Times New Roman"/>
                <w:noProof/>
                <w:sz w:val="24"/>
                <w:szCs w:val="24"/>
                <w:lang w:eastAsia="ru-RU"/>
                <w:rPrChange w:id="909"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910" w:author="Tima" w:date="2026-01-19T23:13:00Z">
                  <w:rPr>
                    <w:rStyle w:val="af6"/>
                    <w:rFonts w:ascii="Times New Roman" w:hAnsi="Times New Roman" w:cs="Times New Roman"/>
                    <w:b/>
                    <w:noProof/>
                  </w:rPr>
                </w:rPrChange>
              </w:rPr>
              <w:t>Методика STP – сегментация</w:t>
            </w:r>
            <w:r w:rsidRPr="00F672CF">
              <w:rPr>
                <w:rFonts w:ascii="Times New Roman" w:hAnsi="Times New Roman" w:cs="Times New Roman"/>
                <w:noProof/>
                <w:webHidden/>
                <w:sz w:val="24"/>
                <w:szCs w:val="24"/>
                <w:rPrChange w:id="911" w:author="Tima" w:date="2026-01-19T23:13:00Z">
                  <w:rPr>
                    <w:noProof/>
                    <w:webHidden/>
                  </w:rPr>
                </w:rPrChange>
              </w:rPr>
              <w:tab/>
            </w:r>
            <w:r w:rsidRPr="00F672CF">
              <w:rPr>
                <w:rFonts w:ascii="Times New Roman" w:hAnsi="Times New Roman" w:cs="Times New Roman"/>
                <w:noProof/>
                <w:webHidden/>
                <w:sz w:val="24"/>
                <w:szCs w:val="24"/>
                <w:rPrChange w:id="912" w:author="Tima" w:date="2026-01-19T23:13:00Z">
                  <w:rPr>
                    <w:noProof/>
                    <w:webHidden/>
                  </w:rPr>
                </w:rPrChange>
              </w:rPr>
              <w:fldChar w:fldCharType="begin"/>
            </w:r>
            <w:r w:rsidRPr="00F672CF">
              <w:rPr>
                <w:rFonts w:ascii="Times New Roman" w:hAnsi="Times New Roman" w:cs="Times New Roman"/>
                <w:noProof/>
                <w:webHidden/>
                <w:sz w:val="24"/>
                <w:szCs w:val="24"/>
                <w:rPrChange w:id="913" w:author="Tima" w:date="2026-01-19T23:13:00Z">
                  <w:rPr>
                    <w:noProof/>
                    <w:webHidden/>
                  </w:rPr>
                </w:rPrChange>
              </w:rPr>
              <w:instrText xml:space="preserve"> PAGEREF _Toc219756804 \h </w:instrText>
            </w:r>
            <w:r w:rsidRPr="00F672CF">
              <w:rPr>
                <w:rFonts w:ascii="Times New Roman" w:hAnsi="Times New Roman" w:cs="Times New Roman"/>
                <w:noProof/>
                <w:webHidden/>
                <w:sz w:val="24"/>
                <w:szCs w:val="24"/>
                <w:rPrChange w:id="914" w:author="Tima" w:date="2026-01-19T23:13:00Z">
                  <w:rPr>
                    <w:noProof/>
                    <w:webHidden/>
                  </w:rPr>
                </w:rPrChange>
              </w:rPr>
            </w:r>
          </w:ins>
          <w:r w:rsidRPr="00F672CF">
            <w:rPr>
              <w:rFonts w:ascii="Times New Roman" w:hAnsi="Times New Roman" w:cs="Times New Roman"/>
              <w:noProof/>
              <w:webHidden/>
              <w:sz w:val="24"/>
              <w:szCs w:val="24"/>
              <w:rPrChange w:id="915" w:author="Tima" w:date="2026-01-19T23:13:00Z">
                <w:rPr>
                  <w:noProof/>
                  <w:webHidden/>
                </w:rPr>
              </w:rPrChange>
            </w:rPr>
            <w:fldChar w:fldCharType="separate"/>
          </w:r>
          <w:ins w:id="916" w:author="Tima" w:date="2026-01-19T23:12:00Z">
            <w:r w:rsidRPr="00F672CF">
              <w:rPr>
                <w:rFonts w:ascii="Times New Roman" w:hAnsi="Times New Roman" w:cs="Times New Roman"/>
                <w:noProof/>
                <w:webHidden/>
                <w:sz w:val="24"/>
                <w:szCs w:val="24"/>
                <w:rPrChange w:id="917" w:author="Tima" w:date="2026-01-19T23:13:00Z">
                  <w:rPr>
                    <w:noProof/>
                    <w:webHidden/>
                  </w:rPr>
                </w:rPrChange>
              </w:rPr>
              <w:t>31</w:t>
            </w:r>
            <w:r w:rsidRPr="00F672CF">
              <w:rPr>
                <w:rFonts w:ascii="Times New Roman" w:hAnsi="Times New Roman" w:cs="Times New Roman"/>
                <w:noProof/>
                <w:webHidden/>
                <w:sz w:val="24"/>
                <w:szCs w:val="24"/>
                <w:rPrChange w:id="918" w:author="Tima" w:date="2026-01-19T23:13:00Z">
                  <w:rPr>
                    <w:noProof/>
                    <w:webHidden/>
                  </w:rPr>
                </w:rPrChange>
              </w:rPr>
              <w:fldChar w:fldCharType="end"/>
            </w:r>
            <w:r w:rsidRPr="00F672CF">
              <w:rPr>
                <w:rStyle w:val="af6"/>
                <w:rFonts w:ascii="Times New Roman" w:hAnsi="Times New Roman" w:cs="Times New Roman"/>
                <w:noProof/>
                <w:sz w:val="24"/>
                <w:szCs w:val="24"/>
                <w:rPrChange w:id="919" w:author="Tima" w:date="2026-01-19T23:13:00Z">
                  <w:rPr>
                    <w:rStyle w:val="af6"/>
                    <w:noProof/>
                  </w:rPr>
                </w:rPrChange>
              </w:rPr>
              <w:fldChar w:fldCharType="end"/>
            </w:r>
          </w:ins>
        </w:p>
        <w:p w14:paraId="4A0FE141" w14:textId="7E684E00" w:rsidR="00F672CF" w:rsidRPr="00F672CF" w:rsidRDefault="00F672CF">
          <w:pPr>
            <w:pStyle w:val="31"/>
            <w:tabs>
              <w:tab w:val="left" w:pos="1320"/>
              <w:tab w:val="right" w:leader="dot" w:pos="9345"/>
            </w:tabs>
            <w:rPr>
              <w:ins w:id="920" w:author="Tima" w:date="2026-01-19T23:12:00Z"/>
              <w:rFonts w:ascii="Times New Roman" w:eastAsiaTheme="minorEastAsia" w:hAnsi="Times New Roman" w:cs="Times New Roman"/>
              <w:noProof/>
              <w:sz w:val="24"/>
              <w:szCs w:val="24"/>
              <w:lang w:eastAsia="ru-RU"/>
              <w:rPrChange w:id="921" w:author="Tima" w:date="2026-01-19T23:13:00Z">
                <w:rPr>
                  <w:ins w:id="922" w:author="Tima" w:date="2026-01-19T23:12:00Z"/>
                  <w:rFonts w:eastAsiaTheme="minorEastAsia"/>
                  <w:noProof/>
                  <w:lang w:eastAsia="ru-RU"/>
                </w:rPr>
              </w:rPrChange>
            </w:rPr>
          </w:pPr>
          <w:ins w:id="923" w:author="Tima" w:date="2026-01-19T23:12:00Z">
            <w:r w:rsidRPr="00F672CF">
              <w:rPr>
                <w:rStyle w:val="af6"/>
                <w:rFonts w:ascii="Times New Roman" w:hAnsi="Times New Roman" w:cs="Times New Roman"/>
                <w:noProof/>
                <w:sz w:val="24"/>
                <w:szCs w:val="24"/>
                <w:rPrChange w:id="924" w:author="Tima" w:date="2026-01-19T23:13:00Z">
                  <w:rPr>
                    <w:rStyle w:val="af6"/>
                    <w:noProof/>
                  </w:rPr>
                </w:rPrChange>
              </w:rPr>
              <w:fldChar w:fldCharType="begin"/>
            </w:r>
            <w:r w:rsidRPr="00F672CF">
              <w:rPr>
                <w:rStyle w:val="af6"/>
                <w:rFonts w:ascii="Times New Roman" w:hAnsi="Times New Roman" w:cs="Times New Roman"/>
                <w:noProof/>
                <w:sz w:val="24"/>
                <w:szCs w:val="24"/>
                <w:rPrChange w:id="925" w:author="Tima" w:date="2026-01-19T23:13:00Z">
                  <w:rPr>
                    <w:rStyle w:val="af6"/>
                    <w:noProof/>
                  </w:rPr>
                </w:rPrChange>
              </w:rPr>
              <w:instrText xml:space="preserve"> </w:instrText>
            </w:r>
            <w:r w:rsidRPr="00F672CF">
              <w:rPr>
                <w:rFonts w:ascii="Times New Roman" w:hAnsi="Times New Roman" w:cs="Times New Roman"/>
                <w:noProof/>
                <w:sz w:val="24"/>
                <w:szCs w:val="24"/>
                <w:rPrChange w:id="926" w:author="Tima" w:date="2026-01-19T23:13:00Z">
                  <w:rPr>
                    <w:noProof/>
                  </w:rPr>
                </w:rPrChange>
              </w:rPr>
              <w:instrText>HYPERLINK \l "_Toc219756805"</w:instrText>
            </w:r>
            <w:r w:rsidRPr="00F672CF">
              <w:rPr>
                <w:rStyle w:val="af6"/>
                <w:rFonts w:ascii="Times New Roman" w:hAnsi="Times New Roman" w:cs="Times New Roman"/>
                <w:noProof/>
                <w:sz w:val="24"/>
                <w:szCs w:val="24"/>
                <w:rPrChange w:id="927"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928" w:author="Tima" w:date="2026-01-19T23:13:00Z">
                  <w:rPr>
                    <w:rStyle w:val="af6"/>
                    <w:noProof/>
                  </w:rPr>
                </w:rPrChange>
              </w:rPr>
            </w:r>
            <w:r w:rsidRPr="00F672CF">
              <w:rPr>
                <w:rStyle w:val="af6"/>
                <w:rFonts w:ascii="Times New Roman" w:hAnsi="Times New Roman" w:cs="Times New Roman"/>
                <w:noProof/>
                <w:sz w:val="24"/>
                <w:szCs w:val="24"/>
                <w:rPrChange w:id="929"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930" w:author="Tima" w:date="2026-01-19T23:13:00Z">
                  <w:rPr>
                    <w:rStyle w:val="af6"/>
                    <w:rFonts w:ascii="Times New Roman" w:hAnsi="Times New Roman" w:cs="Times New Roman"/>
                    <w:b/>
                    <w:noProof/>
                  </w:rPr>
                </w:rPrChange>
              </w:rPr>
              <w:t>2.4.3.</w:t>
            </w:r>
            <w:r w:rsidRPr="00F672CF">
              <w:rPr>
                <w:rFonts w:ascii="Times New Roman" w:eastAsiaTheme="minorEastAsia" w:hAnsi="Times New Roman" w:cs="Times New Roman"/>
                <w:noProof/>
                <w:sz w:val="24"/>
                <w:szCs w:val="24"/>
                <w:lang w:eastAsia="ru-RU"/>
                <w:rPrChange w:id="931"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932" w:author="Tima" w:date="2026-01-19T23:13:00Z">
                  <w:rPr>
                    <w:rStyle w:val="af6"/>
                    <w:rFonts w:ascii="Times New Roman" w:hAnsi="Times New Roman" w:cs="Times New Roman"/>
                    <w:b/>
                    <w:noProof/>
                  </w:rPr>
                </w:rPrChange>
              </w:rPr>
              <w:t>Методика STP – позиционирование</w:t>
            </w:r>
            <w:r w:rsidRPr="00F672CF">
              <w:rPr>
                <w:rFonts w:ascii="Times New Roman" w:hAnsi="Times New Roman" w:cs="Times New Roman"/>
                <w:noProof/>
                <w:webHidden/>
                <w:sz w:val="24"/>
                <w:szCs w:val="24"/>
                <w:rPrChange w:id="933" w:author="Tima" w:date="2026-01-19T23:13:00Z">
                  <w:rPr>
                    <w:noProof/>
                    <w:webHidden/>
                  </w:rPr>
                </w:rPrChange>
              </w:rPr>
              <w:tab/>
            </w:r>
            <w:r w:rsidRPr="00F672CF">
              <w:rPr>
                <w:rFonts w:ascii="Times New Roman" w:hAnsi="Times New Roman" w:cs="Times New Roman"/>
                <w:noProof/>
                <w:webHidden/>
                <w:sz w:val="24"/>
                <w:szCs w:val="24"/>
                <w:rPrChange w:id="934" w:author="Tima" w:date="2026-01-19T23:13:00Z">
                  <w:rPr>
                    <w:noProof/>
                    <w:webHidden/>
                  </w:rPr>
                </w:rPrChange>
              </w:rPr>
              <w:fldChar w:fldCharType="begin"/>
            </w:r>
            <w:r w:rsidRPr="00F672CF">
              <w:rPr>
                <w:rFonts w:ascii="Times New Roman" w:hAnsi="Times New Roman" w:cs="Times New Roman"/>
                <w:noProof/>
                <w:webHidden/>
                <w:sz w:val="24"/>
                <w:szCs w:val="24"/>
                <w:rPrChange w:id="935" w:author="Tima" w:date="2026-01-19T23:13:00Z">
                  <w:rPr>
                    <w:noProof/>
                    <w:webHidden/>
                  </w:rPr>
                </w:rPrChange>
              </w:rPr>
              <w:instrText xml:space="preserve"> PAGEREF _Toc219756805 \h </w:instrText>
            </w:r>
            <w:r w:rsidRPr="00F672CF">
              <w:rPr>
                <w:rFonts w:ascii="Times New Roman" w:hAnsi="Times New Roman" w:cs="Times New Roman"/>
                <w:noProof/>
                <w:webHidden/>
                <w:sz w:val="24"/>
                <w:szCs w:val="24"/>
                <w:rPrChange w:id="936" w:author="Tima" w:date="2026-01-19T23:13:00Z">
                  <w:rPr>
                    <w:noProof/>
                    <w:webHidden/>
                  </w:rPr>
                </w:rPrChange>
              </w:rPr>
            </w:r>
          </w:ins>
          <w:r w:rsidRPr="00F672CF">
            <w:rPr>
              <w:rFonts w:ascii="Times New Roman" w:hAnsi="Times New Roman" w:cs="Times New Roman"/>
              <w:noProof/>
              <w:webHidden/>
              <w:sz w:val="24"/>
              <w:szCs w:val="24"/>
              <w:rPrChange w:id="937" w:author="Tima" w:date="2026-01-19T23:13:00Z">
                <w:rPr>
                  <w:noProof/>
                  <w:webHidden/>
                </w:rPr>
              </w:rPrChange>
            </w:rPr>
            <w:fldChar w:fldCharType="separate"/>
          </w:r>
          <w:ins w:id="938" w:author="Tima" w:date="2026-01-19T23:12:00Z">
            <w:r w:rsidRPr="00F672CF">
              <w:rPr>
                <w:rFonts w:ascii="Times New Roman" w:hAnsi="Times New Roman" w:cs="Times New Roman"/>
                <w:noProof/>
                <w:webHidden/>
                <w:sz w:val="24"/>
                <w:szCs w:val="24"/>
                <w:rPrChange w:id="939" w:author="Tima" w:date="2026-01-19T23:13:00Z">
                  <w:rPr>
                    <w:noProof/>
                    <w:webHidden/>
                  </w:rPr>
                </w:rPrChange>
              </w:rPr>
              <w:t>32</w:t>
            </w:r>
            <w:r w:rsidRPr="00F672CF">
              <w:rPr>
                <w:rFonts w:ascii="Times New Roman" w:hAnsi="Times New Roman" w:cs="Times New Roman"/>
                <w:noProof/>
                <w:webHidden/>
                <w:sz w:val="24"/>
                <w:szCs w:val="24"/>
                <w:rPrChange w:id="940" w:author="Tima" w:date="2026-01-19T23:13:00Z">
                  <w:rPr>
                    <w:noProof/>
                    <w:webHidden/>
                  </w:rPr>
                </w:rPrChange>
              </w:rPr>
              <w:fldChar w:fldCharType="end"/>
            </w:r>
            <w:r w:rsidRPr="00F672CF">
              <w:rPr>
                <w:rStyle w:val="af6"/>
                <w:rFonts w:ascii="Times New Roman" w:hAnsi="Times New Roman" w:cs="Times New Roman"/>
                <w:noProof/>
                <w:sz w:val="24"/>
                <w:szCs w:val="24"/>
                <w:rPrChange w:id="941" w:author="Tima" w:date="2026-01-19T23:13:00Z">
                  <w:rPr>
                    <w:rStyle w:val="af6"/>
                    <w:noProof/>
                  </w:rPr>
                </w:rPrChange>
              </w:rPr>
              <w:fldChar w:fldCharType="end"/>
            </w:r>
          </w:ins>
        </w:p>
        <w:p w14:paraId="5E4150EE" w14:textId="5D6E208B" w:rsidR="00F672CF" w:rsidRPr="00F672CF" w:rsidRDefault="00F672CF">
          <w:pPr>
            <w:pStyle w:val="21"/>
            <w:tabs>
              <w:tab w:val="left" w:pos="880"/>
              <w:tab w:val="right" w:leader="dot" w:pos="9345"/>
            </w:tabs>
            <w:rPr>
              <w:ins w:id="942" w:author="Tima" w:date="2026-01-19T23:12:00Z"/>
              <w:rFonts w:ascii="Times New Roman" w:eastAsiaTheme="minorEastAsia" w:hAnsi="Times New Roman" w:cs="Times New Roman"/>
              <w:noProof/>
              <w:sz w:val="24"/>
              <w:szCs w:val="24"/>
              <w:lang w:eastAsia="ru-RU"/>
              <w:rPrChange w:id="943" w:author="Tima" w:date="2026-01-19T23:13:00Z">
                <w:rPr>
                  <w:ins w:id="944" w:author="Tima" w:date="2026-01-19T23:12:00Z"/>
                  <w:rFonts w:eastAsiaTheme="minorEastAsia"/>
                  <w:noProof/>
                  <w:lang w:eastAsia="ru-RU"/>
                </w:rPr>
              </w:rPrChange>
            </w:rPr>
          </w:pPr>
          <w:ins w:id="945" w:author="Tima" w:date="2026-01-19T23:12:00Z">
            <w:r w:rsidRPr="00F672CF">
              <w:rPr>
                <w:rStyle w:val="af6"/>
                <w:rFonts w:ascii="Times New Roman" w:hAnsi="Times New Roman" w:cs="Times New Roman"/>
                <w:noProof/>
                <w:sz w:val="24"/>
                <w:szCs w:val="24"/>
                <w:rPrChange w:id="946" w:author="Tima" w:date="2026-01-19T23:13:00Z">
                  <w:rPr>
                    <w:rStyle w:val="af6"/>
                    <w:noProof/>
                  </w:rPr>
                </w:rPrChange>
              </w:rPr>
              <w:fldChar w:fldCharType="begin"/>
            </w:r>
            <w:r w:rsidRPr="00F672CF">
              <w:rPr>
                <w:rStyle w:val="af6"/>
                <w:rFonts w:ascii="Times New Roman" w:hAnsi="Times New Roman" w:cs="Times New Roman"/>
                <w:noProof/>
                <w:sz w:val="24"/>
                <w:szCs w:val="24"/>
                <w:rPrChange w:id="947" w:author="Tima" w:date="2026-01-19T23:13:00Z">
                  <w:rPr>
                    <w:rStyle w:val="af6"/>
                    <w:noProof/>
                  </w:rPr>
                </w:rPrChange>
              </w:rPr>
              <w:instrText xml:space="preserve"> </w:instrText>
            </w:r>
            <w:r w:rsidRPr="00F672CF">
              <w:rPr>
                <w:rFonts w:ascii="Times New Roman" w:hAnsi="Times New Roman" w:cs="Times New Roman"/>
                <w:noProof/>
                <w:sz w:val="24"/>
                <w:szCs w:val="24"/>
                <w:rPrChange w:id="948" w:author="Tima" w:date="2026-01-19T23:13:00Z">
                  <w:rPr>
                    <w:noProof/>
                  </w:rPr>
                </w:rPrChange>
              </w:rPr>
              <w:instrText>HYPERLINK \l "_Toc219756806"</w:instrText>
            </w:r>
            <w:r w:rsidRPr="00F672CF">
              <w:rPr>
                <w:rStyle w:val="af6"/>
                <w:rFonts w:ascii="Times New Roman" w:hAnsi="Times New Roman" w:cs="Times New Roman"/>
                <w:noProof/>
                <w:sz w:val="24"/>
                <w:szCs w:val="24"/>
                <w:rPrChange w:id="949"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950" w:author="Tima" w:date="2026-01-19T23:13:00Z">
                  <w:rPr>
                    <w:rStyle w:val="af6"/>
                    <w:noProof/>
                  </w:rPr>
                </w:rPrChange>
              </w:rPr>
            </w:r>
            <w:r w:rsidRPr="00F672CF">
              <w:rPr>
                <w:rStyle w:val="af6"/>
                <w:rFonts w:ascii="Times New Roman" w:hAnsi="Times New Roman" w:cs="Times New Roman"/>
                <w:noProof/>
                <w:sz w:val="24"/>
                <w:szCs w:val="24"/>
                <w:rPrChange w:id="951" w:author="Tima" w:date="2026-01-19T23:13:00Z">
                  <w:rPr>
                    <w:rStyle w:val="af6"/>
                    <w:noProof/>
                  </w:rPr>
                </w:rPrChange>
              </w:rPr>
              <w:fldChar w:fldCharType="separate"/>
            </w:r>
            <w:r w:rsidRPr="00F672CF">
              <w:rPr>
                <w:rStyle w:val="af6"/>
                <w:rFonts w:ascii="Times New Roman" w:hAnsi="Times New Roman" w:cs="Times New Roman"/>
                <w:b/>
                <w:noProof/>
                <w:sz w:val="24"/>
                <w:szCs w:val="24"/>
                <w:lang w:val="en-US"/>
                <w:rPrChange w:id="952" w:author="Tima" w:date="2026-01-19T23:13:00Z">
                  <w:rPr>
                    <w:rStyle w:val="af6"/>
                    <w:rFonts w:ascii="Times New Roman" w:hAnsi="Times New Roman" w:cs="Times New Roman"/>
                    <w:b/>
                    <w:noProof/>
                    <w:lang w:val="en-US"/>
                  </w:rPr>
                </w:rPrChange>
              </w:rPr>
              <w:t>2.5.</w:t>
            </w:r>
            <w:r w:rsidRPr="00F672CF">
              <w:rPr>
                <w:rFonts w:ascii="Times New Roman" w:eastAsiaTheme="minorEastAsia" w:hAnsi="Times New Roman" w:cs="Times New Roman"/>
                <w:noProof/>
                <w:sz w:val="24"/>
                <w:szCs w:val="24"/>
                <w:lang w:eastAsia="ru-RU"/>
                <w:rPrChange w:id="953"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lang w:val="en-US"/>
                <w:rPrChange w:id="954" w:author="Tima" w:date="2026-01-19T23:13:00Z">
                  <w:rPr>
                    <w:rStyle w:val="af6"/>
                    <w:rFonts w:ascii="Times New Roman" w:hAnsi="Times New Roman" w:cs="Times New Roman"/>
                    <w:b/>
                    <w:noProof/>
                    <w:lang w:val="en-US"/>
                  </w:rPr>
                </w:rPrChange>
              </w:rPr>
              <w:t>Формирование основы расчета</w:t>
            </w:r>
            <w:r w:rsidRPr="00F672CF">
              <w:rPr>
                <w:rFonts w:ascii="Times New Roman" w:hAnsi="Times New Roman" w:cs="Times New Roman"/>
                <w:noProof/>
                <w:webHidden/>
                <w:sz w:val="24"/>
                <w:szCs w:val="24"/>
                <w:rPrChange w:id="955" w:author="Tima" w:date="2026-01-19T23:13:00Z">
                  <w:rPr>
                    <w:noProof/>
                    <w:webHidden/>
                  </w:rPr>
                </w:rPrChange>
              </w:rPr>
              <w:tab/>
            </w:r>
            <w:r w:rsidRPr="00F672CF">
              <w:rPr>
                <w:rFonts w:ascii="Times New Roman" w:hAnsi="Times New Roman" w:cs="Times New Roman"/>
                <w:noProof/>
                <w:webHidden/>
                <w:sz w:val="24"/>
                <w:szCs w:val="24"/>
                <w:rPrChange w:id="956" w:author="Tima" w:date="2026-01-19T23:13:00Z">
                  <w:rPr>
                    <w:noProof/>
                    <w:webHidden/>
                  </w:rPr>
                </w:rPrChange>
              </w:rPr>
              <w:fldChar w:fldCharType="begin"/>
            </w:r>
            <w:r w:rsidRPr="00F672CF">
              <w:rPr>
                <w:rFonts w:ascii="Times New Roman" w:hAnsi="Times New Roman" w:cs="Times New Roman"/>
                <w:noProof/>
                <w:webHidden/>
                <w:sz w:val="24"/>
                <w:szCs w:val="24"/>
                <w:rPrChange w:id="957" w:author="Tima" w:date="2026-01-19T23:13:00Z">
                  <w:rPr>
                    <w:noProof/>
                    <w:webHidden/>
                  </w:rPr>
                </w:rPrChange>
              </w:rPr>
              <w:instrText xml:space="preserve"> PAGEREF _Toc219756806 \h </w:instrText>
            </w:r>
            <w:r w:rsidRPr="00F672CF">
              <w:rPr>
                <w:rFonts w:ascii="Times New Roman" w:hAnsi="Times New Roman" w:cs="Times New Roman"/>
                <w:noProof/>
                <w:webHidden/>
                <w:sz w:val="24"/>
                <w:szCs w:val="24"/>
                <w:rPrChange w:id="958" w:author="Tima" w:date="2026-01-19T23:13:00Z">
                  <w:rPr>
                    <w:noProof/>
                    <w:webHidden/>
                  </w:rPr>
                </w:rPrChange>
              </w:rPr>
            </w:r>
          </w:ins>
          <w:r w:rsidRPr="00F672CF">
            <w:rPr>
              <w:rFonts w:ascii="Times New Roman" w:hAnsi="Times New Roman" w:cs="Times New Roman"/>
              <w:noProof/>
              <w:webHidden/>
              <w:sz w:val="24"/>
              <w:szCs w:val="24"/>
              <w:rPrChange w:id="959" w:author="Tima" w:date="2026-01-19T23:13:00Z">
                <w:rPr>
                  <w:noProof/>
                  <w:webHidden/>
                </w:rPr>
              </w:rPrChange>
            </w:rPr>
            <w:fldChar w:fldCharType="separate"/>
          </w:r>
          <w:ins w:id="960" w:author="Tima" w:date="2026-01-19T23:12:00Z">
            <w:r w:rsidRPr="00F672CF">
              <w:rPr>
                <w:rFonts w:ascii="Times New Roman" w:hAnsi="Times New Roman" w:cs="Times New Roman"/>
                <w:noProof/>
                <w:webHidden/>
                <w:sz w:val="24"/>
                <w:szCs w:val="24"/>
                <w:rPrChange w:id="961" w:author="Tima" w:date="2026-01-19T23:13:00Z">
                  <w:rPr>
                    <w:noProof/>
                    <w:webHidden/>
                  </w:rPr>
                </w:rPrChange>
              </w:rPr>
              <w:t>32</w:t>
            </w:r>
            <w:r w:rsidRPr="00F672CF">
              <w:rPr>
                <w:rFonts w:ascii="Times New Roman" w:hAnsi="Times New Roman" w:cs="Times New Roman"/>
                <w:noProof/>
                <w:webHidden/>
                <w:sz w:val="24"/>
                <w:szCs w:val="24"/>
                <w:rPrChange w:id="962" w:author="Tima" w:date="2026-01-19T23:13:00Z">
                  <w:rPr>
                    <w:noProof/>
                    <w:webHidden/>
                  </w:rPr>
                </w:rPrChange>
              </w:rPr>
              <w:fldChar w:fldCharType="end"/>
            </w:r>
            <w:r w:rsidRPr="00F672CF">
              <w:rPr>
                <w:rStyle w:val="af6"/>
                <w:rFonts w:ascii="Times New Roman" w:hAnsi="Times New Roman" w:cs="Times New Roman"/>
                <w:noProof/>
                <w:sz w:val="24"/>
                <w:szCs w:val="24"/>
                <w:rPrChange w:id="963" w:author="Tima" w:date="2026-01-19T23:13:00Z">
                  <w:rPr>
                    <w:rStyle w:val="af6"/>
                    <w:noProof/>
                  </w:rPr>
                </w:rPrChange>
              </w:rPr>
              <w:fldChar w:fldCharType="end"/>
            </w:r>
          </w:ins>
        </w:p>
        <w:p w14:paraId="0ACAA95C" w14:textId="3F2925FE" w:rsidR="00F672CF" w:rsidRPr="00F672CF" w:rsidRDefault="00F672CF">
          <w:pPr>
            <w:pStyle w:val="31"/>
            <w:tabs>
              <w:tab w:val="left" w:pos="1320"/>
              <w:tab w:val="right" w:leader="dot" w:pos="9345"/>
            </w:tabs>
            <w:rPr>
              <w:ins w:id="964" w:author="Tima" w:date="2026-01-19T23:12:00Z"/>
              <w:rFonts w:ascii="Times New Roman" w:eastAsiaTheme="minorEastAsia" w:hAnsi="Times New Roman" w:cs="Times New Roman"/>
              <w:noProof/>
              <w:sz w:val="24"/>
              <w:szCs w:val="24"/>
              <w:lang w:eastAsia="ru-RU"/>
              <w:rPrChange w:id="965" w:author="Tima" w:date="2026-01-19T23:13:00Z">
                <w:rPr>
                  <w:ins w:id="966" w:author="Tima" w:date="2026-01-19T23:12:00Z"/>
                  <w:rFonts w:eastAsiaTheme="minorEastAsia"/>
                  <w:noProof/>
                  <w:lang w:eastAsia="ru-RU"/>
                </w:rPr>
              </w:rPrChange>
            </w:rPr>
          </w:pPr>
          <w:ins w:id="967" w:author="Tima" w:date="2026-01-19T23:12:00Z">
            <w:r w:rsidRPr="00F672CF">
              <w:rPr>
                <w:rStyle w:val="af6"/>
                <w:rFonts w:ascii="Times New Roman" w:hAnsi="Times New Roman" w:cs="Times New Roman"/>
                <w:noProof/>
                <w:sz w:val="24"/>
                <w:szCs w:val="24"/>
                <w:rPrChange w:id="968" w:author="Tima" w:date="2026-01-19T23:13:00Z">
                  <w:rPr>
                    <w:rStyle w:val="af6"/>
                    <w:noProof/>
                  </w:rPr>
                </w:rPrChange>
              </w:rPr>
              <w:fldChar w:fldCharType="begin"/>
            </w:r>
            <w:r w:rsidRPr="00F672CF">
              <w:rPr>
                <w:rStyle w:val="af6"/>
                <w:rFonts w:ascii="Times New Roman" w:hAnsi="Times New Roman" w:cs="Times New Roman"/>
                <w:noProof/>
                <w:sz w:val="24"/>
                <w:szCs w:val="24"/>
                <w:rPrChange w:id="969" w:author="Tima" w:date="2026-01-19T23:13:00Z">
                  <w:rPr>
                    <w:rStyle w:val="af6"/>
                    <w:noProof/>
                  </w:rPr>
                </w:rPrChange>
              </w:rPr>
              <w:instrText xml:space="preserve"> </w:instrText>
            </w:r>
            <w:r w:rsidRPr="00F672CF">
              <w:rPr>
                <w:rFonts w:ascii="Times New Roman" w:hAnsi="Times New Roman" w:cs="Times New Roman"/>
                <w:noProof/>
                <w:sz w:val="24"/>
                <w:szCs w:val="24"/>
                <w:rPrChange w:id="970" w:author="Tima" w:date="2026-01-19T23:13:00Z">
                  <w:rPr>
                    <w:noProof/>
                  </w:rPr>
                </w:rPrChange>
              </w:rPr>
              <w:instrText>HYPERLINK \l "_Toc219756807"</w:instrText>
            </w:r>
            <w:r w:rsidRPr="00F672CF">
              <w:rPr>
                <w:rStyle w:val="af6"/>
                <w:rFonts w:ascii="Times New Roman" w:hAnsi="Times New Roman" w:cs="Times New Roman"/>
                <w:noProof/>
                <w:sz w:val="24"/>
                <w:szCs w:val="24"/>
                <w:rPrChange w:id="971"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972" w:author="Tima" w:date="2026-01-19T23:13:00Z">
                  <w:rPr>
                    <w:rStyle w:val="af6"/>
                    <w:noProof/>
                  </w:rPr>
                </w:rPrChange>
              </w:rPr>
            </w:r>
            <w:r w:rsidRPr="00F672CF">
              <w:rPr>
                <w:rStyle w:val="af6"/>
                <w:rFonts w:ascii="Times New Roman" w:hAnsi="Times New Roman" w:cs="Times New Roman"/>
                <w:noProof/>
                <w:sz w:val="24"/>
                <w:szCs w:val="24"/>
                <w:rPrChange w:id="973"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974" w:author="Tima" w:date="2026-01-19T23:13:00Z">
                  <w:rPr>
                    <w:rStyle w:val="af6"/>
                    <w:rFonts w:ascii="Times New Roman" w:hAnsi="Times New Roman" w:cs="Times New Roman"/>
                    <w:b/>
                    <w:noProof/>
                  </w:rPr>
                </w:rPrChange>
              </w:rPr>
              <w:t>2.5.1.</w:t>
            </w:r>
            <w:r w:rsidRPr="00F672CF">
              <w:rPr>
                <w:rFonts w:ascii="Times New Roman" w:eastAsiaTheme="minorEastAsia" w:hAnsi="Times New Roman" w:cs="Times New Roman"/>
                <w:noProof/>
                <w:sz w:val="24"/>
                <w:szCs w:val="24"/>
                <w:lang w:eastAsia="ru-RU"/>
                <w:rPrChange w:id="975"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976" w:author="Tima" w:date="2026-01-19T23:13:00Z">
                  <w:rPr>
                    <w:rStyle w:val="af6"/>
                    <w:rFonts w:ascii="Times New Roman" w:hAnsi="Times New Roman" w:cs="Times New Roman"/>
                    <w:b/>
                    <w:noProof/>
                  </w:rPr>
                </w:rPrChange>
              </w:rPr>
              <w:t>Маркетинг Микс</w:t>
            </w:r>
            <w:r w:rsidRPr="00F672CF">
              <w:rPr>
                <w:rFonts w:ascii="Times New Roman" w:hAnsi="Times New Roman" w:cs="Times New Roman"/>
                <w:noProof/>
                <w:webHidden/>
                <w:sz w:val="24"/>
                <w:szCs w:val="24"/>
                <w:rPrChange w:id="977" w:author="Tima" w:date="2026-01-19T23:13:00Z">
                  <w:rPr>
                    <w:noProof/>
                    <w:webHidden/>
                  </w:rPr>
                </w:rPrChange>
              </w:rPr>
              <w:tab/>
            </w:r>
            <w:r w:rsidRPr="00F672CF">
              <w:rPr>
                <w:rFonts w:ascii="Times New Roman" w:hAnsi="Times New Roman" w:cs="Times New Roman"/>
                <w:noProof/>
                <w:webHidden/>
                <w:sz w:val="24"/>
                <w:szCs w:val="24"/>
                <w:rPrChange w:id="978" w:author="Tima" w:date="2026-01-19T23:13:00Z">
                  <w:rPr>
                    <w:noProof/>
                    <w:webHidden/>
                  </w:rPr>
                </w:rPrChange>
              </w:rPr>
              <w:fldChar w:fldCharType="begin"/>
            </w:r>
            <w:r w:rsidRPr="00F672CF">
              <w:rPr>
                <w:rFonts w:ascii="Times New Roman" w:hAnsi="Times New Roman" w:cs="Times New Roman"/>
                <w:noProof/>
                <w:webHidden/>
                <w:sz w:val="24"/>
                <w:szCs w:val="24"/>
                <w:rPrChange w:id="979" w:author="Tima" w:date="2026-01-19T23:13:00Z">
                  <w:rPr>
                    <w:noProof/>
                    <w:webHidden/>
                  </w:rPr>
                </w:rPrChange>
              </w:rPr>
              <w:instrText xml:space="preserve"> PAGEREF _Toc219756807 \h </w:instrText>
            </w:r>
            <w:r w:rsidRPr="00F672CF">
              <w:rPr>
                <w:rFonts w:ascii="Times New Roman" w:hAnsi="Times New Roman" w:cs="Times New Roman"/>
                <w:noProof/>
                <w:webHidden/>
                <w:sz w:val="24"/>
                <w:szCs w:val="24"/>
                <w:rPrChange w:id="980" w:author="Tima" w:date="2026-01-19T23:13:00Z">
                  <w:rPr>
                    <w:noProof/>
                    <w:webHidden/>
                  </w:rPr>
                </w:rPrChange>
              </w:rPr>
            </w:r>
          </w:ins>
          <w:r w:rsidRPr="00F672CF">
            <w:rPr>
              <w:rFonts w:ascii="Times New Roman" w:hAnsi="Times New Roman" w:cs="Times New Roman"/>
              <w:noProof/>
              <w:webHidden/>
              <w:sz w:val="24"/>
              <w:szCs w:val="24"/>
              <w:rPrChange w:id="981" w:author="Tima" w:date="2026-01-19T23:13:00Z">
                <w:rPr>
                  <w:noProof/>
                  <w:webHidden/>
                </w:rPr>
              </w:rPrChange>
            </w:rPr>
            <w:fldChar w:fldCharType="separate"/>
          </w:r>
          <w:ins w:id="982" w:author="Tima" w:date="2026-01-19T23:12:00Z">
            <w:r w:rsidRPr="00F672CF">
              <w:rPr>
                <w:rFonts w:ascii="Times New Roman" w:hAnsi="Times New Roman" w:cs="Times New Roman"/>
                <w:noProof/>
                <w:webHidden/>
                <w:sz w:val="24"/>
                <w:szCs w:val="24"/>
                <w:rPrChange w:id="983" w:author="Tima" w:date="2026-01-19T23:13:00Z">
                  <w:rPr>
                    <w:noProof/>
                    <w:webHidden/>
                  </w:rPr>
                </w:rPrChange>
              </w:rPr>
              <w:t>32</w:t>
            </w:r>
            <w:r w:rsidRPr="00F672CF">
              <w:rPr>
                <w:rFonts w:ascii="Times New Roman" w:hAnsi="Times New Roman" w:cs="Times New Roman"/>
                <w:noProof/>
                <w:webHidden/>
                <w:sz w:val="24"/>
                <w:szCs w:val="24"/>
                <w:rPrChange w:id="984" w:author="Tima" w:date="2026-01-19T23:13:00Z">
                  <w:rPr>
                    <w:noProof/>
                    <w:webHidden/>
                  </w:rPr>
                </w:rPrChange>
              </w:rPr>
              <w:fldChar w:fldCharType="end"/>
            </w:r>
            <w:r w:rsidRPr="00F672CF">
              <w:rPr>
                <w:rStyle w:val="af6"/>
                <w:rFonts w:ascii="Times New Roman" w:hAnsi="Times New Roman" w:cs="Times New Roman"/>
                <w:noProof/>
                <w:sz w:val="24"/>
                <w:szCs w:val="24"/>
                <w:rPrChange w:id="985" w:author="Tima" w:date="2026-01-19T23:13:00Z">
                  <w:rPr>
                    <w:rStyle w:val="af6"/>
                    <w:noProof/>
                  </w:rPr>
                </w:rPrChange>
              </w:rPr>
              <w:fldChar w:fldCharType="end"/>
            </w:r>
          </w:ins>
        </w:p>
        <w:p w14:paraId="1BCFDB4E" w14:textId="2EF98CFC" w:rsidR="00F672CF" w:rsidRPr="00F672CF" w:rsidRDefault="00F672CF">
          <w:pPr>
            <w:pStyle w:val="31"/>
            <w:tabs>
              <w:tab w:val="left" w:pos="1320"/>
              <w:tab w:val="right" w:leader="dot" w:pos="9345"/>
            </w:tabs>
            <w:rPr>
              <w:ins w:id="986" w:author="Tima" w:date="2026-01-19T23:12:00Z"/>
              <w:rFonts w:ascii="Times New Roman" w:eastAsiaTheme="minorEastAsia" w:hAnsi="Times New Roman" w:cs="Times New Roman"/>
              <w:noProof/>
              <w:sz w:val="24"/>
              <w:szCs w:val="24"/>
              <w:lang w:eastAsia="ru-RU"/>
              <w:rPrChange w:id="987" w:author="Tima" w:date="2026-01-19T23:13:00Z">
                <w:rPr>
                  <w:ins w:id="988" w:author="Tima" w:date="2026-01-19T23:12:00Z"/>
                  <w:rFonts w:eastAsiaTheme="minorEastAsia"/>
                  <w:noProof/>
                  <w:lang w:eastAsia="ru-RU"/>
                </w:rPr>
              </w:rPrChange>
            </w:rPr>
          </w:pPr>
          <w:ins w:id="989" w:author="Tima" w:date="2026-01-19T23:12:00Z">
            <w:r w:rsidRPr="00F672CF">
              <w:rPr>
                <w:rStyle w:val="af6"/>
                <w:rFonts w:ascii="Times New Roman" w:hAnsi="Times New Roman" w:cs="Times New Roman"/>
                <w:noProof/>
                <w:sz w:val="24"/>
                <w:szCs w:val="24"/>
                <w:rPrChange w:id="990" w:author="Tima" w:date="2026-01-19T23:13:00Z">
                  <w:rPr>
                    <w:rStyle w:val="af6"/>
                    <w:noProof/>
                  </w:rPr>
                </w:rPrChange>
              </w:rPr>
              <w:fldChar w:fldCharType="begin"/>
            </w:r>
            <w:r w:rsidRPr="00F672CF">
              <w:rPr>
                <w:rStyle w:val="af6"/>
                <w:rFonts w:ascii="Times New Roman" w:hAnsi="Times New Roman" w:cs="Times New Roman"/>
                <w:noProof/>
                <w:sz w:val="24"/>
                <w:szCs w:val="24"/>
                <w:rPrChange w:id="991" w:author="Tima" w:date="2026-01-19T23:13:00Z">
                  <w:rPr>
                    <w:rStyle w:val="af6"/>
                    <w:noProof/>
                  </w:rPr>
                </w:rPrChange>
              </w:rPr>
              <w:instrText xml:space="preserve"> </w:instrText>
            </w:r>
            <w:r w:rsidRPr="00F672CF">
              <w:rPr>
                <w:rFonts w:ascii="Times New Roman" w:hAnsi="Times New Roman" w:cs="Times New Roman"/>
                <w:noProof/>
                <w:sz w:val="24"/>
                <w:szCs w:val="24"/>
                <w:rPrChange w:id="992" w:author="Tima" w:date="2026-01-19T23:13:00Z">
                  <w:rPr>
                    <w:noProof/>
                  </w:rPr>
                </w:rPrChange>
              </w:rPr>
              <w:instrText>HYPERLINK \l "_Toc219756808"</w:instrText>
            </w:r>
            <w:r w:rsidRPr="00F672CF">
              <w:rPr>
                <w:rStyle w:val="af6"/>
                <w:rFonts w:ascii="Times New Roman" w:hAnsi="Times New Roman" w:cs="Times New Roman"/>
                <w:noProof/>
                <w:sz w:val="24"/>
                <w:szCs w:val="24"/>
                <w:rPrChange w:id="993"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994" w:author="Tima" w:date="2026-01-19T23:13:00Z">
                  <w:rPr>
                    <w:rStyle w:val="af6"/>
                    <w:noProof/>
                  </w:rPr>
                </w:rPrChange>
              </w:rPr>
            </w:r>
            <w:r w:rsidRPr="00F672CF">
              <w:rPr>
                <w:rStyle w:val="af6"/>
                <w:rFonts w:ascii="Times New Roman" w:hAnsi="Times New Roman" w:cs="Times New Roman"/>
                <w:noProof/>
                <w:sz w:val="24"/>
                <w:szCs w:val="24"/>
                <w:rPrChange w:id="995"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996" w:author="Tima" w:date="2026-01-19T23:13:00Z">
                  <w:rPr>
                    <w:rStyle w:val="af6"/>
                    <w:rFonts w:ascii="Times New Roman" w:hAnsi="Times New Roman" w:cs="Times New Roman"/>
                    <w:b/>
                    <w:noProof/>
                  </w:rPr>
                </w:rPrChange>
              </w:rPr>
              <w:t>2.5.2.</w:t>
            </w:r>
            <w:r w:rsidRPr="00F672CF">
              <w:rPr>
                <w:rFonts w:ascii="Times New Roman" w:eastAsiaTheme="minorEastAsia" w:hAnsi="Times New Roman" w:cs="Times New Roman"/>
                <w:noProof/>
                <w:sz w:val="24"/>
                <w:szCs w:val="24"/>
                <w:lang w:eastAsia="ru-RU"/>
                <w:rPrChange w:id="997"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998" w:author="Tima" w:date="2026-01-19T23:13:00Z">
                  <w:rPr>
                    <w:rStyle w:val="af6"/>
                    <w:rFonts w:ascii="Times New Roman" w:hAnsi="Times New Roman" w:cs="Times New Roman"/>
                    <w:b/>
                    <w:noProof/>
                  </w:rPr>
                </w:rPrChange>
              </w:rPr>
              <w:t>Lean Canvas</w:t>
            </w:r>
            <w:r w:rsidRPr="00F672CF">
              <w:rPr>
                <w:rFonts w:ascii="Times New Roman" w:hAnsi="Times New Roman" w:cs="Times New Roman"/>
                <w:noProof/>
                <w:webHidden/>
                <w:sz w:val="24"/>
                <w:szCs w:val="24"/>
                <w:rPrChange w:id="999" w:author="Tima" w:date="2026-01-19T23:13:00Z">
                  <w:rPr>
                    <w:noProof/>
                    <w:webHidden/>
                  </w:rPr>
                </w:rPrChange>
              </w:rPr>
              <w:tab/>
            </w:r>
            <w:r w:rsidRPr="00F672CF">
              <w:rPr>
                <w:rFonts w:ascii="Times New Roman" w:hAnsi="Times New Roman" w:cs="Times New Roman"/>
                <w:noProof/>
                <w:webHidden/>
                <w:sz w:val="24"/>
                <w:szCs w:val="24"/>
                <w:rPrChange w:id="1000" w:author="Tima" w:date="2026-01-19T23:13:00Z">
                  <w:rPr>
                    <w:noProof/>
                    <w:webHidden/>
                  </w:rPr>
                </w:rPrChange>
              </w:rPr>
              <w:fldChar w:fldCharType="begin"/>
            </w:r>
            <w:r w:rsidRPr="00F672CF">
              <w:rPr>
                <w:rFonts w:ascii="Times New Roman" w:hAnsi="Times New Roman" w:cs="Times New Roman"/>
                <w:noProof/>
                <w:webHidden/>
                <w:sz w:val="24"/>
                <w:szCs w:val="24"/>
                <w:rPrChange w:id="1001" w:author="Tima" w:date="2026-01-19T23:13:00Z">
                  <w:rPr>
                    <w:noProof/>
                    <w:webHidden/>
                  </w:rPr>
                </w:rPrChange>
              </w:rPr>
              <w:instrText xml:space="preserve"> PAGEREF _Toc219756808 \h </w:instrText>
            </w:r>
            <w:r w:rsidRPr="00F672CF">
              <w:rPr>
                <w:rFonts w:ascii="Times New Roman" w:hAnsi="Times New Roman" w:cs="Times New Roman"/>
                <w:noProof/>
                <w:webHidden/>
                <w:sz w:val="24"/>
                <w:szCs w:val="24"/>
                <w:rPrChange w:id="1002" w:author="Tima" w:date="2026-01-19T23:13:00Z">
                  <w:rPr>
                    <w:noProof/>
                    <w:webHidden/>
                  </w:rPr>
                </w:rPrChange>
              </w:rPr>
            </w:r>
          </w:ins>
          <w:r w:rsidRPr="00F672CF">
            <w:rPr>
              <w:rFonts w:ascii="Times New Roman" w:hAnsi="Times New Roman" w:cs="Times New Roman"/>
              <w:noProof/>
              <w:webHidden/>
              <w:sz w:val="24"/>
              <w:szCs w:val="24"/>
              <w:rPrChange w:id="1003" w:author="Tima" w:date="2026-01-19T23:13:00Z">
                <w:rPr>
                  <w:noProof/>
                  <w:webHidden/>
                </w:rPr>
              </w:rPrChange>
            </w:rPr>
            <w:fldChar w:fldCharType="separate"/>
          </w:r>
          <w:ins w:id="1004" w:author="Tima" w:date="2026-01-19T23:12:00Z">
            <w:r w:rsidRPr="00F672CF">
              <w:rPr>
                <w:rFonts w:ascii="Times New Roman" w:hAnsi="Times New Roman" w:cs="Times New Roman"/>
                <w:noProof/>
                <w:webHidden/>
                <w:sz w:val="24"/>
                <w:szCs w:val="24"/>
                <w:rPrChange w:id="1005" w:author="Tima" w:date="2026-01-19T23:13:00Z">
                  <w:rPr>
                    <w:noProof/>
                    <w:webHidden/>
                  </w:rPr>
                </w:rPrChange>
              </w:rPr>
              <w:t>33</w:t>
            </w:r>
            <w:r w:rsidRPr="00F672CF">
              <w:rPr>
                <w:rFonts w:ascii="Times New Roman" w:hAnsi="Times New Roman" w:cs="Times New Roman"/>
                <w:noProof/>
                <w:webHidden/>
                <w:sz w:val="24"/>
                <w:szCs w:val="24"/>
                <w:rPrChange w:id="1006" w:author="Tima" w:date="2026-01-19T23:13:00Z">
                  <w:rPr>
                    <w:noProof/>
                    <w:webHidden/>
                  </w:rPr>
                </w:rPrChange>
              </w:rPr>
              <w:fldChar w:fldCharType="end"/>
            </w:r>
            <w:r w:rsidRPr="00F672CF">
              <w:rPr>
                <w:rStyle w:val="af6"/>
                <w:rFonts w:ascii="Times New Roman" w:hAnsi="Times New Roman" w:cs="Times New Roman"/>
                <w:noProof/>
                <w:sz w:val="24"/>
                <w:szCs w:val="24"/>
                <w:rPrChange w:id="1007" w:author="Tima" w:date="2026-01-19T23:13:00Z">
                  <w:rPr>
                    <w:rStyle w:val="af6"/>
                    <w:noProof/>
                  </w:rPr>
                </w:rPrChange>
              </w:rPr>
              <w:fldChar w:fldCharType="end"/>
            </w:r>
          </w:ins>
        </w:p>
        <w:p w14:paraId="101D119C" w14:textId="427DE34C" w:rsidR="00F672CF" w:rsidRPr="00F672CF" w:rsidRDefault="00F672CF">
          <w:pPr>
            <w:pStyle w:val="11"/>
            <w:tabs>
              <w:tab w:val="left" w:pos="440"/>
              <w:tab w:val="right" w:leader="dot" w:pos="9345"/>
            </w:tabs>
            <w:rPr>
              <w:ins w:id="1008" w:author="Tima" w:date="2026-01-19T23:12:00Z"/>
              <w:rFonts w:ascii="Times New Roman" w:eastAsiaTheme="minorEastAsia" w:hAnsi="Times New Roman" w:cs="Times New Roman"/>
              <w:noProof/>
              <w:sz w:val="24"/>
              <w:szCs w:val="24"/>
              <w:lang w:eastAsia="ru-RU"/>
              <w:rPrChange w:id="1009" w:author="Tima" w:date="2026-01-19T23:13:00Z">
                <w:rPr>
                  <w:ins w:id="1010" w:author="Tima" w:date="2026-01-19T23:12:00Z"/>
                  <w:rFonts w:eastAsiaTheme="minorEastAsia"/>
                  <w:noProof/>
                  <w:lang w:eastAsia="ru-RU"/>
                </w:rPr>
              </w:rPrChange>
            </w:rPr>
          </w:pPr>
          <w:ins w:id="1011" w:author="Tima" w:date="2026-01-19T23:12:00Z">
            <w:r w:rsidRPr="00F672CF">
              <w:rPr>
                <w:rStyle w:val="af6"/>
                <w:rFonts w:ascii="Times New Roman" w:hAnsi="Times New Roman" w:cs="Times New Roman"/>
                <w:noProof/>
                <w:sz w:val="24"/>
                <w:szCs w:val="24"/>
                <w:rPrChange w:id="1012" w:author="Tima" w:date="2026-01-19T23:13:00Z">
                  <w:rPr>
                    <w:rStyle w:val="af6"/>
                    <w:noProof/>
                  </w:rPr>
                </w:rPrChange>
              </w:rPr>
              <w:fldChar w:fldCharType="begin"/>
            </w:r>
            <w:r w:rsidRPr="00F672CF">
              <w:rPr>
                <w:rStyle w:val="af6"/>
                <w:rFonts w:ascii="Times New Roman" w:hAnsi="Times New Roman" w:cs="Times New Roman"/>
                <w:noProof/>
                <w:sz w:val="24"/>
                <w:szCs w:val="24"/>
                <w:rPrChange w:id="1013" w:author="Tima" w:date="2026-01-19T23:13:00Z">
                  <w:rPr>
                    <w:rStyle w:val="af6"/>
                    <w:noProof/>
                  </w:rPr>
                </w:rPrChange>
              </w:rPr>
              <w:instrText xml:space="preserve"> </w:instrText>
            </w:r>
            <w:r w:rsidRPr="00F672CF">
              <w:rPr>
                <w:rFonts w:ascii="Times New Roman" w:hAnsi="Times New Roman" w:cs="Times New Roman"/>
                <w:noProof/>
                <w:sz w:val="24"/>
                <w:szCs w:val="24"/>
                <w:rPrChange w:id="1014" w:author="Tima" w:date="2026-01-19T23:13:00Z">
                  <w:rPr>
                    <w:noProof/>
                  </w:rPr>
                </w:rPrChange>
              </w:rPr>
              <w:instrText>HYPERLINK \l "_Toc219756809"</w:instrText>
            </w:r>
            <w:r w:rsidRPr="00F672CF">
              <w:rPr>
                <w:rStyle w:val="af6"/>
                <w:rFonts w:ascii="Times New Roman" w:hAnsi="Times New Roman" w:cs="Times New Roman"/>
                <w:noProof/>
                <w:sz w:val="24"/>
                <w:szCs w:val="24"/>
                <w:rPrChange w:id="1015"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1016" w:author="Tima" w:date="2026-01-19T23:13:00Z">
                  <w:rPr>
                    <w:rStyle w:val="af6"/>
                    <w:noProof/>
                  </w:rPr>
                </w:rPrChange>
              </w:rPr>
            </w:r>
            <w:r w:rsidRPr="00F672CF">
              <w:rPr>
                <w:rStyle w:val="af6"/>
                <w:rFonts w:ascii="Times New Roman" w:hAnsi="Times New Roman" w:cs="Times New Roman"/>
                <w:noProof/>
                <w:sz w:val="24"/>
                <w:szCs w:val="24"/>
                <w:rPrChange w:id="1017"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1018" w:author="Tima" w:date="2026-01-19T23:13:00Z">
                  <w:rPr>
                    <w:rStyle w:val="af6"/>
                    <w:rFonts w:ascii="Times New Roman" w:hAnsi="Times New Roman" w:cs="Times New Roman"/>
                    <w:b/>
                    <w:noProof/>
                  </w:rPr>
                </w:rPrChange>
              </w:rPr>
              <w:t>3.</w:t>
            </w:r>
            <w:r w:rsidRPr="00F672CF">
              <w:rPr>
                <w:rFonts w:ascii="Times New Roman" w:eastAsiaTheme="minorEastAsia" w:hAnsi="Times New Roman" w:cs="Times New Roman"/>
                <w:noProof/>
                <w:sz w:val="24"/>
                <w:szCs w:val="24"/>
                <w:lang w:eastAsia="ru-RU"/>
                <w:rPrChange w:id="1019"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1020" w:author="Tima" w:date="2026-01-19T23:13:00Z">
                  <w:rPr>
                    <w:rStyle w:val="af6"/>
                    <w:rFonts w:ascii="Times New Roman" w:hAnsi="Times New Roman" w:cs="Times New Roman"/>
                    <w:b/>
                    <w:noProof/>
                  </w:rPr>
                </w:rPrChange>
              </w:rPr>
              <w:t>ЭКОНОМИЧЕСКАЯ СОСТАВЛЯЮЩАЯ СЕРВИСА</w:t>
            </w:r>
            <w:r w:rsidRPr="00F672CF">
              <w:rPr>
                <w:rFonts w:ascii="Times New Roman" w:hAnsi="Times New Roman" w:cs="Times New Roman"/>
                <w:noProof/>
                <w:webHidden/>
                <w:sz w:val="24"/>
                <w:szCs w:val="24"/>
                <w:rPrChange w:id="1021" w:author="Tima" w:date="2026-01-19T23:13:00Z">
                  <w:rPr>
                    <w:noProof/>
                    <w:webHidden/>
                  </w:rPr>
                </w:rPrChange>
              </w:rPr>
              <w:tab/>
            </w:r>
            <w:r w:rsidRPr="00F672CF">
              <w:rPr>
                <w:rFonts w:ascii="Times New Roman" w:hAnsi="Times New Roman" w:cs="Times New Roman"/>
                <w:noProof/>
                <w:webHidden/>
                <w:sz w:val="24"/>
                <w:szCs w:val="24"/>
                <w:rPrChange w:id="1022" w:author="Tima" w:date="2026-01-19T23:13:00Z">
                  <w:rPr>
                    <w:noProof/>
                    <w:webHidden/>
                  </w:rPr>
                </w:rPrChange>
              </w:rPr>
              <w:fldChar w:fldCharType="begin"/>
            </w:r>
            <w:r w:rsidRPr="00F672CF">
              <w:rPr>
                <w:rFonts w:ascii="Times New Roman" w:hAnsi="Times New Roman" w:cs="Times New Roman"/>
                <w:noProof/>
                <w:webHidden/>
                <w:sz w:val="24"/>
                <w:szCs w:val="24"/>
                <w:rPrChange w:id="1023" w:author="Tima" w:date="2026-01-19T23:13:00Z">
                  <w:rPr>
                    <w:noProof/>
                    <w:webHidden/>
                  </w:rPr>
                </w:rPrChange>
              </w:rPr>
              <w:instrText xml:space="preserve"> PAGEREF _Toc219756809 \h </w:instrText>
            </w:r>
            <w:r w:rsidRPr="00F672CF">
              <w:rPr>
                <w:rFonts w:ascii="Times New Roman" w:hAnsi="Times New Roman" w:cs="Times New Roman"/>
                <w:noProof/>
                <w:webHidden/>
                <w:sz w:val="24"/>
                <w:szCs w:val="24"/>
                <w:rPrChange w:id="1024" w:author="Tima" w:date="2026-01-19T23:13:00Z">
                  <w:rPr>
                    <w:noProof/>
                    <w:webHidden/>
                  </w:rPr>
                </w:rPrChange>
              </w:rPr>
            </w:r>
          </w:ins>
          <w:r w:rsidRPr="00F672CF">
            <w:rPr>
              <w:rFonts w:ascii="Times New Roman" w:hAnsi="Times New Roman" w:cs="Times New Roman"/>
              <w:noProof/>
              <w:webHidden/>
              <w:sz w:val="24"/>
              <w:szCs w:val="24"/>
              <w:rPrChange w:id="1025" w:author="Tima" w:date="2026-01-19T23:13:00Z">
                <w:rPr>
                  <w:noProof/>
                  <w:webHidden/>
                </w:rPr>
              </w:rPrChange>
            </w:rPr>
            <w:fldChar w:fldCharType="separate"/>
          </w:r>
          <w:ins w:id="1026" w:author="Tima" w:date="2026-01-19T23:12:00Z">
            <w:r w:rsidRPr="00F672CF">
              <w:rPr>
                <w:rFonts w:ascii="Times New Roman" w:hAnsi="Times New Roman" w:cs="Times New Roman"/>
                <w:noProof/>
                <w:webHidden/>
                <w:sz w:val="24"/>
                <w:szCs w:val="24"/>
                <w:rPrChange w:id="1027" w:author="Tima" w:date="2026-01-19T23:13:00Z">
                  <w:rPr>
                    <w:noProof/>
                    <w:webHidden/>
                  </w:rPr>
                </w:rPrChange>
              </w:rPr>
              <w:t>35</w:t>
            </w:r>
            <w:r w:rsidRPr="00F672CF">
              <w:rPr>
                <w:rFonts w:ascii="Times New Roman" w:hAnsi="Times New Roman" w:cs="Times New Roman"/>
                <w:noProof/>
                <w:webHidden/>
                <w:sz w:val="24"/>
                <w:szCs w:val="24"/>
                <w:rPrChange w:id="1028" w:author="Tima" w:date="2026-01-19T23:13:00Z">
                  <w:rPr>
                    <w:noProof/>
                    <w:webHidden/>
                  </w:rPr>
                </w:rPrChange>
              </w:rPr>
              <w:fldChar w:fldCharType="end"/>
            </w:r>
            <w:r w:rsidRPr="00F672CF">
              <w:rPr>
                <w:rStyle w:val="af6"/>
                <w:rFonts w:ascii="Times New Roman" w:hAnsi="Times New Roman" w:cs="Times New Roman"/>
                <w:noProof/>
                <w:sz w:val="24"/>
                <w:szCs w:val="24"/>
                <w:rPrChange w:id="1029" w:author="Tima" w:date="2026-01-19T23:13:00Z">
                  <w:rPr>
                    <w:rStyle w:val="af6"/>
                    <w:noProof/>
                  </w:rPr>
                </w:rPrChange>
              </w:rPr>
              <w:fldChar w:fldCharType="end"/>
            </w:r>
          </w:ins>
        </w:p>
        <w:p w14:paraId="46395215" w14:textId="5C48771E" w:rsidR="00F672CF" w:rsidRPr="00F672CF" w:rsidRDefault="00F672CF">
          <w:pPr>
            <w:pStyle w:val="21"/>
            <w:tabs>
              <w:tab w:val="left" w:pos="880"/>
              <w:tab w:val="right" w:leader="dot" w:pos="9345"/>
            </w:tabs>
            <w:rPr>
              <w:ins w:id="1030" w:author="Tima" w:date="2026-01-19T23:12:00Z"/>
              <w:rFonts w:ascii="Times New Roman" w:eastAsiaTheme="minorEastAsia" w:hAnsi="Times New Roman" w:cs="Times New Roman"/>
              <w:noProof/>
              <w:sz w:val="24"/>
              <w:szCs w:val="24"/>
              <w:lang w:eastAsia="ru-RU"/>
              <w:rPrChange w:id="1031" w:author="Tima" w:date="2026-01-19T23:13:00Z">
                <w:rPr>
                  <w:ins w:id="1032" w:author="Tima" w:date="2026-01-19T23:12:00Z"/>
                  <w:rFonts w:eastAsiaTheme="minorEastAsia"/>
                  <w:noProof/>
                  <w:lang w:eastAsia="ru-RU"/>
                </w:rPr>
              </w:rPrChange>
            </w:rPr>
          </w:pPr>
          <w:ins w:id="1033" w:author="Tima" w:date="2026-01-19T23:12:00Z">
            <w:r w:rsidRPr="00F672CF">
              <w:rPr>
                <w:rStyle w:val="af6"/>
                <w:rFonts w:ascii="Times New Roman" w:hAnsi="Times New Roman" w:cs="Times New Roman"/>
                <w:noProof/>
                <w:sz w:val="24"/>
                <w:szCs w:val="24"/>
                <w:rPrChange w:id="1034" w:author="Tima" w:date="2026-01-19T23:13:00Z">
                  <w:rPr>
                    <w:rStyle w:val="af6"/>
                    <w:noProof/>
                  </w:rPr>
                </w:rPrChange>
              </w:rPr>
              <w:fldChar w:fldCharType="begin"/>
            </w:r>
            <w:r w:rsidRPr="00F672CF">
              <w:rPr>
                <w:rStyle w:val="af6"/>
                <w:rFonts w:ascii="Times New Roman" w:hAnsi="Times New Roman" w:cs="Times New Roman"/>
                <w:noProof/>
                <w:sz w:val="24"/>
                <w:szCs w:val="24"/>
                <w:rPrChange w:id="1035" w:author="Tima" w:date="2026-01-19T23:13:00Z">
                  <w:rPr>
                    <w:rStyle w:val="af6"/>
                    <w:noProof/>
                  </w:rPr>
                </w:rPrChange>
              </w:rPr>
              <w:instrText xml:space="preserve"> </w:instrText>
            </w:r>
            <w:r w:rsidRPr="00F672CF">
              <w:rPr>
                <w:rFonts w:ascii="Times New Roman" w:hAnsi="Times New Roman" w:cs="Times New Roman"/>
                <w:noProof/>
                <w:sz w:val="24"/>
                <w:szCs w:val="24"/>
                <w:rPrChange w:id="1036" w:author="Tima" w:date="2026-01-19T23:13:00Z">
                  <w:rPr>
                    <w:noProof/>
                  </w:rPr>
                </w:rPrChange>
              </w:rPr>
              <w:instrText>HYPERLINK \l "_Toc219756810"</w:instrText>
            </w:r>
            <w:r w:rsidRPr="00F672CF">
              <w:rPr>
                <w:rStyle w:val="af6"/>
                <w:rFonts w:ascii="Times New Roman" w:hAnsi="Times New Roman" w:cs="Times New Roman"/>
                <w:noProof/>
                <w:sz w:val="24"/>
                <w:szCs w:val="24"/>
                <w:rPrChange w:id="1037"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1038" w:author="Tima" w:date="2026-01-19T23:13:00Z">
                  <w:rPr>
                    <w:rStyle w:val="af6"/>
                    <w:noProof/>
                  </w:rPr>
                </w:rPrChange>
              </w:rPr>
            </w:r>
            <w:r w:rsidRPr="00F672CF">
              <w:rPr>
                <w:rStyle w:val="af6"/>
                <w:rFonts w:ascii="Times New Roman" w:hAnsi="Times New Roman" w:cs="Times New Roman"/>
                <w:noProof/>
                <w:sz w:val="24"/>
                <w:szCs w:val="24"/>
                <w:rPrChange w:id="1039"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1040" w:author="Tima" w:date="2026-01-19T23:13:00Z">
                  <w:rPr>
                    <w:rStyle w:val="af6"/>
                    <w:rFonts w:ascii="Times New Roman" w:hAnsi="Times New Roman" w:cs="Times New Roman"/>
                    <w:b/>
                    <w:noProof/>
                  </w:rPr>
                </w:rPrChange>
              </w:rPr>
              <w:t>3.1.</w:t>
            </w:r>
            <w:r w:rsidRPr="00F672CF">
              <w:rPr>
                <w:rFonts w:ascii="Times New Roman" w:eastAsiaTheme="minorEastAsia" w:hAnsi="Times New Roman" w:cs="Times New Roman"/>
                <w:noProof/>
                <w:sz w:val="24"/>
                <w:szCs w:val="24"/>
                <w:lang w:eastAsia="ru-RU"/>
                <w:rPrChange w:id="1041"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1042" w:author="Tima" w:date="2026-01-19T23:13:00Z">
                  <w:rPr>
                    <w:rStyle w:val="af6"/>
                    <w:rFonts w:ascii="Times New Roman" w:hAnsi="Times New Roman" w:cs="Times New Roman"/>
                    <w:b/>
                    <w:noProof/>
                  </w:rPr>
                </w:rPrChange>
              </w:rPr>
              <w:t>Расчет ставки дисконтирования, доходов, расходов</w:t>
            </w:r>
            <w:r w:rsidRPr="00F672CF">
              <w:rPr>
                <w:rFonts w:ascii="Times New Roman" w:hAnsi="Times New Roman" w:cs="Times New Roman"/>
                <w:noProof/>
                <w:webHidden/>
                <w:sz w:val="24"/>
                <w:szCs w:val="24"/>
                <w:rPrChange w:id="1043" w:author="Tima" w:date="2026-01-19T23:13:00Z">
                  <w:rPr>
                    <w:noProof/>
                    <w:webHidden/>
                  </w:rPr>
                </w:rPrChange>
              </w:rPr>
              <w:tab/>
            </w:r>
            <w:r w:rsidRPr="00F672CF">
              <w:rPr>
                <w:rFonts w:ascii="Times New Roman" w:hAnsi="Times New Roman" w:cs="Times New Roman"/>
                <w:noProof/>
                <w:webHidden/>
                <w:sz w:val="24"/>
                <w:szCs w:val="24"/>
                <w:rPrChange w:id="1044" w:author="Tima" w:date="2026-01-19T23:13:00Z">
                  <w:rPr>
                    <w:noProof/>
                    <w:webHidden/>
                  </w:rPr>
                </w:rPrChange>
              </w:rPr>
              <w:fldChar w:fldCharType="begin"/>
            </w:r>
            <w:r w:rsidRPr="00F672CF">
              <w:rPr>
                <w:rFonts w:ascii="Times New Roman" w:hAnsi="Times New Roman" w:cs="Times New Roman"/>
                <w:noProof/>
                <w:webHidden/>
                <w:sz w:val="24"/>
                <w:szCs w:val="24"/>
                <w:rPrChange w:id="1045" w:author="Tima" w:date="2026-01-19T23:13:00Z">
                  <w:rPr>
                    <w:noProof/>
                    <w:webHidden/>
                  </w:rPr>
                </w:rPrChange>
              </w:rPr>
              <w:instrText xml:space="preserve"> PAGEREF _Toc219756810 \h </w:instrText>
            </w:r>
            <w:r w:rsidRPr="00F672CF">
              <w:rPr>
                <w:rFonts w:ascii="Times New Roman" w:hAnsi="Times New Roman" w:cs="Times New Roman"/>
                <w:noProof/>
                <w:webHidden/>
                <w:sz w:val="24"/>
                <w:szCs w:val="24"/>
                <w:rPrChange w:id="1046" w:author="Tima" w:date="2026-01-19T23:13:00Z">
                  <w:rPr>
                    <w:noProof/>
                    <w:webHidden/>
                  </w:rPr>
                </w:rPrChange>
              </w:rPr>
            </w:r>
          </w:ins>
          <w:r w:rsidRPr="00F672CF">
            <w:rPr>
              <w:rFonts w:ascii="Times New Roman" w:hAnsi="Times New Roman" w:cs="Times New Roman"/>
              <w:noProof/>
              <w:webHidden/>
              <w:sz w:val="24"/>
              <w:szCs w:val="24"/>
              <w:rPrChange w:id="1047" w:author="Tima" w:date="2026-01-19T23:13:00Z">
                <w:rPr>
                  <w:noProof/>
                  <w:webHidden/>
                </w:rPr>
              </w:rPrChange>
            </w:rPr>
            <w:fldChar w:fldCharType="separate"/>
          </w:r>
          <w:ins w:id="1048" w:author="Tima" w:date="2026-01-19T23:12:00Z">
            <w:r w:rsidRPr="00F672CF">
              <w:rPr>
                <w:rFonts w:ascii="Times New Roman" w:hAnsi="Times New Roman" w:cs="Times New Roman"/>
                <w:noProof/>
                <w:webHidden/>
                <w:sz w:val="24"/>
                <w:szCs w:val="24"/>
                <w:rPrChange w:id="1049" w:author="Tima" w:date="2026-01-19T23:13:00Z">
                  <w:rPr>
                    <w:noProof/>
                    <w:webHidden/>
                  </w:rPr>
                </w:rPrChange>
              </w:rPr>
              <w:t>35</w:t>
            </w:r>
            <w:r w:rsidRPr="00F672CF">
              <w:rPr>
                <w:rFonts w:ascii="Times New Roman" w:hAnsi="Times New Roman" w:cs="Times New Roman"/>
                <w:noProof/>
                <w:webHidden/>
                <w:sz w:val="24"/>
                <w:szCs w:val="24"/>
                <w:rPrChange w:id="1050" w:author="Tima" w:date="2026-01-19T23:13:00Z">
                  <w:rPr>
                    <w:noProof/>
                    <w:webHidden/>
                  </w:rPr>
                </w:rPrChange>
              </w:rPr>
              <w:fldChar w:fldCharType="end"/>
            </w:r>
            <w:r w:rsidRPr="00F672CF">
              <w:rPr>
                <w:rStyle w:val="af6"/>
                <w:rFonts w:ascii="Times New Roman" w:hAnsi="Times New Roman" w:cs="Times New Roman"/>
                <w:noProof/>
                <w:sz w:val="24"/>
                <w:szCs w:val="24"/>
                <w:rPrChange w:id="1051" w:author="Tima" w:date="2026-01-19T23:13:00Z">
                  <w:rPr>
                    <w:rStyle w:val="af6"/>
                    <w:noProof/>
                  </w:rPr>
                </w:rPrChange>
              </w:rPr>
              <w:fldChar w:fldCharType="end"/>
            </w:r>
          </w:ins>
        </w:p>
        <w:p w14:paraId="200EC340" w14:textId="0993517A" w:rsidR="00F672CF" w:rsidRPr="00F672CF" w:rsidRDefault="00F672CF">
          <w:pPr>
            <w:pStyle w:val="31"/>
            <w:tabs>
              <w:tab w:val="left" w:pos="1320"/>
              <w:tab w:val="right" w:leader="dot" w:pos="9345"/>
            </w:tabs>
            <w:rPr>
              <w:ins w:id="1052" w:author="Tima" w:date="2026-01-19T23:12:00Z"/>
              <w:rFonts w:ascii="Times New Roman" w:eastAsiaTheme="minorEastAsia" w:hAnsi="Times New Roman" w:cs="Times New Roman"/>
              <w:noProof/>
              <w:sz w:val="24"/>
              <w:szCs w:val="24"/>
              <w:lang w:eastAsia="ru-RU"/>
              <w:rPrChange w:id="1053" w:author="Tima" w:date="2026-01-19T23:13:00Z">
                <w:rPr>
                  <w:ins w:id="1054" w:author="Tima" w:date="2026-01-19T23:12:00Z"/>
                  <w:rFonts w:eastAsiaTheme="minorEastAsia"/>
                  <w:noProof/>
                  <w:lang w:eastAsia="ru-RU"/>
                </w:rPr>
              </w:rPrChange>
            </w:rPr>
          </w:pPr>
          <w:ins w:id="1055" w:author="Tima" w:date="2026-01-19T23:12:00Z">
            <w:r w:rsidRPr="00F672CF">
              <w:rPr>
                <w:rStyle w:val="af6"/>
                <w:rFonts w:ascii="Times New Roman" w:hAnsi="Times New Roman" w:cs="Times New Roman"/>
                <w:noProof/>
                <w:sz w:val="24"/>
                <w:szCs w:val="24"/>
                <w:rPrChange w:id="1056" w:author="Tima" w:date="2026-01-19T23:13:00Z">
                  <w:rPr>
                    <w:rStyle w:val="af6"/>
                    <w:noProof/>
                  </w:rPr>
                </w:rPrChange>
              </w:rPr>
              <w:fldChar w:fldCharType="begin"/>
            </w:r>
            <w:r w:rsidRPr="00F672CF">
              <w:rPr>
                <w:rStyle w:val="af6"/>
                <w:rFonts w:ascii="Times New Roman" w:hAnsi="Times New Roman" w:cs="Times New Roman"/>
                <w:noProof/>
                <w:sz w:val="24"/>
                <w:szCs w:val="24"/>
                <w:rPrChange w:id="1057" w:author="Tima" w:date="2026-01-19T23:13:00Z">
                  <w:rPr>
                    <w:rStyle w:val="af6"/>
                    <w:noProof/>
                  </w:rPr>
                </w:rPrChange>
              </w:rPr>
              <w:instrText xml:space="preserve"> </w:instrText>
            </w:r>
            <w:r w:rsidRPr="00F672CF">
              <w:rPr>
                <w:rFonts w:ascii="Times New Roman" w:hAnsi="Times New Roman" w:cs="Times New Roman"/>
                <w:noProof/>
                <w:sz w:val="24"/>
                <w:szCs w:val="24"/>
                <w:rPrChange w:id="1058" w:author="Tima" w:date="2026-01-19T23:13:00Z">
                  <w:rPr>
                    <w:noProof/>
                  </w:rPr>
                </w:rPrChange>
              </w:rPr>
              <w:instrText>HYPERLINK \l "_Toc219756811"</w:instrText>
            </w:r>
            <w:r w:rsidRPr="00F672CF">
              <w:rPr>
                <w:rStyle w:val="af6"/>
                <w:rFonts w:ascii="Times New Roman" w:hAnsi="Times New Roman" w:cs="Times New Roman"/>
                <w:noProof/>
                <w:sz w:val="24"/>
                <w:szCs w:val="24"/>
                <w:rPrChange w:id="1059"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1060" w:author="Tima" w:date="2026-01-19T23:13:00Z">
                  <w:rPr>
                    <w:rStyle w:val="af6"/>
                    <w:noProof/>
                  </w:rPr>
                </w:rPrChange>
              </w:rPr>
            </w:r>
            <w:r w:rsidRPr="00F672CF">
              <w:rPr>
                <w:rStyle w:val="af6"/>
                <w:rFonts w:ascii="Times New Roman" w:hAnsi="Times New Roman" w:cs="Times New Roman"/>
                <w:noProof/>
                <w:sz w:val="24"/>
                <w:szCs w:val="24"/>
                <w:rPrChange w:id="1061"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1062" w:author="Tima" w:date="2026-01-19T23:13:00Z">
                  <w:rPr>
                    <w:rStyle w:val="af6"/>
                    <w:rFonts w:ascii="Times New Roman" w:hAnsi="Times New Roman" w:cs="Times New Roman"/>
                    <w:b/>
                    <w:noProof/>
                  </w:rPr>
                </w:rPrChange>
              </w:rPr>
              <w:t>3.1.1.</w:t>
            </w:r>
            <w:r w:rsidRPr="00F672CF">
              <w:rPr>
                <w:rFonts w:ascii="Times New Roman" w:eastAsiaTheme="minorEastAsia" w:hAnsi="Times New Roman" w:cs="Times New Roman"/>
                <w:noProof/>
                <w:sz w:val="24"/>
                <w:szCs w:val="24"/>
                <w:lang w:eastAsia="ru-RU"/>
                <w:rPrChange w:id="1063"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1064" w:author="Tima" w:date="2026-01-19T23:13:00Z">
                  <w:rPr>
                    <w:rStyle w:val="af6"/>
                    <w:rFonts w:ascii="Times New Roman" w:hAnsi="Times New Roman" w:cs="Times New Roman"/>
                    <w:b/>
                    <w:noProof/>
                  </w:rPr>
                </w:rPrChange>
              </w:rPr>
              <w:t>Расчет ставки дисконтирования</w:t>
            </w:r>
            <w:r w:rsidRPr="00F672CF">
              <w:rPr>
                <w:rFonts w:ascii="Times New Roman" w:hAnsi="Times New Roman" w:cs="Times New Roman"/>
                <w:noProof/>
                <w:webHidden/>
                <w:sz w:val="24"/>
                <w:szCs w:val="24"/>
                <w:rPrChange w:id="1065" w:author="Tima" w:date="2026-01-19T23:13:00Z">
                  <w:rPr>
                    <w:noProof/>
                    <w:webHidden/>
                  </w:rPr>
                </w:rPrChange>
              </w:rPr>
              <w:tab/>
            </w:r>
            <w:r w:rsidRPr="00F672CF">
              <w:rPr>
                <w:rFonts w:ascii="Times New Roman" w:hAnsi="Times New Roman" w:cs="Times New Roman"/>
                <w:noProof/>
                <w:webHidden/>
                <w:sz w:val="24"/>
                <w:szCs w:val="24"/>
                <w:rPrChange w:id="1066" w:author="Tima" w:date="2026-01-19T23:13:00Z">
                  <w:rPr>
                    <w:noProof/>
                    <w:webHidden/>
                  </w:rPr>
                </w:rPrChange>
              </w:rPr>
              <w:fldChar w:fldCharType="begin"/>
            </w:r>
            <w:r w:rsidRPr="00F672CF">
              <w:rPr>
                <w:rFonts w:ascii="Times New Roman" w:hAnsi="Times New Roman" w:cs="Times New Roman"/>
                <w:noProof/>
                <w:webHidden/>
                <w:sz w:val="24"/>
                <w:szCs w:val="24"/>
                <w:rPrChange w:id="1067" w:author="Tima" w:date="2026-01-19T23:13:00Z">
                  <w:rPr>
                    <w:noProof/>
                    <w:webHidden/>
                  </w:rPr>
                </w:rPrChange>
              </w:rPr>
              <w:instrText xml:space="preserve"> PAGEREF _Toc219756811 \h </w:instrText>
            </w:r>
            <w:r w:rsidRPr="00F672CF">
              <w:rPr>
                <w:rFonts w:ascii="Times New Roman" w:hAnsi="Times New Roman" w:cs="Times New Roman"/>
                <w:noProof/>
                <w:webHidden/>
                <w:sz w:val="24"/>
                <w:szCs w:val="24"/>
                <w:rPrChange w:id="1068" w:author="Tima" w:date="2026-01-19T23:13:00Z">
                  <w:rPr>
                    <w:noProof/>
                    <w:webHidden/>
                  </w:rPr>
                </w:rPrChange>
              </w:rPr>
            </w:r>
          </w:ins>
          <w:r w:rsidRPr="00F672CF">
            <w:rPr>
              <w:rFonts w:ascii="Times New Roman" w:hAnsi="Times New Roman" w:cs="Times New Roman"/>
              <w:noProof/>
              <w:webHidden/>
              <w:sz w:val="24"/>
              <w:szCs w:val="24"/>
              <w:rPrChange w:id="1069" w:author="Tima" w:date="2026-01-19T23:13:00Z">
                <w:rPr>
                  <w:noProof/>
                  <w:webHidden/>
                </w:rPr>
              </w:rPrChange>
            </w:rPr>
            <w:fldChar w:fldCharType="separate"/>
          </w:r>
          <w:ins w:id="1070" w:author="Tima" w:date="2026-01-19T23:12:00Z">
            <w:r w:rsidRPr="00F672CF">
              <w:rPr>
                <w:rFonts w:ascii="Times New Roman" w:hAnsi="Times New Roman" w:cs="Times New Roman"/>
                <w:noProof/>
                <w:webHidden/>
                <w:sz w:val="24"/>
                <w:szCs w:val="24"/>
                <w:rPrChange w:id="1071" w:author="Tima" w:date="2026-01-19T23:13:00Z">
                  <w:rPr>
                    <w:noProof/>
                    <w:webHidden/>
                  </w:rPr>
                </w:rPrChange>
              </w:rPr>
              <w:t>35</w:t>
            </w:r>
            <w:r w:rsidRPr="00F672CF">
              <w:rPr>
                <w:rFonts w:ascii="Times New Roman" w:hAnsi="Times New Roman" w:cs="Times New Roman"/>
                <w:noProof/>
                <w:webHidden/>
                <w:sz w:val="24"/>
                <w:szCs w:val="24"/>
                <w:rPrChange w:id="1072" w:author="Tima" w:date="2026-01-19T23:13:00Z">
                  <w:rPr>
                    <w:noProof/>
                    <w:webHidden/>
                  </w:rPr>
                </w:rPrChange>
              </w:rPr>
              <w:fldChar w:fldCharType="end"/>
            </w:r>
            <w:r w:rsidRPr="00F672CF">
              <w:rPr>
                <w:rStyle w:val="af6"/>
                <w:rFonts w:ascii="Times New Roman" w:hAnsi="Times New Roman" w:cs="Times New Roman"/>
                <w:noProof/>
                <w:sz w:val="24"/>
                <w:szCs w:val="24"/>
                <w:rPrChange w:id="1073" w:author="Tima" w:date="2026-01-19T23:13:00Z">
                  <w:rPr>
                    <w:rStyle w:val="af6"/>
                    <w:noProof/>
                  </w:rPr>
                </w:rPrChange>
              </w:rPr>
              <w:fldChar w:fldCharType="end"/>
            </w:r>
          </w:ins>
        </w:p>
        <w:p w14:paraId="71653CFF" w14:textId="74F056B2" w:rsidR="00F672CF" w:rsidRPr="00F672CF" w:rsidRDefault="00F672CF">
          <w:pPr>
            <w:pStyle w:val="31"/>
            <w:tabs>
              <w:tab w:val="left" w:pos="1320"/>
              <w:tab w:val="right" w:leader="dot" w:pos="9345"/>
            </w:tabs>
            <w:rPr>
              <w:ins w:id="1074" w:author="Tima" w:date="2026-01-19T23:12:00Z"/>
              <w:rFonts w:ascii="Times New Roman" w:eastAsiaTheme="minorEastAsia" w:hAnsi="Times New Roman" w:cs="Times New Roman"/>
              <w:noProof/>
              <w:sz w:val="24"/>
              <w:szCs w:val="24"/>
              <w:lang w:eastAsia="ru-RU"/>
              <w:rPrChange w:id="1075" w:author="Tima" w:date="2026-01-19T23:13:00Z">
                <w:rPr>
                  <w:ins w:id="1076" w:author="Tima" w:date="2026-01-19T23:12:00Z"/>
                  <w:rFonts w:eastAsiaTheme="minorEastAsia"/>
                  <w:noProof/>
                  <w:lang w:eastAsia="ru-RU"/>
                </w:rPr>
              </w:rPrChange>
            </w:rPr>
          </w:pPr>
          <w:ins w:id="1077" w:author="Tima" w:date="2026-01-19T23:12:00Z">
            <w:r w:rsidRPr="00F672CF">
              <w:rPr>
                <w:rStyle w:val="af6"/>
                <w:rFonts w:ascii="Times New Roman" w:hAnsi="Times New Roman" w:cs="Times New Roman"/>
                <w:noProof/>
                <w:sz w:val="24"/>
                <w:szCs w:val="24"/>
                <w:rPrChange w:id="1078" w:author="Tima" w:date="2026-01-19T23:13:00Z">
                  <w:rPr>
                    <w:rStyle w:val="af6"/>
                    <w:noProof/>
                  </w:rPr>
                </w:rPrChange>
              </w:rPr>
              <w:fldChar w:fldCharType="begin"/>
            </w:r>
            <w:r w:rsidRPr="00F672CF">
              <w:rPr>
                <w:rStyle w:val="af6"/>
                <w:rFonts w:ascii="Times New Roman" w:hAnsi="Times New Roman" w:cs="Times New Roman"/>
                <w:noProof/>
                <w:sz w:val="24"/>
                <w:szCs w:val="24"/>
                <w:rPrChange w:id="1079" w:author="Tima" w:date="2026-01-19T23:13:00Z">
                  <w:rPr>
                    <w:rStyle w:val="af6"/>
                    <w:noProof/>
                  </w:rPr>
                </w:rPrChange>
              </w:rPr>
              <w:instrText xml:space="preserve"> </w:instrText>
            </w:r>
            <w:r w:rsidRPr="00F672CF">
              <w:rPr>
                <w:rFonts w:ascii="Times New Roman" w:hAnsi="Times New Roman" w:cs="Times New Roman"/>
                <w:noProof/>
                <w:sz w:val="24"/>
                <w:szCs w:val="24"/>
                <w:rPrChange w:id="1080" w:author="Tima" w:date="2026-01-19T23:13:00Z">
                  <w:rPr>
                    <w:noProof/>
                  </w:rPr>
                </w:rPrChange>
              </w:rPr>
              <w:instrText>HYPERLINK \l "_Toc219756812"</w:instrText>
            </w:r>
            <w:r w:rsidRPr="00F672CF">
              <w:rPr>
                <w:rStyle w:val="af6"/>
                <w:rFonts w:ascii="Times New Roman" w:hAnsi="Times New Roman" w:cs="Times New Roman"/>
                <w:noProof/>
                <w:sz w:val="24"/>
                <w:szCs w:val="24"/>
                <w:rPrChange w:id="1081"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1082" w:author="Tima" w:date="2026-01-19T23:13:00Z">
                  <w:rPr>
                    <w:rStyle w:val="af6"/>
                    <w:noProof/>
                  </w:rPr>
                </w:rPrChange>
              </w:rPr>
            </w:r>
            <w:r w:rsidRPr="00F672CF">
              <w:rPr>
                <w:rStyle w:val="af6"/>
                <w:rFonts w:ascii="Times New Roman" w:hAnsi="Times New Roman" w:cs="Times New Roman"/>
                <w:noProof/>
                <w:sz w:val="24"/>
                <w:szCs w:val="24"/>
                <w:rPrChange w:id="1083"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1084" w:author="Tima" w:date="2026-01-19T23:13:00Z">
                  <w:rPr>
                    <w:rStyle w:val="af6"/>
                    <w:rFonts w:ascii="Times New Roman" w:hAnsi="Times New Roman" w:cs="Times New Roman"/>
                    <w:b/>
                    <w:noProof/>
                  </w:rPr>
                </w:rPrChange>
              </w:rPr>
              <w:t>3.1.2.</w:t>
            </w:r>
            <w:r w:rsidRPr="00F672CF">
              <w:rPr>
                <w:rFonts w:ascii="Times New Roman" w:eastAsiaTheme="minorEastAsia" w:hAnsi="Times New Roman" w:cs="Times New Roman"/>
                <w:noProof/>
                <w:sz w:val="24"/>
                <w:szCs w:val="24"/>
                <w:lang w:eastAsia="ru-RU"/>
                <w:rPrChange w:id="1085"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1086" w:author="Tima" w:date="2026-01-19T23:13:00Z">
                  <w:rPr>
                    <w:rStyle w:val="af6"/>
                    <w:rFonts w:ascii="Times New Roman" w:hAnsi="Times New Roman" w:cs="Times New Roman"/>
                    <w:b/>
                    <w:noProof/>
                  </w:rPr>
                </w:rPrChange>
              </w:rPr>
              <w:t>Выбор режима налогообложения</w:t>
            </w:r>
            <w:r w:rsidRPr="00F672CF">
              <w:rPr>
                <w:rFonts w:ascii="Times New Roman" w:hAnsi="Times New Roman" w:cs="Times New Roman"/>
                <w:noProof/>
                <w:webHidden/>
                <w:sz w:val="24"/>
                <w:szCs w:val="24"/>
                <w:rPrChange w:id="1087" w:author="Tima" w:date="2026-01-19T23:13:00Z">
                  <w:rPr>
                    <w:noProof/>
                    <w:webHidden/>
                  </w:rPr>
                </w:rPrChange>
              </w:rPr>
              <w:tab/>
            </w:r>
            <w:r w:rsidRPr="00F672CF">
              <w:rPr>
                <w:rFonts w:ascii="Times New Roman" w:hAnsi="Times New Roman" w:cs="Times New Roman"/>
                <w:noProof/>
                <w:webHidden/>
                <w:sz w:val="24"/>
                <w:szCs w:val="24"/>
                <w:rPrChange w:id="1088" w:author="Tima" w:date="2026-01-19T23:13:00Z">
                  <w:rPr>
                    <w:noProof/>
                    <w:webHidden/>
                  </w:rPr>
                </w:rPrChange>
              </w:rPr>
              <w:fldChar w:fldCharType="begin"/>
            </w:r>
            <w:r w:rsidRPr="00F672CF">
              <w:rPr>
                <w:rFonts w:ascii="Times New Roman" w:hAnsi="Times New Roman" w:cs="Times New Roman"/>
                <w:noProof/>
                <w:webHidden/>
                <w:sz w:val="24"/>
                <w:szCs w:val="24"/>
                <w:rPrChange w:id="1089" w:author="Tima" w:date="2026-01-19T23:13:00Z">
                  <w:rPr>
                    <w:noProof/>
                    <w:webHidden/>
                  </w:rPr>
                </w:rPrChange>
              </w:rPr>
              <w:instrText xml:space="preserve"> PAGEREF _Toc219756812 \h </w:instrText>
            </w:r>
            <w:r w:rsidRPr="00F672CF">
              <w:rPr>
                <w:rFonts w:ascii="Times New Roman" w:hAnsi="Times New Roman" w:cs="Times New Roman"/>
                <w:noProof/>
                <w:webHidden/>
                <w:sz w:val="24"/>
                <w:szCs w:val="24"/>
                <w:rPrChange w:id="1090" w:author="Tima" w:date="2026-01-19T23:13:00Z">
                  <w:rPr>
                    <w:noProof/>
                    <w:webHidden/>
                  </w:rPr>
                </w:rPrChange>
              </w:rPr>
            </w:r>
          </w:ins>
          <w:r w:rsidRPr="00F672CF">
            <w:rPr>
              <w:rFonts w:ascii="Times New Roman" w:hAnsi="Times New Roman" w:cs="Times New Roman"/>
              <w:noProof/>
              <w:webHidden/>
              <w:sz w:val="24"/>
              <w:szCs w:val="24"/>
              <w:rPrChange w:id="1091" w:author="Tima" w:date="2026-01-19T23:13:00Z">
                <w:rPr>
                  <w:noProof/>
                  <w:webHidden/>
                </w:rPr>
              </w:rPrChange>
            </w:rPr>
            <w:fldChar w:fldCharType="separate"/>
          </w:r>
          <w:ins w:id="1092" w:author="Tima" w:date="2026-01-19T23:12:00Z">
            <w:r w:rsidRPr="00F672CF">
              <w:rPr>
                <w:rFonts w:ascii="Times New Roman" w:hAnsi="Times New Roman" w:cs="Times New Roman"/>
                <w:noProof/>
                <w:webHidden/>
                <w:sz w:val="24"/>
                <w:szCs w:val="24"/>
                <w:rPrChange w:id="1093" w:author="Tima" w:date="2026-01-19T23:13:00Z">
                  <w:rPr>
                    <w:noProof/>
                    <w:webHidden/>
                  </w:rPr>
                </w:rPrChange>
              </w:rPr>
              <w:t>36</w:t>
            </w:r>
            <w:r w:rsidRPr="00F672CF">
              <w:rPr>
                <w:rFonts w:ascii="Times New Roman" w:hAnsi="Times New Roman" w:cs="Times New Roman"/>
                <w:noProof/>
                <w:webHidden/>
                <w:sz w:val="24"/>
                <w:szCs w:val="24"/>
                <w:rPrChange w:id="1094" w:author="Tima" w:date="2026-01-19T23:13:00Z">
                  <w:rPr>
                    <w:noProof/>
                    <w:webHidden/>
                  </w:rPr>
                </w:rPrChange>
              </w:rPr>
              <w:fldChar w:fldCharType="end"/>
            </w:r>
            <w:r w:rsidRPr="00F672CF">
              <w:rPr>
                <w:rStyle w:val="af6"/>
                <w:rFonts w:ascii="Times New Roman" w:hAnsi="Times New Roman" w:cs="Times New Roman"/>
                <w:noProof/>
                <w:sz w:val="24"/>
                <w:szCs w:val="24"/>
                <w:rPrChange w:id="1095" w:author="Tima" w:date="2026-01-19T23:13:00Z">
                  <w:rPr>
                    <w:rStyle w:val="af6"/>
                    <w:noProof/>
                  </w:rPr>
                </w:rPrChange>
              </w:rPr>
              <w:fldChar w:fldCharType="end"/>
            </w:r>
          </w:ins>
        </w:p>
        <w:p w14:paraId="53E1FF2B" w14:textId="0A8F9FB2" w:rsidR="00F672CF" w:rsidRPr="00F672CF" w:rsidRDefault="00F672CF">
          <w:pPr>
            <w:pStyle w:val="31"/>
            <w:tabs>
              <w:tab w:val="left" w:pos="1320"/>
              <w:tab w:val="right" w:leader="dot" w:pos="9345"/>
            </w:tabs>
            <w:rPr>
              <w:ins w:id="1096" w:author="Tima" w:date="2026-01-19T23:12:00Z"/>
              <w:rFonts w:ascii="Times New Roman" w:eastAsiaTheme="minorEastAsia" w:hAnsi="Times New Roman" w:cs="Times New Roman"/>
              <w:noProof/>
              <w:sz w:val="24"/>
              <w:szCs w:val="24"/>
              <w:lang w:eastAsia="ru-RU"/>
              <w:rPrChange w:id="1097" w:author="Tima" w:date="2026-01-19T23:13:00Z">
                <w:rPr>
                  <w:ins w:id="1098" w:author="Tima" w:date="2026-01-19T23:12:00Z"/>
                  <w:rFonts w:eastAsiaTheme="minorEastAsia"/>
                  <w:noProof/>
                  <w:lang w:eastAsia="ru-RU"/>
                </w:rPr>
              </w:rPrChange>
            </w:rPr>
          </w:pPr>
          <w:ins w:id="1099" w:author="Tima" w:date="2026-01-19T23:12:00Z">
            <w:r w:rsidRPr="00F672CF">
              <w:rPr>
                <w:rStyle w:val="af6"/>
                <w:rFonts w:ascii="Times New Roman" w:hAnsi="Times New Roman" w:cs="Times New Roman"/>
                <w:noProof/>
                <w:sz w:val="24"/>
                <w:szCs w:val="24"/>
                <w:rPrChange w:id="1100" w:author="Tima" w:date="2026-01-19T23:13:00Z">
                  <w:rPr>
                    <w:rStyle w:val="af6"/>
                    <w:noProof/>
                  </w:rPr>
                </w:rPrChange>
              </w:rPr>
              <w:fldChar w:fldCharType="begin"/>
            </w:r>
            <w:r w:rsidRPr="00F672CF">
              <w:rPr>
                <w:rStyle w:val="af6"/>
                <w:rFonts w:ascii="Times New Roman" w:hAnsi="Times New Roman" w:cs="Times New Roman"/>
                <w:noProof/>
                <w:sz w:val="24"/>
                <w:szCs w:val="24"/>
                <w:rPrChange w:id="1101" w:author="Tima" w:date="2026-01-19T23:13:00Z">
                  <w:rPr>
                    <w:rStyle w:val="af6"/>
                    <w:noProof/>
                  </w:rPr>
                </w:rPrChange>
              </w:rPr>
              <w:instrText xml:space="preserve"> </w:instrText>
            </w:r>
            <w:r w:rsidRPr="00F672CF">
              <w:rPr>
                <w:rFonts w:ascii="Times New Roman" w:hAnsi="Times New Roman" w:cs="Times New Roman"/>
                <w:noProof/>
                <w:sz w:val="24"/>
                <w:szCs w:val="24"/>
                <w:rPrChange w:id="1102" w:author="Tima" w:date="2026-01-19T23:13:00Z">
                  <w:rPr>
                    <w:noProof/>
                  </w:rPr>
                </w:rPrChange>
              </w:rPr>
              <w:instrText>HYPERLINK \l "_Toc219756813"</w:instrText>
            </w:r>
            <w:r w:rsidRPr="00F672CF">
              <w:rPr>
                <w:rStyle w:val="af6"/>
                <w:rFonts w:ascii="Times New Roman" w:hAnsi="Times New Roman" w:cs="Times New Roman"/>
                <w:noProof/>
                <w:sz w:val="24"/>
                <w:szCs w:val="24"/>
                <w:rPrChange w:id="1103"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1104" w:author="Tima" w:date="2026-01-19T23:13:00Z">
                  <w:rPr>
                    <w:rStyle w:val="af6"/>
                    <w:noProof/>
                  </w:rPr>
                </w:rPrChange>
              </w:rPr>
            </w:r>
            <w:r w:rsidRPr="00F672CF">
              <w:rPr>
                <w:rStyle w:val="af6"/>
                <w:rFonts w:ascii="Times New Roman" w:hAnsi="Times New Roman" w:cs="Times New Roman"/>
                <w:noProof/>
                <w:sz w:val="24"/>
                <w:szCs w:val="24"/>
                <w:rPrChange w:id="1105"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1106" w:author="Tima" w:date="2026-01-19T23:13:00Z">
                  <w:rPr>
                    <w:rStyle w:val="af6"/>
                    <w:rFonts w:ascii="Times New Roman" w:hAnsi="Times New Roman" w:cs="Times New Roman"/>
                    <w:b/>
                    <w:noProof/>
                  </w:rPr>
                </w:rPrChange>
              </w:rPr>
              <w:t>3.1.3.</w:t>
            </w:r>
            <w:r w:rsidRPr="00F672CF">
              <w:rPr>
                <w:rFonts w:ascii="Times New Roman" w:eastAsiaTheme="minorEastAsia" w:hAnsi="Times New Roman" w:cs="Times New Roman"/>
                <w:noProof/>
                <w:sz w:val="24"/>
                <w:szCs w:val="24"/>
                <w:lang w:eastAsia="ru-RU"/>
                <w:rPrChange w:id="1107"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1108" w:author="Tima" w:date="2026-01-19T23:13:00Z">
                  <w:rPr>
                    <w:rStyle w:val="af6"/>
                    <w:rFonts w:ascii="Times New Roman" w:hAnsi="Times New Roman" w:cs="Times New Roman"/>
                    <w:b/>
                    <w:noProof/>
                  </w:rPr>
                </w:rPrChange>
              </w:rPr>
              <w:t>Расчет свободного денежного потока</w:t>
            </w:r>
            <w:r w:rsidRPr="00F672CF">
              <w:rPr>
                <w:rFonts w:ascii="Times New Roman" w:hAnsi="Times New Roman" w:cs="Times New Roman"/>
                <w:noProof/>
                <w:webHidden/>
                <w:sz w:val="24"/>
                <w:szCs w:val="24"/>
                <w:rPrChange w:id="1109" w:author="Tima" w:date="2026-01-19T23:13:00Z">
                  <w:rPr>
                    <w:noProof/>
                    <w:webHidden/>
                  </w:rPr>
                </w:rPrChange>
              </w:rPr>
              <w:tab/>
            </w:r>
            <w:r w:rsidRPr="00F672CF">
              <w:rPr>
                <w:rFonts w:ascii="Times New Roman" w:hAnsi="Times New Roman" w:cs="Times New Roman"/>
                <w:noProof/>
                <w:webHidden/>
                <w:sz w:val="24"/>
                <w:szCs w:val="24"/>
                <w:rPrChange w:id="1110" w:author="Tima" w:date="2026-01-19T23:13:00Z">
                  <w:rPr>
                    <w:noProof/>
                    <w:webHidden/>
                  </w:rPr>
                </w:rPrChange>
              </w:rPr>
              <w:fldChar w:fldCharType="begin"/>
            </w:r>
            <w:r w:rsidRPr="00F672CF">
              <w:rPr>
                <w:rFonts w:ascii="Times New Roman" w:hAnsi="Times New Roman" w:cs="Times New Roman"/>
                <w:noProof/>
                <w:webHidden/>
                <w:sz w:val="24"/>
                <w:szCs w:val="24"/>
                <w:rPrChange w:id="1111" w:author="Tima" w:date="2026-01-19T23:13:00Z">
                  <w:rPr>
                    <w:noProof/>
                    <w:webHidden/>
                  </w:rPr>
                </w:rPrChange>
              </w:rPr>
              <w:instrText xml:space="preserve"> PAGEREF _Toc219756813 \h </w:instrText>
            </w:r>
            <w:r w:rsidRPr="00F672CF">
              <w:rPr>
                <w:rFonts w:ascii="Times New Roman" w:hAnsi="Times New Roman" w:cs="Times New Roman"/>
                <w:noProof/>
                <w:webHidden/>
                <w:sz w:val="24"/>
                <w:szCs w:val="24"/>
                <w:rPrChange w:id="1112" w:author="Tima" w:date="2026-01-19T23:13:00Z">
                  <w:rPr>
                    <w:noProof/>
                    <w:webHidden/>
                  </w:rPr>
                </w:rPrChange>
              </w:rPr>
            </w:r>
          </w:ins>
          <w:r w:rsidRPr="00F672CF">
            <w:rPr>
              <w:rFonts w:ascii="Times New Roman" w:hAnsi="Times New Roman" w:cs="Times New Roman"/>
              <w:noProof/>
              <w:webHidden/>
              <w:sz w:val="24"/>
              <w:szCs w:val="24"/>
              <w:rPrChange w:id="1113" w:author="Tima" w:date="2026-01-19T23:13:00Z">
                <w:rPr>
                  <w:noProof/>
                  <w:webHidden/>
                </w:rPr>
              </w:rPrChange>
            </w:rPr>
            <w:fldChar w:fldCharType="separate"/>
          </w:r>
          <w:ins w:id="1114" w:author="Tima" w:date="2026-01-19T23:12:00Z">
            <w:r w:rsidRPr="00F672CF">
              <w:rPr>
                <w:rFonts w:ascii="Times New Roman" w:hAnsi="Times New Roman" w:cs="Times New Roman"/>
                <w:noProof/>
                <w:webHidden/>
                <w:sz w:val="24"/>
                <w:szCs w:val="24"/>
                <w:rPrChange w:id="1115" w:author="Tima" w:date="2026-01-19T23:13:00Z">
                  <w:rPr>
                    <w:noProof/>
                    <w:webHidden/>
                  </w:rPr>
                </w:rPrChange>
              </w:rPr>
              <w:t>36</w:t>
            </w:r>
            <w:r w:rsidRPr="00F672CF">
              <w:rPr>
                <w:rFonts w:ascii="Times New Roman" w:hAnsi="Times New Roman" w:cs="Times New Roman"/>
                <w:noProof/>
                <w:webHidden/>
                <w:sz w:val="24"/>
                <w:szCs w:val="24"/>
                <w:rPrChange w:id="1116" w:author="Tima" w:date="2026-01-19T23:13:00Z">
                  <w:rPr>
                    <w:noProof/>
                    <w:webHidden/>
                  </w:rPr>
                </w:rPrChange>
              </w:rPr>
              <w:fldChar w:fldCharType="end"/>
            </w:r>
            <w:r w:rsidRPr="00F672CF">
              <w:rPr>
                <w:rStyle w:val="af6"/>
                <w:rFonts w:ascii="Times New Roman" w:hAnsi="Times New Roman" w:cs="Times New Roman"/>
                <w:noProof/>
                <w:sz w:val="24"/>
                <w:szCs w:val="24"/>
                <w:rPrChange w:id="1117" w:author="Tima" w:date="2026-01-19T23:13:00Z">
                  <w:rPr>
                    <w:rStyle w:val="af6"/>
                    <w:noProof/>
                  </w:rPr>
                </w:rPrChange>
              </w:rPr>
              <w:fldChar w:fldCharType="end"/>
            </w:r>
          </w:ins>
        </w:p>
        <w:p w14:paraId="2006EA44" w14:textId="4E1177D7" w:rsidR="00F672CF" w:rsidRPr="00F672CF" w:rsidRDefault="00F672CF">
          <w:pPr>
            <w:pStyle w:val="21"/>
            <w:tabs>
              <w:tab w:val="left" w:pos="880"/>
              <w:tab w:val="right" w:leader="dot" w:pos="9345"/>
            </w:tabs>
            <w:rPr>
              <w:ins w:id="1118" w:author="Tima" w:date="2026-01-19T23:12:00Z"/>
              <w:rFonts w:ascii="Times New Roman" w:eastAsiaTheme="minorEastAsia" w:hAnsi="Times New Roman" w:cs="Times New Roman"/>
              <w:noProof/>
              <w:sz w:val="24"/>
              <w:szCs w:val="24"/>
              <w:lang w:eastAsia="ru-RU"/>
              <w:rPrChange w:id="1119" w:author="Tima" w:date="2026-01-19T23:13:00Z">
                <w:rPr>
                  <w:ins w:id="1120" w:author="Tima" w:date="2026-01-19T23:12:00Z"/>
                  <w:rFonts w:eastAsiaTheme="minorEastAsia"/>
                  <w:noProof/>
                  <w:lang w:eastAsia="ru-RU"/>
                </w:rPr>
              </w:rPrChange>
            </w:rPr>
          </w:pPr>
          <w:ins w:id="1121" w:author="Tima" w:date="2026-01-19T23:12:00Z">
            <w:r w:rsidRPr="00F672CF">
              <w:rPr>
                <w:rStyle w:val="af6"/>
                <w:rFonts w:ascii="Times New Roman" w:hAnsi="Times New Roman" w:cs="Times New Roman"/>
                <w:noProof/>
                <w:sz w:val="24"/>
                <w:szCs w:val="24"/>
                <w:rPrChange w:id="1122" w:author="Tima" w:date="2026-01-19T23:13:00Z">
                  <w:rPr>
                    <w:rStyle w:val="af6"/>
                    <w:noProof/>
                  </w:rPr>
                </w:rPrChange>
              </w:rPr>
              <w:fldChar w:fldCharType="begin"/>
            </w:r>
            <w:r w:rsidRPr="00F672CF">
              <w:rPr>
                <w:rStyle w:val="af6"/>
                <w:rFonts w:ascii="Times New Roman" w:hAnsi="Times New Roman" w:cs="Times New Roman"/>
                <w:noProof/>
                <w:sz w:val="24"/>
                <w:szCs w:val="24"/>
                <w:rPrChange w:id="1123" w:author="Tima" w:date="2026-01-19T23:13:00Z">
                  <w:rPr>
                    <w:rStyle w:val="af6"/>
                    <w:noProof/>
                  </w:rPr>
                </w:rPrChange>
              </w:rPr>
              <w:instrText xml:space="preserve"> </w:instrText>
            </w:r>
            <w:r w:rsidRPr="00F672CF">
              <w:rPr>
                <w:rFonts w:ascii="Times New Roman" w:hAnsi="Times New Roman" w:cs="Times New Roman"/>
                <w:noProof/>
                <w:sz w:val="24"/>
                <w:szCs w:val="24"/>
                <w:rPrChange w:id="1124" w:author="Tima" w:date="2026-01-19T23:13:00Z">
                  <w:rPr>
                    <w:noProof/>
                  </w:rPr>
                </w:rPrChange>
              </w:rPr>
              <w:instrText>HYPERLINK \l "_Toc219756814"</w:instrText>
            </w:r>
            <w:r w:rsidRPr="00F672CF">
              <w:rPr>
                <w:rStyle w:val="af6"/>
                <w:rFonts w:ascii="Times New Roman" w:hAnsi="Times New Roman" w:cs="Times New Roman"/>
                <w:noProof/>
                <w:sz w:val="24"/>
                <w:szCs w:val="24"/>
                <w:rPrChange w:id="1125"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1126" w:author="Tima" w:date="2026-01-19T23:13:00Z">
                  <w:rPr>
                    <w:rStyle w:val="af6"/>
                    <w:noProof/>
                  </w:rPr>
                </w:rPrChange>
              </w:rPr>
            </w:r>
            <w:r w:rsidRPr="00F672CF">
              <w:rPr>
                <w:rStyle w:val="af6"/>
                <w:rFonts w:ascii="Times New Roman" w:hAnsi="Times New Roman" w:cs="Times New Roman"/>
                <w:noProof/>
                <w:sz w:val="24"/>
                <w:szCs w:val="24"/>
                <w:rPrChange w:id="1127"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1128" w:author="Tima" w:date="2026-01-19T23:13:00Z">
                  <w:rPr>
                    <w:rStyle w:val="af6"/>
                    <w:rFonts w:ascii="Times New Roman" w:hAnsi="Times New Roman" w:cs="Times New Roman"/>
                    <w:b/>
                    <w:noProof/>
                  </w:rPr>
                </w:rPrChange>
              </w:rPr>
              <w:t>3.2.</w:t>
            </w:r>
            <w:r w:rsidRPr="00F672CF">
              <w:rPr>
                <w:rFonts w:ascii="Times New Roman" w:eastAsiaTheme="minorEastAsia" w:hAnsi="Times New Roman" w:cs="Times New Roman"/>
                <w:noProof/>
                <w:sz w:val="24"/>
                <w:szCs w:val="24"/>
                <w:lang w:eastAsia="ru-RU"/>
                <w:rPrChange w:id="1129"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1130" w:author="Tima" w:date="2026-01-19T23:13:00Z">
                  <w:rPr>
                    <w:rStyle w:val="af6"/>
                    <w:rFonts w:ascii="Times New Roman" w:hAnsi="Times New Roman" w:cs="Times New Roman"/>
                    <w:b/>
                    <w:noProof/>
                  </w:rPr>
                </w:rPrChange>
              </w:rPr>
              <w:t>Сформировать денежные потоки в Excel</w:t>
            </w:r>
            <w:r w:rsidRPr="00F672CF">
              <w:rPr>
                <w:rFonts w:ascii="Times New Roman" w:hAnsi="Times New Roman" w:cs="Times New Roman"/>
                <w:noProof/>
                <w:webHidden/>
                <w:sz w:val="24"/>
                <w:szCs w:val="24"/>
                <w:rPrChange w:id="1131" w:author="Tima" w:date="2026-01-19T23:13:00Z">
                  <w:rPr>
                    <w:noProof/>
                    <w:webHidden/>
                  </w:rPr>
                </w:rPrChange>
              </w:rPr>
              <w:tab/>
            </w:r>
            <w:r w:rsidRPr="00F672CF">
              <w:rPr>
                <w:rFonts w:ascii="Times New Roman" w:hAnsi="Times New Roman" w:cs="Times New Roman"/>
                <w:noProof/>
                <w:webHidden/>
                <w:sz w:val="24"/>
                <w:szCs w:val="24"/>
                <w:rPrChange w:id="1132" w:author="Tima" w:date="2026-01-19T23:13:00Z">
                  <w:rPr>
                    <w:noProof/>
                    <w:webHidden/>
                  </w:rPr>
                </w:rPrChange>
              </w:rPr>
              <w:fldChar w:fldCharType="begin"/>
            </w:r>
            <w:r w:rsidRPr="00F672CF">
              <w:rPr>
                <w:rFonts w:ascii="Times New Roman" w:hAnsi="Times New Roman" w:cs="Times New Roman"/>
                <w:noProof/>
                <w:webHidden/>
                <w:sz w:val="24"/>
                <w:szCs w:val="24"/>
                <w:rPrChange w:id="1133" w:author="Tima" w:date="2026-01-19T23:13:00Z">
                  <w:rPr>
                    <w:noProof/>
                    <w:webHidden/>
                  </w:rPr>
                </w:rPrChange>
              </w:rPr>
              <w:instrText xml:space="preserve"> PAGEREF _Toc219756814 \h </w:instrText>
            </w:r>
            <w:r w:rsidRPr="00F672CF">
              <w:rPr>
                <w:rFonts w:ascii="Times New Roman" w:hAnsi="Times New Roman" w:cs="Times New Roman"/>
                <w:noProof/>
                <w:webHidden/>
                <w:sz w:val="24"/>
                <w:szCs w:val="24"/>
                <w:rPrChange w:id="1134" w:author="Tima" w:date="2026-01-19T23:13:00Z">
                  <w:rPr>
                    <w:noProof/>
                    <w:webHidden/>
                  </w:rPr>
                </w:rPrChange>
              </w:rPr>
            </w:r>
          </w:ins>
          <w:r w:rsidRPr="00F672CF">
            <w:rPr>
              <w:rFonts w:ascii="Times New Roman" w:hAnsi="Times New Roman" w:cs="Times New Roman"/>
              <w:noProof/>
              <w:webHidden/>
              <w:sz w:val="24"/>
              <w:szCs w:val="24"/>
              <w:rPrChange w:id="1135" w:author="Tima" w:date="2026-01-19T23:13:00Z">
                <w:rPr>
                  <w:noProof/>
                  <w:webHidden/>
                </w:rPr>
              </w:rPrChange>
            </w:rPr>
            <w:fldChar w:fldCharType="separate"/>
          </w:r>
          <w:ins w:id="1136" w:author="Tima" w:date="2026-01-19T23:12:00Z">
            <w:r w:rsidRPr="00F672CF">
              <w:rPr>
                <w:rFonts w:ascii="Times New Roman" w:hAnsi="Times New Roman" w:cs="Times New Roman"/>
                <w:noProof/>
                <w:webHidden/>
                <w:sz w:val="24"/>
                <w:szCs w:val="24"/>
                <w:rPrChange w:id="1137" w:author="Tima" w:date="2026-01-19T23:13:00Z">
                  <w:rPr>
                    <w:noProof/>
                    <w:webHidden/>
                  </w:rPr>
                </w:rPrChange>
              </w:rPr>
              <w:t>38</w:t>
            </w:r>
            <w:r w:rsidRPr="00F672CF">
              <w:rPr>
                <w:rFonts w:ascii="Times New Roman" w:hAnsi="Times New Roman" w:cs="Times New Roman"/>
                <w:noProof/>
                <w:webHidden/>
                <w:sz w:val="24"/>
                <w:szCs w:val="24"/>
                <w:rPrChange w:id="1138" w:author="Tima" w:date="2026-01-19T23:13:00Z">
                  <w:rPr>
                    <w:noProof/>
                    <w:webHidden/>
                  </w:rPr>
                </w:rPrChange>
              </w:rPr>
              <w:fldChar w:fldCharType="end"/>
            </w:r>
            <w:r w:rsidRPr="00F672CF">
              <w:rPr>
                <w:rStyle w:val="af6"/>
                <w:rFonts w:ascii="Times New Roman" w:hAnsi="Times New Roman" w:cs="Times New Roman"/>
                <w:noProof/>
                <w:sz w:val="24"/>
                <w:szCs w:val="24"/>
                <w:rPrChange w:id="1139" w:author="Tima" w:date="2026-01-19T23:13:00Z">
                  <w:rPr>
                    <w:rStyle w:val="af6"/>
                    <w:noProof/>
                  </w:rPr>
                </w:rPrChange>
              </w:rPr>
              <w:fldChar w:fldCharType="end"/>
            </w:r>
          </w:ins>
        </w:p>
        <w:p w14:paraId="4455FDC8" w14:textId="45650024" w:rsidR="00F672CF" w:rsidRPr="00F672CF" w:rsidRDefault="00F672CF">
          <w:pPr>
            <w:pStyle w:val="31"/>
            <w:tabs>
              <w:tab w:val="left" w:pos="1320"/>
              <w:tab w:val="right" w:leader="dot" w:pos="9345"/>
            </w:tabs>
            <w:rPr>
              <w:ins w:id="1140" w:author="Tima" w:date="2026-01-19T23:12:00Z"/>
              <w:rFonts w:ascii="Times New Roman" w:eastAsiaTheme="minorEastAsia" w:hAnsi="Times New Roman" w:cs="Times New Roman"/>
              <w:noProof/>
              <w:sz w:val="24"/>
              <w:szCs w:val="24"/>
              <w:lang w:eastAsia="ru-RU"/>
              <w:rPrChange w:id="1141" w:author="Tima" w:date="2026-01-19T23:13:00Z">
                <w:rPr>
                  <w:ins w:id="1142" w:author="Tima" w:date="2026-01-19T23:12:00Z"/>
                  <w:rFonts w:eastAsiaTheme="minorEastAsia"/>
                  <w:noProof/>
                  <w:lang w:eastAsia="ru-RU"/>
                </w:rPr>
              </w:rPrChange>
            </w:rPr>
          </w:pPr>
          <w:ins w:id="1143" w:author="Tima" w:date="2026-01-19T23:12:00Z">
            <w:r w:rsidRPr="00F672CF">
              <w:rPr>
                <w:rStyle w:val="af6"/>
                <w:rFonts w:ascii="Times New Roman" w:hAnsi="Times New Roman" w:cs="Times New Roman"/>
                <w:noProof/>
                <w:sz w:val="24"/>
                <w:szCs w:val="24"/>
                <w:rPrChange w:id="1144" w:author="Tima" w:date="2026-01-19T23:13:00Z">
                  <w:rPr>
                    <w:rStyle w:val="af6"/>
                    <w:noProof/>
                  </w:rPr>
                </w:rPrChange>
              </w:rPr>
              <w:fldChar w:fldCharType="begin"/>
            </w:r>
            <w:r w:rsidRPr="00F672CF">
              <w:rPr>
                <w:rStyle w:val="af6"/>
                <w:rFonts w:ascii="Times New Roman" w:hAnsi="Times New Roman" w:cs="Times New Roman"/>
                <w:noProof/>
                <w:sz w:val="24"/>
                <w:szCs w:val="24"/>
                <w:rPrChange w:id="1145" w:author="Tima" w:date="2026-01-19T23:13:00Z">
                  <w:rPr>
                    <w:rStyle w:val="af6"/>
                    <w:noProof/>
                  </w:rPr>
                </w:rPrChange>
              </w:rPr>
              <w:instrText xml:space="preserve"> </w:instrText>
            </w:r>
            <w:r w:rsidRPr="00F672CF">
              <w:rPr>
                <w:rFonts w:ascii="Times New Roman" w:hAnsi="Times New Roman" w:cs="Times New Roman"/>
                <w:noProof/>
                <w:sz w:val="24"/>
                <w:szCs w:val="24"/>
                <w:rPrChange w:id="1146" w:author="Tima" w:date="2026-01-19T23:13:00Z">
                  <w:rPr>
                    <w:noProof/>
                  </w:rPr>
                </w:rPrChange>
              </w:rPr>
              <w:instrText>HYPERLINK \l "_Toc219756815"</w:instrText>
            </w:r>
            <w:r w:rsidRPr="00F672CF">
              <w:rPr>
                <w:rStyle w:val="af6"/>
                <w:rFonts w:ascii="Times New Roman" w:hAnsi="Times New Roman" w:cs="Times New Roman"/>
                <w:noProof/>
                <w:sz w:val="24"/>
                <w:szCs w:val="24"/>
                <w:rPrChange w:id="1147"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1148" w:author="Tima" w:date="2026-01-19T23:13:00Z">
                  <w:rPr>
                    <w:rStyle w:val="af6"/>
                    <w:noProof/>
                  </w:rPr>
                </w:rPrChange>
              </w:rPr>
            </w:r>
            <w:r w:rsidRPr="00F672CF">
              <w:rPr>
                <w:rStyle w:val="af6"/>
                <w:rFonts w:ascii="Times New Roman" w:hAnsi="Times New Roman" w:cs="Times New Roman"/>
                <w:noProof/>
                <w:sz w:val="24"/>
                <w:szCs w:val="24"/>
                <w:rPrChange w:id="1149"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1150" w:author="Tima" w:date="2026-01-19T23:13:00Z">
                  <w:rPr>
                    <w:rStyle w:val="af6"/>
                    <w:rFonts w:ascii="Times New Roman" w:hAnsi="Times New Roman" w:cs="Times New Roman"/>
                    <w:b/>
                    <w:noProof/>
                  </w:rPr>
                </w:rPrChange>
              </w:rPr>
              <w:t>3.2.1.</w:t>
            </w:r>
            <w:r w:rsidRPr="00F672CF">
              <w:rPr>
                <w:rFonts w:ascii="Times New Roman" w:eastAsiaTheme="minorEastAsia" w:hAnsi="Times New Roman" w:cs="Times New Roman"/>
                <w:noProof/>
                <w:sz w:val="24"/>
                <w:szCs w:val="24"/>
                <w:lang w:eastAsia="ru-RU"/>
                <w:rPrChange w:id="1151"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1152" w:author="Tima" w:date="2026-01-19T23:13:00Z">
                  <w:rPr>
                    <w:rStyle w:val="af6"/>
                    <w:rFonts w:ascii="Times New Roman" w:hAnsi="Times New Roman" w:cs="Times New Roman"/>
                    <w:b/>
                    <w:noProof/>
                  </w:rPr>
                </w:rPrChange>
              </w:rPr>
              <w:t>Расчет показателей экономической эффективности проекта</w:t>
            </w:r>
            <w:r w:rsidRPr="00F672CF">
              <w:rPr>
                <w:rFonts w:ascii="Times New Roman" w:hAnsi="Times New Roman" w:cs="Times New Roman"/>
                <w:noProof/>
                <w:webHidden/>
                <w:sz w:val="24"/>
                <w:szCs w:val="24"/>
                <w:rPrChange w:id="1153" w:author="Tima" w:date="2026-01-19T23:13:00Z">
                  <w:rPr>
                    <w:noProof/>
                    <w:webHidden/>
                  </w:rPr>
                </w:rPrChange>
              </w:rPr>
              <w:tab/>
            </w:r>
            <w:r w:rsidRPr="00F672CF">
              <w:rPr>
                <w:rFonts w:ascii="Times New Roman" w:hAnsi="Times New Roman" w:cs="Times New Roman"/>
                <w:noProof/>
                <w:webHidden/>
                <w:sz w:val="24"/>
                <w:szCs w:val="24"/>
                <w:rPrChange w:id="1154" w:author="Tima" w:date="2026-01-19T23:13:00Z">
                  <w:rPr>
                    <w:noProof/>
                    <w:webHidden/>
                  </w:rPr>
                </w:rPrChange>
              </w:rPr>
              <w:fldChar w:fldCharType="begin"/>
            </w:r>
            <w:r w:rsidRPr="00F672CF">
              <w:rPr>
                <w:rFonts w:ascii="Times New Roman" w:hAnsi="Times New Roman" w:cs="Times New Roman"/>
                <w:noProof/>
                <w:webHidden/>
                <w:sz w:val="24"/>
                <w:szCs w:val="24"/>
                <w:rPrChange w:id="1155" w:author="Tima" w:date="2026-01-19T23:13:00Z">
                  <w:rPr>
                    <w:noProof/>
                    <w:webHidden/>
                  </w:rPr>
                </w:rPrChange>
              </w:rPr>
              <w:instrText xml:space="preserve"> PAGEREF _Toc219756815 \h </w:instrText>
            </w:r>
            <w:r w:rsidRPr="00F672CF">
              <w:rPr>
                <w:rFonts w:ascii="Times New Roman" w:hAnsi="Times New Roman" w:cs="Times New Roman"/>
                <w:noProof/>
                <w:webHidden/>
                <w:sz w:val="24"/>
                <w:szCs w:val="24"/>
                <w:rPrChange w:id="1156" w:author="Tima" w:date="2026-01-19T23:13:00Z">
                  <w:rPr>
                    <w:noProof/>
                    <w:webHidden/>
                  </w:rPr>
                </w:rPrChange>
              </w:rPr>
            </w:r>
          </w:ins>
          <w:r w:rsidRPr="00F672CF">
            <w:rPr>
              <w:rFonts w:ascii="Times New Roman" w:hAnsi="Times New Roman" w:cs="Times New Roman"/>
              <w:noProof/>
              <w:webHidden/>
              <w:sz w:val="24"/>
              <w:szCs w:val="24"/>
              <w:rPrChange w:id="1157" w:author="Tima" w:date="2026-01-19T23:13:00Z">
                <w:rPr>
                  <w:noProof/>
                  <w:webHidden/>
                </w:rPr>
              </w:rPrChange>
            </w:rPr>
            <w:fldChar w:fldCharType="separate"/>
          </w:r>
          <w:ins w:id="1158" w:author="Tima" w:date="2026-01-19T23:12:00Z">
            <w:r w:rsidRPr="00F672CF">
              <w:rPr>
                <w:rFonts w:ascii="Times New Roman" w:hAnsi="Times New Roman" w:cs="Times New Roman"/>
                <w:noProof/>
                <w:webHidden/>
                <w:sz w:val="24"/>
                <w:szCs w:val="24"/>
                <w:rPrChange w:id="1159" w:author="Tima" w:date="2026-01-19T23:13:00Z">
                  <w:rPr>
                    <w:noProof/>
                    <w:webHidden/>
                  </w:rPr>
                </w:rPrChange>
              </w:rPr>
              <w:t>38</w:t>
            </w:r>
            <w:r w:rsidRPr="00F672CF">
              <w:rPr>
                <w:rFonts w:ascii="Times New Roman" w:hAnsi="Times New Roman" w:cs="Times New Roman"/>
                <w:noProof/>
                <w:webHidden/>
                <w:sz w:val="24"/>
                <w:szCs w:val="24"/>
                <w:rPrChange w:id="1160" w:author="Tima" w:date="2026-01-19T23:13:00Z">
                  <w:rPr>
                    <w:noProof/>
                    <w:webHidden/>
                  </w:rPr>
                </w:rPrChange>
              </w:rPr>
              <w:fldChar w:fldCharType="end"/>
            </w:r>
            <w:r w:rsidRPr="00F672CF">
              <w:rPr>
                <w:rStyle w:val="af6"/>
                <w:rFonts w:ascii="Times New Roman" w:hAnsi="Times New Roman" w:cs="Times New Roman"/>
                <w:noProof/>
                <w:sz w:val="24"/>
                <w:szCs w:val="24"/>
                <w:rPrChange w:id="1161" w:author="Tima" w:date="2026-01-19T23:13:00Z">
                  <w:rPr>
                    <w:rStyle w:val="af6"/>
                    <w:noProof/>
                  </w:rPr>
                </w:rPrChange>
              </w:rPr>
              <w:fldChar w:fldCharType="end"/>
            </w:r>
          </w:ins>
        </w:p>
        <w:p w14:paraId="31F5BBA5" w14:textId="5598D759" w:rsidR="00F672CF" w:rsidRPr="00F672CF" w:rsidRDefault="00F672CF">
          <w:pPr>
            <w:pStyle w:val="31"/>
            <w:tabs>
              <w:tab w:val="left" w:pos="1320"/>
              <w:tab w:val="right" w:leader="dot" w:pos="9345"/>
            </w:tabs>
            <w:rPr>
              <w:ins w:id="1162" w:author="Tima" w:date="2026-01-19T23:12:00Z"/>
              <w:rFonts w:ascii="Times New Roman" w:eastAsiaTheme="minorEastAsia" w:hAnsi="Times New Roman" w:cs="Times New Roman"/>
              <w:noProof/>
              <w:sz w:val="24"/>
              <w:szCs w:val="24"/>
              <w:lang w:eastAsia="ru-RU"/>
              <w:rPrChange w:id="1163" w:author="Tima" w:date="2026-01-19T23:13:00Z">
                <w:rPr>
                  <w:ins w:id="1164" w:author="Tima" w:date="2026-01-19T23:12:00Z"/>
                  <w:rFonts w:eastAsiaTheme="minorEastAsia"/>
                  <w:noProof/>
                  <w:lang w:eastAsia="ru-RU"/>
                </w:rPr>
              </w:rPrChange>
            </w:rPr>
          </w:pPr>
          <w:ins w:id="1165" w:author="Tima" w:date="2026-01-19T23:12:00Z">
            <w:r w:rsidRPr="00F672CF">
              <w:rPr>
                <w:rStyle w:val="af6"/>
                <w:rFonts w:ascii="Times New Roman" w:hAnsi="Times New Roman" w:cs="Times New Roman"/>
                <w:noProof/>
                <w:sz w:val="24"/>
                <w:szCs w:val="24"/>
                <w:rPrChange w:id="1166" w:author="Tima" w:date="2026-01-19T23:13:00Z">
                  <w:rPr>
                    <w:rStyle w:val="af6"/>
                    <w:noProof/>
                  </w:rPr>
                </w:rPrChange>
              </w:rPr>
              <w:lastRenderedPageBreak/>
              <w:fldChar w:fldCharType="begin"/>
            </w:r>
            <w:r w:rsidRPr="00F672CF">
              <w:rPr>
                <w:rStyle w:val="af6"/>
                <w:rFonts w:ascii="Times New Roman" w:hAnsi="Times New Roman" w:cs="Times New Roman"/>
                <w:noProof/>
                <w:sz w:val="24"/>
                <w:szCs w:val="24"/>
                <w:rPrChange w:id="1167" w:author="Tima" w:date="2026-01-19T23:13:00Z">
                  <w:rPr>
                    <w:rStyle w:val="af6"/>
                    <w:noProof/>
                  </w:rPr>
                </w:rPrChange>
              </w:rPr>
              <w:instrText xml:space="preserve"> </w:instrText>
            </w:r>
            <w:r w:rsidRPr="00F672CF">
              <w:rPr>
                <w:rFonts w:ascii="Times New Roman" w:hAnsi="Times New Roman" w:cs="Times New Roman"/>
                <w:noProof/>
                <w:sz w:val="24"/>
                <w:szCs w:val="24"/>
                <w:rPrChange w:id="1168" w:author="Tima" w:date="2026-01-19T23:13:00Z">
                  <w:rPr>
                    <w:noProof/>
                  </w:rPr>
                </w:rPrChange>
              </w:rPr>
              <w:instrText>HYPERLINK \l "_Toc219756816"</w:instrText>
            </w:r>
            <w:r w:rsidRPr="00F672CF">
              <w:rPr>
                <w:rStyle w:val="af6"/>
                <w:rFonts w:ascii="Times New Roman" w:hAnsi="Times New Roman" w:cs="Times New Roman"/>
                <w:noProof/>
                <w:sz w:val="24"/>
                <w:szCs w:val="24"/>
                <w:rPrChange w:id="1169"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1170" w:author="Tima" w:date="2026-01-19T23:13:00Z">
                  <w:rPr>
                    <w:rStyle w:val="af6"/>
                    <w:noProof/>
                  </w:rPr>
                </w:rPrChange>
              </w:rPr>
            </w:r>
            <w:r w:rsidRPr="00F672CF">
              <w:rPr>
                <w:rStyle w:val="af6"/>
                <w:rFonts w:ascii="Times New Roman" w:hAnsi="Times New Roman" w:cs="Times New Roman"/>
                <w:noProof/>
                <w:sz w:val="24"/>
                <w:szCs w:val="24"/>
                <w:rPrChange w:id="1171"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1172" w:author="Tima" w:date="2026-01-19T23:13:00Z">
                  <w:rPr>
                    <w:rStyle w:val="af6"/>
                    <w:rFonts w:ascii="Times New Roman" w:hAnsi="Times New Roman" w:cs="Times New Roman"/>
                    <w:b/>
                    <w:noProof/>
                  </w:rPr>
                </w:rPrChange>
              </w:rPr>
              <w:t>3.2.2.</w:t>
            </w:r>
            <w:r w:rsidRPr="00F672CF">
              <w:rPr>
                <w:rFonts w:ascii="Times New Roman" w:eastAsiaTheme="minorEastAsia" w:hAnsi="Times New Roman" w:cs="Times New Roman"/>
                <w:noProof/>
                <w:sz w:val="24"/>
                <w:szCs w:val="24"/>
                <w:lang w:eastAsia="ru-RU"/>
                <w:rPrChange w:id="1173"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1174" w:author="Tima" w:date="2026-01-19T23:13:00Z">
                  <w:rPr>
                    <w:rStyle w:val="af6"/>
                    <w:rFonts w:ascii="Times New Roman" w:hAnsi="Times New Roman" w:cs="Times New Roman"/>
                    <w:b/>
                    <w:noProof/>
                  </w:rPr>
                </w:rPrChange>
              </w:rPr>
              <w:t>Расчет юнит-экономики проекта</w:t>
            </w:r>
            <w:r w:rsidRPr="00F672CF">
              <w:rPr>
                <w:rFonts w:ascii="Times New Roman" w:hAnsi="Times New Roman" w:cs="Times New Roman"/>
                <w:noProof/>
                <w:webHidden/>
                <w:sz w:val="24"/>
                <w:szCs w:val="24"/>
                <w:rPrChange w:id="1175" w:author="Tima" w:date="2026-01-19T23:13:00Z">
                  <w:rPr>
                    <w:noProof/>
                    <w:webHidden/>
                  </w:rPr>
                </w:rPrChange>
              </w:rPr>
              <w:tab/>
            </w:r>
            <w:r w:rsidRPr="00F672CF">
              <w:rPr>
                <w:rFonts w:ascii="Times New Roman" w:hAnsi="Times New Roman" w:cs="Times New Roman"/>
                <w:noProof/>
                <w:webHidden/>
                <w:sz w:val="24"/>
                <w:szCs w:val="24"/>
                <w:rPrChange w:id="1176" w:author="Tima" w:date="2026-01-19T23:13:00Z">
                  <w:rPr>
                    <w:noProof/>
                    <w:webHidden/>
                  </w:rPr>
                </w:rPrChange>
              </w:rPr>
              <w:fldChar w:fldCharType="begin"/>
            </w:r>
            <w:r w:rsidRPr="00F672CF">
              <w:rPr>
                <w:rFonts w:ascii="Times New Roman" w:hAnsi="Times New Roman" w:cs="Times New Roman"/>
                <w:noProof/>
                <w:webHidden/>
                <w:sz w:val="24"/>
                <w:szCs w:val="24"/>
                <w:rPrChange w:id="1177" w:author="Tima" w:date="2026-01-19T23:13:00Z">
                  <w:rPr>
                    <w:noProof/>
                    <w:webHidden/>
                  </w:rPr>
                </w:rPrChange>
              </w:rPr>
              <w:instrText xml:space="preserve"> PAGEREF _Toc219756816 \h </w:instrText>
            </w:r>
            <w:r w:rsidRPr="00F672CF">
              <w:rPr>
                <w:rFonts w:ascii="Times New Roman" w:hAnsi="Times New Roman" w:cs="Times New Roman"/>
                <w:noProof/>
                <w:webHidden/>
                <w:sz w:val="24"/>
                <w:szCs w:val="24"/>
                <w:rPrChange w:id="1178" w:author="Tima" w:date="2026-01-19T23:13:00Z">
                  <w:rPr>
                    <w:noProof/>
                    <w:webHidden/>
                  </w:rPr>
                </w:rPrChange>
              </w:rPr>
            </w:r>
          </w:ins>
          <w:r w:rsidRPr="00F672CF">
            <w:rPr>
              <w:rFonts w:ascii="Times New Roman" w:hAnsi="Times New Roman" w:cs="Times New Roman"/>
              <w:noProof/>
              <w:webHidden/>
              <w:sz w:val="24"/>
              <w:szCs w:val="24"/>
              <w:rPrChange w:id="1179" w:author="Tima" w:date="2026-01-19T23:13:00Z">
                <w:rPr>
                  <w:noProof/>
                  <w:webHidden/>
                </w:rPr>
              </w:rPrChange>
            </w:rPr>
            <w:fldChar w:fldCharType="separate"/>
          </w:r>
          <w:ins w:id="1180" w:author="Tima" w:date="2026-01-19T23:12:00Z">
            <w:r w:rsidRPr="00F672CF">
              <w:rPr>
                <w:rFonts w:ascii="Times New Roman" w:hAnsi="Times New Roman" w:cs="Times New Roman"/>
                <w:noProof/>
                <w:webHidden/>
                <w:sz w:val="24"/>
                <w:szCs w:val="24"/>
                <w:rPrChange w:id="1181" w:author="Tima" w:date="2026-01-19T23:13:00Z">
                  <w:rPr>
                    <w:noProof/>
                    <w:webHidden/>
                  </w:rPr>
                </w:rPrChange>
              </w:rPr>
              <w:t>39</w:t>
            </w:r>
            <w:r w:rsidRPr="00F672CF">
              <w:rPr>
                <w:rFonts w:ascii="Times New Roman" w:hAnsi="Times New Roman" w:cs="Times New Roman"/>
                <w:noProof/>
                <w:webHidden/>
                <w:sz w:val="24"/>
                <w:szCs w:val="24"/>
                <w:rPrChange w:id="1182" w:author="Tima" w:date="2026-01-19T23:13:00Z">
                  <w:rPr>
                    <w:noProof/>
                    <w:webHidden/>
                  </w:rPr>
                </w:rPrChange>
              </w:rPr>
              <w:fldChar w:fldCharType="end"/>
            </w:r>
            <w:r w:rsidRPr="00F672CF">
              <w:rPr>
                <w:rStyle w:val="af6"/>
                <w:rFonts w:ascii="Times New Roman" w:hAnsi="Times New Roman" w:cs="Times New Roman"/>
                <w:noProof/>
                <w:sz w:val="24"/>
                <w:szCs w:val="24"/>
                <w:rPrChange w:id="1183" w:author="Tima" w:date="2026-01-19T23:13:00Z">
                  <w:rPr>
                    <w:rStyle w:val="af6"/>
                    <w:noProof/>
                  </w:rPr>
                </w:rPrChange>
              </w:rPr>
              <w:fldChar w:fldCharType="end"/>
            </w:r>
          </w:ins>
        </w:p>
        <w:p w14:paraId="3B2C888D" w14:textId="68C39AB3" w:rsidR="00F672CF" w:rsidRPr="00F672CF" w:rsidRDefault="00F672CF">
          <w:pPr>
            <w:pStyle w:val="31"/>
            <w:tabs>
              <w:tab w:val="left" w:pos="1320"/>
              <w:tab w:val="right" w:leader="dot" w:pos="9345"/>
            </w:tabs>
            <w:rPr>
              <w:ins w:id="1184" w:author="Tima" w:date="2026-01-19T23:12:00Z"/>
              <w:rFonts w:ascii="Times New Roman" w:eastAsiaTheme="minorEastAsia" w:hAnsi="Times New Roman" w:cs="Times New Roman"/>
              <w:noProof/>
              <w:sz w:val="24"/>
              <w:szCs w:val="24"/>
              <w:lang w:eastAsia="ru-RU"/>
              <w:rPrChange w:id="1185" w:author="Tima" w:date="2026-01-19T23:13:00Z">
                <w:rPr>
                  <w:ins w:id="1186" w:author="Tima" w:date="2026-01-19T23:12:00Z"/>
                  <w:rFonts w:eastAsiaTheme="minorEastAsia"/>
                  <w:noProof/>
                  <w:lang w:eastAsia="ru-RU"/>
                </w:rPr>
              </w:rPrChange>
            </w:rPr>
          </w:pPr>
          <w:ins w:id="1187" w:author="Tima" w:date="2026-01-19T23:12:00Z">
            <w:r w:rsidRPr="00F672CF">
              <w:rPr>
                <w:rStyle w:val="af6"/>
                <w:rFonts w:ascii="Times New Roman" w:hAnsi="Times New Roman" w:cs="Times New Roman"/>
                <w:noProof/>
                <w:sz w:val="24"/>
                <w:szCs w:val="24"/>
                <w:rPrChange w:id="1188" w:author="Tima" w:date="2026-01-19T23:13:00Z">
                  <w:rPr>
                    <w:rStyle w:val="af6"/>
                    <w:noProof/>
                  </w:rPr>
                </w:rPrChange>
              </w:rPr>
              <w:fldChar w:fldCharType="begin"/>
            </w:r>
            <w:r w:rsidRPr="00F672CF">
              <w:rPr>
                <w:rStyle w:val="af6"/>
                <w:rFonts w:ascii="Times New Roman" w:hAnsi="Times New Roman" w:cs="Times New Roman"/>
                <w:noProof/>
                <w:sz w:val="24"/>
                <w:szCs w:val="24"/>
                <w:rPrChange w:id="1189" w:author="Tima" w:date="2026-01-19T23:13:00Z">
                  <w:rPr>
                    <w:rStyle w:val="af6"/>
                    <w:noProof/>
                  </w:rPr>
                </w:rPrChange>
              </w:rPr>
              <w:instrText xml:space="preserve"> </w:instrText>
            </w:r>
            <w:r w:rsidRPr="00F672CF">
              <w:rPr>
                <w:rFonts w:ascii="Times New Roman" w:hAnsi="Times New Roman" w:cs="Times New Roman"/>
                <w:noProof/>
                <w:sz w:val="24"/>
                <w:szCs w:val="24"/>
                <w:rPrChange w:id="1190" w:author="Tima" w:date="2026-01-19T23:13:00Z">
                  <w:rPr>
                    <w:noProof/>
                  </w:rPr>
                </w:rPrChange>
              </w:rPr>
              <w:instrText>HYPERLINK \l "_Toc219756817"</w:instrText>
            </w:r>
            <w:r w:rsidRPr="00F672CF">
              <w:rPr>
                <w:rStyle w:val="af6"/>
                <w:rFonts w:ascii="Times New Roman" w:hAnsi="Times New Roman" w:cs="Times New Roman"/>
                <w:noProof/>
                <w:sz w:val="24"/>
                <w:szCs w:val="24"/>
                <w:rPrChange w:id="1191"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1192" w:author="Tima" w:date="2026-01-19T23:13:00Z">
                  <w:rPr>
                    <w:rStyle w:val="af6"/>
                    <w:noProof/>
                  </w:rPr>
                </w:rPrChange>
              </w:rPr>
            </w:r>
            <w:r w:rsidRPr="00F672CF">
              <w:rPr>
                <w:rStyle w:val="af6"/>
                <w:rFonts w:ascii="Times New Roman" w:hAnsi="Times New Roman" w:cs="Times New Roman"/>
                <w:noProof/>
                <w:sz w:val="24"/>
                <w:szCs w:val="24"/>
                <w:rPrChange w:id="1193"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1194" w:author="Tima" w:date="2026-01-19T23:13:00Z">
                  <w:rPr>
                    <w:rStyle w:val="af6"/>
                    <w:rFonts w:ascii="Times New Roman" w:hAnsi="Times New Roman" w:cs="Times New Roman"/>
                    <w:b/>
                    <w:noProof/>
                  </w:rPr>
                </w:rPrChange>
              </w:rPr>
              <w:t>3.2.3.</w:t>
            </w:r>
            <w:r w:rsidRPr="00F672CF">
              <w:rPr>
                <w:rFonts w:ascii="Times New Roman" w:eastAsiaTheme="minorEastAsia" w:hAnsi="Times New Roman" w:cs="Times New Roman"/>
                <w:noProof/>
                <w:sz w:val="24"/>
                <w:szCs w:val="24"/>
                <w:lang w:eastAsia="ru-RU"/>
                <w:rPrChange w:id="1195"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1196" w:author="Tima" w:date="2026-01-19T23:13:00Z">
                  <w:rPr>
                    <w:rStyle w:val="af6"/>
                    <w:rFonts w:ascii="Times New Roman" w:hAnsi="Times New Roman" w:cs="Times New Roman"/>
                    <w:b/>
                    <w:noProof/>
                  </w:rPr>
                </w:rPrChange>
              </w:rPr>
              <w:t>Анализ рисков проекта</w:t>
            </w:r>
            <w:r w:rsidRPr="00F672CF">
              <w:rPr>
                <w:rFonts w:ascii="Times New Roman" w:hAnsi="Times New Roman" w:cs="Times New Roman"/>
                <w:noProof/>
                <w:webHidden/>
                <w:sz w:val="24"/>
                <w:szCs w:val="24"/>
                <w:rPrChange w:id="1197" w:author="Tima" w:date="2026-01-19T23:13:00Z">
                  <w:rPr>
                    <w:noProof/>
                    <w:webHidden/>
                  </w:rPr>
                </w:rPrChange>
              </w:rPr>
              <w:tab/>
            </w:r>
            <w:r w:rsidRPr="00F672CF">
              <w:rPr>
                <w:rFonts w:ascii="Times New Roman" w:hAnsi="Times New Roman" w:cs="Times New Roman"/>
                <w:noProof/>
                <w:webHidden/>
                <w:sz w:val="24"/>
                <w:szCs w:val="24"/>
                <w:rPrChange w:id="1198" w:author="Tima" w:date="2026-01-19T23:13:00Z">
                  <w:rPr>
                    <w:noProof/>
                    <w:webHidden/>
                  </w:rPr>
                </w:rPrChange>
              </w:rPr>
              <w:fldChar w:fldCharType="begin"/>
            </w:r>
            <w:r w:rsidRPr="00F672CF">
              <w:rPr>
                <w:rFonts w:ascii="Times New Roman" w:hAnsi="Times New Roman" w:cs="Times New Roman"/>
                <w:noProof/>
                <w:webHidden/>
                <w:sz w:val="24"/>
                <w:szCs w:val="24"/>
                <w:rPrChange w:id="1199" w:author="Tima" w:date="2026-01-19T23:13:00Z">
                  <w:rPr>
                    <w:noProof/>
                    <w:webHidden/>
                  </w:rPr>
                </w:rPrChange>
              </w:rPr>
              <w:instrText xml:space="preserve"> PAGEREF _Toc219756817 \h </w:instrText>
            </w:r>
            <w:r w:rsidRPr="00F672CF">
              <w:rPr>
                <w:rFonts w:ascii="Times New Roman" w:hAnsi="Times New Roman" w:cs="Times New Roman"/>
                <w:noProof/>
                <w:webHidden/>
                <w:sz w:val="24"/>
                <w:szCs w:val="24"/>
                <w:rPrChange w:id="1200" w:author="Tima" w:date="2026-01-19T23:13:00Z">
                  <w:rPr>
                    <w:noProof/>
                    <w:webHidden/>
                  </w:rPr>
                </w:rPrChange>
              </w:rPr>
            </w:r>
          </w:ins>
          <w:r w:rsidRPr="00F672CF">
            <w:rPr>
              <w:rFonts w:ascii="Times New Roman" w:hAnsi="Times New Roman" w:cs="Times New Roman"/>
              <w:noProof/>
              <w:webHidden/>
              <w:sz w:val="24"/>
              <w:szCs w:val="24"/>
              <w:rPrChange w:id="1201" w:author="Tima" w:date="2026-01-19T23:13:00Z">
                <w:rPr>
                  <w:noProof/>
                  <w:webHidden/>
                </w:rPr>
              </w:rPrChange>
            </w:rPr>
            <w:fldChar w:fldCharType="separate"/>
          </w:r>
          <w:ins w:id="1202" w:author="Tima" w:date="2026-01-19T23:12:00Z">
            <w:r w:rsidRPr="00F672CF">
              <w:rPr>
                <w:rFonts w:ascii="Times New Roman" w:hAnsi="Times New Roman" w:cs="Times New Roman"/>
                <w:noProof/>
                <w:webHidden/>
                <w:sz w:val="24"/>
                <w:szCs w:val="24"/>
                <w:rPrChange w:id="1203" w:author="Tima" w:date="2026-01-19T23:13:00Z">
                  <w:rPr>
                    <w:noProof/>
                    <w:webHidden/>
                  </w:rPr>
                </w:rPrChange>
              </w:rPr>
              <w:t>39</w:t>
            </w:r>
            <w:r w:rsidRPr="00F672CF">
              <w:rPr>
                <w:rFonts w:ascii="Times New Roman" w:hAnsi="Times New Roman" w:cs="Times New Roman"/>
                <w:noProof/>
                <w:webHidden/>
                <w:sz w:val="24"/>
                <w:szCs w:val="24"/>
                <w:rPrChange w:id="1204" w:author="Tima" w:date="2026-01-19T23:13:00Z">
                  <w:rPr>
                    <w:noProof/>
                    <w:webHidden/>
                  </w:rPr>
                </w:rPrChange>
              </w:rPr>
              <w:fldChar w:fldCharType="end"/>
            </w:r>
            <w:r w:rsidRPr="00F672CF">
              <w:rPr>
                <w:rStyle w:val="af6"/>
                <w:rFonts w:ascii="Times New Roman" w:hAnsi="Times New Roman" w:cs="Times New Roman"/>
                <w:noProof/>
                <w:sz w:val="24"/>
                <w:szCs w:val="24"/>
                <w:rPrChange w:id="1205" w:author="Tima" w:date="2026-01-19T23:13:00Z">
                  <w:rPr>
                    <w:rStyle w:val="af6"/>
                    <w:noProof/>
                  </w:rPr>
                </w:rPrChange>
              </w:rPr>
              <w:fldChar w:fldCharType="end"/>
            </w:r>
          </w:ins>
        </w:p>
        <w:p w14:paraId="367F5A5F" w14:textId="2A402C54" w:rsidR="00F672CF" w:rsidRPr="00F672CF" w:rsidRDefault="00F672CF">
          <w:pPr>
            <w:pStyle w:val="21"/>
            <w:tabs>
              <w:tab w:val="left" w:pos="880"/>
              <w:tab w:val="right" w:leader="dot" w:pos="9345"/>
            </w:tabs>
            <w:rPr>
              <w:ins w:id="1206" w:author="Tima" w:date="2026-01-19T23:12:00Z"/>
              <w:rFonts w:ascii="Times New Roman" w:eastAsiaTheme="minorEastAsia" w:hAnsi="Times New Roman" w:cs="Times New Roman"/>
              <w:noProof/>
              <w:sz w:val="24"/>
              <w:szCs w:val="24"/>
              <w:lang w:eastAsia="ru-RU"/>
              <w:rPrChange w:id="1207" w:author="Tima" w:date="2026-01-19T23:13:00Z">
                <w:rPr>
                  <w:ins w:id="1208" w:author="Tima" w:date="2026-01-19T23:12:00Z"/>
                  <w:rFonts w:eastAsiaTheme="minorEastAsia"/>
                  <w:noProof/>
                  <w:lang w:eastAsia="ru-RU"/>
                </w:rPr>
              </w:rPrChange>
            </w:rPr>
          </w:pPr>
          <w:ins w:id="1209" w:author="Tima" w:date="2026-01-19T23:12:00Z">
            <w:r w:rsidRPr="00F672CF">
              <w:rPr>
                <w:rStyle w:val="af6"/>
                <w:rFonts w:ascii="Times New Roman" w:hAnsi="Times New Roman" w:cs="Times New Roman"/>
                <w:noProof/>
                <w:sz w:val="24"/>
                <w:szCs w:val="24"/>
                <w:rPrChange w:id="1210" w:author="Tima" w:date="2026-01-19T23:13:00Z">
                  <w:rPr>
                    <w:rStyle w:val="af6"/>
                    <w:noProof/>
                  </w:rPr>
                </w:rPrChange>
              </w:rPr>
              <w:fldChar w:fldCharType="begin"/>
            </w:r>
            <w:r w:rsidRPr="00F672CF">
              <w:rPr>
                <w:rStyle w:val="af6"/>
                <w:rFonts w:ascii="Times New Roman" w:hAnsi="Times New Roman" w:cs="Times New Roman"/>
                <w:noProof/>
                <w:sz w:val="24"/>
                <w:szCs w:val="24"/>
                <w:rPrChange w:id="1211" w:author="Tima" w:date="2026-01-19T23:13:00Z">
                  <w:rPr>
                    <w:rStyle w:val="af6"/>
                    <w:noProof/>
                  </w:rPr>
                </w:rPrChange>
              </w:rPr>
              <w:instrText xml:space="preserve"> </w:instrText>
            </w:r>
            <w:r w:rsidRPr="00F672CF">
              <w:rPr>
                <w:rFonts w:ascii="Times New Roman" w:hAnsi="Times New Roman" w:cs="Times New Roman"/>
                <w:noProof/>
                <w:sz w:val="24"/>
                <w:szCs w:val="24"/>
                <w:rPrChange w:id="1212" w:author="Tima" w:date="2026-01-19T23:13:00Z">
                  <w:rPr>
                    <w:noProof/>
                  </w:rPr>
                </w:rPrChange>
              </w:rPr>
              <w:instrText>HYPERLINK \l "_Toc219756818"</w:instrText>
            </w:r>
            <w:r w:rsidRPr="00F672CF">
              <w:rPr>
                <w:rStyle w:val="af6"/>
                <w:rFonts w:ascii="Times New Roman" w:hAnsi="Times New Roman" w:cs="Times New Roman"/>
                <w:noProof/>
                <w:sz w:val="24"/>
                <w:szCs w:val="24"/>
                <w:rPrChange w:id="1213"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1214" w:author="Tima" w:date="2026-01-19T23:13:00Z">
                  <w:rPr>
                    <w:rStyle w:val="af6"/>
                    <w:noProof/>
                  </w:rPr>
                </w:rPrChange>
              </w:rPr>
            </w:r>
            <w:r w:rsidRPr="00F672CF">
              <w:rPr>
                <w:rStyle w:val="af6"/>
                <w:rFonts w:ascii="Times New Roman" w:hAnsi="Times New Roman" w:cs="Times New Roman"/>
                <w:noProof/>
                <w:sz w:val="24"/>
                <w:szCs w:val="24"/>
                <w:rPrChange w:id="1215"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1216" w:author="Tima" w:date="2026-01-19T23:13:00Z">
                  <w:rPr>
                    <w:rStyle w:val="af6"/>
                    <w:rFonts w:ascii="Times New Roman" w:hAnsi="Times New Roman" w:cs="Times New Roman"/>
                    <w:b/>
                    <w:noProof/>
                  </w:rPr>
                </w:rPrChange>
              </w:rPr>
              <w:t>3.3.</w:t>
            </w:r>
            <w:r w:rsidRPr="00F672CF">
              <w:rPr>
                <w:rFonts w:ascii="Times New Roman" w:eastAsiaTheme="minorEastAsia" w:hAnsi="Times New Roman" w:cs="Times New Roman"/>
                <w:noProof/>
                <w:sz w:val="24"/>
                <w:szCs w:val="24"/>
                <w:lang w:eastAsia="ru-RU"/>
                <w:rPrChange w:id="1217"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1218" w:author="Tima" w:date="2026-01-19T23:13:00Z">
                  <w:rPr>
                    <w:rStyle w:val="af6"/>
                    <w:rFonts w:ascii="Times New Roman" w:hAnsi="Times New Roman" w:cs="Times New Roman"/>
                    <w:b/>
                    <w:noProof/>
                  </w:rPr>
                </w:rPrChange>
              </w:rPr>
              <w:t>Аналитическая записка</w:t>
            </w:r>
            <w:r w:rsidRPr="00F672CF">
              <w:rPr>
                <w:rFonts w:ascii="Times New Roman" w:hAnsi="Times New Roman" w:cs="Times New Roman"/>
                <w:noProof/>
                <w:webHidden/>
                <w:sz w:val="24"/>
                <w:szCs w:val="24"/>
                <w:rPrChange w:id="1219" w:author="Tima" w:date="2026-01-19T23:13:00Z">
                  <w:rPr>
                    <w:noProof/>
                    <w:webHidden/>
                  </w:rPr>
                </w:rPrChange>
              </w:rPr>
              <w:tab/>
            </w:r>
            <w:r w:rsidRPr="00F672CF">
              <w:rPr>
                <w:rFonts w:ascii="Times New Roman" w:hAnsi="Times New Roman" w:cs="Times New Roman"/>
                <w:noProof/>
                <w:webHidden/>
                <w:sz w:val="24"/>
                <w:szCs w:val="24"/>
                <w:rPrChange w:id="1220" w:author="Tima" w:date="2026-01-19T23:13:00Z">
                  <w:rPr>
                    <w:noProof/>
                    <w:webHidden/>
                  </w:rPr>
                </w:rPrChange>
              </w:rPr>
              <w:fldChar w:fldCharType="begin"/>
            </w:r>
            <w:r w:rsidRPr="00F672CF">
              <w:rPr>
                <w:rFonts w:ascii="Times New Roman" w:hAnsi="Times New Roman" w:cs="Times New Roman"/>
                <w:noProof/>
                <w:webHidden/>
                <w:sz w:val="24"/>
                <w:szCs w:val="24"/>
                <w:rPrChange w:id="1221" w:author="Tima" w:date="2026-01-19T23:13:00Z">
                  <w:rPr>
                    <w:noProof/>
                    <w:webHidden/>
                  </w:rPr>
                </w:rPrChange>
              </w:rPr>
              <w:instrText xml:space="preserve"> PAGEREF _Toc219756818 \h </w:instrText>
            </w:r>
            <w:r w:rsidRPr="00F672CF">
              <w:rPr>
                <w:rFonts w:ascii="Times New Roman" w:hAnsi="Times New Roman" w:cs="Times New Roman"/>
                <w:noProof/>
                <w:webHidden/>
                <w:sz w:val="24"/>
                <w:szCs w:val="24"/>
                <w:rPrChange w:id="1222" w:author="Tima" w:date="2026-01-19T23:13:00Z">
                  <w:rPr>
                    <w:noProof/>
                    <w:webHidden/>
                  </w:rPr>
                </w:rPrChange>
              </w:rPr>
            </w:r>
          </w:ins>
          <w:r w:rsidRPr="00F672CF">
            <w:rPr>
              <w:rFonts w:ascii="Times New Roman" w:hAnsi="Times New Roman" w:cs="Times New Roman"/>
              <w:noProof/>
              <w:webHidden/>
              <w:sz w:val="24"/>
              <w:szCs w:val="24"/>
              <w:rPrChange w:id="1223" w:author="Tima" w:date="2026-01-19T23:13:00Z">
                <w:rPr>
                  <w:noProof/>
                  <w:webHidden/>
                </w:rPr>
              </w:rPrChange>
            </w:rPr>
            <w:fldChar w:fldCharType="separate"/>
          </w:r>
          <w:ins w:id="1224" w:author="Tima" w:date="2026-01-19T23:12:00Z">
            <w:r w:rsidRPr="00F672CF">
              <w:rPr>
                <w:rFonts w:ascii="Times New Roman" w:hAnsi="Times New Roman" w:cs="Times New Roman"/>
                <w:noProof/>
                <w:webHidden/>
                <w:sz w:val="24"/>
                <w:szCs w:val="24"/>
                <w:rPrChange w:id="1225" w:author="Tima" w:date="2026-01-19T23:13:00Z">
                  <w:rPr>
                    <w:noProof/>
                    <w:webHidden/>
                  </w:rPr>
                </w:rPrChange>
              </w:rPr>
              <w:t>39</w:t>
            </w:r>
            <w:r w:rsidRPr="00F672CF">
              <w:rPr>
                <w:rFonts w:ascii="Times New Roman" w:hAnsi="Times New Roman" w:cs="Times New Roman"/>
                <w:noProof/>
                <w:webHidden/>
                <w:sz w:val="24"/>
                <w:szCs w:val="24"/>
                <w:rPrChange w:id="1226" w:author="Tima" w:date="2026-01-19T23:13:00Z">
                  <w:rPr>
                    <w:noProof/>
                    <w:webHidden/>
                  </w:rPr>
                </w:rPrChange>
              </w:rPr>
              <w:fldChar w:fldCharType="end"/>
            </w:r>
            <w:r w:rsidRPr="00F672CF">
              <w:rPr>
                <w:rStyle w:val="af6"/>
                <w:rFonts w:ascii="Times New Roman" w:hAnsi="Times New Roman" w:cs="Times New Roman"/>
                <w:noProof/>
                <w:sz w:val="24"/>
                <w:szCs w:val="24"/>
                <w:rPrChange w:id="1227" w:author="Tima" w:date="2026-01-19T23:13:00Z">
                  <w:rPr>
                    <w:rStyle w:val="af6"/>
                    <w:noProof/>
                  </w:rPr>
                </w:rPrChange>
              </w:rPr>
              <w:fldChar w:fldCharType="end"/>
            </w:r>
          </w:ins>
        </w:p>
        <w:p w14:paraId="4EBABD7C" w14:textId="650448FA" w:rsidR="00F672CF" w:rsidRPr="00F672CF" w:rsidRDefault="00F672CF">
          <w:pPr>
            <w:pStyle w:val="11"/>
            <w:tabs>
              <w:tab w:val="left" w:pos="440"/>
              <w:tab w:val="right" w:leader="dot" w:pos="9345"/>
            </w:tabs>
            <w:rPr>
              <w:ins w:id="1228" w:author="Tima" w:date="2026-01-19T23:12:00Z"/>
              <w:rFonts w:ascii="Times New Roman" w:eastAsiaTheme="minorEastAsia" w:hAnsi="Times New Roman" w:cs="Times New Roman"/>
              <w:noProof/>
              <w:sz w:val="24"/>
              <w:szCs w:val="24"/>
              <w:lang w:eastAsia="ru-RU"/>
              <w:rPrChange w:id="1229" w:author="Tima" w:date="2026-01-19T23:13:00Z">
                <w:rPr>
                  <w:ins w:id="1230" w:author="Tima" w:date="2026-01-19T23:12:00Z"/>
                  <w:rFonts w:eastAsiaTheme="minorEastAsia"/>
                  <w:noProof/>
                  <w:lang w:eastAsia="ru-RU"/>
                </w:rPr>
              </w:rPrChange>
            </w:rPr>
          </w:pPr>
          <w:ins w:id="1231" w:author="Tima" w:date="2026-01-19T23:12:00Z">
            <w:r w:rsidRPr="00F672CF">
              <w:rPr>
                <w:rStyle w:val="af6"/>
                <w:rFonts w:ascii="Times New Roman" w:hAnsi="Times New Roman" w:cs="Times New Roman"/>
                <w:noProof/>
                <w:sz w:val="24"/>
                <w:szCs w:val="24"/>
                <w:rPrChange w:id="1232" w:author="Tima" w:date="2026-01-19T23:13:00Z">
                  <w:rPr>
                    <w:rStyle w:val="af6"/>
                    <w:noProof/>
                  </w:rPr>
                </w:rPrChange>
              </w:rPr>
              <w:fldChar w:fldCharType="begin"/>
            </w:r>
            <w:r w:rsidRPr="00F672CF">
              <w:rPr>
                <w:rStyle w:val="af6"/>
                <w:rFonts w:ascii="Times New Roman" w:hAnsi="Times New Roman" w:cs="Times New Roman"/>
                <w:noProof/>
                <w:sz w:val="24"/>
                <w:szCs w:val="24"/>
                <w:rPrChange w:id="1233" w:author="Tima" w:date="2026-01-19T23:13:00Z">
                  <w:rPr>
                    <w:rStyle w:val="af6"/>
                    <w:noProof/>
                  </w:rPr>
                </w:rPrChange>
              </w:rPr>
              <w:instrText xml:space="preserve"> </w:instrText>
            </w:r>
            <w:r w:rsidRPr="00F672CF">
              <w:rPr>
                <w:rFonts w:ascii="Times New Roman" w:hAnsi="Times New Roman" w:cs="Times New Roman"/>
                <w:noProof/>
                <w:sz w:val="24"/>
                <w:szCs w:val="24"/>
                <w:rPrChange w:id="1234" w:author="Tima" w:date="2026-01-19T23:13:00Z">
                  <w:rPr>
                    <w:noProof/>
                  </w:rPr>
                </w:rPrChange>
              </w:rPr>
              <w:instrText>HYPERLINK \l "_Toc219756819"</w:instrText>
            </w:r>
            <w:r w:rsidRPr="00F672CF">
              <w:rPr>
                <w:rStyle w:val="af6"/>
                <w:rFonts w:ascii="Times New Roman" w:hAnsi="Times New Roman" w:cs="Times New Roman"/>
                <w:noProof/>
                <w:sz w:val="24"/>
                <w:szCs w:val="24"/>
                <w:rPrChange w:id="1235"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1236" w:author="Tima" w:date="2026-01-19T23:13:00Z">
                  <w:rPr>
                    <w:rStyle w:val="af6"/>
                    <w:noProof/>
                  </w:rPr>
                </w:rPrChange>
              </w:rPr>
            </w:r>
            <w:r w:rsidRPr="00F672CF">
              <w:rPr>
                <w:rStyle w:val="af6"/>
                <w:rFonts w:ascii="Times New Roman" w:hAnsi="Times New Roman" w:cs="Times New Roman"/>
                <w:noProof/>
                <w:sz w:val="24"/>
                <w:szCs w:val="24"/>
                <w:rPrChange w:id="1237"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1238" w:author="Tima" w:date="2026-01-19T23:13:00Z">
                  <w:rPr>
                    <w:rStyle w:val="af6"/>
                    <w:rFonts w:ascii="Times New Roman" w:hAnsi="Times New Roman" w:cs="Times New Roman"/>
                    <w:b/>
                    <w:noProof/>
                  </w:rPr>
                </w:rPrChange>
              </w:rPr>
              <w:t>4.</w:t>
            </w:r>
            <w:r w:rsidRPr="00F672CF">
              <w:rPr>
                <w:rFonts w:ascii="Times New Roman" w:eastAsiaTheme="minorEastAsia" w:hAnsi="Times New Roman" w:cs="Times New Roman"/>
                <w:noProof/>
                <w:sz w:val="24"/>
                <w:szCs w:val="24"/>
                <w:lang w:eastAsia="ru-RU"/>
                <w:rPrChange w:id="1239"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1240" w:author="Tima" w:date="2026-01-19T23:13:00Z">
                  <w:rPr>
                    <w:rStyle w:val="af6"/>
                    <w:rFonts w:ascii="Times New Roman" w:hAnsi="Times New Roman" w:cs="Times New Roman"/>
                    <w:b/>
                    <w:noProof/>
                  </w:rPr>
                </w:rPrChange>
              </w:rPr>
              <w:t>СПЕЦИФИКАЦИЯ</w:t>
            </w:r>
            <w:r w:rsidRPr="00F672CF">
              <w:rPr>
                <w:rFonts w:ascii="Times New Roman" w:hAnsi="Times New Roman" w:cs="Times New Roman"/>
                <w:noProof/>
                <w:webHidden/>
                <w:sz w:val="24"/>
                <w:szCs w:val="24"/>
                <w:rPrChange w:id="1241" w:author="Tima" w:date="2026-01-19T23:13:00Z">
                  <w:rPr>
                    <w:noProof/>
                    <w:webHidden/>
                  </w:rPr>
                </w:rPrChange>
              </w:rPr>
              <w:tab/>
            </w:r>
            <w:r w:rsidRPr="00F672CF">
              <w:rPr>
                <w:rFonts w:ascii="Times New Roman" w:hAnsi="Times New Roman" w:cs="Times New Roman"/>
                <w:noProof/>
                <w:webHidden/>
                <w:sz w:val="24"/>
                <w:szCs w:val="24"/>
                <w:rPrChange w:id="1242" w:author="Tima" w:date="2026-01-19T23:13:00Z">
                  <w:rPr>
                    <w:noProof/>
                    <w:webHidden/>
                  </w:rPr>
                </w:rPrChange>
              </w:rPr>
              <w:fldChar w:fldCharType="begin"/>
            </w:r>
            <w:r w:rsidRPr="00F672CF">
              <w:rPr>
                <w:rFonts w:ascii="Times New Roman" w:hAnsi="Times New Roman" w:cs="Times New Roman"/>
                <w:noProof/>
                <w:webHidden/>
                <w:sz w:val="24"/>
                <w:szCs w:val="24"/>
                <w:rPrChange w:id="1243" w:author="Tima" w:date="2026-01-19T23:13:00Z">
                  <w:rPr>
                    <w:noProof/>
                    <w:webHidden/>
                  </w:rPr>
                </w:rPrChange>
              </w:rPr>
              <w:instrText xml:space="preserve"> PAGEREF _Toc219756819 \h </w:instrText>
            </w:r>
            <w:r w:rsidRPr="00F672CF">
              <w:rPr>
                <w:rFonts w:ascii="Times New Roman" w:hAnsi="Times New Roman" w:cs="Times New Roman"/>
                <w:noProof/>
                <w:webHidden/>
                <w:sz w:val="24"/>
                <w:szCs w:val="24"/>
                <w:rPrChange w:id="1244" w:author="Tima" w:date="2026-01-19T23:13:00Z">
                  <w:rPr>
                    <w:noProof/>
                    <w:webHidden/>
                  </w:rPr>
                </w:rPrChange>
              </w:rPr>
            </w:r>
          </w:ins>
          <w:r w:rsidRPr="00F672CF">
            <w:rPr>
              <w:rFonts w:ascii="Times New Roman" w:hAnsi="Times New Roman" w:cs="Times New Roman"/>
              <w:noProof/>
              <w:webHidden/>
              <w:sz w:val="24"/>
              <w:szCs w:val="24"/>
              <w:rPrChange w:id="1245" w:author="Tima" w:date="2026-01-19T23:13:00Z">
                <w:rPr>
                  <w:noProof/>
                  <w:webHidden/>
                </w:rPr>
              </w:rPrChange>
            </w:rPr>
            <w:fldChar w:fldCharType="separate"/>
          </w:r>
          <w:ins w:id="1246" w:author="Tima" w:date="2026-01-19T23:12:00Z">
            <w:r w:rsidRPr="00F672CF">
              <w:rPr>
                <w:rFonts w:ascii="Times New Roman" w:hAnsi="Times New Roman" w:cs="Times New Roman"/>
                <w:noProof/>
                <w:webHidden/>
                <w:sz w:val="24"/>
                <w:szCs w:val="24"/>
                <w:rPrChange w:id="1247" w:author="Tima" w:date="2026-01-19T23:13:00Z">
                  <w:rPr>
                    <w:noProof/>
                    <w:webHidden/>
                  </w:rPr>
                </w:rPrChange>
              </w:rPr>
              <w:t>41</w:t>
            </w:r>
            <w:r w:rsidRPr="00F672CF">
              <w:rPr>
                <w:rFonts w:ascii="Times New Roman" w:hAnsi="Times New Roman" w:cs="Times New Roman"/>
                <w:noProof/>
                <w:webHidden/>
                <w:sz w:val="24"/>
                <w:szCs w:val="24"/>
                <w:rPrChange w:id="1248" w:author="Tima" w:date="2026-01-19T23:13:00Z">
                  <w:rPr>
                    <w:noProof/>
                    <w:webHidden/>
                  </w:rPr>
                </w:rPrChange>
              </w:rPr>
              <w:fldChar w:fldCharType="end"/>
            </w:r>
            <w:r w:rsidRPr="00F672CF">
              <w:rPr>
                <w:rStyle w:val="af6"/>
                <w:rFonts w:ascii="Times New Roman" w:hAnsi="Times New Roman" w:cs="Times New Roman"/>
                <w:noProof/>
                <w:sz w:val="24"/>
                <w:szCs w:val="24"/>
                <w:rPrChange w:id="1249" w:author="Tima" w:date="2026-01-19T23:13:00Z">
                  <w:rPr>
                    <w:rStyle w:val="af6"/>
                    <w:noProof/>
                  </w:rPr>
                </w:rPrChange>
              </w:rPr>
              <w:fldChar w:fldCharType="end"/>
            </w:r>
          </w:ins>
        </w:p>
        <w:p w14:paraId="6D04291E" w14:textId="7A0E31FA" w:rsidR="00F672CF" w:rsidRPr="00F672CF" w:rsidRDefault="00F672CF">
          <w:pPr>
            <w:pStyle w:val="21"/>
            <w:tabs>
              <w:tab w:val="left" w:pos="880"/>
              <w:tab w:val="right" w:leader="dot" w:pos="9345"/>
            </w:tabs>
            <w:rPr>
              <w:ins w:id="1250" w:author="Tima" w:date="2026-01-19T23:12:00Z"/>
              <w:rFonts w:ascii="Times New Roman" w:eastAsiaTheme="minorEastAsia" w:hAnsi="Times New Roman" w:cs="Times New Roman"/>
              <w:noProof/>
              <w:sz w:val="24"/>
              <w:szCs w:val="24"/>
              <w:lang w:eastAsia="ru-RU"/>
              <w:rPrChange w:id="1251" w:author="Tima" w:date="2026-01-19T23:13:00Z">
                <w:rPr>
                  <w:ins w:id="1252" w:author="Tima" w:date="2026-01-19T23:12:00Z"/>
                  <w:rFonts w:eastAsiaTheme="minorEastAsia"/>
                  <w:noProof/>
                  <w:lang w:eastAsia="ru-RU"/>
                </w:rPr>
              </w:rPrChange>
            </w:rPr>
          </w:pPr>
          <w:ins w:id="1253" w:author="Tima" w:date="2026-01-19T23:12:00Z">
            <w:r w:rsidRPr="00F672CF">
              <w:rPr>
                <w:rStyle w:val="af6"/>
                <w:rFonts w:ascii="Times New Roman" w:hAnsi="Times New Roman" w:cs="Times New Roman"/>
                <w:noProof/>
                <w:sz w:val="24"/>
                <w:szCs w:val="24"/>
                <w:rPrChange w:id="1254" w:author="Tima" w:date="2026-01-19T23:13:00Z">
                  <w:rPr>
                    <w:rStyle w:val="af6"/>
                    <w:noProof/>
                  </w:rPr>
                </w:rPrChange>
              </w:rPr>
              <w:fldChar w:fldCharType="begin"/>
            </w:r>
            <w:r w:rsidRPr="00F672CF">
              <w:rPr>
                <w:rStyle w:val="af6"/>
                <w:rFonts w:ascii="Times New Roman" w:hAnsi="Times New Roman" w:cs="Times New Roman"/>
                <w:noProof/>
                <w:sz w:val="24"/>
                <w:szCs w:val="24"/>
                <w:rPrChange w:id="1255" w:author="Tima" w:date="2026-01-19T23:13:00Z">
                  <w:rPr>
                    <w:rStyle w:val="af6"/>
                    <w:noProof/>
                  </w:rPr>
                </w:rPrChange>
              </w:rPr>
              <w:instrText xml:space="preserve"> </w:instrText>
            </w:r>
            <w:r w:rsidRPr="00F672CF">
              <w:rPr>
                <w:rFonts w:ascii="Times New Roman" w:hAnsi="Times New Roman" w:cs="Times New Roman"/>
                <w:noProof/>
                <w:sz w:val="24"/>
                <w:szCs w:val="24"/>
                <w:rPrChange w:id="1256" w:author="Tima" w:date="2026-01-19T23:13:00Z">
                  <w:rPr>
                    <w:noProof/>
                  </w:rPr>
                </w:rPrChange>
              </w:rPr>
              <w:instrText>HYPERLINK \l "_Toc219756820"</w:instrText>
            </w:r>
            <w:r w:rsidRPr="00F672CF">
              <w:rPr>
                <w:rStyle w:val="af6"/>
                <w:rFonts w:ascii="Times New Roman" w:hAnsi="Times New Roman" w:cs="Times New Roman"/>
                <w:noProof/>
                <w:sz w:val="24"/>
                <w:szCs w:val="24"/>
                <w:rPrChange w:id="1257"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1258" w:author="Tima" w:date="2026-01-19T23:13:00Z">
                  <w:rPr>
                    <w:rStyle w:val="af6"/>
                    <w:noProof/>
                  </w:rPr>
                </w:rPrChange>
              </w:rPr>
            </w:r>
            <w:r w:rsidRPr="00F672CF">
              <w:rPr>
                <w:rStyle w:val="af6"/>
                <w:rFonts w:ascii="Times New Roman" w:hAnsi="Times New Roman" w:cs="Times New Roman"/>
                <w:noProof/>
                <w:sz w:val="24"/>
                <w:szCs w:val="24"/>
                <w:rPrChange w:id="1259"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1260" w:author="Tima" w:date="2026-01-19T23:13:00Z">
                  <w:rPr>
                    <w:rStyle w:val="af6"/>
                    <w:rFonts w:ascii="Times New Roman" w:hAnsi="Times New Roman" w:cs="Times New Roman"/>
                    <w:b/>
                    <w:noProof/>
                  </w:rPr>
                </w:rPrChange>
              </w:rPr>
              <w:t>4.1.</w:t>
            </w:r>
            <w:r w:rsidRPr="00F672CF">
              <w:rPr>
                <w:rFonts w:ascii="Times New Roman" w:eastAsiaTheme="minorEastAsia" w:hAnsi="Times New Roman" w:cs="Times New Roman"/>
                <w:noProof/>
                <w:sz w:val="24"/>
                <w:szCs w:val="24"/>
                <w:lang w:eastAsia="ru-RU"/>
                <w:rPrChange w:id="1261"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1262" w:author="Tima" w:date="2026-01-19T23:13:00Z">
                  <w:rPr>
                    <w:rStyle w:val="af6"/>
                    <w:rFonts w:ascii="Times New Roman" w:hAnsi="Times New Roman" w:cs="Times New Roman"/>
                    <w:b/>
                    <w:noProof/>
                  </w:rPr>
                </w:rPrChange>
              </w:rPr>
              <w:t>Требования к пошаговой обработке информационных потоков</w:t>
            </w:r>
            <w:r w:rsidRPr="00F672CF">
              <w:rPr>
                <w:rFonts w:ascii="Times New Roman" w:hAnsi="Times New Roman" w:cs="Times New Roman"/>
                <w:noProof/>
                <w:webHidden/>
                <w:sz w:val="24"/>
                <w:szCs w:val="24"/>
                <w:rPrChange w:id="1263" w:author="Tima" w:date="2026-01-19T23:13:00Z">
                  <w:rPr>
                    <w:noProof/>
                    <w:webHidden/>
                  </w:rPr>
                </w:rPrChange>
              </w:rPr>
              <w:tab/>
            </w:r>
            <w:r w:rsidRPr="00F672CF">
              <w:rPr>
                <w:rFonts w:ascii="Times New Roman" w:hAnsi="Times New Roman" w:cs="Times New Roman"/>
                <w:noProof/>
                <w:webHidden/>
                <w:sz w:val="24"/>
                <w:szCs w:val="24"/>
                <w:rPrChange w:id="1264" w:author="Tima" w:date="2026-01-19T23:13:00Z">
                  <w:rPr>
                    <w:noProof/>
                    <w:webHidden/>
                  </w:rPr>
                </w:rPrChange>
              </w:rPr>
              <w:fldChar w:fldCharType="begin"/>
            </w:r>
            <w:r w:rsidRPr="00F672CF">
              <w:rPr>
                <w:rFonts w:ascii="Times New Roman" w:hAnsi="Times New Roman" w:cs="Times New Roman"/>
                <w:noProof/>
                <w:webHidden/>
                <w:sz w:val="24"/>
                <w:szCs w:val="24"/>
                <w:rPrChange w:id="1265" w:author="Tima" w:date="2026-01-19T23:13:00Z">
                  <w:rPr>
                    <w:noProof/>
                    <w:webHidden/>
                  </w:rPr>
                </w:rPrChange>
              </w:rPr>
              <w:instrText xml:space="preserve"> PAGEREF _Toc219756820 \h </w:instrText>
            </w:r>
            <w:r w:rsidRPr="00F672CF">
              <w:rPr>
                <w:rFonts w:ascii="Times New Roman" w:hAnsi="Times New Roman" w:cs="Times New Roman"/>
                <w:noProof/>
                <w:webHidden/>
                <w:sz w:val="24"/>
                <w:szCs w:val="24"/>
                <w:rPrChange w:id="1266" w:author="Tima" w:date="2026-01-19T23:13:00Z">
                  <w:rPr>
                    <w:noProof/>
                    <w:webHidden/>
                  </w:rPr>
                </w:rPrChange>
              </w:rPr>
            </w:r>
          </w:ins>
          <w:r w:rsidRPr="00F672CF">
            <w:rPr>
              <w:rFonts w:ascii="Times New Roman" w:hAnsi="Times New Roman" w:cs="Times New Roman"/>
              <w:noProof/>
              <w:webHidden/>
              <w:sz w:val="24"/>
              <w:szCs w:val="24"/>
              <w:rPrChange w:id="1267" w:author="Tima" w:date="2026-01-19T23:13:00Z">
                <w:rPr>
                  <w:noProof/>
                  <w:webHidden/>
                </w:rPr>
              </w:rPrChange>
            </w:rPr>
            <w:fldChar w:fldCharType="separate"/>
          </w:r>
          <w:ins w:id="1268" w:author="Tima" w:date="2026-01-19T23:12:00Z">
            <w:r w:rsidRPr="00F672CF">
              <w:rPr>
                <w:rFonts w:ascii="Times New Roman" w:hAnsi="Times New Roman" w:cs="Times New Roman"/>
                <w:noProof/>
                <w:webHidden/>
                <w:sz w:val="24"/>
                <w:szCs w:val="24"/>
                <w:rPrChange w:id="1269" w:author="Tima" w:date="2026-01-19T23:13:00Z">
                  <w:rPr>
                    <w:noProof/>
                    <w:webHidden/>
                  </w:rPr>
                </w:rPrChange>
              </w:rPr>
              <w:t>41</w:t>
            </w:r>
            <w:r w:rsidRPr="00F672CF">
              <w:rPr>
                <w:rFonts w:ascii="Times New Roman" w:hAnsi="Times New Roman" w:cs="Times New Roman"/>
                <w:noProof/>
                <w:webHidden/>
                <w:sz w:val="24"/>
                <w:szCs w:val="24"/>
                <w:rPrChange w:id="1270" w:author="Tima" w:date="2026-01-19T23:13:00Z">
                  <w:rPr>
                    <w:noProof/>
                    <w:webHidden/>
                  </w:rPr>
                </w:rPrChange>
              </w:rPr>
              <w:fldChar w:fldCharType="end"/>
            </w:r>
            <w:r w:rsidRPr="00F672CF">
              <w:rPr>
                <w:rStyle w:val="af6"/>
                <w:rFonts w:ascii="Times New Roman" w:hAnsi="Times New Roman" w:cs="Times New Roman"/>
                <w:noProof/>
                <w:sz w:val="24"/>
                <w:szCs w:val="24"/>
                <w:rPrChange w:id="1271" w:author="Tima" w:date="2026-01-19T23:13:00Z">
                  <w:rPr>
                    <w:rStyle w:val="af6"/>
                    <w:noProof/>
                  </w:rPr>
                </w:rPrChange>
              </w:rPr>
              <w:fldChar w:fldCharType="end"/>
            </w:r>
          </w:ins>
        </w:p>
        <w:p w14:paraId="53AA5364" w14:textId="33DD165B" w:rsidR="00F672CF" w:rsidRPr="00F672CF" w:rsidRDefault="00F672CF">
          <w:pPr>
            <w:pStyle w:val="31"/>
            <w:tabs>
              <w:tab w:val="left" w:pos="1320"/>
              <w:tab w:val="right" w:leader="dot" w:pos="9345"/>
            </w:tabs>
            <w:rPr>
              <w:ins w:id="1272" w:author="Tima" w:date="2026-01-19T23:12:00Z"/>
              <w:rFonts w:ascii="Times New Roman" w:eastAsiaTheme="minorEastAsia" w:hAnsi="Times New Roman" w:cs="Times New Roman"/>
              <w:noProof/>
              <w:sz w:val="24"/>
              <w:szCs w:val="24"/>
              <w:lang w:eastAsia="ru-RU"/>
              <w:rPrChange w:id="1273" w:author="Tima" w:date="2026-01-19T23:13:00Z">
                <w:rPr>
                  <w:ins w:id="1274" w:author="Tima" w:date="2026-01-19T23:12:00Z"/>
                  <w:rFonts w:eastAsiaTheme="minorEastAsia"/>
                  <w:noProof/>
                  <w:lang w:eastAsia="ru-RU"/>
                </w:rPr>
              </w:rPrChange>
            </w:rPr>
          </w:pPr>
          <w:ins w:id="1275" w:author="Tima" w:date="2026-01-19T23:12:00Z">
            <w:r w:rsidRPr="00F672CF">
              <w:rPr>
                <w:rStyle w:val="af6"/>
                <w:rFonts w:ascii="Times New Roman" w:hAnsi="Times New Roman" w:cs="Times New Roman"/>
                <w:noProof/>
                <w:sz w:val="24"/>
                <w:szCs w:val="24"/>
                <w:rPrChange w:id="1276" w:author="Tima" w:date="2026-01-19T23:13:00Z">
                  <w:rPr>
                    <w:rStyle w:val="af6"/>
                    <w:noProof/>
                  </w:rPr>
                </w:rPrChange>
              </w:rPr>
              <w:fldChar w:fldCharType="begin"/>
            </w:r>
            <w:r w:rsidRPr="00F672CF">
              <w:rPr>
                <w:rStyle w:val="af6"/>
                <w:rFonts w:ascii="Times New Roman" w:hAnsi="Times New Roman" w:cs="Times New Roman"/>
                <w:noProof/>
                <w:sz w:val="24"/>
                <w:szCs w:val="24"/>
                <w:rPrChange w:id="1277" w:author="Tima" w:date="2026-01-19T23:13:00Z">
                  <w:rPr>
                    <w:rStyle w:val="af6"/>
                    <w:noProof/>
                  </w:rPr>
                </w:rPrChange>
              </w:rPr>
              <w:instrText xml:space="preserve"> </w:instrText>
            </w:r>
            <w:r w:rsidRPr="00F672CF">
              <w:rPr>
                <w:rFonts w:ascii="Times New Roman" w:hAnsi="Times New Roman" w:cs="Times New Roman"/>
                <w:noProof/>
                <w:sz w:val="24"/>
                <w:szCs w:val="24"/>
                <w:rPrChange w:id="1278" w:author="Tima" w:date="2026-01-19T23:13:00Z">
                  <w:rPr>
                    <w:noProof/>
                  </w:rPr>
                </w:rPrChange>
              </w:rPr>
              <w:instrText>HYPERLINK \l "_Toc219756821"</w:instrText>
            </w:r>
            <w:r w:rsidRPr="00F672CF">
              <w:rPr>
                <w:rStyle w:val="af6"/>
                <w:rFonts w:ascii="Times New Roman" w:hAnsi="Times New Roman" w:cs="Times New Roman"/>
                <w:noProof/>
                <w:sz w:val="24"/>
                <w:szCs w:val="24"/>
                <w:rPrChange w:id="1279"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1280" w:author="Tima" w:date="2026-01-19T23:13:00Z">
                  <w:rPr>
                    <w:rStyle w:val="af6"/>
                    <w:noProof/>
                  </w:rPr>
                </w:rPrChange>
              </w:rPr>
            </w:r>
            <w:r w:rsidRPr="00F672CF">
              <w:rPr>
                <w:rStyle w:val="af6"/>
                <w:rFonts w:ascii="Times New Roman" w:hAnsi="Times New Roman" w:cs="Times New Roman"/>
                <w:noProof/>
                <w:sz w:val="24"/>
                <w:szCs w:val="24"/>
                <w:rPrChange w:id="1281"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1282" w:author="Tima" w:date="2026-01-19T23:13:00Z">
                  <w:rPr>
                    <w:rStyle w:val="af6"/>
                    <w:rFonts w:ascii="Times New Roman" w:hAnsi="Times New Roman" w:cs="Times New Roman"/>
                    <w:b/>
                    <w:noProof/>
                  </w:rPr>
                </w:rPrChange>
              </w:rPr>
              <w:t>4.1.1.</w:t>
            </w:r>
            <w:r w:rsidRPr="00F672CF">
              <w:rPr>
                <w:rFonts w:ascii="Times New Roman" w:eastAsiaTheme="minorEastAsia" w:hAnsi="Times New Roman" w:cs="Times New Roman"/>
                <w:noProof/>
                <w:sz w:val="24"/>
                <w:szCs w:val="24"/>
                <w:lang w:eastAsia="ru-RU"/>
                <w:rPrChange w:id="1283"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1284" w:author="Tima" w:date="2026-01-19T23:13:00Z">
                  <w:rPr>
                    <w:rStyle w:val="af6"/>
                    <w:rFonts w:ascii="Times New Roman" w:hAnsi="Times New Roman" w:cs="Times New Roman"/>
                    <w:b/>
                    <w:noProof/>
                  </w:rPr>
                </w:rPrChange>
              </w:rPr>
              <w:t>Шаг 1. Заходит в приложение, выбирает функцию "Обмен NFT на ЦФА", вводит характеристики NFT, нажимает "Подтвердить", переводит свой NFT на электронный кошелёк сервиса и оплачивает комиссию за обмен</w:t>
            </w:r>
            <w:r w:rsidRPr="00F672CF">
              <w:rPr>
                <w:rFonts w:ascii="Times New Roman" w:hAnsi="Times New Roman" w:cs="Times New Roman"/>
                <w:noProof/>
                <w:webHidden/>
                <w:sz w:val="24"/>
                <w:szCs w:val="24"/>
                <w:rPrChange w:id="1285" w:author="Tima" w:date="2026-01-19T23:13:00Z">
                  <w:rPr>
                    <w:noProof/>
                    <w:webHidden/>
                  </w:rPr>
                </w:rPrChange>
              </w:rPr>
              <w:tab/>
            </w:r>
            <w:r w:rsidRPr="00F672CF">
              <w:rPr>
                <w:rFonts w:ascii="Times New Roman" w:hAnsi="Times New Roman" w:cs="Times New Roman"/>
                <w:noProof/>
                <w:webHidden/>
                <w:sz w:val="24"/>
                <w:szCs w:val="24"/>
                <w:rPrChange w:id="1286" w:author="Tima" w:date="2026-01-19T23:13:00Z">
                  <w:rPr>
                    <w:noProof/>
                    <w:webHidden/>
                  </w:rPr>
                </w:rPrChange>
              </w:rPr>
              <w:fldChar w:fldCharType="begin"/>
            </w:r>
            <w:r w:rsidRPr="00F672CF">
              <w:rPr>
                <w:rFonts w:ascii="Times New Roman" w:hAnsi="Times New Roman" w:cs="Times New Roman"/>
                <w:noProof/>
                <w:webHidden/>
                <w:sz w:val="24"/>
                <w:szCs w:val="24"/>
                <w:rPrChange w:id="1287" w:author="Tima" w:date="2026-01-19T23:13:00Z">
                  <w:rPr>
                    <w:noProof/>
                    <w:webHidden/>
                  </w:rPr>
                </w:rPrChange>
              </w:rPr>
              <w:instrText xml:space="preserve"> PAGEREF _Toc219756821 \h </w:instrText>
            </w:r>
            <w:r w:rsidRPr="00F672CF">
              <w:rPr>
                <w:rFonts w:ascii="Times New Roman" w:hAnsi="Times New Roman" w:cs="Times New Roman"/>
                <w:noProof/>
                <w:webHidden/>
                <w:sz w:val="24"/>
                <w:szCs w:val="24"/>
                <w:rPrChange w:id="1288" w:author="Tima" w:date="2026-01-19T23:13:00Z">
                  <w:rPr>
                    <w:noProof/>
                    <w:webHidden/>
                  </w:rPr>
                </w:rPrChange>
              </w:rPr>
            </w:r>
          </w:ins>
          <w:r w:rsidRPr="00F672CF">
            <w:rPr>
              <w:rFonts w:ascii="Times New Roman" w:hAnsi="Times New Roman" w:cs="Times New Roman"/>
              <w:noProof/>
              <w:webHidden/>
              <w:sz w:val="24"/>
              <w:szCs w:val="24"/>
              <w:rPrChange w:id="1289" w:author="Tima" w:date="2026-01-19T23:13:00Z">
                <w:rPr>
                  <w:noProof/>
                  <w:webHidden/>
                </w:rPr>
              </w:rPrChange>
            </w:rPr>
            <w:fldChar w:fldCharType="separate"/>
          </w:r>
          <w:ins w:id="1290" w:author="Tima" w:date="2026-01-19T23:12:00Z">
            <w:r w:rsidRPr="00F672CF">
              <w:rPr>
                <w:rFonts w:ascii="Times New Roman" w:hAnsi="Times New Roman" w:cs="Times New Roman"/>
                <w:noProof/>
                <w:webHidden/>
                <w:sz w:val="24"/>
                <w:szCs w:val="24"/>
                <w:rPrChange w:id="1291" w:author="Tima" w:date="2026-01-19T23:13:00Z">
                  <w:rPr>
                    <w:noProof/>
                    <w:webHidden/>
                  </w:rPr>
                </w:rPrChange>
              </w:rPr>
              <w:t>41</w:t>
            </w:r>
            <w:r w:rsidRPr="00F672CF">
              <w:rPr>
                <w:rFonts w:ascii="Times New Roman" w:hAnsi="Times New Roman" w:cs="Times New Roman"/>
                <w:noProof/>
                <w:webHidden/>
                <w:sz w:val="24"/>
                <w:szCs w:val="24"/>
                <w:rPrChange w:id="1292" w:author="Tima" w:date="2026-01-19T23:13:00Z">
                  <w:rPr>
                    <w:noProof/>
                    <w:webHidden/>
                  </w:rPr>
                </w:rPrChange>
              </w:rPr>
              <w:fldChar w:fldCharType="end"/>
            </w:r>
            <w:r w:rsidRPr="00F672CF">
              <w:rPr>
                <w:rStyle w:val="af6"/>
                <w:rFonts w:ascii="Times New Roman" w:hAnsi="Times New Roman" w:cs="Times New Roman"/>
                <w:noProof/>
                <w:sz w:val="24"/>
                <w:szCs w:val="24"/>
                <w:rPrChange w:id="1293" w:author="Tima" w:date="2026-01-19T23:13:00Z">
                  <w:rPr>
                    <w:rStyle w:val="af6"/>
                    <w:noProof/>
                  </w:rPr>
                </w:rPrChange>
              </w:rPr>
              <w:fldChar w:fldCharType="end"/>
            </w:r>
          </w:ins>
        </w:p>
        <w:p w14:paraId="484E07F5" w14:textId="025B41AE" w:rsidR="00F672CF" w:rsidRPr="00F672CF" w:rsidRDefault="00F672CF">
          <w:pPr>
            <w:pStyle w:val="31"/>
            <w:tabs>
              <w:tab w:val="left" w:pos="1320"/>
              <w:tab w:val="right" w:leader="dot" w:pos="9345"/>
            </w:tabs>
            <w:rPr>
              <w:ins w:id="1294" w:author="Tima" w:date="2026-01-19T23:12:00Z"/>
              <w:rFonts w:ascii="Times New Roman" w:eastAsiaTheme="minorEastAsia" w:hAnsi="Times New Roman" w:cs="Times New Roman"/>
              <w:noProof/>
              <w:sz w:val="24"/>
              <w:szCs w:val="24"/>
              <w:lang w:eastAsia="ru-RU"/>
              <w:rPrChange w:id="1295" w:author="Tima" w:date="2026-01-19T23:13:00Z">
                <w:rPr>
                  <w:ins w:id="1296" w:author="Tima" w:date="2026-01-19T23:12:00Z"/>
                  <w:rFonts w:eastAsiaTheme="minorEastAsia"/>
                  <w:noProof/>
                  <w:lang w:eastAsia="ru-RU"/>
                </w:rPr>
              </w:rPrChange>
            </w:rPr>
          </w:pPr>
          <w:ins w:id="1297" w:author="Tima" w:date="2026-01-19T23:12:00Z">
            <w:r w:rsidRPr="00F672CF">
              <w:rPr>
                <w:rStyle w:val="af6"/>
                <w:rFonts w:ascii="Times New Roman" w:hAnsi="Times New Roman" w:cs="Times New Roman"/>
                <w:noProof/>
                <w:sz w:val="24"/>
                <w:szCs w:val="24"/>
                <w:rPrChange w:id="1298" w:author="Tima" w:date="2026-01-19T23:13:00Z">
                  <w:rPr>
                    <w:rStyle w:val="af6"/>
                    <w:noProof/>
                  </w:rPr>
                </w:rPrChange>
              </w:rPr>
              <w:fldChar w:fldCharType="begin"/>
            </w:r>
            <w:r w:rsidRPr="00F672CF">
              <w:rPr>
                <w:rStyle w:val="af6"/>
                <w:rFonts w:ascii="Times New Roman" w:hAnsi="Times New Roman" w:cs="Times New Roman"/>
                <w:noProof/>
                <w:sz w:val="24"/>
                <w:szCs w:val="24"/>
                <w:rPrChange w:id="1299" w:author="Tima" w:date="2026-01-19T23:13:00Z">
                  <w:rPr>
                    <w:rStyle w:val="af6"/>
                    <w:noProof/>
                  </w:rPr>
                </w:rPrChange>
              </w:rPr>
              <w:instrText xml:space="preserve"> </w:instrText>
            </w:r>
            <w:r w:rsidRPr="00F672CF">
              <w:rPr>
                <w:rFonts w:ascii="Times New Roman" w:hAnsi="Times New Roman" w:cs="Times New Roman"/>
                <w:noProof/>
                <w:sz w:val="24"/>
                <w:szCs w:val="24"/>
                <w:rPrChange w:id="1300" w:author="Tima" w:date="2026-01-19T23:13:00Z">
                  <w:rPr>
                    <w:noProof/>
                  </w:rPr>
                </w:rPrChange>
              </w:rPr>
              <w:instrText>HYPERLINK \l "_Toc219756822"</w:instrText>
            </w:r>
            <w:r w:rsidRPr="00F672CF">
              <w:rPr>
                <w:rStyle w:val="af6"/>
                <w:rFonts w:ascii="Times New Roman" w:hAnsi="Times New Roman" w:cs="Times New Roman"/>
                <w:noProof/>
                <w:sz w:val="24"/>
                <w:szCs w:val="24"/>
                <w:rPrChange w:id="1301"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1302" w:author="Tima" w:date="2026-01-19T23:13:00Z">
                  <w:rPr>
                    <w:rStyle w:val="af6"/>
                    <w:noProof/>
                  </w:rPr>
                </w:rPrChange>
              </w:rPr>
            </w:r>
            <w:r w:rsidRPr="00F672CF">
              <w:rPr>
                <w:rStyle w:val="af6"/>
                <w:rFonts w:ascii="Times New Roman" w:hAnsi="Times New Roman" w:cs="Times New Roman"/>
                <w:noProof/>
                <w:sz w:val="24"/>
                <w:szCs w:val="24"/>
                <w:rPrChange w:id="1303"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1304" w:author="Tima" w:date="2026-01-19T23:13:00Z">
                  <w:rPr>
                    <w:rStyle w:val="af6"/>
                    <w:rFonts w:ascii="Times New Roman" w:hAnsi="Times New Roman" w:cs="Times New Roman"/>
                    <w:b/>
                    <w:noProof/>
                  </w:rPr>
                </w:rPrChange>
              </w:rPr>
              <w:t>4.1.2.</w:t>
            </w:r>
            <w:r w:rsidRPr="00F672CF">
              <w:rPr>
                <w:rFonts w:ascii="Times New Roman" w:eastAsiaTheme="minorEastAsia" w:hAnsi="Times New Roman" w:cs="Times New Roman"/>
                <w:noProof/>
                <w:sz w:val="24"/>
                <w:szCs w:val="24"/>
                <w:lang w:eastAsia="ru-RU"/>
                <w:rPrChange w:id="1305"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1306" w:author="Tima" w:date="2026-01-19T23:13:00Z">
                  <w:rPr>
                    <w:rStyle w:val="af6"/>
                    <w:rFonts w:ascii="Times New Roman" w:hAnsi="Times New Roman" w:cs="Times New Roman"/>
                    <w:b/>
                    <w:noProof/>
                  </w:rPr>
                </w:rPrChange>
              </w:rPr>
              <w:t>Шаг 2. Распоряжение об оплате комиссии на расчётный счёт ОИС</w:t>
            </w:r>
            <w:r w:rsidRPr="00F672CF">
              <w:rPr>
                <w:rFonts w:ascii="Times New Roman" w:hAnsi="Times New Roman" w:cs="Times New Roman"/>
                <w:noProof/>
                <w:webHidden/>
                <w:sz w:val="24"/>
                <w:szCs w:val="24"/>
                <w:rPrChange w:id="1307" w:author="Tima" w:date="2026-01-19T23:13:00Z">
                  <w:rPr>
                    <w:noProof/>
                    <w:webHidden/>
                  </w:rPr>
                </w:rPrChange>
              </w:rPr>
              <w:tab/>
            </w:r>
            <w:r w:rsidRPr="00F672CF">
              <w:rPr>
                <w:rFonts w:ascii="Times New Roman" w:hAnsi="Times New Roman" w:cs="Times New Roman"/>
                <w:noProof/>
                <w:webHidden/>
                <w:sz w:val="24"/>
                <w:szCs w:val="24"/>
                <w:rPrChange w:id="1308" w:author="Tima" w:date="2026-01-19T23:13:00Z">
                  <w:rPr>
                    <w:noProof/>
                    <w:webHidden/>
                  </w:rPr>
                </w:rPrChange>
              </w:rPr>
              <w:fldChar w:fldCharType="begin"/>
            </w:r>
            <w:r w:rsidRPr="00F672CF">
              <w:rPr>
                <w:rFonts w:ascii="Times New Roman" w:hAnsi="Times New Roman" w:cs="Times New Roman"/>
                <w:noProof/>
                <w:webHidden/>
                <w:sz w:val="24"/>
                <w:szCs w:val="24"/>
                <w:rPrChange w:id="1309" w:author="Tima" w:date="2026-01-19T23:13:00Z">
                  <w:rPr>
                    <w:noProof/>
                    <w:webHidden/>
                  </w:rPr>
                </w:rPrChange>
              </w:rPr>
              <w:instrText xml:space="preserve"> PAGEREF _Toc219756822 \h </w:instrText>
            </w:r>
            <w:r w:rsidRPr="00F672CF">
              <w:rPr>
                <w:rFonts w:ascii="Times New Roman" w:hAnsi="Times New Roman" w:cs="Times New Roman"/>
                <w:noProof/>
                <w:webHidden/>
                <w:sz w:val="24"/>
                <w:szCs w:val="24"/>
                <w:rPrChange w:id="1310" w:author="Tima" w:date="2026-01-19T23:13:00Z">
                  <w:rPr>
                    <w:noProof/>
                    <w:webHidden/>
                  </w:rPr>
                </w:rPrChange>
              </w:rPr>
            </w:r>
          </w:ins>
          <w:r w:rsidRPr="00F672CF">
            <w:rPr>
              <w:rFonts w:ascii="Times New Roman" w:hAnsi="Times New Roman" w:cs="Times New Roman"/>
              <w:noProof/>
              <w:webHidden/>
              <w:sz w:val="24"/>
              <w:szCs w:val="24"/>
              <w:rPrChange w:id="1311" w:author="Tima" w:date="2026-01-19T23:13:00Z">
                <w:rPr>
                  <w:noProof/>
                  <w:webHidden/>
                </w:rPr>
              </w:rPrChange>
            </w:rPr>
            <w:fldChar w:fldCharType="separate"/>
          </w:r>
          <w:ins w:id="1312" w:author="Tima" w:date="2026-01-19T23:12:00Z">
            <w:r w:rsidRPr="00F672CF">
              <w:rPr>
                <w:rFonts w:ascii="Times New Roman" w:hAnsi="Times New Roman" w:cs="Times New Roman"/>
                <w:noProof/>
                <w:webHidden/>
                <w:sz w:val="24"/>
                <w:szCs w:val="24"/>
                <w:rPrChange w:id="1313" w:author="Tima" w:date="2026-01-19T23:13:00Z">
                  <w:rPr>
                    <w:noProof/>
                    <w:webHidden/>
                  </w:rPr>
                </w:rPrChange>
              </w:rPr>
              <w:t>42</w:t>
            </w:r>
            <w:r w:rsidRPr="00F672CF">
              <w:rPr>
                <w:rFonts w:ascii="Times New Roman" w:hAnsi="Times New Roman" w:cs="Times New Roman"/>
                <w:noProof/>
                <w:webHidden/>
                <w:sz w:val="24"/>
                <w:szCs w:val="24"/>
                <w:rPrChange w:id="1314" w:author="Tima" w:date="2026-01-19T23:13:00Z">
                  <w:rPr>
                    <w:noProof/>
                    <w:webHidden/>
                  </w:rPr>
                </w:rPrChange>
              </w:rPr>
              <w:fldChar w:fldCharType="end"/>
            </w:r>
            <w:r w:rsidRPr="00F672CF">
              <w:rPr>
                <w:rStyle w:val="af6"/>
                <w:rFonts w:ascii="Times New Roman" w:hAnsi="Times New Roman" w:cs="Times New Roman"/>
                <w:noProof/>
                <w:sz w:val="24"/>
                <w:szCs w:val="24"/>
                <w:rPrChange w:id="1315" w:author="Tima" w:date="2026-01-19T23:13:00Z">
                  <w:rPr>
                    <w:rStyle w:val="af6"/>
                    <w:noProof/>
                  </w:rPr>
                </w:rPrChange>
              </w:rPr>
              <w:fldChar w:fldCharType="end"/>
            </w:r>
          </w:ins>
        </w:p>
        <w:p w14:paraId="749419AB" w14:textId="05DFFBAE" w:rsidR="00F672CF" w:rsidRPr="00F672CF" w:rsidRDefault="00F672CF">
          <w:pPr>
            <w:pStyle w:val="31"/>
            <w:tabs>
              <w:tab w:val="left" w:pos="1320"/>
              <w:tab w:val="right" w:leader="dot" w:pos="9345"/>
            </w:tabs>
            <w:rPr>
              <w:ins w:id="1316" w:author="Tima" w:date="2026-01-19T23:12:00Z"/>
              <w:rFonts w:ascii="Times New Roman" w:eastAsiaTheme="minorEastAsia" w:hAnsi="Times New Roman" w:cs="Times New Roman"/>
              <w:noProof/>
              <w:sz w:val="24"/>
              <w:szCs w:val="24"/>
              <w:lang w:eastAsia="ru-RU"/>
              <w:rPrChange w:id="1317" w:author="Tima" w:date="2026-01-19T23:13:00Z">
                <w:rPr>
                  <w:ins w:id="1318" w:author="Tima" w:date="2026-01-19T23:12:00Z"/>
                  <w:rFonts w:eastAsiaTheme="minorEastAsia"/>
                  <w:noProof/>
                  <w:lang w:eastAsia="ru-RU"/>
                </w:rPr>
              </w:rPrChange>
            </w:rPr>
          </w:pPr>
          <w:ins w:id="1319" w:author="Tima" w:date="2026-01-19T23:12:00Z">
            <w:r w:rsidRPr="00F672CF">
              <w:rPr>
                <w:rStyle w:val="af6"/>
                <w:rFonts w:ascii="Times New Roman" w:hAnsi="Times New Roman" w:cs="Times New Roman"/>
                <w:noProof/>
                <w:sz w:val="24"/>
                <w:szCs w:val="24"/>
                <w:rPrChange w:id="1320" w:author="Tima" w:date="2026-01-19T23:13:00Z">
                  <w:rPr>
                    <w:rStyle w:val="af6"/>
                    <w:noProof/>
                  </w:rPr>
                </w:rPrChange>
              </w:rPr>
              <w:fldChar w:fldCharType="begin"/>
            </w:r>
            <w:r w:rsidRPr="00F672CF">
              <w:rPr>
                <w:rStyle w:val="af6"/>
                <w:rFonts w:ascii="Times New Roman" w:hAnsi="Times New Roman" w:cs="Times New Roman"/>
                <w:noProof/>
                <w:sz w:val="24"/>
                <w:szCs w:val="24"/>
                <w:rPrChange w:id="1321" w:author="Tima" w:date="2026-01-19T23:13:00Z">
                  <w:rPr>
                    <w:rStyle w:val="af6"/>
                    <w:noProof/>
                  </w:rPr>
                </w:rPrChange>
              </w:rPr>
              <w:instrText xml:space="preserve"> </w:instrText>
            </w:r>
            <w:r w:rsidRPr="00F672CF">
              <w:rPr>
                <w:rFonts w:ascii="Times New Roman" w:hAnsi="Times New Roman" w:cs="Times New Roman"/>
                <w:noProof/>
                <w:sz w:val="24"/>
                <w:szCs w:val="24"/>
                <w:rPrChange w:id="1322" w:author="Tima" w:date="2026-01-19T23:13:00Z">
                  <w:rPr>
                    <w:noProof/>
                  </w:rPr>
                </w:rPrChange>
              </w:rPr>
              <w:instrText>HYPERLINK \l "_Toc219756823"</w:instrText>
            </w:r>
            <w:r w:rsidRPr="00F672CF">
              <w:rPr>
                <w:rStyle w:val="af6"/>
                <w:rFonts w:ascii="Times New Roman" w:hAnsi="Times New Roman" w:cs="Times New Roman"/>
                <w:noProof/>
                <w:sz w:val="24"/>
                <w:szCs w:val="24"/>
                <w:rPrChange w:id="1323"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1324" w:author="Tima" w:date="2026-01-19T23:13:00Z">
                  <w:rPr>
                    <w:rStyle w:val="af6"/>
                    <w:noProof/>
                  </w:rPr>
                </w:rPrChange>
              </w:rPr>
            </w:r>
            <w:r w:rsidRPr="00F672CF">
              <w:rPr>
                <w:rStyle w:val="af6"/>
                <w:rFonts w:ascii="Times New Roman" w:hAnsi="Times New Roman" w:cs="Times New Roman"/>
                <w:noProof/>
                <w:sz w:val="24"/>
                <w:szCs w:val="24"/>
                <w:rPrChange w:id="1325"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1326" w:author="Tima" w:date="2026-01-19T23:13:00Z">
                  <w:rPr>
                    <w:rStyle w:val="af6"/>
                    <w:rFonts w:ascii="Times New Roman" w:hAnsi="Times New Roman" w:cs="Times New Roman"/>
                    <w:b/>
                    <w:noProof/>
                  </w:rPr>
                </w:rPrChange>
              </w:rPr>
              <w:t>4.1.3.</w:t>
            </w:r>
            <w:r w:rsidRPr="00F672CF">
              <w:rPr>
                <w:rFonts w:ascii="Times New Roman" w:eastAsiaTheme="minorEastAsia" w:hAnsi="Times New Roman" w:cs="Times New Roman"/>
                <w:noProof/>
                <w:sz w:val="24"/>
                <w:szCs w:val="24"/>
                <w:lang w:eastAsia="ru-RU"/>
                <w:rPrChange w:id="1327"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1328" w:author="Tima" w:date="2026-01-19T23:13:00Z">
                  <w:rPr>
                    <w:rStyle w:val="af6"/>
                    <w:rFonts w:ascii="Times New Roman" w:hAnsi="Times New Roman" w:cs="Times New Roman"/>
                    <w:b/>
                    <w:noProof/>
                  </w:rPr>
                </w:rPrChange>
              </w:rPr>
              <w:t>Шаг 3. Уведомление об успешном переводе</w:t>
            </w:r>
            <w:r w:rsidRPr="00F672CF">
              <w:rPr>
                <w:rFonts w:ascii="Times New Roman" w:hAnsi="Times New Roman" w:cs="Times New Roman"/>
                <w:noProof/>
                <w:webHidden/>
                <w:sz w:val="24"/>
                <w:szCs w:val="24"/>
                <w:rPrChange w:id="1329" w:author="Tima" w:date="2026-01-19T23:13:00Z">
                  <w:rPr>
                    <w:noProof/>
                    <w:webHidden/>
                  </w:rPr>
                </w:rPrChange>
              </w:rPr>
              <w:tab/>
            </w:r>
            <w:r w:rsidRPr="00F672CF">
              <w:rPr>
                <w:rFonts w:ascii="Times New Roman" w:hAnsi="Times New Roman" w:cs="Times New Roman"/>
                <w:noProof/>
                <w:webHidden/>
                <w:sz w:val="24"/>
                <w:szCs w:val="24"/>
                <w:rPrChange w:id="1330" w:author="Tima" w:date="2026-01-19T23:13:00Z">
                  <w:rPr>
                    <w:noProof/>
                    <w:webHidden/>
                  </w:rPr>
                </w:rPrChange>
              </w:rPr>
              <w:fldChar w:fldCharType="begin"/>
            </w:r>
            <w:r w:rsidRPr="00F672CF">
              <w:rPr>
                <w:rFonts w:ascii="Times New Roman" w:hAnsi="Times New Roman" w:cs="Times New Roman"/>
                <w:noProof/>
                <w:webHidden/>
                <w:sz w:val="24"/>
                <w:szCs w:val="24"/>
                <w:rPrChange w:id="1331" w:author="Tima" w:date="2026-01-19T23:13:00Z">
                  <w:rPr>
                    <w:noProof/>
                    <w:webHidden/>
                  </w:rPr>
                </w:rPrChange>
              </w:rPr>
              <w:instrText xml:space="preserve"> PAGEREF _Toc219756823 \h </w:instrText>
            </w:r>
            <w:r w:rsidRPr="00F672CF">
              <w:rPr>
                <w:rFonts w:ascii="Times New Roman" w:hAnsi="Times New Roman" w:cs="Times New Roman"/>
                <w:noProof/>
                <w:webHidden/>
                <w:sz w:val="24"/>
                <w:szCs w:val="24"/>
                <w:rPrChange w:id="1332" w:author="Tima" w:date="2026-01-19T23:13:00Z">
                  <w:rPr>
                    <w:noProof/>
                    <w:webHidden/>
                  </w:rPr>
                </w:rPrChange>
              </w:rPr>
            </w:r>
          </w:ins>
          <w:r w:rsidRPr="00F672CF">
            <w:rPr>
              <w:rFonts w:ascii="Times New Roman" w:hAnsi="Times New Roman" w:cs="Times New Roman"/>
              <w:noProof/>
              <w:webHidden/>
              <w:sz w:val="24"/>
              <w:szCs w:val="24"/>
              <w:rPrChange w:id="1333" w:author="Tima" w:date="2026-01-19T23:13:00Z">
                <w:rPr>
                  <w:noProof/>
                  <w:webHidden/>
                </w:rPr>
              </w:rPrChange>
            </w:rPr>
            <w:fldChar w:fldCharType="separate"/>
          </w:r>
          <w:ins w:id="1334" w:author="Tima" w:date="2026-01-19T23:12:00Z">
            <w:r w:rsidRPr="00F672CF">
              <w:rPr>
                <w:rFonts w:ascii="Times New Roman" w:hAnsi="Times New Roman" w:cs="Times New Roman"/>
                <w:noProof/>
                <w:webHidden/>
                <w:sz w:val="24"/>
                <w:szCs w:val="24"/>
                <w:rPrChange w:id="1335" w:author="Tima" w:date="2026-01-19T23:13:00Z">
                  <w:rPr>
                    <w:noProof/>
                    <w:webHidden/>
                  </w:rPr>
                </w:rPrChange>
              </w:rPr>
              <w:t>42</w:t>
            </w:r>
            <w:r w:rsidRPr="00F672CF">
              <w:rPr>
                <w:rFonts w:ascii="Times New Roman" w:hAnsi="Times New Roman" w:cs="Times New Roman"/>
                <w:noProof/>
                <w:webHidden/>
                <w:sz w:val="24"/>
                <w:szCs w:val="24"/>
                <w:rPrChange w:id="1336" w:author="Tima" w:date="2026-01-19T23:13:00Z">
                  <w:rPr>
                    <w:noProof/>
                    <w:webHidden/>
                  </w:rPr>
                </w:rPrChange>
              </w:rPr>
              <w:fldChar w:fldCharType="end"/>
            </w:r>
            <w:r w:rsidRPr="00F672CF">
              <w:rPr>
                <w:rStyle w:val="af6"/>
                <w:rFonts w:ascii="Times New Roman" w:hAnsi="Times New Roman" w:cs="Times New Roman"/>
                <w:noProof/>
                <w:sz w:val="24"/>
                <w:szCs w:val="24"/>
                <w:rPrChange w:id="1337" w:author="Tima" w:date="2026-01-19T23:13:00Z">
                  <w:rPr>
                    <w:rStyle w:val="af6"/>
                    <w:noProof/>
                  </w:rPr>
                </w:rPrChange>
              </w:rPr>
              <w:fldChar w:fldCharType="end"/>
            </w:r>
          </w:ins>
        </w:p>
        <w:p w14:paraId="70A9A2E3" w14:textId="4884253D" w:rsidR="00F672CF" w:rsidRPr="00F672CF" w:rsidRDefault="00F672CF">
          <w:pPr>
            <w:pStyle w:val="31"/>
            <w:tabs>
              <w:tab w:val="left" w:pos="1320"/>
              <w:tab w:val="right" w:leader="dot" w:pos="9345"/>
            </w:tabs>
            <w:rPr>
              <w:ins w:id="1338" w:author="Tima" w:date="2026-01-19T23:12:00Z"/>
              <w:rFonts w:ascii="Times New Roman" w:eastAsiaTheme="minorEastAsia" w:hAnsi="Times New Roman" w:cs="Times New Roman"/>
              <w:noProof/>
              <w:sz w:val="24"/>
              <w:szCs w:val="24"/>
              <w:lang w:eastAsia="ru-RU"/>
              <w:rPrChange w:id="1339" w:author="Tima" w:date="2026-01-19T23:13:00Z">
                <w:rPr>
                  <w:ins w:id="1340" w:author="Tima" w:date="2026-01-19T23:12:00Z"/>
                  <w:rFonts w:eastAsiaTheme="minorEastAsia"/>
                  <w:noProof/>
                  <w:lang w:eastAsia="ru-RU"/>
                </w:rPr>
              </w:rPrChange>
            </w:rPr>
          </w:pPr>
          <w:ins w:id="1341" w:author="Tima" w:date="2026-01-19T23:12:00Z">
            <w:r w:rsidRPr="00F672CF">
              <w:rPr>
                <w:rStyle w:val="af6"/>
                <w:rFonts w:ascii="Times New Roman" w:hAnsi="Times New Roman" w:cs="Times New Roman"/>
                <w:noProof/>
                <w:sz w:val="24"/>
                <w:szCs w:val="24"/>
                <w:rPrChange w:id="1342" w:author="Tima" w:date="2026-01-19T23:13:00Z">
                  <w:rPr>
                    <w:rStyle w:val="af6"/>
                    <w:noProof/>
                  </w:rPr>
                </w:rPrChange>
              </w:rPr>
              <w:fldChar w:fldCharType="begin"/>
            </w:r>
            <w:r w:rsidRPr="00F672CF">
              <w:rPr>
                <w:rStyle w:val="af6"/>
                <w:rFonts w:ascii="Times New Roman" w:hAnsi="Times New Roman" w:cs="Times New Roman"/>
                <w:noProof/>
                <w:sz w:val="24"/>
                <w:szCs w:val="24"/>
                <w:rPrChange w:id="1343" w:author="Tima" w:date="2026-01-19T23:13:00Z">
                  <w:rPr>
                    <w:rStyle w:val="af6"/>
                    <w:noProof/>
                  </w:rPr>
                </w:rPrChange>
              </w:rPr>
              <w:instrText xml:space="preserve"> </w:instrText>
            </w:r>
            <w:r w:rsidRPr="00F672CF">
              <w:rPr>
                <w:rFonts w:ascii="Times New Roman" w:hAnsi="Times New Roman" w:cs="Times New Roman"/>
                <w:noProof/>
                <w:sz w:val="24"/>
                <w:szCs w:val="24"/>
                <w:rPrChange w:id="1344" w:author="Tima" w:date="2026-01-19T23:13:00Z">
                  <w:rPr>
                    <w:noProof/>
                  </w:rPr>
                </w:rPrChange>
              </w:rPr>
              <w:instrText>HYPERLINK \l "_Toc219756824"</w:instrText>
            </w:r>
            <w:r w:rsidRPr="00F672CF">
              <w:rPr>
                <w:rStyle w:val="af6"/>
                <w:rFonts w:ascii="Times New Roman" w:hAnsi="Times New Roman" w:cs="Times New Roman"/>
                <w:noProof/>
                <w:sz w:val="24"/>
                <w:szCs w:val="24"/>
                <w:rPrChange w:id="1345"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1346" w:author="Tima" w:date="2026-01-19T23:13:00Z">
                  <w:rPr>
                    <w:rStyle w:val="af6"/>
                    <w:noProof/>
                  </w:rPr>
                </w:rPrChange>
              </w:rPr>
            </w:r>
            <w:r w:rsidRPr="00F672CF">
              <w:rPr>
                <w:rStyle w:val="af6"/>
                <w:rFonts w:ascii="Times New Roman" w:hAnsi="Times New Roman" w:cs="Times New Roman"/>
                <w:noProof/>
                <w:sz w:val="24"/>
                <w:szCs w:val="24"/>
                <w:rPrChange w:id="1347"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1348" w:author="Tima" w:date="2026-01-19T23:13:00Z">
                  <w:rPr>
                    <w:rStyle w:val="af6"/>
                    <w:rFonts w:ascii="Times New Roman" w:hAnsi="Times New Roman" w:cs="Times New Roman"/>
                    <w:b/>
                    <w:noProof/>
                  </w:rPr>
                </w:rPrChange>
              </w:rPr>
              <w:t>4.1.4.</w:t>
            </w:r>
            <w:r w:rsidRPr="00F672CF">
              <w:rPr>
                <w:rFonts w:ascii="Times New Roman" w:eastAsiaTheme="minorEastAsia" w:hAnsi="Times New Roman" w:cs="Times New Roman"/>
                <w:noProof/>
                <w:sz w:val="24"/>
                <w:szCs w:val="24"/>
                <w:lang w:eastAsia="ru-RU"/>
                <w:rPrChange w:id="1349"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1350" w:author="Tima" w:date="2026-01-19T23:13:00Z">
                  <w:rPr>
                    <w:rStyle w:val="af6"/>
                    <w:rFonts w:ascii="Times New Roman" w:hAnsi="Times New Roman" w:cs="Times New Roman"/>
                    <w:b/>
                    <w:noProof/>
                  </w:rPr>
                </w:rPrChange>
              </w:rPr>
              <w:t>Шаг 4. Запрос на выпуск ЦФА</w:t>
            </w:r>
            <w:r w:rsidRPr="00F672CF">
              <w:rPr>
                <w:rFonts w:ascii="Times New Roman" w:hAnsi="Times New Roman" w:cs="Times New Roman"/>
                <w:noProof/>
                <w:webHidden/>
                <w:sz w:val="24"/>
                <w:szCs w:val="24"/>
                <w:rPrChange w:id="1351" w:author="Tima" w:date="2026-01-19T23:13:00Z">
                  <w:rPr>
                    <w:noProof/>
                    <w:webHidden/>
                  </w:rPr>
                </w:rPrChange>
              </w:rPr>
              <w:tab/>
            </w:r>
            <w:r w:rsidRPr="00F672CF">
              <w:rPr>
                <w:rFonts w:ascii="Times New Roman" w:hAnsi="Times New Roman" w:cs="Times New Roman"/>
                <w:noProof/>
                <w:webHidden/>
                <w:sz w:val="24"/>
                <w:szCs w:val="24"/>
                <w:rPrChange w:id="1352" w:author="Tima" w:date="2026-01-19T23:13:00Z">
                  <w:rPr>
                    <w:noProof/>
                    <w:webHidden/>
                  </w:rPr>
                </w:rPrChange>
              </w:rPr>
              <w:fldChar w:fldCharType="begin"/>
            </w:r>
            <w:r w:rsidRPr="00F672CF">
              <w:rPr>
                <w:rFonts w:ascii="Times New Roman" w:hAnsi="Times New Roman" w:cs="Times New Roman"/>
                <w:noProof/>
                <w:webHidden/>
                <w:sz w:val="24"/>
                <w:szCs w:val="24"/>
                <w:rPrChange w:id="1353" w:author="Tima" w:date="2026-01-19T23:13:00Z">
                  <w:rPr>
                    <w:noProof/>
                    <w:webHidden/>
                  </w:rPr>
                </w:rPrChange>
              </w:rPr>
              <w:instrText xml:space="preserve"> PAGEREF _Toc219756824 \h </w:instrText>
            </w:r>
            <w:r w:rsidRPr="00F672CF">
              <w:rPr>
                <w:rFonts w:ascii="Times New Roman" w:hAnsi="Times New Roman" w:cs="Times New Roman"/>
                <w:noProof/>
                <w:webHidden/>
                <w:sz w:val="24"/>
                <w:szCs w:val="24"/>
                <w:rPrChange w:id="1354" w:author="Tima" w:date="2026-01-19T23:13:00Z">
                  <w:rPr>
                    <w:noProof/>
                    <w:webHidden/>
                  </w:rPr>
                </w:rPrChange>
              </w:rPr>
            </w:r>
          </w:ins>
          <w:r w:rsidRPr="00F672CF">
            <w:rPr>
              <w:rFonts w:ascii="Times New Roman" w:hAnsi="Times New Roman" w:cs="Times New Roman"/>
              <w:noProof/>
              <w:webHidden/>
              <w:sz w:val="24"/>
              <w:szCs w:val="24"/>
              <w:rPrChange w:id="1355" w:author="Tima" w:date="2026-01-19T23:13:00Z">
                <w:rPr>
                  <w:noProof/>
                  <w:webHidden/>
                </w:rPr>
              </w:rPrChange>
            </w:rPr>
            <w:fldChar w:fldCharType="separate"/>
          </w:r>
          <w:ins w:id="1356" w:author="Tima" w:date="2026-01-19T23:12:00Z">
            <w:r w:rsidRPr="00F672CF">
              <w:rPr>
                <w:rFonts w:ascii="Times New Roman" w:hAnsi="Times New Roman" w:cs="Times New Roman"/>
                <w:noProof/>
                <w:webHidden/>
                <w:sz w:val="24"/>
                <w:szCs w:val="24"/>
                <w:rPrChange w:id="1357" w:author="Tima" w:date="2026-01-19T23:13:00Z">
                  <w:rPr>
                    <w:noProof/>
                    <w:webHidden/>
                  </w:rPr>
                </w:rPrChange>
              </w:rPr>
              <w:t>42</w:t>
            </w:r>
            <w:r w:rsidRPr="00F672CF">
              <w:rPr>
                <w:rFonts w:ascii="Times New Roman" w:hAnsi="Times New Roman" w:cs="Times New Roman"/>
                <w:noProof/>
                <w:webHidden/>
                <w:sz w:val="24"/>
                <w:szCs w:val="24"/>
                <w:rPrChange w:id="1358" w:author="Tima" w:date="2026-01-19T23:13:00Z">
                  <w:rPr>
                    <w:noProof/>
                    <w:webHidden/>
                  </w:rPr>
                </w:rPrChange>
              </w:rPr>
              <w:fldChar w:fldCharType="end"/>
            </w:r>
            <w:r w:rsidRPr="00F672CF">
              <w:rPr>
                <w:rStyle w:val="af6"/>
                <w:rFonts w:ascii="Times New Roman" w:hAnsi="Times New Roman" w:cs="Times New Roman"/>
                <w:noProof/>
                <w:sz w:val="24"/>
                <w:szCs w:val="24"/>
                <w:rPrChange w:id="1359" w:author="Tima" w:date="2026-01-19T23:13:00Z">
                  <w:rPr>
                    <w:rStyle w:val="af6"/>
                    <w:noProof/>
                  </w:rPr>
                </w:rPrChange>
              </w:rPr>
              <w:fldChar w:fldCharType="end"/>
            </w:r>
          </w:ins>
        </w:p>
        <w:p w14:paraId="36DAE2B7" w14:textId="4D3126AE" w:rsidR="00F672CF" w:rsidRPr="00F672CF" w:rsidRDefault="00F672CF">
          <w:pPr>
            <w:pStyle w:val="31"/>
            <w:tabs>
              <w:tab w:val="left" w:pos="1320"/>
              <w:tab w:val="right" w:leader="dot" w:pos="9345"/>
            </w:tabs>
            <w:rPr>
              <w:ins w:id="1360" w:author="Tima" w:date="2026-01-19T23:12:00Z"/>
              <w:rFonts w:ascii="Times New Roman" w:eastAsiaTheme="minorEastAsia" w:hAnsi="Times New Roman" w:cs="Times New Roman"/>
              <w:noProof/>
              <w:sz w:val="24"/>
              <w:szCs w:val="24"/>
              <w:lang w:eastAsia="ru-RU"/>
              <w:rPrChange w:id="1361" w:author="Tima" w:date="2026-01-19T23:13:00Z">
                <w:rPr>
                  <w:ins w:id="1362" w:author="Tima" w:date="2026-01-19T23:12:00Z"/>
                  <w:rFonts w:eastAsiaTheme="minorEastAsia"/>
                  <w:noProof/>
                  <w:lang w:eastAsia="ru-RU"/>
                </w:rPr>
              </w:rPrChange>
            </w:rPr>
          </w:pPr>
          <w:ins w:id="1363" w:author="Tima" w:date="2026-01-19T23:12:00Z">
            <w:r w:rsidRPr="00F672CF">
              <w:rPr>
                <w:rStyle w:val="af6"/>
                <w:rFonts w:ascii="Times New Roman" w:hAnsi="Times New Roman" w:cs="Times New Roman"/>
                <w:noProof/>
                <w:sz w:val="24"/>
                <w:szCs w:val="24"/>
                <w:rPrChange w:id="1364" w:author="Tima" w:date="2026-01-19T23:13:00Z">
                  <w:rPr>
                    <w:rStyle w:val="af6"/>
                    <w:noProof/>
                  </w:rPr>
                </w:rPrChange>
              </w:rPr>
              <w:fldChar w:fldCharType="begin"/>
            </w:r>
            <w:r w:rsidRPr="00F672CF">
              <w:rPr>
                <w:rStyle w:val="af6"/>
                <w:rFonts w:ascii="Times New Roman" w:hAnsi="Times New Roman" w:cs="Times New Roman"/>
                <w:noProof/>
                <w:sz w:val="24"/>
                <w:szCs w:val="24"/>
                <w:rPrChange w:id="1365" w:author="Tima" w:date="2026-01-19T23:13:00Z">
                  <w:rPr>
                    <w:rStyle w:val="af6"/>
                    <w:noProof/>
                  </w:rPr>
                </w:rPrChange>
              </w:rPr>
              <w:instrText xml:space="preserve"> </w:instrText>
            </w:r>
            <w:r w:rsidRPr="00F672CF">
              <w:rPr>
                <w:rFonts w:ascii="Times New Roman" w:hAnsi="Times New Roman" w:cs="Times New Roman"/>
                <w:noProof/>
                <w:sz w:val="24"/>
                <w:szCs w:val="24"/>
                <w:rPrChange w:id="1366" w:author="Tima" w:date="2026-01-19T23:13:00Z">
                  <w:rPr>
                    <w:noProof/>
                  </w:rPr>
                </w:rPrChange>
              </w:rPr>
              <w:instrText>HYPERLINK \l "_Toc219756825"</w:instrText>
            </w:r>
            <w:r w:rsidRPr="00F672CF">
              <w:rPr>
                <w:rStyle w:val="af6"/>
                <w:rFonts w:ascii="Times New Roman" w:hAnsi="Times New Roman" w:cs="Times New Roman"/>
                <w:noProof/>
                <w:sz w:val="24"/>
                <w:szCs w:val="24"/>
                <w:rPrChange w:id="1367"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1368" w:author="Tima" w:date="2026-01-19T23:13:00Z">
                  <w:rPr>
                    <w:rStyle w:val="af6"/>
                    <w:noProof/>
                  </w:rPr>
                </w:rPrChange>
              </w:rPr>
            </w:r>
            <w:r w:rsidRPr="00F672CF">
              <w:rPr>
                <w:rStyle w:val="af6"/>
                <w:rFonts w:ascii="Times New Roman" w:hAnsi="Times New Roman" w:cs="Times New Roman"/>
                <w:noProof/>
                <w:sz w:val="24"/>
                <w:szCs w:val="24"/>
                <w:rPrChange w:id="1369"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1370" w:author="Tima" w:date="2026-01-19T23:13:00Z">
                  <w:rPr>
                    <w:rStyle w:val="af6"/>
                    <w:rFonts w:ascii="Times New Roman" w:hAnsi="Times New Roman" w:cs="Times New Roman"/>
                    <w:b/>
                    <w:noProof/>
                  </w:rPr>
                </w:rPrChange>
              </w:rPr>
              <w:t>4.1.5.</w:t>
            </w:r>
            <w:r w:rsidRPr="00F672CF">
              <w:rPr>
                <w:rFonts w:ascii="Times New Roman" w:eastAsiaTheme="minorEastAsia" w:hAnsi="Times New Roman" w:cs="Times New Roman"/>
                <w:noProof/>
                <w:sz w:val="24"/>
                <w:szCs w:val="24"/>
                <w:lang w:eastAsia="ru-RU"/>
                <w:rPrChange w:id="1371"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1372" w:author="Tima" w:date="2026-01-19T23:13:00Z">
                  <w:rPr>
                    <w:rStyle w:val="af6"/>
                    <w:rFonts w:ascii="Times New Roman" w:hAnsi="Times New Roman" w:cs="Times New Roman"/>
                    <w:b/>
                    <w:noProof/>
                  </w:rPr>
                </w:rPrChange>
              </w:rPr>
              <w:t>Шаг 5. Выпуск ЦФА и перевод их на электронный кошелёк сервиса</w:t>
            </w:r>
            <w:r w:rsidRPr="00F672CF">
              <w:rPr>
                <w:rFonts w:ascii="Times New Roman" w:hAnsi="Times New Roman" w:cs="Times New Roman"/>
                <w:noProof/>
                <w:webHidden/>
                <w:sz w:val="24"/>
                <w:szCs w:val="24"/>
                <w:rPrChange w:id="1373" w:author="Tima" w:date="2026-01-19T23:13:00Z">
                  <w:rPr>
                    <w:noProof/>
                    <w:webHidden/>
                  </w:rPr>
                </w:rPrChange>
              </w:rPr>
              <w:tab/>
            </w:r>
            <w:r w:rsidRPr="00F672CF">
              <w:rPr>
                <w:rFonts w:ascii="Times New Roman" w:hAnsi="Times New Roman" w:cs="Times New Roman"/>
                <w:noProof/>
                <w:webHidden/>
                <w:sz w:val="24"/>
                <w:szCs w:val="24"/>
                <w:rPrChange w:id="1374" w:author="Tima" w:date="2026-01-19T23:13:00Z">
                  <w:rPr>
                    <w:noProof/>
                    <w:webHidden/>
                  </w:rPr>
                </w:rPrChange>
              </w:rPr>
              <w:fldChar w:fldCharType="begin"/>
            </w:r>
            <w:r w:rsidRPr="00F672CF">
              <w:rPr>
                <w:rFonts w:ascii="Times New Roman" w:hAnsi="Times New Roman" w:cs="Times New Roman"/>
                <w:noProof/>
                <w:webHidden/>
                <w:sz w:val="24"/>
                <w:szCs w:val="24"/>
                <w:rPrChange w:id="1375" w:author="Tima" w:date="2026-01-19T23:13:00Z">
                  <w:rPr>
                    <w:noProof/>
                    <w:webHidden/>
                  </w:rPr>
                </w:rPrChange>
              </w:rPr>
              <w:instrText xml:space="preserve"> PAGEREF _Toc219756825 \h </w:instrText>
            </w:r>
            <w:r w:rsidRPr="00F672CF">
              <w:rPr>
                <w:rFonts w:ascii="Times New Roman" w:hAnsi="Times New Roman" w:cs="Times New Roman"/>
                <w:noProof/>
                <w:webHidden/>
                <w:sz w:val="24"/>
                <w:szCs w:val="24"/>
                <w:rPrChange w:id="1376" w:author="Tima" w:date="2026-01-19T23:13:00Z">
                  <w:rPr>
                    <w:noProof/>
                    <w:webHidden/>
                  </w:rPr>
                </w:rPrChange>
              </w:rPr>
            </w:r>
          </w:ins>
          <w:r w:rsidRPr="00F672CF">
            <w:rPr>
              <w:rFonts w:ascii="Times New Roman" w:hAnsi="Times New Roman" w:cs="Times New Roman"/>
              <w:noProof/>
              <w:webHidden/>
              <w:sz w:val="24"/>
              <w:szCs w:val="24"/>
              <w:rPrChange w:id="1377" w:author="Tima" w:date="2026-01-19T23:13:00Z">
                <w:rPr>
                  <w:noProof/>
                  <w:webHidden/>
                </w:rPr>
              </w:rPrChange>
            </w:rPr>
            <w:fldChar w:fldCharType="separate"/>
          </w:r>
          <w:ins w:id="1378" w:author="Tima" w:date="2026-01-19T23:12:00Z">
            <w:r w:rsidRPr="00F672CF">
              <w:rPr>
                <w:rFonts w:ascii="Times New Roman" w:hAnsi="Times New Roman" w:cs="Times New Roman"/>
                <w:noProof/>
                <w:webHidden/>
                <w:sz w:val="24"/>
                <w:szCs w:val="24"/>
                <w:rPrChange w:id="1379" w:author="Tima" w:date="2026-01-19T23:13:00Z">
                  <w:rPr>
                    <w:noProof/>
                    <w:webHidden/>
                  </w:rPr>
                </w:rPrChange>
              </w:rPr>
              <w:t>43</w:t>
            </w:r>
            <w:r w:rsidRPr="00F672CF">
              <w:rPr>
                <w:rFonts w:ascii="Times New Roman" w:hAnsi="Times New Roman" w:cs="Times New Roman"/>
                <w:noProof/>
                <w:webHidden/>
                <w:sz w:val="24"/>
                <w:szCs w:val="24"/>
                <w:rPrChange w:id="1380" w:author="Tima" w:date="2026-01-19T23:13:00Z">
                  <w:rPr>
                    <w:noProof/>
                    <w:webHidden/>
                  </w:rPr>
                </w:rPrChange>
              </w:rPr>
              <w:fldChar w:fldCharType="end"/>
            </w:r>
            <w:r w:rsidRPr="00F672CF">
              <w:rPr>
                <w:rStyle w:val="af6"/>
                <w:rFonts w:ascii="Times New Roman" w:hAnsi="Times New Roman" w:cs="Times New Roman"/>
                <w:noProof/>
                <w:sz w:val="24"/>
                <w:szCs w:val="24"/>
                <w:rPrChange w:id="1381" w:author="Tima" w:date="2026-01-19T23:13:00Z">
                  <w:rPr>
                    <w:rStyle w:val="af6"/>
                    <w:noProof/>
                  </w:rPr>
                </w:rPrChange>
              </w:rPr>
              <w:fldChar w:fldCharType="end"/>
            </w:r>
          </w:ins>
        </w:p>
        <w:p w14:paraId="063850E3" w14:textId="0F0B5431" w:rsidR="00F672CF" w:rsidRPr="00F672CF" w:rsidRDefault="00F672CF">
          <w:pPr>
            <w:pStyle w:val="31"/>
            <w:tabs>
              <w:tab w:val="left" w:pos="1320"/>
              <w:tab w:val="right" w:leader="dot" w:pos="9345"/>
            </w:tabs>
            <w:rPr>
              <w:ins w:id="1382" w:author="Tima" w:date="2026-01-19T23:12:00Z"/>
              <w:rFonts w:ascii="Times New Roman" w:eastAsiaTheme="minorEastAsia" w:hAnsi="Times New Roman" w:cs="Times New Roman"/>
              <w:noProof/>
              <w:sz w:val="24"/>
              <w:szCs w:val="24"/>
              <w:lang w:eastAsia="ru-RU"/>
              <w:rPrChange w:id="1383" w:author="Tima" w:date="2026-01-19T23:13:00Z">
                <w:rPr>
                  <w:ins w:id="1384" w:author="Tima" w:date="2026-01-19T23:12:00Z"/>
                  <w:rFonts w:eastAsiaTheme="minorEastAsia"/>
                  <w:noProof/>
                  <w:lang w:eastAsia="ru-RU"/>
                </w:rPr>
              </w:rPrChange>
            </w:rPr>
          </w:pPr>
          <w:ins w:id="1385" w:author="Tima" w:date="2026-01-19T23:12:00Z">
            <w:r w:rsidRPr="00F672CF">
              <w:rPr>
                <w:rStyle w:val="af6"/>
                <w:rFonts w:ascii="Times New Roman" w:hAnsi="Times New Roman" w:cs="Times New Roman"/>
                <w:noProof/>
                <w:sz w:val="24"/>
                <w:szCs w:val="24"/>
                <w:rPrChange w:id="1386" w:author="Tima" w:date="2026-01-19T23:13:00Z">
                  <w:rPr>
                    <w:rStyle w:val="af6"/>
                    <w:noProof/>
                  </w:rPr>
                </w:rPrChange>
              </w:rPr>
              <w:fldChar w:fldCharType="begin"/>
            </w:r>
            <w:r w:rsidRPr="00F672CF">
              <w:rPr>
                <w:rStyle w:val="af6"/>
                <w:rFonts w:ascii="Times New Roman" w:hAnsi="Times New Roman" w:cs="Times New Roman"/>
                <w:noProof/>
                <w:sz w:val="24"/>
                <w:szCs w:val="24"/>
                <w:rPrChange w:id="1387" w:author="Tima" w:date="2026-01-19T23:13:00Z">
                  <w:rPr>
                    <w:rStyle w:val="af6"/>
                    <w:noProof/>
                  </w:rPr>
                </w:rPrChange>
              </w:rPr>
              <w:instrText xml:space="preserve"> </w:instrText>
            </w:r>
            <w:r w:rsidRPr="00F672CF">
              <w:rPr>
                <w:rFonts w:ascii="Times New Roman" w:hAnsi="Times New Roman" w:cs="Times New Roman"/>
                <w:noProof/>
                <w:sz w:val="24"/>
                <w:szCs w:val="24"/>
                <w:rPrChange w:id="1388" w:author="Tima" w:date="2026-01-19T23:13:00Z">
                  <w:rPr>
                    <w:noProof/>
                  </w:rPr>
                </w:rPrChange>
              </w:rPr>
              <w:instrText>HYPERLINK \l "_Toc219756826"</w:instrText>
            </w:r>
            <w:r w:rsidRPr="00F672CF">
              <w:rPr>
                <w:rStyle w:val="af6"/>
                <w:rFonts w:ascii="Times New Roman" w:hAnsi="Times New Roman" w:cs="Times New Roman"/>
                <w:noProof/>
                <w:sz w:val="24"/>
                <w:szCs w:val="24"/>
                <w:rPrChange w:id="1389"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1390" w:author="Tima" w:date="2026-01-19T23:13:00Z">
                  <w:rPr>
                    <w:rStyle w:val="af6"/>
                    <w:noProof/>
                  </w:rPr>
                </w:rPrChange>
              </w:rPr>
            </w:r>
            <w:r w:rsidRPr="00F672CF">
              <w:rPr>
                <w:rStyle w:val="af6"/>
                <w:rFonts w:ascii="Times New Roman" w:hAnsi="Times New Roman" w:cs="Times New Roman"/>
                <w:noProof/>
                <w:sz w:val="24"/>
                <w:szCs w:val="24"/>
                <w:rPrChange w:id="1391"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1392" w:author="Tima" w:date="2026-01-19T23:13:00Z">
                  <w:rPr>
                    <w:rStyle w:val="af6"/>
                    <w:rFonts w:ascii="Times New Roman" w:hAnsi="Times New Roman" w:cs="Times New Roman"/>
                    <w:b/>
                    <w:noProof/>
                  </w:rPr>
                </w:rPrChange>
              </w:rPr>
              <w:t>4.1.6.</w:t>
            </w:r>
            <w:r w:rsidRPr="00F672CF">
              <w:rPr>
                <w:rFonts w:ascii="Times New Roman" w:eastAsiaTheme="minorEastAsia" w:hAnsi="Times New Roman" w:cs="Times New Roman"/>
                <w:noProof/>
                <w:sz w:val="24"/>
                <w:szCs w:val="24"/>
                <w:lang w:eastAsia="ru-RU"/>
                <w:rPrChange w:id="1393"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1394" w:author="Tima" w:date="2026-01-19T23:13:00Z">
                  <w:rPr>
                    <w:rStyle w:val="af6"/>
                    <w:rFonts w:ascii="Times New Roman" w:hAnsi="Times New Roman" w:cs="Times New Roman"/>
                    <w:b/>
                    <w:noProof/>
                  </w:rPr>
                </w:rPrChange>
              </w:rPr>
              <w:t>Шаг 6. Пополнение баланса пользователя и уведомление его об этом</w:t>
            </w:r>
            <w:r w:rsidRPr="00F672CF">
              <w:rPr>
                <w:rFonts w:ascii="Times New Roman" w:hAnsi="Times New Roman" w:cs="Times New Roman"/>
                <w:noProof/>
                <w:webHidden/>
                <w:sz w:val="24"/>
                <w:szCs w:val="24"/>
                <w:rPrChange w:id="1395" w:author="Tima" w:date="2026-01-19T23:13:00Z">
                  <w:rPr>
                    <w:noProof/>
                    <w:webHidden/>
                  </w:rPr>
                </w:rPrChange>
              </w:rPr>
              <w:tab/>
            </w:r>
            <w:r w:rsidRPr="00F672CF">
              <w:rPr>
                <w:rFonts w:ascii="Times New Roman" w:hAnsi="Times New Roman" w:cs="Times New Roman"/>
                <w:noProof/>
                <w:webHidden/>
                <w:sz w:val="24"/>
                <w:szCs w:val="24"/>
                <w:rPrChange w:id="1396" w:author="Tima" w:date="2026-01-19T23:13:00Z">
                  <w:rPr>
                    <w:noProof/>
                    <w:webHidden/>
                  </w:rPr>
                </w:rPrChange>
              </w:rPr>
              <w:fldChar w:fldCharType="begin"/>
            </w:r>
            <w:r w:rsidRPr="00F672CF">
              <w:rPr>
                <w:rFonts w:ascii="Times New Roman" w:hAnsi="Times New Roman" w:cs="Times New Roman"/>
                <w:noProof/>
                <w:webHidden/>
                <w:sz w:val="24"/>
                <w:szCs w:val="24"/>
                <w:rPrChange w:id="1397" w:author="Tima" w:date="2026-01-19T23:13:00Z">
                  <w:rPr>
                    <w:noProof/>
                    <w:webHidden/>
                  </w:rPr>
                </w:rPrChange>
              </w:rPr>
              <w:instrText xml:space="preserve"> PAGEREF _Toc219756826 \h </w:instrText>
            </w:r>
            <w:r w:rsidRPr="00F672CF">
              <w:rPr>
                <w:rFonts w:ascii="Times New Roman" w:hAnsi="Times New Roman" w:cs="Times New Roman"/>
                <w:noProof/>
                <w:webHidden/>
                <w:sz w:val="24"/>
                <w:szCs w:val="24"/>
                <w:rPrChange w:id="1398" w:author="Tima" w:date="2026-01-19T23:13:00Z">
                  <w:rPr>
                    <w:noProof/>
                    <w:webHidden/>
                  </w:rPr>
                </w:rPrChange>
              </w:rPr>
            </w:r>
          </w:ins>
          <w:r w:rsidRPr="00F672CF">
            <w:rPr>
              <w:rFonts w:ascii="Times New Roman" w:hAnsi="Times New Roman" w:cs="Times New Roman"/>
              <w:noProof/>
              <w:webHidden/>
              <w:sz w:val="24"/>
              <w:szCs w:val="24"/>
              <w:rPrChange w:id="1399" w:author="Tima" w:date="2026-01-19T23:13:00Z">
                <w:rPr>
                  <w:noProof/>
                  <w:webHidden/>
                </w:rPr>
              </w:rPrChange>
            </w:rPr>
            <w:fldChar w:fldCharType="separate"/>
          </w:r>
          <w:ins w:id="1400" w:author="Tima" w:date="2026-01-19T23:12:00Z">
            <w:r w:rsidRPr="00F672CF">
              <w:rPr>
                <w:rFonts w:ascii="Times New Roman" w:hAnsi="Times New Roman" w:cs="Times New Roman"/>
                <w:noProof/>
                <w:webHidden/>
                <w:sz w:val="24"/>
                <w:szCs w:val="24"/>
                <w:rPrChange w:id="1401" w:author="Tima" w:date="2026-01-19T23:13:00Z">
                  <w:rPr>
                    <w:noProof/>
                    <w:webHidden/>
                  </w:rPr>
                </w:rPrChange>
              </w:rPr>
              <w:t>43</w:t>
            </w:r>
            <w:r w:rsidRPr="00F672CF">
              <w:rPr>
                <w:rFonts w:ascii="Times New Roman" w:hAnsi="Times New Roman" w:cs="Times New Roman"/>
                <w:noProof/>
                <w:webHidden/>
                <w:sz w:val="24"/>
                <w:szCs w:val="24"/>
                <w:rPrChange w:id="1402" w:author="Tima" w:date="2026-01-19T23:13:00Z">
                  <w:rPr>
                    <w:noProof/>
                    <w:webHidden/>
                  </w:rPr>
                </w:rPrChange>
              </w:rPr>
              <w:fldChar w:fldCharType="end"/>
            </w:r>
            <w:r w:rsidRPr="00F672CF">
              <w:rPr>
                <w:rStyle w:val="af6"/>
                <w:rFonts w:ascii="Times New Roman" w:hAnsi="Times New Roman" w:cs="Times New Roman"/>
                <w:noProof/>
                <w:sz w:val="24"/>
                <w:szCs w:val="24"/>
                <w:rPrChange w:id="1403" w:author="Tima" w:date="2026-01-19T23:13:00Z">
                  <w:rPr>
                    <w:rStyle w:val="af6"/>
                    <w:noProof/>
                  </w:rPr>
                </w:rPrChange>
              </w:rPr>
              <w:fldChar w:fldCharType="end"/>
            </w:r>
          </w:ins>
        </w:p>
        <w:p w14:paraId="3983D61A" w14:textId="41D54E91" w:rsidR="00F672CF" w:rsidRPr="00F672CF" w:rsidRDefault="00F672CF">
          <w:pPr>
            <w:pStyle w:val="21"/>
            <w:tabs>
              <w:tab w:val="left" w:pos="880"/>
              <w:tab w:val="right" w:leader="dot" w:pos="9345"/>
            </w:tabs>
            <w:rPr>
              <w:ins w:id="1404" w:author="Tima" w:date="2026-01-19T23:12:00Z"/>
              <w:rFonts w:ascii="Times New Roman" w:eastAsiaTheme="minorEastAsia" w:hAnsi="Times New Roman" w:cs="Times New Roman"/>
              <w:noProof/>
              <w:sz w:val="24"/>
              <w:szCs w:val="24"/>
              <w:lang w:eastAsia="ru-RU"/>
              <w:rPrChange w:id="1405" w:author="Tima" w:date="2026-01-19T23:13:00Z">
                <w:rPr>
                  <w:ins w:id="1406" w:author="Tima" w:date="2026-01-19T23:12:00Z"/>
                  <w:rFonts w:eastAsiaTheme="minorEastAsia"/>
                  <w:noProof/>
                  <w:lang w:eastAsia="ru-RU"/>
                </w:rPr>
              </w:rPrChange>
            </w:rPr>
          </w:pPr>
          <w:ins w:id="1407" w:author="Tima" w:date="2026-01-19T23:12:00Z">
            <w:r w:rsidRPr="00F672CF">
              <w:rPr>
                <w:rStyle w:val="af6"/>
                <w:rFonts w:ascii="Times New Roman" w:hAnsi="Times New Roman" w:cs="Times New Roman"/>
                <w:noProof/>
                <w:sz w:val="24"/>
                <w:szCs w:val="24"/>
                <w:rPrChange w:id="1408" w:author="Tima" w:date="2026-01-19T23:13:00Z">
                  <w:rPr>
                    <w:rStyle w:val="af6"/>
                    <w:noProof/>
                  </w:rPr>
                </w:rPrChange>
              </w:rPr>
              <w:fldChar w:fldCharType="begin"/>
            </w:r>
            <w:r w:rsidRPr="00F672CF">
              <w:rPr>
                <w:rStyle w:val="af6"/>
                <w:rFonts w:ascii="Times New Roman" w:hAnsi="Times New Roman" w:cs="Times New Roman"/>
                <w:noProof/>
                <w:sz w:val="24"/>
                <w:szCs w:val="24"/>
                <w:rPrChange w:id="1409" w:author="Tima" w:date="2026-01-19T23:13:00Z">
                  <w:rPr>
                    <w:rStyle w:val="af6"/>
                    <w:noProof/>
                  </w:rPr>
                </w:rPrChange>
              </w:rPr>
              <w:instrText xml:space="preserve"> </w:instrText>
            </w:r>
            <w:r w:rsidRPr="00F672CF">
              <w:rPr>
                <w:rFonts w:ascii="Times New Roman" w:hAnsi="Times New Roman" w:cs="Times New Roman"/>
                <w:noProof/>
                <w:sz w:val="24"/>
                <w:szCs w:val="24"/>
                <w:rPrChange w:id="1410" w:author="Tima" w:date="2026-01-19T23:13:00Z">
                  <w:rPr>
                    <w:noProof/>
                  </w:rPr>
                </w:rPrChange>
              </w:rPr>
              <w:instrText>HYPERLINK \l "_Toc219756827"</w:instrText>
            </w:r>
            <w:r w:rsidRPr="00F672CF">
              <w:rPr>
                <w:rStyle w:val="af6"/>
                <w:rFonts w:ascii="Times New Roman" w:hAnsi="Times New Roman" w:cs="Times New Roman"/>
                <w:noProof/>
                <w:sz w:val="24"/>
                <w:szCs w:val="24"/>
                <w:rPrChange w:id="1411"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1412" w:author="Tima" w:date="2026-01-19T23:13:00Z">
                  <w:rPr>
                    <w:rStyle w:val="af6"/>
                    <w:noProof/>
                  </w:rPr>
                </w:rPrChange>
              </w:rPr>
            </w:r>
            <w:r w:rsidRPr="00F672CF">
              <w:rPr>
                <w:rStyle w:val="af6"/>
                <w:rFonts w:ascii="Times New Roman" w:hAnsi="Times New Roman" w:cs="Times New Roman"/>
                <w:noProof/>
                <w:sz w:val="24"/>
                <w:szCs w:val="24"/>
                <w:rPrChange w:id="1413"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1414" w:author="Tima" w:date="2026-01-19T23:13:00Z">
                  <w:rPr>
                    <w:rStyle w:val="af6"/>
                    <w:rFonts w:ascii="Times New Roman" w:hAnsi="Times New Roman" w:cs="Times New Roman"/>
                    <w:b/>
                    <w:noProof/>
                  </w:rPr>
                </w:rPrChange>
              </w:rPr>
              <w:t>4.2.</w:t>
            </w:r>
            <w:r w:rsidRPr="00F672CF">
              <w:rPr>
                <w:rFonts w:ascii="Times New Roman" w:eastAsiaTheme="minorEastAsia" w:hAnsi="Times New Roman" w:cs="Times New Roman"/>
                <w:noProof/>
                <w:sz w:val="24"/>
                <w:szCs w:val="24"/>
                <w:lang w:eastAsia="ru-RU"/>
                <w:rPrChange w:id="1415"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1416" w:author="Tima" w:date="2026-01-19T23:13:00Z">
                  <w:rPr>
                    <w:rStyle w:val="af6"/>
                    <w:rFonts w:ascii="Times New Roman" w:hAnsi="Times New Roman" w:cs="Times New Roman"/>
                    <w:b/>
                    <w:noProof/>
                  </w:rPr>
                </w:rPrChange>
              </w:rPr>
              <w:t>Сводный перечень ЭБД</w:t>
            </w:r>
            <w:r w:rsidRPr="00F672CF">
              <w:rPr>
                <w:rFonts w:ascii="Times New Roman" w:hAnsi="Times New Roman" w:cs="Times New Roman"/>
                <w:noProof/>
                <w:webHidden/>
                <w:sz w:val="24"/>
                <w:szCs w:val="24"/>
                <w:rPrChange w:id="1417" w:author="Tima" w:date="2026-01-19T23:13:00Z">
                  <w:rPr>
                    <w:noProof/>
                    <w:webHidden/>
                  </w:rPr>
                </w:rPrChange>
              </w:rPr>
              <w:tab/>
            </w:r>
            <w:r w:rsidRPr="00F672CF">
              <w:rPr>
                <w:rFonts w:ascii="Times New Roman" w:hAnsi="Times New Roman" w:cs="Times New Roman"/>
                <w:noProof/>
                <w:webHidden/>
                <w:sz w:val="24"/>
                <w:szCs w:val="24"/>
                <w:rPrChange w:id="1418" w:author="Tima" w:date="2026-01-19T23:13:00Z">
                  <w:rPr>
                    <w:noProof/>
                    <w:webHidden/>
                  </w:rPr>
                </w:rPrChange>
              </w:rPr>
              <w:fldChar w:fldCharType="begin"/>
            </w:r>
            <w:r w:rsidRPr="00F672CF">
              <w:rPr>
                <w:rFonts w:ascii="Times New Roman" w:hAnsi="Times New Roman" w:cs="Times New Roman"/>
                <w:noProof/>
                <w:webHidden/>
                <w:sz w:val="24"/>
                <w:szCs w:val="24"/>
                <w:rPrChange w:id="1419" w:author="Tima" w:date="2026-01-19T23:13:00Z">
                  <w:rPr>
                    <w:noProof/>
                    <w:webHidden/>
                  </w:rPr>
                </w:rPrChange>
              </w:rPr>
              <w:instrText xml:space="preserve"> PAGEREF _Toc219756827 \h </w:instrText>
            </w:r>
            <w:r w:rsidRPr="00F672CF">
              <w:rPr>
                <w:rFonts w:ascii="Times New Roman" w:hAnsi="Times New Roman" w:cs="Times New Roman"/>
                <w:noProof/>
                <w:webHidden/>
                <w:sz w:val="24"/>
                <w:szCs w:val="24"/>
                <w:rPrChange w:id="1420" w:author="Tima" w:date="2026-01-19T23:13:00Z">
                  <w:rPr>
                    <w:noProof/>
                    <w:webHidden/>
                  </w:rPr>
                </w:rPrChange>
              </w:rPr>
            </w:r>
          </w:ins>
          <w:r w:rsidRPr="00F672CF">
            <w:rPr>
              <w:rFonts w:ascii="Times New Roman" w:hAnsi="Times New Roman" w:cs="Times New Roman"/>
              <w:noProof/>
              <w:webHidden/>
              <w:sz w:val="24"/>
              <w:szCs w:val="24"/>
              <w:rPrChange w:id="1421" w:author="Tima" w:date="2026-01-19T23:13:00Z">
                <w:rPr>
                  <w:noProof/>
                  <w:webHidden/>
                </w:rPr>
              </w:rPrChange>
            </w:rPr>
            <w:fldChar w:fldCharType="separate"/>
          </w:r>
          <w:ins w:id="1422" w:author="Tima" w:date="2026-01-19T23:12:00Z">
            <w:r w:rsidRPr="00F672CF">
              <w:rPr>
                <w:rFonts w:ascii="Times New Roman" w:hAnsi="Times New Roman" w:cs="Times New Roman"/>
                <w:noProof/>
                <w:webHidden/>
                <w:sz w:val="24"/>
                <w:szCs w:val="24"/>
                <w:rPrChange w:id="1423" w:author="Tima" w:date="2026-01-19T23:13:00Z">
                  <w:rPr>
                    <w:noProof/>
                    <w:webHidden/>
                  </w:rPr>
                </w:rPrChange>
              </w:rPr>
              <w:t>44</w:t>
            </w:r>
            <w:r w:rsidRPr="00F672CF">
              <w:rPr>
                <w:rFonts w:ascii="Times New Roman" w:hAnsi="Times New Roman" w:cs="Times New Roman"/>
                <w:noProof/>
                <w:webHidden/>
                <w:sz w:val="24"/>
                <w:szCs w:val="24"/>
                <w:rPrChange w:id="1424" w:author="Tima" w:date="2026-01-19T23:13:00Z">
                  <w:rPr>
                    <w:noProof/>
                    <w:webHidden/>
                  </w:rPr>
                </w:rPrChange>
              </w:rPr>
              <w:fldChar w:fldCharType="end"/>
            </w:r>
            <w:r w:rsidRPr="00F672CF">
              <w:rPr>
                <w:rStyle w:val="af6"/>
                <w:rFonts w:ascii="Times New Roman" w:hAnsi="Times New Roman" w:cs="Times New Roman"/>
                <w:noProof/>
                <w:sz w:val="24"/>
                <w:szCs w:val="24"/>
                <w:rPrChange w:id="1425" w:author="Tima" w:date="2026-01-19T23:13:00Z">
                  <w:rPr>
                    <w:rStyle w:val="af6"/>
                    <w:noProof/>
                  </w:rPr>
                </w:rPrChange>
              </w:rPr>
              <w:fldChar w:fldCharType="end"/>
            </w:r>
          </w:ins>
        </w:p>
        <w:p w14:paraId="11B981C8" w14:textId="180539F4" w:rsidR="00F672CF" w:rsidRPr="00F672CF" w:rsidRDefault="00F672CF">
          <w:pPr>
            <w:pStyle w:val="21"/>
            <w:tabs>
              <w:tab w:val="left" w:pos="880"/>
              <w:tab w:val="right" w:leader="dot" w:pos="9345"/>
            </w:tabs>
            <w:rPr>
              <w:ins w:id="1426" w:author="Tima" w:date="2026-01-19T23:12:00Z"/>
              <w:rFonts w:ascii="Times New Roman" w:eastAsiaTheme="minorEastAsia" w:hAnsi="Times New Roman" w:cs="Times New Roman"/>
              <w:noProof/>
              <w:sz w:val="24"/>
              <w:szCs w:val="24"/>
              <w:lang w:eastAsia="ru-RU"/>
              <w:rPrChange w:id="1427" w:author="Tima" w:date="2026-01-19T23:13:00Z">
                <w:rPr>
                  <w:ins w:id="1428" w:author="Tima" w:date="2026-01-19T23:12:00Z"/>
                  <w:rFonts w:eastAsiaTheme="minorEastAsia"/>
                  <w:noProof/>
                  <w:lang w:eastAsia="ru-RU"/>
                </w:rPr>
              </w:rPrChange>
            </w:rPr>
          </w:pPr>
          <w:ins w:id="1429" w:author="Tima" w:date="2026-01-19T23:12:00Z">
            <w:r w:rsidRPr="00F672CF">
              <w:rPr>
                <w:rStyle w:val="af6"/>
                <w:rFonts w:ascii="Times New Roman" w:hAnsi="Times New Roman" w:cs="Times New Roman"/>
                <w:noProof/>
                <w:sz w:val="24"/>
                <w:szCs w:val="24"/>
                <w:rPrChange w:id="1430" w:author="Tima" w:date="2026-01-19T23:13:00Z">
                  <w:rPr>
                    <w:rStyle w:val="af6"/>
                    <w:noProof/>
                  </w:rPr>
                </w:rPrChange>
              </w:rPr>
              <w:fldChar w:fldCharType="begin"/>
            </w:r>
            <w:r w:rsidRPr="00F672CF">
              <w:rPr>
                <w:rStyle w:val="af6"/>
                <w:rFonts w:ascii="Times New Roman" w:hAnsi="Times New Roman" w:cs="Times New Roman"/>
                <w:noProof/>
                <w:sz w:val="24"/>
                <w:szCs w:val="24"/>
                <w:rPrChange w:id="1431" w:author="Tima" w:date="2026-01-19T23:13:00Z">
                  <w:rPr>
                    <w:rStyle w:val="af6"/>
                    <w:noProof/>
                  </w:rPr>
                </w:rPrChange>
              </w:rPr>
              <w:instrText xml:space="preserve"> </w:instrText>
            </w:r>
            <w:r w:rsidRPr="00F672CF">
              <w:rPr>
                <w:rFonts w:ascii="Times New Roman" w:hAnsi="Times New Roman" w:cs="Times New Roman"/>
                <w:noProof/>
                <w:sz w:val="24"/>
                <w:szCs w:val="24"/>
                <w:rPrChange w:id="1432" w:author="Tima" w:date="2026-01-19T23:13:00Z">
                  <w:rPr>
                    <w:noProof/>
                  </w:rPr>
                </w:rPrChange>
              </w:rPr>
              <w:instrText>HYPERLINK \l "_Toc219756828"</w:instrText>
            </w:r>
            <w:r w:rsidRPr="00F672CF">
              <w:rPr>
                <w:rStyle w:val="af6"/>
                <w:rFonts w:ascii="Times New Roman" w:hAnsi="Times New Roman" w:cs="Times New Roman"/>
                <w:noProof/>
                <w:sz w:val="24"/>
                <w:szCs w:val="24"/>
                <w:rPrChange w:id="1433"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1434" w:author="Tima" w:date="2026-01-19T23:13:00Z">
                  <w:rPr>
                    <w:rStyle w:val="af6"/>
                    <w:noProof/>
                  </w:rPr>
                </w:rPrChange>
              </w:rPr>
            </w:r>
            <w:r w:rsidRPr="00F672CF">
              <w:rPr>
                <w:rStyle w:val="af6"/>
                <w:rFonts w:ascii="Times New Roman" w:hAnsi="Times New Roman" w:cs="Times New Roman"/>
                <w:noProof/>
                <w:sz w:val="24"/>
                <w:szCs w:val="24"/>
                <w:rPrChange w:id="1435"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1436" w:author="Tima" w:date="2026-01-19T23:13:00Z">
                  <w:rPr>
                    <w:rStyle w:val="af6"/>
                    <w:rFonts w:ascii="Times New Roman" w:hAnsi="Times New Roman" w:cs="Times New Roman"/>
                    <w:b/>
                    <w:noProof/>
                  </w:rPr>
                </w:rPrChange>
              </w:rPr>
              <w:t>4.3.</w:t>
            </w:r>
            <w:r w:rsidRPr="00F672CF">
              <w:rPr>
                <w:rFonts w:ascii="Times New Roman" w:eastAsiaTheme="minorEastAsia" w:hAnsi="Times New Roman" w:cs="Times New Roman"/>
                <w:noProof/>
                <w:sz w:val="24"/>
                <w:szCs w:val="24"/>
                <w:lang w:eastAsia="ru-RU"/>
                <w:rPrChange w:id="1437"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1438" w:author="Tima" w:date="2026-01-19T23:13:00Z">
                  <w:rPr>
                    <w:rStyle w:val="af6"/>
                    <w:rFonts w:ascii="Times New Roman" w:hAnsi="Times New Roman" w:cs="Times New Roman"/>
                    <w:b/>
                    <w:noProof/>
                  </w:rPr>
                </w:rPrChange>
              </w:rPr>
              <w:t>Справочник ЭБД</w:t>
            </w:r>
            <w:r w:rsidRPr="00F672CF">
              <w:rPr>
                <w:rFonts w:ascii="Times New Roman" w:hAnsi="Times New Roman" w:cs="Times New Roman"/>
                <w:noProof/>
                <w:webHidden/>
                <w:sz w:val="24"/>
                <w:szCs w:val="24"/>
                <w:rPrChange w:id="1439" w:author="Tima" w:date="2026-01-19T23:13:00Z">
                  <w:rPr>
                    <w:noProof/>
                    <w:webHidden/>
                  </w:rPr>
                </w:rPrChange>
              </w:rPr>
              <w:tab/>
            </w:r>
            <w:r w:rsidRPr="00F672CF">
              <w:rPr>
                <w:rFonts w:ascii="Times New Roman" w:hAnsi="Times New Roman" w:cs="Times New Roman"/>
                <w:noProof/>
                <w:webHidden/>
                <w:sz w:val="24"/>
                <w:szCs w:val="24"/>
                <w:rPrChange w:id="1440" w:author="Tima" w:date="2026-01-19T23:13:00Z">
                  <w:rPr>
                    <w:noProof/>
                    <w:webHidden/>
                  </w:rPr>
                </w:rPrChange>
              </w:rPr>
              <w:fldChar w:fldCharType="begin"/>
            </w:r>
            <w:r w:rsidRPr="00F672CF">
              <w:rPr>
                <w:rFonts w:ascii="Times New Roman" w:hAnsi="Times New Roman" w:cs="Times New Roman"/>
                <w:noProof/>
                <w:webHidden/>
                <w:sz w:val="24"/>
                <w:szCs w:val="24"/>
                <w:rPrChange w:id="1441" w:author="Tima" w:date="2026-01-19T23:13:00Z">
                  <w:rPr>
                    <w:noProof/>
                    <w:webHidden/>
                  </w:rPr>
                </w:rPrChange>
              </w:rPr>
              <w:instrText xml:space="preserve"> PAGEREF _Toc219756828 \h </w:instrText>
            </w:r>
            <w:r w:rsidRPr="00F672CF">
              <w:rPr>
                <w:rFonts w:ascii="Times New Roman" w:hAnsi="Times New Roman" w:cs="Times New Roman"/>
                <w:noProof/>
                <w:webHidden/>
                <w:sz w:val="24"/>
                <w:szCs w:val="24"/>
                <w:rPrChange w:id="1442" w:author="Tima" w:date="2026-01-19T23:13:00Z">
                  <w:rPr>
                    <w:noProof/>
                    <w:webHidden/>
                  </w:rPr>
                </w:rPrChange>
              </w:rPr>
            </w:r>
          </w:ins>
          <w:r w:rsidRPr="00F672CF">
            <w:rPr>
              <w:rFonts w:ascii="Times New Roman" w:hAnsi="Times New Roman" w:cs="Times New Roman"/>
              <w:noProof/>
              <w:webHidden/>
              <w:sz w:val="24"/>
              <w:szCs w:val="24"/>
              <w:rPrChange w:id="1443" w:author="Tima" w:date="2026-01-19T23:13:00Z">
                <w:rPr>
                  <w:noProof/>
                  <w:webHidden/>
                </w:rPr>
              </w:rPrChange>
            </w:rPr>
            <w:fldChar w:fldCharType="separate"/>
          </w:r>
          <w:ins w:id="1444" w:author="Tima" w:date="2026-01-19T23:12:00Z">
            <w:r w:rsidRPr="00F672CF">
              <w:rPr>
                <w:rFonts w:ascii="Times New Roman" w:hAnsi="Times New Roman" w:cs="Times New Roman"/>
                <w:noProof/>
                <w:webHidden/>
                <w:sz w:val="24"/>
                <w:szCs w:val="24"/>
                <w:rPrChange w:id="1445" w:author="Tima" w:date="2026-01-19T23:13:00Z">
                  <w:rPr>
                    <w:noProof/>
                    <w:webHidden/>
                  </w:rPr>
                </w:rPrChange>
              </w:rPr>
              <w:t>45</w:t>
            </w:r>
            <w:r w:rsidRPr="00F672CF">
              <w:rPr>
                <w:rFonts w:ascii="Times New Roman" w:hAnsi="Times New Roman" w:cs="Times New Roman"/>
                <w:noProof/>
                <w:webHidden/>
                <w:sz w:val="24"/>
                <w:szCs w:val="24"/>
                <w:rPrChange w:id="1446" w:author="Tima" w:date="2026-01-19T23:13:00Z">
                  <w:rPr>
                    <w:noProof/>
                    <w:webHidden/>
                  </w:rPr>
                </w:rPrChange>
              </w:rPr>
              <w:fldChar w:fldCharType="end"/>
            </w:r>
            <w:r w:rsidRPr="00F672CF">
              <w:rPr>
                <w:rStyle w:val="af6"/>
                <w:rFonts w:ascii="Times New Roman" w:hAnsi="Times New Roman" w:cs="Times New Roman"/>
                <w:noProof/>
                <w:sz w:val="24"/>
                <w:szCs w:val="24"/>
                <w:rPrChange w:id="1447" w:author="Tima" w:date="2026-01-19T23:13:00Z">
                  <w:rPr>
                    <w:rStyle w:val="af6"/>
                    <w:noProof/>
                  </w:rPr>
                </w:rPrChange>
              </w:rPr>
              <w:fldChar w:fldCharType="end"/>
            </w:r>
          </w:ins>
        </w:p>
        <w:p w14:paraId="14B4A36F" w14:textId="21219611" w:rsidR="00F672CF" w:rsidRPr="00F672CF" w:rsidRDefault="00F672CF">
          <w:pPr>
            <w:pStyle w:val="21"/>
            <w:tabs>
              <w:tab w:val="left" w:pos="880"/>
              <w:tab w:val="right" w:leader="dot" w:pos="9345"/>
            </w:tabs>
            <w:rPr>
              <w:ins w:id="1448" w:author="Tima" w:date="2026-01-19T23:12:00Z"/>
              <w:rFonts w:ascii="Times New Roman" w:eastAsiaTheme="minorEastAsia" w:hAnsi="Times New Roman" w:cs="Times New Roman"/>
              <w:noProof/>
              <w:sz w:val="24"/>
              <w:szCs w:val="24"/>
              <w:lang w:eastAsia="ru-RU"/>
              <w:rPrChange w:id="1449" w:author="Tima" w:date="2026-01-19T23:13:00Z">
                <w:rPr>
                  <w:ins w:id="1450" w:author="Tima" w:date="2026-01-19T23:12:00Z"/>
                  <w:rFonts w:eastAsiaTheme="minorEastAsia"/>
                  <w:noProof/>
                  <w:lang w:eastAsia="ru-RU"/>
                </w:rPr>
              </w:rPrChange>
            </w:rPr>
          </w:pPr>
          <w:ins w:id="1451" w:author="Tima" w:date="2026-01-19T23:12:00Z">
            <w:r w:rsidRPr="00F672CF">
              <w:rPr>
                <w:rStyle w:val="af6"/>
                <w:rFonts w:ascii="Times New Roman" w:hAnsi="Times New Roman" w:cs="Times New Roman"/>
                <w:noProof/>
                <w:sz w:val="24"/>
                <w:szCs w:val="24"/>
                <w:rPrChange w:id="1452" w:author="Tima" w:date="2026-01-19T23:13:00Z">
                  <w:rPr>
                    <w:rStyle w:val="af6"/>
                    <w:noProof/>
                  </w:rPr>
                </w:rPrChange>
              </w:rPr>
              <w:fldChar w:fldCharType="begin"/>
            </w:r>
            <w:r w:rsidRPr="00F672CF">
              <w:rPr>
                <w:rStyle w:val="af6"/>
                <w:rFonts w:ascii="Times New Roman" w:hAnsi="Times New Roman" w:cs="Times New Roman"/>
                <w:noProof/>
                <w:sz w:val="24"/>
                <w:szCs w:val="24"/>
                <w:rPrChange w:id="1453" w:author="Tima" w:date="2026-01-19T23:13:00Z">
                  <w:rPr>
                    <w:rStyle w:val="af6"/>
                    <w:noProof/>
                  </w:rPr>
                </w:rPrChange>
              </w:rPr>
              <w:instrText xml:space="preserve"> </w:instrText>
            </w:r>
            <w:r w:rsidRPr="00F672CF">
              <w:rPr>
                <w:rFonts w:ascii="Times New Roman" w:hAnsi="Times New Roman" w:cs="Times New Roman"/>
                <w:noProof/>
                <w:sz w:val="24"/>
                <w:szCs w:val="24"/>
                <w:rPrChange w:id="1454" w:author="Tima" w:date="2026-01-19T23:13:00Z">
                  <w:rPr>
                    <w:noProof/>
                  </w:rPr>
                </w:rPrChange>
              </w:rPr>
              <w:instrText>HYPERLINK \l "_Toc219756829"</w:instrText>
            </w:r>
            <w:r w:rsidRPr="00F672CF">
              <w:rPr>
                <w:rStyle w:val="af6"/>
                <w:rFonts w:ascii="Times New Roman" w:hAnsi="Times New Roman" w:cs="Times New Roman"/>
                <w:noProof/>
                <w:sz w:val="24"/>
                <w:szCs w:val="24"/>
                <w:rPrChange w:id="1455"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1456" w:author="Tima" w:date="2026-01-19T23:13:00Z">
                  <w:rPr>
                    <w:rStyle w:val="af6"/>
                    <w:noProof/>
                  </w:rPr>
                </w:rPrChange>
              </w:rPr>
            </w:r>
            <w:r w:rsidRPr="00F672CF">
              <w:rPr>
                <w:rStyle w:val="af6"/>
                <w:rFonts w:ascii="Times New Roman" w:hAnsi="Times New Roman" w:cs="Times New Roman"/>
                <w:noProof/>
                <w:sz w:val="24"/>
                <w:szCs w:val="24"/>
                <w:rPrChange w:id="1457"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1458" w:author="Tima" w:date="2026-01-19T23:13:00Z">
                  <w:rPr>
                    <w:rStyle w:val="af6"/>
                    <w:rFonts w:ascii="Times New Roman" w:hAnsi="Times New Roman" w:cs="Times New Roman"/>
                    <w:b/>
                    <w:noProof/>
                  </w:rPr>
                </w:rPrChange>
              </w:rPr>
              <w:t>4.4.</w:t>
            </w:r>
            <w:r w:rsidRPr="00F672CF">
              <w:rPr>
                <w:rFonts w:ascii="Times New Roman" w:eastAsiaTheme="minorEastAsia" w:hAnsi="Times New Roman" w:cs="Times New Roman"/>
                <w:noProof/>
                <w:sz w:val="24"/>
                <w:szCs w:val="24"/>
                <w:lang w:eastAsia="ru-RU"/>
                <w:rPrChange w:id="1459"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1460" w:author="Tima" w:date="2026-01-19T23:13:00Z">
                  <w:rPr>
                    <w:rStyle w:val="af6"/>
                    <w:rFonts w:ascii="Times New Roman" w:hAnsi="Times New Roman" w:cs="Times New Roman"/>
                    <w:b/>
                    <w:noProof/>
                  </w:rPr>
                </w:rPrChange>
              </w:rPr>
              <w:t>Правила применения элементов бизнес-данных в сообщениях</w:t>
            </w:r>
            <w:r w:rsidRPr="00F672CF">
              <w:rPr>
                <w:rFonts w:ascii="Times New Roman" w:hAnsi="Times New Roman" w:cs="Times New Roman"/>
                <w:noProof/>
                <w:webHidden/>
                <w:sz w:val="24"/>
                <w:szCs w:val="24"/>
                <w:rPrChange w:id="1461" w:author="Tima" w:date="2026-01-19T23:13:00Z">
                  <w:rPr>
                    <w:noProof/>
                    <w:webHidden/>
                  </w:rPr>
                </w:rPrChange>
              </w:rPr>
              <w:tab/>
            </w:r>
            <w:r w:rsidRPr="00F672CF">
              <w:rPr>
                <w:rFonts w:ascii="Times New Roman" w:hAnsi="Times New Roman" w:cs="Times New Roman"/>
                <w:noProof/>
                <w:webHidden/>
                <w:sz w:val="24"/>
                <w:szCs w:val="24"/>
                <w:rPrChange w:id="1462" w:author="Tima" w:date="2026-01-19T23:13:00Z">
                  <w:rPr>
                    <w:noProof/>
                    <w:webHidden/>
                  </w:rPr>
                </w:rPrChange>
              </w:rPr>
              <w:fldChar w:fldCharType="begin"/>
            </w:r>
            <w:r w:rsidRPr="00F672CF">
              <w:rPr>
                <w:rFonts w:ascii="Times New Roman" w:hAnsi="Times New Roman" w:cs="Times New Roman"/>
                <w:noProof/>
                <w:webHidden/>
                <w:sz w:val="24"/>
                <w:szCs w:val="24"/>
                <w:rPrChange w:id="1463" w:author="Tima" w:date="2026-01-19T23:13:00Z">
                  <w:rPr>
                    <w:noProof/>
                    <w:webHidden/>
                  </w:rPr>
                </w:rPrChange>
              </w:rPr>
              <w:instrText xml:space="preserve"> PAGEREF _Toc219756829 \h </w:instrText>
            </w:r>
            <w:r w:rsidRPr="00F672CF">
              <w:rPr>
                <w:rFonts w:ascii="Times New Roman" w:hAnsi="Times New Roman" w:cs="Times New Roman"/>
                <w:noProof/>
                <w:webHidden/>
                <w:sz w:val="24"/>
                <w:szCs w:val="24"/>
                <w:rPrChange w:id="1464" w:author="Tima" w:date="2026-01-19T23:13:00Z">
                  <w:rPr>
                    <w:noProof/>
                    <w:webHidden/>
                  </w:rPr>
                </w:rPrChange>
              </w:rPr>
            </w:r>
          </w:ins>
          <w:r w:rsidRPr="00F672CF">
            <w:rPr>
              <w:rFonts w:ascii="Times New Roman" w:hAnsi="Times New Roman" w:cs="Times New Roman"/>
              <w:noProof/>
              <w:webHidden/>
              <w:sz w:val="24"/>
              <w:szCs w:val="24"/>
              <w:rPrChange w:id="1465" w:author="Tima" w:date="2026-01-19T23:13:00Z">
                <w:rPr>
                  <w:noProof/>
                  <w:webHidden/>
                </w:rPr>
              </w:rPrChange>
            </w:rPr>
            <w:fldChar w:fldCharType="separate"/>
          </w:r>
          <w:ins w:id="1466" w:author="Tima" w:date="2026-01-19T23:12:00Z">
            <w:r w:rsidRPr="00F672CF">
              <w:rPr>
                <w:rFonts w:ascii="Times New Roman" w:hAnsi="Times New Roman" w:cs="Times New Roman"/>
                <w:noProof/>
                <w:webHidden/>
                <w:sz w:val="24"/>
                <w:szCs w:val="24"/>
                <w:rPrChange w:id="1467" w:author="Tima" w:date="2026-01-19T23:13:00Z">
                  <w:rPr>
                    <w:noProof/>
                    <w:webHidden/>
                  </w:rPr>
                </w:rPrChange>
              </w:rPr>
              <w:t>49</w:t>
            </w:r>
            <w:r w:rsidRPr="00F672CF">
              <w:rPr>
                <w:rFonts w:ascii="Times New Roman" w:hAnsi="Times New Roman" w:cs="Times New Roman"/>
                <w:noProof/>
                <w:webHidden/>
                <w:sz w:val="24"/>
                <w:szCs w:val="24"/>
                <w:rPrChange w:id="1468" w:author="Tima" w:date="2026-01-19T23:13:00Z">
                  <w:rPr>
                    <w:noProof/>
                    <w:webHidden/>
                  </w:rPr>
                </w:rPrChange>
              </w:rPr>
              <w:fldChar w:fldCharType="end"/>
            </w:r>
            <w:r w:rsidRPr="00F672CF">
              <w:rPr>
                <w:rStyle w:val="af6"/>
                <w:rFonts w:ascii="Times New Roman" w:hAnsi="Times New Roman" w:cs="Times New Roman"/>
                <w:noProof/>
                <w:sz w:val="24"/>
                <w:szCs w:val="24"/>
                <w:rPrChange w:id="1469" w:author="Tima" w:date="2026-01-19T23:13:00Z">
                  <w:rPr>
                    <w:rStyle w:val="af6"/>
                    <w:noProof/>
                  </w:rPr>
                </w:rPrChange>
              </w:rPr>
              <w:fldChar w:fldCharType="end"/>
            </w:r>
          </w:ins>
        </w:p>
        <w:p w14:paraId="70EEA1A1" w14:textId="0208257B" w:rsidR="00F672CF" w:rsidRPr="00F672CF" w:rsidRDefault="00F672CF">
          <w:pPr>
            <w:pStyle w:val="11"/>
            <w:tabs>
              <w:tab w:val="left" w:pos="440"/>
              <w:tab w:val="right" w:leader="dot" w:pos="9345"/>
            </w:tabs>
            <w:rPr>
              <w:ins w:id="1470" w:author="Tima" w:date="2026-01-19T23:12:00Z"/>
              <w:rFonts w:ascii="Times New Roman" w:eastAsiaTheme="minorEastAsia" w:hAnsi="Times New Roman" w:cs="Times New Roman"/>
              <w:noProof/>
              <w:sz w:val="24"/>
              <w:szCs w:val="24"/>
              <w:lang w:eastAsia="ru-RU"/>
              <w:rPrChange w:id="1471" w:author="Tima" w:date="2026-01-19T23:13:00Z">
                <w:rPr>
                  <w:ins w:id="1472" w:author="Tima" w:date="2026-01-19T23:12:00Z"/>
                  <w:rFonts w:eastAsiaTheme="minorEastAsia"/>
                  <w:noProof/>
                  <w:lang w:eastAsia="ru-RU"/>
                </w:rPr>
              </w:rPrChange>
            </w:rPr>
          </w:pPr>
          <w:ins w:id="1473" w:author="Tima" w:date="2026-01-19T23:12:00Z">
            <w:r w:rsidRPr="00F672CF">
              <w:rPr>
                <w:rStyle w:val="af6"/>
                <w:rFonts w:ascii="Times New Roman" w:hAnsi="Times New Roman" w:cs="Times New Roman"/>
                <w:noProof/>
                <w:sz w:val="24"/>
                <w:szCs w:val="24"/>
                <w:rPrChange w:id="1474" w:author="Tima" w:date="2026-01-19T23:13:00Z">
                  <w:rPr>
                    <w:rStyle w:val="af6"/>
                    <w:noProof/>
                  </w:rPr>
                </w:rPrChange>
              </w:rPr>
              <w:fldChar w:fldCharType="begin"/>
            </w:r>
            <w:r w:rsidRPr="00F672CF">
              <w:rPr>
                <w:rStyle w:val="af6"/>
                <w:rFonts w:ascii="Times New Roman" w:hAnsi="Times New Roman" w:cs="Times New Roman"/>
                <w:noProof/>
                <w:sz w:val="24"/>
                <w:szCs w:val="24"/>
                <w:rPrChange w:id="1475" w:author="Tima" w:date="2026-01-19T23:13:00Z">
                  <w:rPr>
                    <w:rStyle w:val="af6"/>
                    <w:noProof/>
                  </w:rPr>
                </w:rPrChange>
              </w:rPr>
              <w:instrText xml:space="preserve"> </w:instrText>
            </w:r>
            <w:r w:rsidRPr="00F672CF">
              <w:rPr>
                <w:rFonts w:ascii="Times New Roman" w:hAnsi="Times New Roman" w:cs="Times New Roman"/>
                <w:noProof/>
                <w:sz w:val="24"/>
                <w:szCs w:val="24"/>
                <w:rPrChange w:id="1476" w:author="Tima" w:date="2026-01-19T23:13:00Z">
                  <w:rPr>
                    <w:noProof/>
                  </w:rPr>
                </w:rPrChange>
              </w:rPr>
              <w:instrText>HYPERLINK \l "_Toc219756830"</w:instrText>
            </w:r>
            <w:r w:rsidRPr="00F672CF">
              <w:rPr>
                <w:rStyle w:val="af6"/>
                <w:rFonts w:ascii="Times New Roman" w:hAnsi="Times New Roman" w:cs="Times New Roman"/>
                <w:noProof/>
                <w:sz w:val="24"/>
                <w:szCs w:val="24"/>
                <w:rPrChange w:id="1477"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1478" w:author="Tima" w:date="2026-01-19T23:13:00Z">
                  <w:rPr>
                    <w:rStyle w:val="af6"/>
                    <w:noProof/>
                  </w:rPr>
                </w:rPrChange>
              </w:rPr>
            </w:r>
            <w:r w:rsidRPr="00F672CF">
              <w:rPr>
                <w:rStyle w:val="af6"/>
                <w:rFonts w:ascii="Times New Roman" w:hAnsi="Times New Roman" w:cs="Times New Roman"/>
                <w:noProof/>
                <w:sz w:val="24"/>
                <w:szCs w:val="24"/>
                <w:rPrChange w:id="1479"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1480" w:author="Tima" w:date="2026-01-19T23:13:00Z">
                  <w:rPr>
                    <w:rStyle w:val="af6"/>
                    <w:rFonts w:ascii="Times New Roman" w:hAnsi="Times New Roman" w:cs="Times New Roman"/>
                    <w:b/>
                    <w:noProof/>
                  </w:rPr>
                </w:rPrChange>
              </w:rPr>
              <w:t>5.</w:t>
            </w:r>
            <w:r w:rsidRPr="00F672CF">
              <w:rPr>
                <w:rFonts w:ascii="Times New Roman" w:eastAsiaTheme="minorEastAsia" w:hAnsi="Times New Roman" w:cs="Times New Roman"/>
                <w:noProof/>
                <w:sz w:val="24"/>
                <w:szCs w:val="24"/>
                <w:lang w:eastAsia="ru-RU"/>
                <w:rPrChange w:id="1481" w:author="Tima" w:date="2026-01-19T23:13:00Z">
                  <w:rPr>
                    <w:rFonts w:eastAsiaTheme="minorEastAsia"/>
                    <w:noProof/>
                    <w:lang w:eastAsia="ru-RU"/>
                  </w:rPr>
                </w:rPrChange>
              </w:rPr>
              <w:tab/>
            </w:r>
            <w:r w:rsidRPr="00F672CF">
              <w:rPr>
                <w:rStyle w:val="af6"/>
                <w:rFonts w:ascii="Times New Roman" w:hAnsi="Times New Roman" w:cs="Times New Roman"/>
                <w:b/>
                <w:noProof/>
                <w:sz w:val="24"/>
                <w:szCs w:val="24"/>
                <w:rPrChange w:id="1482" w:author="Tima" w:date="2026-01-19T23:13:00Z">
                  <w:rPr>
                    <w:rStyle w:val="af6"/>
                    <w:rFonts w:ascii="Times New Roman" w:hAnsi="Times New Roman" w:cs="Times New Roman"/>
                    <w:b/>
                    <w:noProof/>
                  </w:rPr>
                </w:rPrChange>
              </w:rPr>
              <w:t>ЗАКЛЮЧЕНИЕ</w:t>
            </w:r>
            <w:r w:rsidRPr="00F672CF">
              <w:rPr>
                <w:rFonts w:ascii="Times New Roman" w:hAnsi="Times New Roman" w:cs="Times New Roman"/>
                <w:noProof/>
                <w:webHidden/>
                <w:sz w:val="24"/>
                <w:szCs w:val="24"/>
                <w:rPrChange w:id="1483" w:author="Tima" w:date="2026-01-19T23:13:00Z">
                  <w:rPr>
                    <w:noProof/>
                    <w:webHidden/>
                  </w:rPr>
                </w:rPrChange>
              </w:rPr>
              <w:tab/>
            </w:r>
            <w:r w:rsidRPr="00F672CF">
              <w:rPr>
                <w:rFonts w:ascii="Times New Roman" w:hAnsi="Times New Roman" w:cs="Times New Roman"/>
                <w:noProof/>
                <w:webHidden/>
                <w:sz w:val="24"/>
                <w:szCs w:val="24"/>
                <w:rPrChange w:id="1484" w:author="Tima" w:date="2026-01-19T23:13:00Z">
                  <w:rPr>
                    <w:noProof/>
                    <w:webHidden/>
                  </w:rPr>
                </w:rPrChange>
              </w:rPr>
              <w:fldChar w:fldCharType="begin"/>
            </w:r>
            <w:r w:rsidRPr="00F672CF">
              <w:rPr>
                <w:rFonts w:ascii="Times New Roman" w:hAnsi="Times New Roman" w:cs="Times New Roman"/>
                <w:noProof/>
                <w:webHidden/>
                <w:sz w:val="24"/>
                <w:szCs w:val="24"/>
                <w:rPrChange w:id="1485" w:author="Tima" w:date="2026-01-19T23:13:00Z">
                  <w:rPr>
                    <w:noProof/>
                    <w:webHidden/>
                  </w:rPr>
                </w:rPrChange>
              </w:rPr>
              <w:instrText xml:space="preserve"> PAGEREF _Toc219756830 \h </w:instrText>
            </w:r>
            <w:r w:rsidRPr="00F672CF">
              <w:rPr>
                <w:rFonts w:ascii="Times New Roman" w:hAnsi="Times New Roman" w:cs="Times New Roman"/>
                <w:noProof/>
                <w:webHidden/>
                <w:sz w:val="24"/>
                <w:szCs w:val="24"/>
                <w:rPrChange w:id="1486" w:author="Tima" w:date="2026-01-19T23:13:00Z">
                  <w:rPr>
                    <w:noProof/>
                    <w:webHidden/>
                  </w:rPr>
                </w:rPrChange>
              </w:rPr>
            </w:r>
          </w:ins>
          <w:r w:rsidRPr="00F672CF">
            <w:rPr>
              <w:rFonts w:ascii="Times New Roman" w:hAnsi="Times New Roman" w:cs="Times New Roman"/>
              <w:noProof/>
              <w:webHidden/>
              <w:sz w:val="24"/>
              <w:szCs w:val="24"/>
              <w:rPrChange w:id="1487" w:author="Tima" w:date="2026-01-19T23:13:00Z">
                <w:rPr>
                  <w:noProof/>
                  <w:webHidden/>
                </w:rPr>
              </w:rPrChange>
            </w:rPr>
            <w:fldChar w:fldCharType="separate"/>
          </w:r>
          <w:ins w:id="1488" w:author="Tima" w:date="2026-01-19T23:12:00Z">
            <w:r w:rsidRPr="00F672CF">
              <w:rPr>
                <w:rFonts w:ascii="Times New Roman" w:hAnsi="Times New Roman" w:cs="Times New Roman"/>
                <w:noProof/>
                <w:webHidden/>
                <w:sz w:val="24"/>
                <w:szCs w:val="24"/>
                <w:rPrChange w:id="1489" w:author="Tima" w:date="2026-01-19T23:13:00Z">
                  <w:rPr>
                    <w:noProof/>
                    <w:webHidden/>
                  </w:rPr>
                </w:rPrChange>
              </w:rPr>
              <w:t>51</w:t>
            </w:r>
            <w:r w:rsidRPr="00F672CF">
              <w:rPr>
                <w:rFonts w:ascii="Times New Roman" w:hAnsi="Times New Roman" w:cs="Times New Roman"/>
                <w:noProof/>
                <w:webHidden/>
                <w:sz w:val="24"/>
                <w:szCs w:val="24"/>
                <w:rPrChange w:id="1490" w:author="Tima" w:date="2026-01-19T23:13:00Z">
                  <w:rPr>
                    <w:noProof/>
                    <w:webHidden/>
                  </w:rPr>
                </w:rPrChange>
              </w:rPr>
              <w:fldChar w:fldCharType="end"/>
            </w:r>
            <w:r w:rsidRPr="00F672CF">
              <w:rPr>
                <w:rStyle w:val="af6"/>
                <w:rFonts w:ascii="Times New Roman" w:hAnsi="Times New Roman" w:cs="Times New Roman"/>
                <w:noProof/>
                <w:sz w:val="24"/>
                <w:szCs w:val="24"/>
                <w:rPrChange w:id="1491" w:author="Tima" w:date="2026-01-19T23:13:00Z">
                  <w:rPr>
                    <w:rStyle w:val="af6"/>
                    <w:noProof/>
                  </w:rPr>
                </w:rPrChange>
              </w:rPr>
              <w:fldChar w:fldCharType="end"/>
            </w:r>
          </w:ins>
        </w:p>
        <w:p w14:paraId="0DBB8232" w14:textId="2B90D5AF" w:rsidR="00F672CF" w:rsidRPr="00F672CF" w:rsidRDefault="00F672CF">
          <w:pPr>
            <w:pStyle w:val="11"/>
            <w:tabs>
              <w:tab w:val="right" w:leader="dot" w:pos="9345"/>
            </w:tabs>
            <w:rPr>
              <w:ins w:id="1492" w:author="Tima" w:date="2026-01-19T23:12:00Z"/>
              <w:rFonts w:ascii="Times New Roman" w:eastAsiaTheme="minorEastAsia" w:hAnsi="Times New Roman" w:cs="Times New Roman"/>
              <w:noProof/>
              <w:sz w:val="24"/>
              <w:szCs w:val="24"/>
              <w:lang w:eastAsia="ru-RU"/>
              <w:rPrChange w:id="1493" w:author="Tima" w:date="2026-01-19T23:13:00Z">
                <w:rPr>
                  <w:ins w:id="1494" w:author="Tima" w:date="2026-01-19T23:12:00Z"/>
                  <w:rFonts w:eastAsiaTheme="minorEastAsia"/>
                  <w:noProof/>
                  <w:lang w:eastAsia="ru-RU"/>
                </w:rPr>
              </w:rPrChange>
            </w:rPr>
          </w:pPr>
          <w:ins w:id="1495" w:author="Tima" w:date="2026-01-19T23:12:00Z">
            <w:r w:rsidRPr="00F672CF">
              <w:rPr>
                <w:rStyle w:val="af6"/>
                <w:rFonts w:ascii="Times New Roman" w:hAnsi="Times New Roman" w:cs="Times New Roman"/>
                <w:noProof/>
                <w:sz w:val="24"/>
                <w:szCs w:val="24"/>
                <w:rPrChange w:id="1496" w:author="Tima" w:date="2026-01-19T23:13:00Z">
                  <w:rPr>
                    <w:rStyle w:val="af6"/>
                    <w:noProof/>
                  </w:rPr>
                </w:rPrChange>
              </w:rPr>
              <w:fldChar w:fldCharType="begin"/>
            </w:r>
            <w:r w:rsidRPr="00F672CF">
              <w:rPr>
                <w:rStyle w:val="af6"/>
                <w:rFonts w:ascii="Times New Roman" w:hAnsi="Times New Roman" w:cs="Times New Roman"/>
                <w:noProof/>
                <w:sz w:val="24"/>
                <w:szCs w:val="24"/>
                <w:rPrChange w:id="1497" w:author="Tima" w:date="2026-01-19T23:13:00Z">
                  <w:rPr>
                    <w:rStyle w:val="af6"/>
                    <w:noProof/>
                  </w:rPr>
                </w:rPrChange>
              </w:rPr>
              <w:instrText xml:space="preserve"> </w:instrText>
            </w:r>
            <w:r w:rsidRPr="00F672CF">
              <w:rPr>
                <w:rFonts w:ascii="Times New Roman" w:hAnsi="Times New Roman" w:cs="Times New Roman"/>
                <w:noProof/>
                <w:sz w:val="24"/>
                <w:szCs w:val="24"/>
                <w:rPrChange w:id="1498" w:author="Tima" w:date="2026-01-19T23:13:00Z">
                  <w:rPr>
                    <w:noProof/>
                  </w:rPr>
                </w:rPrChange>
              </w:rPr>
              <w:instrText>HYPERLINK \l "_Toc219756831"</w:instrText>
            </w:r>
            <w:r w:rsidRPr="00F672CF">
              <w:rPr>
                <w:rStyle w:val="af6"/>
                <w:rFonts w:ascii="Times New Roman" w:hAnsi="Times New Roman" w:cs="Times New Roman"/>
                <w:noProof/>
                <w:sz w:val="24"/>
                <w:szCs w:val="24"/>
                <w:rPrChange w:id="1499" w:author="Tima" w:date="2026-01-19T23:13:00Z">
                  <w:rPr>
                    <w:rStyle w:val="af6"/>
                    <w:noProof/>
                  </w:rPr>
                </w:rPrChange>
              </w:rPr>
              <w:instrText xml:space="preserve"> </w:instrText>
            </w:r>
            <w:r w:rsidRPr="00F672CF">
              <w:rPr>
                <w:rStyle w:val="af6"/>
                <w:rFonts w:ascii="Times New Roman" w:hAnsi="Times New Roman" w:cs="Times New Roman"/>
                <w:noProof/>
                <w:sz w:val="24"/>
                <w:szCs w:val="24"/>
                <w:rPrChange w:id="1500" w:author="Tima" w:date="2026-01-19T23:13:00Z">
                  <w:rPr>
                    <w:rStyle w:val="af6"/>
                    <w:noProof/>
                  </w:rPr>
                </w:rPrChange>
              </w:rPr>
            </w:r>
            <w:r w:rsidRPr="00F672CF">
              <w:rPr>
                <w:rStyle w:val="af6"/>
                <w:rFonts w:ascii="Times New Roman" w:hAnsi="Times New Roman" w:cs="Times New Roman"/>
                <w:noProof/>
                <w:sz w:val="24"/>
                <w:szCs w:val="24"/>
                <w:rPrChange w:id="1501" w:author="Tima" w:date="2026-01-19T23:13:00Z">
                  <w:rPr>
                    <w:rStyle w:val="af6"/>
                    <w:noProof/>
                  </w:rPr>
                </w:rPrChange>
              </w:rPr>
              <w:fldChar w:fldCharType="separate"/>
            </w:r>
            <w:r w:rsidRPr="00F672CF">
              <w:rPr>
                <w:rStyle w:val="af6"/>
                <w:rFonts w:ascii="Times New Roman" w:hAnsi="Times New Roman" w:cs="Times New Roman"/>
                <w:b/>
                <w:noProof/>
                <w:sz w:val="24"/>
                <w:szCs w:val="24"/>
                <w:rPrChange w:id="1502" w:author="Tima" w:date="2026-01-19T23:13:00Z">
                  <w:rPr>
                    <w:rStyle w:val="af6"/>
                    <w:rFonts w:ascii="Times New Roman" w:hAnsi="Times New Roman" w:cs="Times New Roman"/>
                    <w:b/>
                    <w:noProof/>
                  </w:rPr>
                </w:rPrChange>
              </w:rPr>
              <w:t>СПИСОК ИСПОЛЬЗОВАННЫХ ИСТОЧНИКОВ</w:t>
            </w:r>
            <w:r w:rsidRPr="00F672CF">
              <w:rPr>
                <w:rFonts w:ascii="Times New Roman" w:hAnsi="Times New Roman" w:cs="Times New Roman"/>
                <w:noProof/>
                <w:webHidden/>
                <w:sz w:val="24"/>
                <w:szCs w:val="24"/>
                <w:rPrChange w:id="1503" w:author="Tima" w:date="2026-01-19T23:13:00Z">
                  <w:rPr>
                    <w:noProof/>
                    <w:webHidden/>
                  </w:rPr>
                </w:rPrChange>
              </w:rPr>
              <w:tab/>
            </w:r>
            <w:r w:rsidRPr="00F672CF">
              <w:rPr>
                <w:rFonts w:ascii="Times New Roman" w:hAnsi="Times New Roman" w:cs="Times New Roman"/>
                <w:noProof/>
                <w:webHidden/>
                <w:sz w:val="24"/>
                <w:szCs w:val="24"/>
                <w:rPrChange w:id="1504" w:author="Tima" w:date="2026-01-19T23:13:00Z">
                  <w:rPr>
                    <w:noProof/>
                    <w:webHidden/>
                  </w:rPr>
                </w:rPrChange>
              </w:rPr>
              <w:fldChar w:fldCharType="begin"/>
            </w:r>
            <w:r w:rsidRPr="00F672CF">
              <w:rPr>
                <w:rFonts w:ascii="Times New Roman" w:hAnsi="Times New Roman" w:cs="Times New Roman"/>
                <w:noProof/>
                <w:webHidden/>
                <w:sz w:val="24"/>
                <w:szCs w:val="24"/>
                <w:rPrChange w:id="1505" w:author="Tima" w:date="2026-01-19T23:13:00Z">
                  <w:rPr>
                    <w:noProof/>
                    <w:webHidden/>
                  </w:rPr>
                </w:rPrChange>
              </w:rPr>
              <w:instrText xml:space="preserve"> PAGEREF _Toc219756831 \h </w:instrText>
            </w:r>
            <w:r w:rsidRPr="00F672CF">
              <w:rPr>
                <w:rFonts w:ascii="Times New Roman" w:hAnsi="Times New Roman" w:cs="Times New Roman"/>
                <w:noProof/>
                <w:webHidden/>
                <w:sz w:val="24"/>
                <w:szCs w:val="24"/>
                <w:rPrChange w:id="1506" w:author="Tima" w:date="2026-01-19T23:13:00Z">
                  <w:rPr>
                    <w:noProof/>
                    <w:webHidden/>
                  </w:rPr>
                </w:rPrChange>
              </w:rPr>
            </w:r>
          </w:ins>
          <w:r w:rsidRPr="00F672CF">
            <w:rPr>
              <w:rFonts w:ascii="Times New Roman" w:hAnsi="Times New Roman" w:cs="Times New Roman"/>
              <w:noProof/>
              <w:webHidden/>
              <w:sz w:val="24"/>
              <w:szCs w:val="24"/>
              <w:rPrChange w:id="1507" w:author="Tima" w:date="2026-01-19T23:13:00Z">
                <w:rPr>
                  <w:noProof/>
                  <w:webHidden/>
                </w:rPr>
              </w:rPrChange>
            </w:rPr>
            <w:fldChar w:fldCharType="separate"/>
          </w:r>
          <w:ins w:id="1508" w:author="Tima" w:date="2026-01-19T23:12:00Z">
            <w:r w:rsidRPr="00F672CF">
              <w:rPr>
                <w:rFonts w:ascii="Times New Roman" w:hAnsi="Times New Roman" w:cs="Times New Roman"/>
                <w:noProof/>
                <w:webHidden/>
                <w:sz w:val="24"/>
                <w:szCs w:val="24"/>
                <w:rPrChange w:id="1509" w:author="Tima" w:date="2026-01-19T23:13:00Z">
                  <w:rPr>
                    <w:noProof/>
                    <w:webHidden/>
                  </w:rPr>
                </w:rPrChange>
              </w:rPr>
              <w:t>52</w:t>
            </w:r>
            <w:r w:rsidRPr="00F672CF">
              <w:rPr>
                <w:rFonts w:ascii="Times New Roman" w:hAnsi="Times New Roman" w:cs="Times New Roman"/>
                <w:noProof/>
                <w:webHidden/>
                <w:sz w:val="24"/>
                <w:szCs w:val="24"/>
                <w:rPrChange w:id="1510" w:author="Tima" w:date="2026-01-19T23:13:00Z">
                  <w:rPr>
                    <w:noProof/>
                    <w:webHidden/>
                  </w:rPr>
                </w:rPrChange>
              </w:rPr>
              <w:fldChar w:fldCharType="end"/>
            </w:r>
            <w:r w:rsidRPr="00F672CF">
              <w:rPr>
                <w:rStyle w:val="af6"/>
                <w:rFonts w:ascii="Times New Roman" w:hAnsi="Times New Roman" w:cs="Times New Roman"/>
                <w:noProof/>
                <w:sz w:val="24"/>
                <w:szCs w:val="24"/>
                <w:rPrChange w:id="1511" w:author="Tima" w:date="2026-01-19T23:13:00Z">
                  <w:rPr>
                    <w:rStyle w:val="af6"/>
                    <w:noProof/>
                  </w:rPr>
                </w:rPrChange>
              </w:rPr>
              <w:fldChar w:fldCharType="end"/>
            </w:r>
          </w:ins>
        </w:p>
        <w:p w14:paraId="02E238F8" w14:textId="75CFD461" w:rsidR="00C04C35" w:rsidRPr="00F672CF" w:rsidDel="00F672CF" w:rsidRDefault="00C04C35">
          <w:pPr>
            <w:pStyle w:val="11"/>
            <w:tabs>
              <w:tab w:val="right" w:leader="dot" w:pos="9345"/>
            </w:tabs>
            <w:rPr>
              <w:del w:id="1512" w:author="Tima" w:date="2026-01-19T23:12:00Z"/>
              <w:rFonts w:ascii="Times New Roman" w:hAnsi="Times New Roman" w:cs="Times New Roman"/>
              <w:noProof/>
              <w:sz w:val="24"/>
              <w:szCs w:val="24"/>
              <w:rPrChange w:id="1513" w:author="Tima" w:date="2026-01-19T23:13:00Z">
                <w:rPr>
                  <w:del w:id="1514" w:author="Tima" w:date="2026-01-19T23:12:00Z"/>
                  <w:noProof/>
                </w:rPr>
              </w:rPrChange>
            </w:rPr>
          </w:pPr>
          <w:del w:id="1515" w:author="Tima" w:date="2026-01-19T23:12:00Z">
            <w:r w:rsidRPr="00F672CF" w:rsidDel="00F672CF">
              <w:rPr>
                <w:rStyle w:val="af6"/>
                <w:rFonts w:ascii="Times New Roman" w:hAnsi="Times New Roman" w:cs="Times New Roman"/>
                <w:b/>
                <w:noProof/>
                <w:sz w:val="24"/>
                <w:szCs w:val="24"/>
                <w:rPrChange w:id="1516" w:author="Tima" w:date="2026-01-19T23:13:00Z">
                  <w:rPr>
                    <w:rStyle w:val="af6"/>
                    <w:rFonts w:ascii="Times New Roman" w:hAnsi="Times New Roman" w:cs="Times New Roman"/>
                    <w:b/>
                    <w:noProof/>
                  </w:rPr>
                </w:rPrChange>
              </w:rPr>
              <w:delText>Оглавление</w:delText>
            </w:r>
            <w:r w:rsidRPr="00F672CF" w:rsidDel="00F672CF">
              <w:rPr>
                <w:rFonts w:ascii="Times New Roman" w:hAnsi="Times New Roman" w:cs="Times New Roman"/>
                <w:noProof/>
                <w:webHidden/>
                <w:sz w:val="24"/>
                <w:szCs w:val="24"/>
                <w:rPrChange w:id="1517" w:author="Tima" w:date="2026-01-19T23:13:00Z">
                  <w:rPr>
                    <w:noProof/>
                    <w:webHidden/>
                  </w:rPr>
                </w:rPrChange>
              </w:rPr>
              <w:tab/>
              <w:delText>2</w:delText>
            </w:r>
          </w:del>
        </w:p>
        <w:p w14:paraId="3BB046F4" w14:textId="3B631D97" w:rsidR="00C04C35" w:rsidRPr="00F672CF" w:rsidDel="00F672CF" w:rsidRDefault="00C04C35">
          <w:pPr>
            <w:pStyle w:val="11"/>
            <w:tabs>
              <w:tab w:val="right" w:leader="dot" w:pos="9345"/>
            </w:tabs>
            <w:rPr>
              <w:del w:id="1518" w:author="Tima" w:date="2026-01-19T23:12:00Z"/>
              <w:rFonts w:ascii="Times New Roman" w:hAnsi="Times New Roman" w:cs="Times New Roman"/>
              <w:noProof/>
              <w:sz w:val="24"/>
              <w:szCs w:val="24"/>
              <w:rPrChange w:id="1519" w:author="Tima" w:date="2026-01-19T23:13:00Z">
                <w:rPr>
                  <w:del w:id="1520" w:author="Tima" w:date="2026-01-19T23:12:00Z"/>
                  <w:noProof/>
                </w:rPr>
              </w:rPrChange>
            </w:rPr>
          </w:pPr>
          <w:del w:id="1521" w:author="Tima" w:date="2026-01-19T23:12:00Z">
            <w:r w:rsidRPr="00F672CF" w:rsidDel="00F672CF">
              <w:rPr>
                <w:rStyle w:val="af6"/>
                <w:rFonts w:ascii="Times New Roman" w:hAnsi="Times New Roman" w:cs="Times New Roman"/>
                <w:b/>
                <w:noProof/>
                <w:sz w:val="24"/>
                <w:szCs w:val="24"/>
                <w:rPrChange w:id="1522" w:author="Tima" w:date="2026-01-19T23:13:00Z">
                  <w:rPr>
                    <w:rStyle w:val="af6"/>
                    <w:rFonts w:ascii="Times New Roman" w:hAnsi="Times New Roman" w:cs="Times New Roman"/>
                    <w:b/>
                    <w:noProof/>
                  </w:rPr>
                </w:rPrChange>
              </w:rPr>
              <w:delText>История изменений</w:delText>
            </w:r>
            <w:r w:rsidRPr="00F672CF" w:rsidDel="00F672CF">
              <w:rPr>
                <w:rFonts w:ascii="Times New Roman" w:hAnsi="Times New Roman" w:cs="Times New Roman"/>
                <w:noProof/>
                <w:webHidden/>
                <w:sz w:val="24"/>
                <w:szCs w:val="24"/>
                <w:rPrChange w:id="1523" w:author="Tima" w:date="2026-01-19T23:13:00Z">
                  <w:rPr>
                    <w:noProof/>
                    <w:webHidden/>
                  </w:rPr>
                </w:rPrChange>
              </w:rPr>
              <w:tab/>
              <w:delText>3</w:delText>
            </w:r>
          </w:del>
        </w:p>
        <w:p w14:paraId="749ED5B5" w14:textId="05460C00" w:rsidR="00C04C35" w:rsidRPr="00F672CF" w:rsidDel="00F672CF" w:rsidRDefault="00C04C35">
          <w:pPr>
            <w:pStyle w:val="11"/>
            <w:tabs>
              <w:tab w:val="right" w:leader="dot" w:pos="9345"/>
            </w:tabs>
            <w:rPr>
              <w:del w:id="1524" w:author="Tima" w:date="2026-01-19T23:12:00Z"/>
              <w:rFonts w:ascii="Times New Roman" w:hAnsi="Times New Roman" w:cs="Times New Roman"/>
              <w:noProof/>
              <w:sz w:val="24"/>
              <w:szCs w:val="24"/>
              <w:rPrChange w:id="1525" w:author="Tima" w:date="2026-01-19T23:13:00Z">
                <w:rPr>
                  <w:del w:id="1526" w:author="Tima" w:date="2026-01-19T23:12:00Z"/>
                  <w:noProof/>
                </w:rPr>
              </w:rPrChange>
            </w:rPr>
          </w:pPr>
          <w:del w:id="1527" w:author="Tima" w:date="2026-01-19T23:12:00Z">
            <w:r w:rsidRPr="00F672CF" w:rsidDel="00F672CF">
              <w:rPr>
                <w:rStyle w:val="af6"/>
                <w:rFonts w:ascii="Times New Roman" w:hAnsi="Times New Roman" w:cs="Times New Roman"/>
                <w:b/>
                <w:noProof/>
                <w:sz w:val="24"/>
                <w:szCs w:val="24"/>
                <w:rPrChange w:id="1528" w:author="Tima" w:date="2026-01-19T23:13:00Z">
                  <w:rPr>
                    <w:rStyle w:val="af6"/>
                    <w:rFonts w:ascii="Times New Roman" w:hAnsi="Times New Roman" w:cs="Times New Roman"/>
                    <w:b/>
                    <w:noProof/>
                  </w:rPr>
                </w:rPrChange>
              </w:rPr>
              <w:delText>ТЕРМИНЫ, ОПРЕДЕЛЕНИЯ И СОКРАЩЕНИЯ</w:delText>
            </w:r>
            <w:r w:rsidRPr="00F672CF" w:rsidDel="00F672CF">
              <w:rPr>
                <w:rFonts w:ascii="Times New Roman" w:hAnsi="Times New Roman" w:cs="Times New Roman"/>
                <w:noProof/>
                <w:webHidden/>
                <w:sz w:val="24"/>
                <w:szCs w:val="24"/>
                <w:rPrChange w:id="1529" w:author="Tima" w:date="2026-01-19T23:13:00Z">
                  <w:rPr>
                    <w:noProof/>
                    <w:webHidden/>
                  </w:rPr>
                </w:rPrChange>
              </w:rPr>
              <w:tab/>
              <w:delText>4</w:delText>
            </w:r>
          </w:del>
        </w:p>
        <w:p w14:paraId="0C797426" w14:textId="67F82230" w:rsidR="00C04C35" w:rsidRPr="00F672CF" w:rsidDel="00F672CF" w:rsidRDefault="00C04C35">
          <w:pPr>
            <w:pStyle w:val="11"/>
            <w:tabs>
              <w:tab w:val="left" w:pos="440"/>
              <w:tab w:val="right" w:leader="dot" w:pos="9345"/>
            </w:tabs>
            <w:rPr>
              <w:del w:id="1530" w:author="Tima" w:date="2026-01-19T23:12:00Z"/>
              <w:rFonts w:ascii="Times New Roman" w:hAnsi="Times New Roman" w:cs="Times New Roman"/>
              <w:noProof/>
              <w:sz w:val="24"/>
              <w:szCs w:val="24"/>
              <w:rPrChange w:id="1531" w:author="Tima" w:date="2026-01-19T23:13:00Z">
                <w:rPr>
                  <w:del w:id="1532" w:author="Tima" w:date="2026-01-19T23:12:00Z"/>
                  <w:noProof/>
                </w:rPr>
              </w:rPrChange>
            </w:rPr>
          </w:pPr>
          <w:del w:id="1533" w:author="Tima" w:date="2026-01-19T23:12:00Z">
            <w:r w:rsidRPr="00F672CF" w:rsidDel="00F672CF">
              <w:rPr>
                <w:rStyle w:val="af6"/>
                <w:rFonts w:ascii="Times New Roman" w:hAnsi="Times New Roman" w:cs="Times New Roman"/>
                <w:b/>
                <w:noProof/>
                <w:sz w:val="24"/>
                <w:szCs w:val="24"/>
                <w:rPrChange w:id="1534" w:author="Tima" w:date="2026-01-19T23:13:00Z">
                  <w:rPr>
                    <w:rStyle w:val="af6"/>
                    <w:rFonts w:ascii="Times New Roman" w:hAnsi="Times New Roman" w:cs="Times New Roman"/>
                    <w:b/>
                    <w:noProof/>
                  </w:rPr>
                </w:rPrChange>
              </w:rPr>
              <w:delText>1.</w:delText>
            </w:r>
            <w:r w:rsidRPr="00F672CF" w:rsidDel="00F672CF">
              <w:rPr>
                <w:rFonts w:ascii="Times New Roman" w:hAnsi="Times New Roman" w:cs="Times New Roman"/>
                <w:noProof/>
                <w:sz w:val="24"/>
                <w:szCs w:val="24"/>
                <w:rPrChange w:id="1535" w:author="Tima" w:date="2026-01-19T23:13:00Z">
                  <w:rPr>
                    <w:noProof/>
                  </w:rPr>
                </w:rPrChange>
              </w:rPr>
              <w:tab/>
            </w:r>
            <w:r w:rsidRPr="00F672CF" w:rsidDel="00F672CF">
              <w:rPr>
                <w:rStyle w:val="af6"/>
                <w:rFonts w:ascii="Times New Roman" w:hAnsi="Times New Roman" w:cs="Times New Roman"/>
                <w:b/>
                <w:noProof/>
                <w:sz w:val="24"/>
                <w:szCs w:val="24"/>
                <w:rPrChange w:id="1536" w:author="Tima" w:date="2026-01-19T23:13:00Z">
                  <w:rPr>
                    <w:rStyle w:val="af6"/>
                    <w:rFonts w:ascii="Times New Roman" w:hAnsi="Times New Roman" w:cs="Times New Roman"/>
                    <w:b/>
                    <w:noProof/>
                  </w:rPr>
                </w:rPrChange>
              </w:rPr>
              <w:delText>ОПИСАНИЕ СЕРВИСА</w:delText>
            </w:r>
            <w:r w:rsidRPr="00F672CF" w:rsidDel="00F672CF">
              <w:rPr>
                <w:rFonts w:ascii="Times New Roman" w:hAnsi="Times New Roman" w:cs="Times New Roman"/>
                <w:noProof/>
                <w:webHidden/>
                <w:sz w:val="24"/>
                <w:szCs w:val="24"/>
                <w:rPrChange w:id="1537" w:author="Tima" w:date="2026-01-19T23:13:00Z">
                  <w:rPr>
                    <w:noProof/>
                    <w:webHidden/>
                  </w:rPr>
                </w:rPrChange>
              </w:rPr>
              <w:tab/>
              <w:delText>5</w:delText>
            </w:r>
          </w:del>
        </w:p>
        <w:p w14:paraId="2A697ECB" w14:textId="26E5B03C" w:rsidR="00C04C35" w:rsidRPr="00F672CF" w:rsidDel="00F672CF" w:rsidRDefault="00C04C35">
          <w:pPr>
            <w:pStyle w:val="21"/>
            <w:tabs>
              <w:tab w:val="left" w:pos="880"/>
              <w:tab w:val="right" w:leader="dot" w:pos="9345"/>
            </w:tabs>
            <w:rPr>
              <w:del w:id="1538" w:author="Tima" w:date="2026-01-19T23:12:00Z"/>
              <w:rFonts w:ascii="Times New Roman" w:hAnsi="Times New Roman" w:cs="Times New Roman"/>
              <w:noProof/>
              <w:sz w:val="24"/>
              <w:szCs w:val="24"/>
              <w:rPrChange w:id="1539" w:author="Tima" w:date="2026-01-19T23:13:00Z">
                <w:rPr>
                  <w:del w:id="1540" w:author="Tima" w:date="2026-01-19T23:12:00Z"/>
                  <w:noProof/>
                </w:rPr>
              </w:rPrChange>
            </w:rPr>
          </w:pPr>
          <w:del w:id="1541" w:author="Tima" w:date="2026-01-19T23:12:00Z">
            <w:r w:rsidRPr="00F672CF" w:rsidDel="00F672CF">
              <w:rPr>
                <w:rStyle w:val="af6"/>
                <w:rFonts w:ascii="Times New Roman" w:hAnsi="Times New Roman" w:cs="Times New Roman"/>
                <w:b/>
                <w:noProof/>
                <w:sz w:val="24"/>
                <w:szCs w:val="24"/>
                <w:rPrChange w:id="1542" w:author="Tima" w:date="2026-01-19T23:13:00Z">
                  <w:rPr>
                    <w:rStyle w:val="af6"/>
                    <w:rFonts w:ascii="Times New Roman" w:hAnsi="Times New Roman" w:cs="Times New Roman"/>
                    <w:b/>
                    <w:noProof/>
                  </w:rPr>
                </w:rPrChange>
              </w:rPr>
              <w:delText>1.1.</w:delText>
            </w:r>
            <w:r w:rsidRPr="00F672CF" w:rsidDel="00F672CF">
              <w:rPr>
                <w:rFonts w:ascii="Times New Roman" w:hAnsi="Times New Roman" w:cs="Times New Roman"/>
                <w:noProof/>
                <w:sz w:val="24"/>
                <w:szCs w:val="24"/>
                <w:rPrChange w:id="1543" w:author="Tima" w:date="2026-01-19T23:13:00Z">
                  <w:rPr>
                    <w:noProof/>
                  </w:rPr>
                </w:rPrChange>
              </w:rPr>
              <w:tab/>
            </w:r>
            <w:r w:rsidRPr="00F672CF" w:rsidDel="00F672CF">
              <w:rPr>
                <w:rStyle w:val="af6"/>
                <w:rFonts w:ascii="Times New Roman" w:hAnsi="Times New Roman" w:cs="Times New Roman"/>
                <w:b/>
                <w:noProof/>
                <w:sz w:val="24"/>
                <w:szCs w:val="24"/>
                <w:rPrChange w:id="1544" w:author="Tima" w:date="2026-01-19T23:13:00Z">
                  <w:rPr>
                    <w:rStyle w:val="af6"/>
                    <w:rFonts w:ascii="Times New Roman" w:hAnsi="Times New Roman" w:cs="Times New Roman"/>
                    <w:b/>
                    <w:noProof/>
                  </w:rPr>
                </w:rPrChange>
              </w:rPr>
              <w:delText>Идея сервиса</w:delText>
            </w:r>
            <w:r w:rsidRPr="00F672CF" w:rsidDel="00F672CF">
              <w:rPr>
                <w:rFonts w:ascii="Times New Roman" w:hAnsi="Times New Roman" w:cs="Times New Roman"/>
                <w:noProof/>
                <w:webHidden/>
                <w:sz w:val="24"/>
                <w:szCs w:val="24"/>
                <w:rPrChange w:id="1545" w:author="Tima" w:date="2026-01-19T23:13:00Z">
                  <w:rPr>
                    <w:noProof/>
                    <w:webHidden/>
                  </w:rPr>
                </w:rPrChange>
              </w:rPr>
              <w:tab/>
              <w:delText>5</w:delText>
            </w:r>
          </w:del>
        </w:p>
        <w:p w14:paraId="2C31F2EF" w14:textId="3F4DEA8E" w:rsidR="00C04C35" w:rsidRPr="00F672CF" w:rsidDel="00F672CF" w:rsidRDefault="00C04C35">
          <w:pPr>
            <w:pStyle w:val="21"/>
            <w:tabs>
              <w:tab w:val="left" w:pos="880"/>
              <w:tab w:val="right" w:leader="dot" w:pos="9345"/>
            </w:tabs>
            <w:rPr>
              <w:del w:id="1546" w:author="Tima" w:date="2026-01-19T23:12:00Z"/>
              <w:rFonts w:ascii="Times New Roman" w:hAnsi="Times New Roman" w:cs="Times New Roman"/>
              <w:noProof/>
              <w:sz w:val="24"/>
              <w:szCs w:val="24"/>
              <w:rPrChange w:id="1547" w:author="Tima" w:date="2026-01-19T23:13:00Z">
                <w:rPr>
                  <w:del w:id="1548" w:author="Tima" w:date="2026-01-19T23:12:00Z"/>
                  <w:noProof/>
                </w:rPr>
              </w:rPrChange>
            </w:rPr>
          </w:pPr>
          <w:del w:id="1549" w:author="Tima" w:date="2026-01-19T23:12:00Z">
            <w:r w:rsidRPr="00F672CF" w:rsidDel="00F672CF">
              <w:rPr>
                <w:rStyle w:val="af6"/>
                <w:rFonts w:ascii="Times New Roman" w:hAnsi="Times New Roman" w:cs="Times New Roman"/>
                <w:b/>
                <w:noProof/>
                <w:sz w:val="24"/>
                <w:szCs w:val="24"/>
                <w:rPrChange w:id="1550" w:author="Tima" w:date="2026-01-19T23:13:00Z">
                  <w:rPr>
                    <w:rStyle w:val="af6"/>
                    <w:rFonts w:ascii="Times New Roman" w:hAnsi="Times New Roman" w:cs="Times New Roman"/>
                    <w:b/>
                    <w:noProof/>
                  </w:rPr>
                </w:rPrChange>
              </w:rPr>
              <w:delText>1.2.</w:delText>
            </w:r>
            <w:r w:rsidRPr="00F672CF" w:rsidDel="00F672CF">
              <w:rPr>
                <w:rFonts w:ascii="Times New Roman" w:hAnsi="Times New Roman" w:cs="Times New Roman"/>
                <w:noProof/>
                <w:sz w:val="24"/>
                <w:szCs w:val="24"/>
                <w:rPrChange w:id="1551" w:author="Tima" w:date="2026-01-19T23:13:00Z">
                  <w:rPr>
                    <w:noProof/>
                  </w:rPr>
                </w:rPrChange>
              </w:rPr>
              <w:tab/>
            </w:r>
            <w:r w:rsidRPr="00F672CF" w:rsidDel="00F672CF">
              <w:rPr>
                <w:rStyle w:val="af6"/>
                <w:rFonts w:ascii="Times New Roman" w:hAnsi="Times New Roman" w:cs="Times New Roman"/>
                <w:b/>
                <w:noProof/>
                <w:sz w:val="24"/>
                <w:szCs w:val="24"/>
                <w:rPrChange w:id="1552" w:author="Tima" w:date="2026-01-19T23:13:00Z">
                  <w:rPr>
                    <w:rStyle w:val="af6"/>
                    <w:rFonts w:ascii="Times New Roman" w:hAnsi="Times New Roman" w:cs="Times New Roman"/>
                    <w:b/>
                    <w:noProof/>
                  </w:rPr>
                </w:rPrChange>
              </w:rPr>
              <w:delText>Акторы. Их описание и функции</w:delText>
            </w:r>
            <w:r w:rsidRPr="00F672CF" w:rsidDel="00F672CF">
              <w:rPr>
                <w:rFonts w:ascii="Times New Roman" w:hAnsi="Times New Roman" w:cs="Times New Roman"/>
                <w:noProof/>
                <w:webHidden/>
                <w:sz w:val="24"/>
                <w:szCs w:val="24"/>
                <w:rPrChange w:id="1553" w:author="Tima" w:date="2026-01-19T23:13:00Z">
                  <w:rPr>
                    <w:noProof/>
                    <w:webHidden/>
                  </w:rPr>
                </w:rPrChange>
              </w:rPr>
              <w:tab/>
              <w:delText>6</w:delText>
            </w:r>
          </w:del>
        </w:p>
        <w:p w14:paraId="134195B7" w14:textId="4418B70C" w:rsidR="00C04C35" w:rsidRPr="00F672CF" w:rsidDel="00F672CF" w:rsidRDefault="00C04C35">
          <w:pPr>
            <w:pStyle w:val="21"/>
            <w:tabs>
              <w:tab w:val="left" w:pos="880"/>
              <w:tab w:val="right" w:leader="dot" w:pos="9345"/>
            </w:tabs>
            <w:rPr>
              <w:del w:id="1554" w:author="Tima" w:date="2026-01-19T23:12:00Z"/>
              <w:rFonts w:ascii="Times New Roman" w:hAnsi="Times New Roman" w:cs="Times New Roman"/>
              <w:noProof/>
              <w:sz w:val="24"/>
              <w:szCs w:val="24"/>
              <w:rPrChange w:id="1555" w:author="Tima" w:date="2026-01-19T23:13:00Z">
                <w:rPr>
                  <w:del w:id="1556" w:author="Tima" w:date="2026-01-19T23:12:00Z"/>
                  <w:noProof/>
                </w:rPr>
              </w:rPrChange>
            </w:rPr>
          </w:pPr>
          <w:del w:id="1557" w:author="Tima" w:date="2026-01-19T23:12:00Z">
            <w:r w:rsidRPr="00F672CF" w:rsidDel="00F672CF">
              <w:rPr>
                <w:rStyle w:val="af6"/>
                <w:rFonts w:ascii="Times New Roman" w:hAnsi="Times New Roman" w:cs="Times New Roman"/>
                <w:b/>
                <w:noProof/>
                <w:sz w:val="24"/>
                <w:szCs w:val="24"/>
                <w:rPrChange w:id="1558" w:author="Tima" w:date="2026-01-19T23:13:00Z">
                  <w:rPr>
                    <w:rStyle w:val="af6"/>
                    <w:rFonts w:ascii="Times New Roman" w:hAnsi="Times New Roman" w:cs="Times New Roman"/>
                    <w:b/>
                    <w:noProof/>
                  </w:rPr>
                </w:rPrChange>
              </w:rPr>
              <w:delText>1.3.</w:delText>
            </w:r>
            <w:r w:rsidRPr="00F672CF" w:rsidDel="00F672CF">
              <w:rPr>
                <w:rFonts w:ascii="Times New Roman" w:hAnsi="Times New Roman" w:cs="Times New Roman"/>
                <w:noProof/>
                <w:sz w:val="24"/>
                <w:szCs w:val="24"/>
                <w:rPrChange w:id="1559" w:author="Tima" w:date="2026-01-19T23:13:00Z">
                  <w:rPr>
                    <w:noProof/>
                  </w:rPr>
                </w:rPrChange>
              </w:rPr>
              <w:tab/>
            </w:r>
            <w:r w:rsidRPr="00F672CF" w:rsidDel="00F672CF">
              <w:rPr>
                <w:rStyle w:val="af6"/>
                <w:rFonts w:ascii="Times New Roman" w:hAnsi="Times New Roman" w:cs="Times New Roman"/>
                <w:b/>
                <w:noProof/>
                <w:sz w:val="24"/>
                <w:szCs w:val="24"/>
                <w:rPrChange w:id="1560" w:author="Tima" w:date="2026-01-19T23:13:00Z">
                  <w:rPr>
                    <w:rStyle w:val="af6"/>
                    <w:rFonts w:ascii="Times New Roman" w:hAnsi="Times New Roman" w:cs="Times New Roman"/>
                    <w:b/>
                    <w:noProof/>
                  </w:rPr>
                </w:rPrChange>
              </w:rPr>
              <w:delText>Архитектурные схемы. Внешние процессы</w:delText>
            </w:r>
            <w:r w:rsidRPr="00F672CF" w:rsidDel="00F672CF">
              <w:rPr>
                <w:rFonts w:ascii="Times New Roman" w:hAnsi="Times New Roman" w:cs="Times New Roman"/>
                <w:noProof/>
                <w:webHidden/>
                <w:sz w:val="24"/>
                <w:szCs w:val="24"/>
                <w:rPrChange w:id="1561" w:author="Tima" w:date="2026-01-19T23:13:00Z">
                  <w:rPr>
                    <w:noProof/>
                    <w:webHidden/>
                  </w:rPr>
                </w:rPrChange>
              </w:rPr>
              <w:tab/>
              <w:delText>7</w:delText>
            </w:r>
          </w:del>
        </w:p>
        <w:p w14:paraId="56194D9E" w14:textId="38C5A92B" w:rsidR="00C04C35" w:rsidRPr="00F672CF" w:rsidDel="00F672CF" w:rsidRDefault="00C04C35">
          <w:pPr>
            <w:pStyle w:val="21"/>
            <w:tabs>
              <w:tab w:val="left" w:pos="880"/>
              <w:tab w:val="right" w:leader="dot" w:pos="9345"/>
            </w:tabs>
            <w:rPr>
              <w:del w:id="1562" w:author="Tima" w:date="2026-01-19T23:12:00Z"/>
              <w:rFonts w:ascii="Times New Roman" w:hAnsi="Times New Roman" w:cs="Times New Roman"/>
              <w:noProof/>
              <w:sz w:val="24"/>
              <w:szCs w:val="24"/>
              <w:rPrChange w:id="1563" w:author="Tima" w:date="2026-01-19T23:13:00Z">
                <w:rPr>
                  <w:del w:id="1564" w:author="Tima" w:date="2026-01-19T23:12:00Z"/>
                  <w:noProof/>
                </w:rPr>
              </w:rPrChange>
            </w:rPr>
          </w:pPr>
          <w:del w:id="1565" w:author="Tima" w:date="2026-01-19T23:12:00Z">
            <w:r w:rsidRPr="00F672CF" w:rsidDel="00F672CF">
              <w:rPr>
                <w:rStyle w:val="af6"/>
                <w:rFonts w:ascii="Times New Roman" w:hAnsi="Times New Roman" w:cs="Times New Roman"/>
                <w:b/>
                <w:noProof/>
                <w:sz w:val="24"/>
                <w:szCs w:val="24"/>
                <w:rPrChange w:id="1566" w:author="Tima" w:date="2026-01-19T23:13:00Z">
                  <w:rPr>
                    <w:rStyle w:val="af6"/>
                    <w:rFonts w:ascii="Times New Roman" w:hAnsi="Times New Roman" w:cs="Times New Roman"/>
                    <w:b/>
                    <w:noProof/>
                  </w:rPr>
                </w:rPrChange>
              </w:rPr>
              <w:delText>1.4.</w:delText>
            </w:r>
            <w:r w:rsidRPr="00F672CF" w:rsidDel="00F672CF">
              <w:rPr>
                <w:rFonts w:ascii="Times New Roman" w:hAnsi="Times New Roman" w:cs="Times New Roman"/>
                <w:noProof/>
                <w:sz w:val="24"/>
                <w:szCs w:val="24"/>
                <w:rPrChange w:id="1567" w:author="Tima" w:date="2026-01-19T23:13:00Z">
                  <w:rPr>
                    <w:noProof/>
                  </w:rPr>
                </w:rPrChange>
              </w:rPr>
              <w:tab/>
            </w:r>
            <w:r w:rsidRPr="00F672CF" w:rsidDel="00F672CF">
              <w:rPr>
                <w:rStyle w:val="af6"/>
                <w:rFonts w:ascii="Times New Roman" w:hAnsi="Times New Roman" w:cs="Times New Roman"/>
                <w:b/>
                <w:noProof/>
                <w:sz w:val="24"/>
                <w:szCs w:val="24"/>
                <w:rPrChange w:id="1568" w:author="Tima" w:date="2026-01-19T23:13:00Z">
                  <w:rPr>
                    <w:rStyle w:val="af6"/>
                    <w:rFonts w:ascii="Times New Roman" w:hAnsi="Times New Roman" w:cs="Times New Roman"/>
                    <w:b/>
                    <w:noProof/>
                  </w:rPr>
                </w:rPrChange>
              </w:rPr>
              <w:delText>Пользовательские сценарии</w:delText>
            </w:r>
            <w:r w:rsidRPr="00F672CF" w:rsidDel="00F672CF">
              <w:rPr>
                <w:rFonts w:ascii="Times New Roman" w:hAnsi="Times New Roman" w:cs="Times New Roman"/>
                <w:noProof/>
                <w:webHidden/>
                <w:sz w:val="24"/>
                <w:szCs w:val="24"/>
                <w:rPrChange w:id="1569" w:author="Tima" w:date="2026-01-19T23:13:00Z">
                  <w:rPr>
                    <w:noProof/>
                    <w:webHidden/>
                  </w:rPr>
                </w:rPrChange>
              </w:rPr>
              <w:tab/>
              <w:delText>9</w:delText>
            </w:r>
          </w:del>
        </w:p>
        <w:p w14:paraId="23C392D2" w14:textId="09D6C979" w:rsidR="00C04C35" w:rsidRPr="00F672CF" w:rsidDel="00F672CF" w:rsidRDefault="00C04C35">
          <w:pPr>
            <w:pStyle w:val="31"/>
            <w:tabs>
              <w:tab w:val="left" w:pos="1320"/>
              <w:tab w:val="right" w:leader="dot" w:pos="9345"/>
            </w:tabs>
            <w:rPr>
              <w:del w:id="1570" w:author="Tima" w:date="2026-01-19T23:12:00Z"/>
              <w:rFonts w:ascii="Times New Roman" w:hAnsi="Times New Roman" w:cs="Times New Roman"/>
              <w:noProof/>
              <w:sz w:val="24"/>
              <w:szCs w:val="24"/>
              <w:rPrChange w:id="1571" w:author="Tima" w:date="2026-01-19T23:13:00Z">
                <w:rPr>
                  <w:del w:id="1572" w:author="Tima" w:date="2026-01-19T23:12:00Z"/>
                  <w:noProof/>
                </w:rPr>
              </w:rPrChange>
            </w:rPr>
          </w:pPr>
          <w:del w:id="1573" w:author="Tima" w:date="2026-01-19T23:12:00Z">
            <w:r w:rsidRPr="00F672CF" w:rsidDel="00F672CF">
              <w:rPr>
                <w:rStyle w:val="af6"/>
                <w:rFonts w:ascii="Times New Roman" w:hAnsi="Times New Roman" w:cs="Times New Roman"/>
                <w:b/>
                <w:noProof/>
                <w:sz w:val="24"/>
                <w:szCs w:val="24"/>
                <w:rPrChange w:id="1574" w:author="Tima" w:date="2026-01-19T23:13:00Z">
                  <w:rPr>
                    <w:rStyle w:val="af6"/>
                    <w:rFonts w:ascii="Times New Roman" w:hAnsi="Times New Roman" w:cs="Times New Roman"/>
                    <w:b/>
                    <w:noProof/>
                  </w:rPr>
                </w:rPrChange>
              </w:rPr>
              <w:delText>1.4.1.</w:delText>
            </w:r>
            <w:r w:rsidRPr="00F672CF" w:rsidDel="00F672CF">
              <w:rPr>
                <w:rFonts w:ascii="Times New Roman" w:hAnsi="Times New Roman" w:cs="Times New Roman"/>
                <w:noProof/>
                <w:sz w:val="24"/>
                <w:szCs w:val="24"/>
                <w:rPrChange w:id="1575" w:author="Tima" w:date="2026-01-19T23:13:00Z">
                  <w:rPr>
                    <w:noProof/>
                  </w:rPr>
                </w:rPrChange>
              </w:rPr>
              <w:tab/>
            </w:r>
            <w:r w:rsidRPr="00F672CF" w:rsidDel="00F672CF">
              <w:rPr>
                <w:rStyle w:val="af6"/>
                <w:rFonts w:ascii="Times New Roman" w:hAnsi="Times New Roman" w:cs="Times New Roman"/>
                <w:b/>
                <w:noProof/>
                <w:sz w:val="24"/>
                <w:szCs w:val="24"/>
                <w:rPrChange w:id="1576" w:author="Tima" w:date="2026-01-19T23:13:00Z">
                  <w:rPr>
                    <w:rStyle w:val="af6"/>
                    <w:rFonts w:ascii="Times New Roman" w:hAnsi="Times New Roman" w:cs="Times New Roman"/>
                    <w:b/>
                    <w:noProof/>
                  </w:rPr>
                </w:rPrChange>
              </w:rPr>
              <w:delText>Перечень пользовательских сценариев</w:delText>
            </w:r>
            <w:r w:rsidRPr="00F672CF" w:rsidDel="00F672CF">
              <w:rPr>
                <w:rFonts w:ascii="Times New Roman" w:hAnsi="Times New Roman" w:cs="Times New Roman"/>
                <w:noProof/>
                <w:webHidden/>
                <w:sz w:val="24"/>
                <w:szCs w:val="24"/>
                <w:rPrChange w:id="1577" w:author="Tima" w:date="2026-01-19T23:13:00Z">
                  <w:rPr>
                    <w:noProof/>
                    <w:webHidden/>
                  </w:rPr>
                </w:rPrChange>
              </w:rPr>
              <w:tab/>
              <w:delText>9</w:delText>
            </w:r>
          </w:del>
        </w:p>
        <w:p w14:paraId="20E455C3" w14:textId="14DA1021" w:rsidR="00C04C35" w:rsidRPr="00F672CF" w:rsidDel="00F672CF" w:rsidRDefault="00C04C35">
          <w:pPr>
            <w:pStyle w:val="31"/>
            <w:tabs>
              <w:tab w:val="left" w:pos="1320"/>
              <w:tab w:val="right" w:leader="dot" w:pos="9345"/>
            </w:tabs>
            <w:rPr>
              <w:del w:id="1578" w:author="Tima" w:date="2026-01-19T23:12:00Z"/>
              <w:rFonts w:ascii="Times New Roman" w:hAnsi="Times New Roman" w:cs="Times New Roman"/>
              <w:noProof/>
              <w:sz w:val="24"/>
              <w:szCs w:val="24"/>
              <w:rPrChange w:id="1579" w:author="Tima" w:date="2026-01-19T23:13:00Z">
                <w:rPr>
                  <w:del w:id="1580" w:author="Tima" w:date="2026-01-19T23:12:00Z"/>
                  <w:noProof/>
                </w:rPr>
              </w:rPrChange>
            </w:rPr>
          </w:pPr>
          <w:del w:id="1581" w:author="Tima" w:date="2026-01-19T23:12:00Z">
            <w:r w:rsidRPr="00F672CF" w:rsidDel="00F672CF">
              <w:rPr>
                <w:rStyle w:val="af6"/>
                <w:rFonts w:ascii="Times New Roman" w:hAnsi="Times New Roman" w:cs="Times New Roman"/>
                <w:b/>
                <w:noProof/>
                <w:sz w:val="24"/>
                <w:szCs w:val="24"/>
                <w:rPrChange w:id="1582" w:author="Tima" w:date="2026-01-19T23:13:00Z">
                  <w:rPr>
                    <w:rStyle w:val="af6"/>
                    <w:rFonts w:ascii="Times New Roman" w:hAnsi="Times New Roman" w:cs="Times New Roman"/>
                    <w:b/>
                    <w:noProof/>
                  </w:rPr>
                </w:rPrChange>
              </w:rPr>
              <w:delText>1.4.2.</w:delText>
            </w:r>
            <w:r w:rsidRPr="00F672CF" w:rsidDel="00F672CF">
              <w:rPr>
                <w:rFonts w:ascii="Times New Roman" w:hAnsi="Times New Roman" w:cs="Times New Roman"/>
                <w:noProof/>
                <w:sz w:val="24"/>
                <w:szCs w:val="24"/>
                <w:rPrChange w:id="1583" w:author="Tima" w:date="2026-01-19T23:13:00Z">
                  <w:rPr>
                    <w:noProof/>
                  </w:rPr>
                </w:rPrChange>
              </w:rPr>
              <w:tab/>
            </w:r>
            <w:r w:rsidRPr="00F672CF" w:rsidDel="00F672CF">
              <w:rPr>
                <w:rStyle w:val="af6"/>
                <w:rFonts w:ascii="Times New Roman" w:hAnsi="Times New Roman" w:cs="Times New Roman"/>
                <w:b/>
                <w:noProof/>
                <w:sz w:val="24"/>
                <w:szCs w:val="24"/>
                <w:rPrChange w:id="1584" w:author="Tima" w:date="2026-01-19T23:13:00Z">
                  <w:rPr>
                    <w:rStyle w:val="af6"/>
                    <w:rFonts w:ascii="Times New Roman" w:hAnsi="Times New Roman" w:cs="Times New Roman"/>
                    <w:b/>
                    <w:noProof/>
                  </w:rPr>
                </w:rPrChange>
              </w:rPr>
              <w:delText>Диаграмма прецедентов</w:delText>
            </w:r>
            <w:r w:rsidRPr="00F672CF" w:rsidDel="00F672CF">
              <w:rPr>
                <w:rFonts w:ascii="Times New Roman" w:hAnsi="Times New Roman" w:cs="Times New Roman"/>
                <w:noProof/>
                <w:webHidden/>
                <w:sz w:val="24"/>
                <w:szCs w:val="24"/>
                <w:rPrChange w:id="1585" w:author="Tima" w:date="2026-01-19T23:13:00Z">
                  <w:rPr>
                    <w:noProof/>
                    <w:webHidden/>
                  </w:rPr>
                </w:rPrChange>
              </w:rPr>
              <w:tab/>
              <w:delText>10</w:delText>
            </w:r>
          </w:del>
        </w:p>
        <w:p w14:paraId="72BADAA6" w14:textId="440C8BF2" w:rsidR="00C04C35" w:rsidRPr="00F672CF" w:rsidDel="00F672CF" w:rsidRDefault="00C04C35">
          <w:pPr>
            <w:pStyle w:val="31"/>
            <w:tabs>
              <w:tab w:val="left" w:pos="1320"/>
              <w:tab w:val="right" w:leader="dot" w:pos="9345"/>
            </w:tabs>
            <w:rPr>
              <w:del w:id="1586" w:author="Tima" w:date="2026-01-19T23:12:00Z"/>
              <w:rFonts w:ascii="Times New Roman" w:hAnsi="Times New Roman" w:cs="Times New Roman"/>
              <w:noProof/>
              <w:sz w:val="24"/>
              <w:szCs w:val="24"/>
              <w:rPrChange w:id="1587" w:author="Tima" w:date="2026-01-19T23:13:00Z">
                <w:rPr>
                  <w:del w:id="1588" w:author="Tima" w:date="2026-01-19T23:12:00Z"/>
                  <w:noProof/>
                </w:rPr>
              </w:rPrChange>
            </w:rPr>
          </w:pPr>
          <w:del w:id="1589" w:author="Tima" w:date="2026-01-19T23:12:00Z">
            <w:r w:rsidRPr="00F672CF" w:rsidDel="00F672CF">
              <w:rPr>
                <w:rStyle w:val="af6"/>
                <w:rFonts w:ascii="Times New Roman" w:hAnsi="Times New Roman" w:cs="Times New Roman"/>
                <w:b/>
                <w:noProof/>
                <w:sz w:val="24"/>
                <w:szCs w:val="24"/>
                <w:rPrChange w:id="1590" w:author="Tima" w:date="2026-01-19T23:13:00Z">
                  <w:rPr>
                    <w:rStyle w:val="af6"/>
                    <w:rFonts w:ascii="Times New Roman" w:hAnsi="Times New Roman" w:cs="Times New Roman"/>
                    <w:b/>
                    <w:noProof/>
                  </w:rPr>
                </w:rPrChange>
              </w:rPr>
              <w:delText>1.4.3.</w:delText>
            </w:r>
            <w:r w:rsidRPr="00F672CF" w:rsidDel="00F672CF">
              <w:rPr>
                <w:rFonts w:ascii="Times New Roman" w:hAnsi="Times New Roman" w:cs="Times New Roman"/>
                <w:noProof/>
                <w:sz w:val="24"/>
                <w:szCs w:val="24"/>
                <w:rPrChange w:id="1591" w:author="Tima" w:date="2026-01-19T23:13:00Z">
                  <w:rPr>
                    <w:noProof/>
                  </w:rPr>
                </w:rPrChange>
              </w:rPr>
              <w:tab/>
            </w:r>
            <w:r w:rsidRPr="00F672CF" w:rsidDel="00F672CF">
              <w:rPr>
                <w:rStyle w:val="af6"/>
                <w:rFonts w:ascii="Times New Roman" w:hAnsi="Times New Roman" w:cs="Times New Roman"/>
                <w:b/>
                <w:noProof/>
                <w:sz w:val="24"/>
                <w:szCs w:val="24"/>
                <w:rPrChange w:id="1592" w:author="Tima" w:date="2026-01-19T23:13:00Z">
                  <w:rPr>
                    <w:rStyle w:val="af6"/>
                    <w:rFonts w:ascii="Times New Roman" w:hAnsi="Times New Roman" w:cs="Times New Roman"/>
                    <w:b/>
                    <w:noProof/>
                  </w:rPr>
                </w:rPrChange>
              </w:rPr>
              <w:delText>Описание ключевых пользовательских сценариев</w:delText>
            </w:r>
            <w:r w:rsidRPr="00F672CF" w:rsidDel="00F672CF">
              <w:rPr>
                <w:rFonts w:ascii="Times New Roman" w:hAnsi="Times New Roman" w:cs="Times New Roman"/>
                <w:noProof/>
                <w:webHidden/>
                <w:sz w:val="24"/>
                <w:szCs w:val="24"/>
                <w:rPrChange w:id="1593" w:author="Tima" w:date="2026-01-19T23:13:00Z">
                  <w:rPr>
                    <w:noProof/>
                    <w:webHidden/>
                  </w:rPr>
                </w:rPrChange>
              </w:rPr>
              <w:tab/>
              <w:delText>10</w:delText>
            </w:r>
          </w:del>
        </w:p>
        <w:p w14:paraId="05631715" w14:textId="3937405C" w:rsidR="00C04C35" w:rsidRPr="00F672CF" w:rsidDel="00F672CF" w:rsidRDefault="00C04C35">
          <w:pPr>
            <w:pStyle w:val="21"/>
            <w:tabs>
              <w:tab w:val="left" w:pos="880"/>
              <w:tab w:val="right" w:leader="dot" w:pos="9345"/>
            </w:tabs>
            <w:rPr>
              <w:del w:id="1594" w:author="Tima" w:date="2026-01-19T23:12:00Z"/>
              <w:rFonts w:ascii="Times New Roman" w:hAnsi="Times New Roman" w:cs="Times New Roman"/>
              <w:noProof/>
              <w:sz w:val="24"/>
              <w:szCs w:val="24"/>
              <w:rPrChange w:id="1595" w:author="Tima" w:date="2026-01-19T23:13:00Z">
                <w:rPr>
                  <w:del w:id="1596" w:author="Tima" w:date="2026-01-19T23:12:00Z"/>
                  <w:noProof/>
                </w:rPr>
              </w:rPrChange>
            </w:rPr>
          </w:pPr>
          <w:del w:id="1597" w:author="Tima" w:date="2026-01-19T23:12:00Z">
            <w:r w:rsidRPr="00F672CF" w:rsidDel="00F672CF">
              <w:rPr>
                <w:rStyle w:val="af6"/>
                <w:rFonts w:ascii="Times New Roman" w:hAnsi="Times New Roman" w:cs="Times New Roman"/>
                <w:b/>
                <w:noProof/>
                <w:sz w:val="24"/>
                <w:szCs w:val="24"/>
                <w:rPrChange w:id="1598" w:author="Tima" w:date="2026-01-19T23:13:00Z">
                  <w:rPr>
                    <w:rStyle w:val="af6"/>
                    <w:rFonts w:ascii="Times New Roman" w:hAnsi="Times New Roman" w:cs="Times New Roman"/>
                    <w:b/>
                    <w:noProof/>
                  </w:rPr>
                </w:rPrChange>
              </w:rPr>
              <w:delText>1.5.</w:delText>
            </w:r>
            <w:r w:rsidRPr="00F672CF" w:rsidDel="00F672CF">
              <w:rPr>
                <w:rFonts w:ascii="Times New Roman" w:hAnsi="Times New Roman" w:cs="Times New Roman"/>
                <w:noProof/>
                <w:sz w:val="24"/>
                <w:szCs w:val="24"/>
                <w:rPrChange w:id="1599" w:author="Tima" w:date="2026-01-19T23:13:00Z">
                  <w:rPr>
                    <w:noProof/>
                  </w:rPr>
                </w:rPrChange>
              </w:rPr>
              <w:tab/>
            </w:r>
            <w:r w:rsidRPr="00F672CF" w:rsidDel="00F672CF">
              <w:rPr>
                <w:rStyle w:val="af6"/>
                <w:rFonts w:ascii="Times New Roman" w:hAnsi="Times New Roman" w:cs="Times New Roman"/>
                <w:b/>
                <w:noProof/>
                <w:sz w:val="24"/>
                <w:szCs w:val="24"/>
                <w:rPrChange w:id="1600" w:author="Tima" w:date="2026-01-19T23:13:00Z">
                  <w:rPr>
                    <w:rStyle w:val="af6"/>
                    <w:rFonts w:ascii="Times New Roman" w:hAnsi="Times New Roman" w:cs="Times New Roman"/>
                    <w:b/>
                    <w:noProof/>
                  </w:rPr>
                </w:rPrChange>
              </w:rPr>
              <w:delText>Прототипы пользовательского пути</w:delText>
            </w:r>
            <w:r w:rsidRPr="00F672CF" w:rsidDel="00F672CF">
              <w:rPr>
                <w:rFonts w:ascii="Times New Roman" w:hAnsi="Times New Roman" w:cs="Times New Roman"/>
                <w:noProof/>
                <w:webHidden/>
                <w:sz w:val="24"/>
                <w:szCs w:val="24"/>
                <w:rPrChange w:id="1601" w:author="Tima" w:date="2026-01-19T23:13:00Z">
                  <w:rPr>
                    <w:noProof/>
                    <w:webHidden/>
                  </w:rPr>
                </w:rPrChange>
              </w:rPr>
              <w:tab/>
              <w:delText>14</w:delText>
            </w:r>
          </w:del>
        </w:p>
        <w:p w14:paraId="45792F02" w14:textId="0CCF12A4" w:rsidR="00C04C35" w:rsidRPr="00F672CF" w:rsidDel="00F672CF" w:rsidRDefault="00C04C35">
          <w:pPr>
            <w:pStyle w:val="31"/>
            <w:tabs>
              <w:tab w:val="left" w:pos="1320"/>
              <w:tab w:val="right" w:leader="dot" w:pos="9345"/>
            </w:tabs>
            <w:rPr>
              <w:del w:id="1602" w:author="Tima" w:date="2026-01-19T23:12:00Z"/>
              <w:rFonts w:ascii="Times New Roman" w:hAnsi="Times New Roman" w:cs="Times New Roman"/>
              <w:noProof/>
              <w:sz w:val="24"/>
              <w:szCs w:val="24"/>
              <w:rPrChange w:id="1603" w:author="Tima" w:date="2026-01-19T23:13:00Z">
                <w:rPr>
                  <w:del w:id="1604" w:author="Tima" w:date="2026-01-19T23:12:00Z"/>
                  <w:noProof/>
                </w:rPr>
              </w:rPrChange>
            </w:rPr>
          </w:pPr>
          <w:del w:id="1605" w:author="Tima" w:date="2026-01-19T23:12:00Z">
            <w:r w:rsidRPr="00F672CF" w:rsidDel="00F672CF">
              <w:rPr>
                <w:rStyle w:val="af6"/>
                <w:rFonts w:ascii="Times New Roman" w:hAnsi="Times New Roman" w:cs="Times New Roman"/>
                <w:b/>
                <w:noProof/>
                <w:sz w:val="24"/>
                <w:szCs w:val="24"/>
                <w:rPrChange w:id="1606" w:author="Tima" w:date="2026-01-19T23:13:00Z">
                  <w:rPr>
                    <w:rStyle w:val="af6"/>
                    <w:rFonts w:ascii="Times New Roman" w:hAnsi="Times New Roman" w:cs="Times New Roman"/>
                    <w:b/>
                    <w:noProof/>
                  </w:rPr>
                </w:rPrChange>
              </w:rPr>
              <w:delText>1.5.1.</w:delText>
            </w:r>
            <w:r w:rsidRPr="00F672CF" w:rsidDel="00F672CF">
              <w:rPr>
                <w:rFonts w:ascii="Times New Roman" w:hAnsi="Times New Roman" w:cs="Times New Roman"/>
                <w:noProof/>
                <w:sz w:val="24"/>
                <w:szCs w:val="24"/>
                <w:rPrChange w:id="1607" w:author="Tima" w:date="2026-01-19T23:13:00Z">
                  <w:rPr>
                    <w:noProof/>
                  </w:rPr>
                </w:rPrChange>
              </w:rPr>
              <w:tab/>
            </w:r>
            <w:r w:rsidRPr="00F672CF" w:rsidDel="00F672CF">
              <w:rPr>
                <w:rStyle w:val="af6"/>
                <w:rFonts w:ascii="Times New Roman" w:hAnsi="Times New Roman" w:cs="Times New Roman"/>
                <w:b/>
                <w:noProof/>
                <w:sz w:val="24"/>
                <w:szCs w:val="24"/>
                <w:rPrChange w:id="1608" w:author="Tima" w:date="2026-01-19T23:13:00Z">
                  <w:rPr>
                    <w:rStyle w:val="af6"/>
                    <w:rFonts w:ascii="Times New Roman" w:hAnsi="Times New Roman" w:cs="Times New Roman"/>
                    <w:b/>
                    <w:noProof/>
                  </w:rPr>
                </w:rPrChange>
              </w:rPr>
              <w:delText>Обмен NFT на ЦФА</w:delText>
            </w:r>
            <w:r w:rsidRPr="00F672CF" w:rsidDel="00F672CF">
              <w:rPr>
                <w:rFonts w:ascii="Times New Roman" w:hAnsi="Times New Roman" w:cs="Times New Roman"/>
                <w:noProof/>
                <w:webHidden/>
                <w:sz w:val="24"/>
                <w:szCs w:val="24"/>
                <w:rPrChange w:id="1609" w:author="Tima" w:date="2026-01-19T23:13:00Z">
                  <w:rPr>
                    <w:noProof/>
                    <w:webHidden/>
                  </w:rPr>
                </w:rPrChange>
              </w:rPr>
              <w:tab/>
              <w:delText>14</w:delText>
            </w:r>
          </w:del>
        </w:p>
        <w:p w14:paraId="550D4A46" w14:textId="62D3237B" w:rsidR="00C04C35" w:rsidRPr="00F672CF" w:rsidDel="00F672CF" w:rsidRDefault="00C04C35">
          <w:pPr>
            <w:pStyle w:val="31"/>
            <w:tabs>
              <w:tab w:val="left" w:pos="1320"/>
              <w:tab w:val="right" w:leader="dot" w:pos="9345"/>
            </w:tabs>
            <w:rPr>
              <w:del w:id="1610" w:author="Tima" w:date="2026-01-19T23:12:00Z"/>
              <w:rFonts w:ascii="Times New Roman" w:hAnsi="Times New Roman" w:cs="Times New Roman"/>
              <w:noProof/>
              <w:sz w:val="24"/>
              <w:szCs w:val="24"/>
              <w:rPrChange w:id="1611" w:author="Tima" w:date="2026-01-19T23:13:00Z">
                <w:rPr>
                  <w:del w:id="1612" w:author="Tima" w:date="2026-01-19T23:12:00Z"/>
                  <w:noProof/>
                </w:rPr>
              </w:rPrChange>
            </w:rPr>
          </w:pPr>
          <w:del w:id="1613" w:author="Tima" w:date="2026-01-19T23:12:00Z">
            <w:r w:rsidRPr="00F672CF" w:rsidDel="00F672CF">
              <w:rPr>
                <w:rStyle w:val="af6"/>
                <w:rFonts w:ascii="Times New Roman" w:hAnsi="Times New Roman" w:cs="Times New Roman"/>
                <w:b/>
                <w:noProof/>
                <w:sz w:val="24"/>
                <w:szCs w:val="24"/>
                <w:rPrChange w:id="1614" w:author="Tima" w:date="2026-01-19T23:13:00Z">
                  <w:rPr>
                    <w:rStyle w:val="af6"/>
                    <w:rFonts w:ascii="Times New Roman" w:hAnsi="Times New Roman" w:cs="Times New Roman"/>
                    <w:b/>
                    <w:noProof/>
                  </w:rPr>
                </w:rPrChange>
              </w:rPr>
              <w:delText>1.5.2.</w:delText>
            </w:r>
            <w:r w:rsidRPr="00F672CF" w:rsidDel="00F672CF">
              <w:rPr>
                <w:rFonts w:ascii="Times New Roman" w:hAnsi="Times New Roman" w:cs="Times New Roman"/>
                <w:noProof/>
                <w:sz w:val="24"/>
                <w:szCs w:val="24"/>
                <w:rPrChange w:id="1615" w:author="Tima" w:date="2026-01-19T23:13:00Z">
                  <w:rPr>
                    <w:noProof/>
                  </w:rPr>
                </w:rPrChange>
              </w:rPr>
              <w:tab/>
            </w:r>
            <w:r w:rsidRPr="00F672CF" w:rsidDel="00F672CF">
              <w:rPr>
                <w:rStyle w:val="af6"/>
                <w:rFonts w:ascii="Times New Roman" w:hAnsi="Times New Roman" w:cs="Times New Roman"/>
                <w:b/>
                <w:noProof/>
                <w:sz w:val="24"/>
                <w:szCs w:val="24"/>
                <w:rPrChange w:id="1616" w:author="Tima" w:date="2026-01-19T23:13:00Z">
                  <w:rPr>
                    <w:rStyle w:val="af6"/>
                    <w:rFonts w:ascii="Times New Roman" w:hAnsi="Times New Roman" w:cs="Times New Roman"/>
                    <w:b/>
                    <w:noProof/>
                  </w:rPr>
                </w:rPrChange>
              </w:rPr>
              <w:delText xml:space="preserve">Обмен ЦФА на </w:delText>
            </w:r>
            <w:r w:rsidRPr="00F672CF" w:rsidDel="00F672CF">
              <w:rPr>
                <w:rStyle w:val="af6"/>
                <w:rFonts w:ascii="Times New Roman" w:hAnsi="Times New Roman" w:cs="Times New Roman"/>
                <w:b/>
                <w:noProof/>
                <w:sz w:val="24"/>
                <w:szCs w:val="24"/>
                <w:lang w:val="en-US"/>
                <w:rPrChange w:id="1617" w:author="Tima" w:date="2026-01-19T23:13:00Z">
                  <w:rPr>
                    <w:rStyle w:val="af6"/>
                    <w:rFonts w:ascii="Times New Roman" w:hAnsi="Times New Roman" w:cs="Times New Roman"/>
                    <w:b/>
                    <w:noProof/>
                    <w:lang w:val="en-US"/>
                  </w:rPr>
                </w:rPrChange>
              </w:rPr>
              <w:delText>NFT</w:delText>
            </w:r>
            <w:r w:rsidRPr="00F672CF" w:rsidDel="00F672CF">
              <w:rPr>
                <w:rFonts w:ascii="Times New Roman" w:hAnsi="Times New Roman" w:cs="Times New Roman"/>
                <w:noProof/>
                <w:webHidden/>
                <w:sz w:val="24"/>
                <w:szCs w:val="24"/>
                <w:rPrChange w:id="1618" w:author="Tima" w:date="2026-01-19T23:13:00Z">
                  <w:rPr>
                    <w:noProof/>
                    <w:webHidden/>
                  </w:rPr>
                </w:rPrChange>
              </w:rPr>
              <w:tab/>
              <w:delText>14</w:delText>
            </w:r>
          </w:del>
        </w:p>
        <w:p w14:paraId="79E74481" w14:textId="742F108C" w:rsidR="00C04C35" w:rsidRPr="00F672CF" w:rsidDel="00F672CF" w:rsidRDefault="00C04C35">
          <w:pPr>
            <w:pStyle w:val="21"/>
            <w:tabs>
              <w:tab w:val="left" w:pos="880"/>
              <w:tab w:val="right" w:leader="dot" w:pos="9345"/>
            </w:tabs>
            <w:rPr>
              <w:del w:id="1619" w:author="Tima" w:date="2026-01-19T23:12:00Z"/>
              <w:rFonts w:ascii="Times New Roman" w:hAnsi="Times New Roman" w:cs="Times New Roman"/>
              <w:noProof/>
              <w:sz w:val="24"/>
              <w:szCs w:val="24"/>
              <w:rPrChange w:id="1620" w:author="Tima" w:date="2026-01-19T23:13:00Z">
                <w:rPr>
                  <w:del w:id="1621" w:author="Tima" w:date="2026-01-19T23:12:00Z"/>
                  <w:noProof/>
                </w:rPr>
              </w:rPrChange>
            </w:rPr>
          </w:pPr>
          <w:del w:id="1622" w:author="Tima" w:date="2026-01-19T23:12:00Z">
            <w:r w:rsidRPr="00F672CF" w:rsidDel="00F672CF">
              <w:rPr>
                <w:rStyle w:val="af6"/>
                <w:rFonts w:ascii="Times New Roman" w:hAnsi="Times New Roman" w:cs="Times New Roman"/>
                <w:b/>
                <w:noProof/>
                <w:sz w:val="24"/>
                <w:szCs w:val="24"/>
                <w:rPrChange w:id="1623" w:author="Tima" w:date="2026-01-19T23:13:00Z">
                  <w:rPr>
                    <w:rStyle w:val="af6"/>
                    <w:rFonts w:ascii="Times New Roman" w:hAnsi="Times New Roman" w:cs="Times New Roman"/>
                    <w:b/>
                    <w:noProof/>
                  </w:rPr>
                </w:rPrChange>
              </w:rPr>
              <w:delText>1.6.</w:delText>
            </w:r>
            <w:r w:rsidRPr="00F672CF" w:rsidDel="00F672CF">
              <w:rPr>
                <w:rFonts w:ascii="Times New Roman" w:hAnsi="Times New Roman" w:cs="Times New Roman"/>
                <w:noProof/>
                <w:sz w:val="24"/>
                <w:szCs w:val="24"/>
                <w:rPrChange w:id="1624" w:author="Tima" w:date="2026-01-19T23:13:00Z">
                  <w:rPr>
                    <w:noProof/>
                  </w:rPr>
                </w:rPrChange>
              </w:rPr>
              <w:tab/>
            </w:r>
            <w:r w:rsidRPr="00F672CF" w:rsidDel="00F672CF">
              <w:rPr>
                <w:rStyle w:val="af6"/>
                <w:rFonts w:ascii="Times New Roman" w:hAnsi="Times New Roman" w:cs="Times New Roman"/>
                <w:b/>
                <w:noProof/>
                <w:sz w:val="24"/>
                <w:szCs w:val="24"/>
                <w:rPrChange w:id="1625" w:author="Tima" w:date="2026-01-19T23:13:00Z">
                  <w:rPr>
                    <w:rStyle w:val="af6"/>
                    <w:rFonts w:ascii="Times New Roman" w:hAnsi="Times New Roman" w:cs="Times New Roman"/>
                    <w:b/>
                    <w:noProof/>
                  </w:rPr>
                </w:rPrChange>
              </w:rPr>
              <w:delText>Внутренняя логика работы сервиса</w:delText>
            </w:r>
            <w:r w:rsidRPr="00F672CF" w:rsidDel="00F672CF">
              <w:rPr>
                <w:rFonts w:ascii="Times New Roman" w:hAnsi="Times New Roman" w:cs="Times New Roman"/>
                <w:noProof/>
                <w:webHidden/>
                <w:sz w:val="24"/>
                <w:szCs w:val="24"/>
                <w:rPrChange w:id="1626" w:author="Tima" w:date="2026-01-19T23:13:00Z">
                  <w:rPr>
                    <w:noProof/>
                    <w:webHidden/>
                  </w:rPr>
                </w:rPrChange>
              </w:rPr>
              <w:tab/>
              <w:delText>14</w:delText>
            </w:r>
          </w:del>
        </w:p>
        <w:p w14:paraId="383C0A57" w14:textId="1AD2467C" w:rsidR="00C04C35" w:rsidRPr="00F672CF" w:rsidDel="00F672CF" w:rsidRDefault="00C04C35">
          <w:pPr>
            <w:pStyle w:val="11"/>
            <w:tabs>
              <w:tab w:val="left" w:pos="440"/>
              <w:tab w:val="right" w:leader="dot" w:pos="9345"/>
            </w:tabs>
            <w:rPr>
              <w:del w:id="1627" w:author="Tima" w:date="2026-01-19T23:12:00Z"/>
              <w:rFonts w:ascii="Times New Roman" w:hAnsi="Times New Roman" w:cs="Times New Roman"/>
              <w:noProof/>
              <w:sz w:val="24"/>
              <w:szCs w:val="24"/>
              <w:rPrChange w:id="1628" w:author="Tima" w:date="2026-01-19T23:13:00Z">
                <w:rPr>
                  <w:del w:id="1629" w:author="Tima" w:date="2026-01-19T23:12:00Z"/>
                  <w:noProof/>
                </w:rPr>
              </w:rPrChange>
            </w:rPr>
          </w:pPr>
          <w:del w:id="1630" w:author="Tima" w:date="2026-01-19T23:12:00Z">
            <w:r w:rsidRPr="00F672CF" w:rsidDel="00F672CF">
              <w:rPr>
                <w:rStyle w:val="af6"/>
                <w:rFonts w:ascii="Times New Roman" w:hAnsi="Times New Roman" w:cs="Times New Roman"/>
                <w:b/>
                <w:noProof/>
                <w:sz w:val="24"/>
                <w:szCs w:val="24"/>
                <w:rPrChange w:id="1631" w:author="Tima" w:date="2026-01-19T23:13:00Z">
                  <w:rPr>
                    <w:rStyle w:val="af6"/>
                    <w:rFonts w:ascii="Times New Roman" w:hAnsi="Times New Roman" w:cs="Times New Roman"/>
                    <w:b/>
                    <w:noProof/>
                  </w:rPr>
                </w:rPrChange>
              </w:rPr>
              <w:delText>2.</w:delText>
            </w:r>
            <w:r w:rsidRPr="00F672CF" w:rsidDel="00F672CF">
              <w:rPr>
                <w:rFonts w:ascii="Times New Roman" w:hAnsi="Times New Roman" w:cs="Times New Roman"/>
                <w:noProof/>
                <w:sz w:val="24"/>
                <w:szCs w:val="24"/>
                <w:rPrChange w:id="1632" w:author="Tima" w:date="2026-01-19T23:13:00Z">
                  <w:rPr>
                    <w:noProof/>
                  </w:rPr>
                </w:rPrChange>
              </w:rPr>
              <w:tab/>
            </w:r>
            <w:r w:rsidRPr="00F672CF" w:rsidDel="00F672CF">
              <w:rPr>
                <w:rStyle w:val="af6"/>
                <w:rFonts w:ascii="Times New Roman" w:hAnsi="Times New Roman" w:cs="Times New Roman"/>
                <w:b/>
                <w:noProof/>
                <w:sz w:val="24"/>
                <w:szCs w:val="24"/>
                <w:rPrChange w:id="1633" w:author="Tima" w:date="2026-01-19T23:13:00Z">
                  <w:rPr>
                    <w:rStyle w:val="af6"/>
                    <w:rFonts w:ascii="Times New Roman" w:hAnsi="Times New Roman" w:cs="Times New Roman"/>
                    <w:b/>
                    <w:noProof/>
                  </w:rPr>
                </w:rPrChange>
              </w:rPr>
              <w:delText>МАРКЕТИНГ</w:delText>
            </w:r>
            <w:r w:rsidRPr="00F672CF" w:rsidDel="00F672CF">
              <w:rPr>
                <w:rFonts w:ascii="Times New Roman" w:hAnsi="Times New Roman" w:cs="Times New Roman"/>
                <w:noProof/>
                <w:webHidden/>
                <w:sz w:val="24"/>
                <w:szCs w:val="24"/>
                <w:rPrChange w:id="1634" w:author="Tima" w:date="2026-01-19T23:13:00Z">
                  <w:rPr>
                    <w:noProof/>
                    <w:webHidden/>
                  </w:rPr>
                </w:rPrChange>
              </w:rPr>
              <w:tab/>
              <w:delText>17</w:delText>
            </w:r>
          </w:del>
        </w:p>
        <w:p w14:paraId="726580A5" w14:textId="748F3530" w:rsidR="00C04C35" w:rsidRPr="00F672CF" w:rsidDel="00F672CF" w:rsidRDefault="00C04C35">
          <w:pPr>
            <w:pStyle w:val="21"/>
            <w:tabs>
              <w:tab w:val="left" w:pos="880"/>
              <w:tab w:val="right" w:leader="dot" w:pos="9345"/>
            </w:tabs>
            <w:rPr>
              <w:del w:id="1635" w:author="Tima" w:date="2026-01-19T23:12:00Z"/>
              <w:rFonts w:ascii="Times New Roman" w:hAnsi="Times New Roman" w:cs="Times New Roman"/>
              <w:noProof/>
              <w:sz w:val="24"/>
              <w:szCs w:val="24"/>
              <w:rPrChange w:id="1636" w:author="Tima" w:date="2026-01-19T23:13:00Z">
                <w:rPr>
                  <w:del w:id="1637" w:author="Tima" w:date="2026-01-19T23:12:00Z"/>
                  <w:noProof/>
                </w:rPr>
              </w:rPrChange>
            </w:rPr>
          </w:pPr>
          <w:del w:id="1638" w:author="Tima" w:date="2026-01-19T23:12:00Z">
            <w:r w:rsidRPr="00F672CF" w:rsidDel="00F672CF">
              <w:rPr>
                <w:rStyle w:val="af6"/>
                <w:rFonts w:ascii="Times New Roman" w:hAnsi="Times New Roman" w:cs="Times New Roman"/>
                <w:b/>
                <w:noProof/>
                <w:sz w:val="24"/>
                <w:szCs w:val="24"/>
                <w:rPrChange w:id="1639" w:author="Tima" w:date="2026-01-19T23:13:00Z">
                  <w:rPr>
                    <w:rStyle w:val="af6"/>
                    <w:rFonts w:ascii="Times New Roman" w:hAnsi="Times New Roman" w:cs="Times New Roman"/>
                    <w:b/>
                    <w:noProof/>
                  </w:rPr>
                </w:rPrChange>
              </w:rPr>
              <w:delText>2.1.</w:delText>
            </w:r>
            <w:r w:rsidRPr="00F672CF" w:rsidDel="00F672CF">
              <w:rPr>
                <w:rFonts w:ascii="Times New Roman" w:hAnsi="Times New Roman" w:cs="Times New Roman"/>
                <w:noProof/>
                <w:sz w:val="24"/>
                <w:szCs w:val="24"/>
                <w:rPrChange w:id="1640" w:author="Tima" w:date="2026-01-19T23:13:00Z">
                  <w:rPr>
                    <w:noProof/>
                  </w:rPr>
                </w:rPrChange>
              </w:rPr>
              <w:tab/>
            </w:r>
            <w:r w:rsidRPr="00F672CF" w:rsidDel="00F672CF">
              <w:rPr>
                <w:rStyle w:val="af6"/>
                <w:rFonts w:ascii="Times New Roman" w:hAnsi="Times New Roman" w:cs="Times New Roman"/>
                <w:b/>
                <w:noProof/>
                <w:sz w:val="24"/>
                <w:szCs w:val="24"/>
                <w:rPrChange w:id="1641" w:author="Tima" w:date="2026-01-19T23:13:00Z">
                  <w:rPr>
                    <w:rStyle w:val="af6"/>
                    <w:rFonts w:ascii="Times New Roman" w:hAnsi="Times New Roman" w:cs="Times New Roman"/>
                    <w:b/>
                    <w:noProof/>
                  </w:rPr>
                </w:rPrChange>
              </w:rPr>
              <w:delText>Рынок сервиса</w:delText>
            </w:r>
            <w:r w:rsidRPr="00F672CF" w:rsidDel="00F672CF">
              <w:rPr>
                <w:rFonts w:ascii="Times New Roman" w:hAnsi="Times New Roman" w:cs="Times New Roman"/>
                <w:noProof/>
                <w:webHidden/>
                <w:sz w:val="24"/>
                <w:szCs w:val="24"/>
                <w:rPrChange w:id="1642" w:author="Tima" w:date="2026-01-19T23:13:00Z">
                  <w:rPr>
                    <w:noProof/>
                    <w:webHidden/>
                  </w:rPr>
                </w:rPrChange>
              </w:rPr>
              <w:tab/>
              <w:delText>17</w:delText>
            </w:r>
          </w:del>
        </w:p>
        <w:p w14:paraId="3B05405D" w14:textId="29D47A2B" w:rsidR="00C04C35" w:rsidRPr="00F672CF" w:rsidDel="00F672CF" w:rsidRDefault="00C04C35">
          <w:pPr>
            <w:pStyle w:val="31"/>
            <w:tabs>
              <w:tab w:val="left" w:pos="1320"/>
              <w:tab w:val="right" w:leader="dot" w:pos="9345"/>
            </w:tabs>
            <w:rPr>
              <w:del w:id="1643" w:author="Tima" w:date="2026-01-19T23:12:00Z"/>
              <w:rFonts w:ascii="Times New Roman" w:hAnsi="Times New Roman" w:cs="Times New Roman"/>
              <w:noProof/>
              <w:sz w:val="24"/>
              <w:szCs w:val="24"/>
              <w:rPrChange w:id="1644" w:author="Tima" w:date="2026-01-19T23:13:00Z">
                <w:rPr>
                  <w:del w:id="1645" w:author="Tima" w:date="2026-01-19T23:12:00Z"/>
                  <w:noProof/>
                </w:rPr>
              </w:rPrChange>
            </w:rPr>
          </w:pPr>
          <w:del w:id="1646" w:author="Tima" w:date="2026-01-19T23:12:00Z">
            <w:r w:rsidRPr="00F672CF" w:rsidDel="00F672CF">
              <w:rPr>
                <w:rStyle w:val="af6"/>
                <w:rFonts w:ascii="Times New Roman" w:hAnsi="Times New Roman" w:cs="Times New Roman"/>
                <w:b/>
                <w:noProof/>
                <w:sz w:val="24"/>
                <w:szCs w:val="24"/>
                <w:rPrChange w:id="1647" w:author="Tima" w:date="2026-01-19T23:13:00Z">
                  <w:rPr>
                    <w:rStyle w:val="af6"/>
                    <w:rFonts w:ascii="Times New Roman" w:hAnsi="Times New Roman" w:cs="Times New Roman"/>
                    <w:b/>
                    <w:noProof/>
                  </w:rPr>
                </w:rPrChange>
              </w:rPr>
              <w:delText>2.1.1.</w:delText>
            </w:r>
            <w:r w:rsidRPr="00F672CF" w:rsidDel="00F672CF">
              <w:rPr>
                <w:rFonts w:ascii="Times New Roman" w:hAnsi="Times New Roman" w:cs="Times New Roman"/>
                <w:noProof/>
                <w:sz w:val="24"/>
                <w:szCs w:val="24"/>
                <w:rPrChange w:id="1648" w:author="Tima" w:date="2026-01-19T23:13:00Z">
                  <w:rPr>
                    <w:noProof/>
                  </w:rPr>
                </w:rPrChange>
              </w:rPr>
              <w:tab/>
            </w:r>
            <w:r w:rsidRPr="00F672CF" w:rsidDel="00F672CF">
              <w:rPr>
                <w:rStyle w:val="af6"/>
                <w:rFonts w:ascii="Times New Roman" w:hAnsi="Times New Roman" w:cs="Times New Roman"/>
                <w:b/>
                <w:noProof/>
                <w:sz w:val="24"/>
                <w:szCs w:val="24"/>
                <w:rPrChange w:id="1649" w:author="Tima" w:date="2026-01-19T23:13:00Z">
                  <w:rPr>
                    <w:rStyle w:val="af6"/>
                    <w:rFonts w:ascii="Times New Roman" w:hAnsi="Times New Roman" w:cs="Times New Roman"/>
                    <w:b/>
                    <w:noProof/>
                  </w:rPr>
                </w:rPrChange>
              </w:rPr>
              <w:delText>Прогноз объёма рынка</w:delText>
            </w:r>
            <w:r w:rsidRPr="00F672CF" w:rsidDel="00F672CF">
              <w:rPr>
                <w:rFonts w:ascii="Times New Roman" w:hAnsi="Times New Roman" w:cs="Times New Roman"/>
                <w:noProof/>
                <w:webHidden/>
                <w:sz w:val="24"/>
                <w:szCs w:val="24"/>
                <w:rPrChange w:id="1650" w:author="Tima" w:date="2026-01-19T23:13:00Z">
                  <w:rPr>
                    <w:noProof/>
                    <w:webHidden/>
                  </w:rPr>
                </w:rPrChange>
              </w:rPr>
              <w:tab/>
              <w:delText>17</w:delText>
            </w:r>
          </w:del>
        </w:p>
        <w:p w14:paraId="53830487" w14:textId="618D40B7" w:rsidR="00C04C35" w:rsidRPr="00F672CF" w:rsidDel="00F672CF" w:rsidRDefault="00C04C35">
          <w:pPr>
            <w:pStyle w:val="31"/>
            <w:tabs>
              <w:tab w:val="left" w:pos="1320"/>
              <w:tab w:val="right" w:leader="dot" w:pos="9345"/>
            </w:tabs>
            <w:rPr>
              <w:del w:id="1651" w:author="Tima" w:date="2026-01-19T23:12:00Z"/>
              <w:rFonts w:ascii="Times New Roman" w:hAnsi="Times New Roman" w:cs="Times New Roman"/>
              <w:noProof/>
              <w:sz w:val="24"/>
              <w:szCs w:val="24"/>
              <w:rPrChange w:id="1652" w:author="Tima" w:date="2026-01-19T23:13:00Z">
                <w:rPr>
                  <w:del w:id="1653" w:author="Tima" w:date="2026-01-19T23:12:00Z"/>
                  <w:noProof/>
                </w:rPr>
              </w:rPrChange>
            </w:rPr>
          </w:pPr>
          <w:del w:id="1654" w:author="Tima" w:date="2026-01-19T23:12:00Z">
            <w:r w:rsidRPr="00F672CF" w:rsidDel="00F672CF">
              <w:rPr>
                <w:rStyle w:val="af6"/>
                <w:rFonts w:ascii="Times New Roman" w:hAnsi="Times New Roman" w:cs="Times New Roman"/>
                <w:b/>
                <w:noProof/>
                <w:sz w:val="24"/>
                <w:szCs w:val="24"/>
                <w:rPrChange w:id="1655" w:author="Tima" w:date="2026-01-19T23:13:00Z">
                  <w:rPr>
                    <w:rStyle w:val="af6"/>
                    <w:rFonts w:ascii="Times New Roman" w:hAnsi="Times New Roman" w:cs="Times New Roman"/>
                    <w:b/>
                    <w:noProof/>
                  </w:rPr>
                </w:rPrChange>
              </w:rPr>
              <w:delText>2.1.2.</w:delText>
            </w:r>
            <w:r w:rsidRPr="00F672CF" w:rsidDel="00F672CF">
              <w:rPr>
                <w:rFonts w:ascii="Times New Roman" w:hAnsi="Times New Roman" w:cs="Times New Roman"/>
                <w:noProof/>
                <w:sz w:val="24"/>
                <w:szCs w:val="24"/>
                <w:rPrChange w:id="1656" w:author="Tima" w:date="2026-01-19T23:13:00Z">
                  <w:rPr>
                    <w:noProof/>
                  </w:rPr>
                </w:rPrChange>
              </w:rPr>
              <w:tab/>
            </w:r>
            <w:r w:rsidRPr="00F672CF" w:rsidDel="00F672CF">
              <w:rPr>
                <w:rStyle w:val="af6"/>
                <w:rFonts w:ascii="Times New Roman" w:hAnsi="Times New Roman" w:cs="Times New Roman"/>
                <w:b/>
                <w:noProof/>
                <w:sz w:val="24"/>
                <w:szCs w:val="24"/>
                <w:rPrChange w:id="1657" w:author="Tima" w:date="2026-01-19T23:13:00Z">
                  <w:rPr>
                    <w:rStyle w:val="af6"/>
                    <w:rFonts w:ascii="Times New Roman" w:hAnsi="Times New Roman" w:cs="Times New Roman"/>
                    <w:b/>
                    <w:noProof/>
                  </w:rPr>
                </w:rPrChange>
              </w:rPr>
              <w:delText>Ситуационный анализ</w:delText>
            </w:r>
            <w:r w:rsidRPr="00F672CF" w:rsidDel="00F672CF">
              <w:rPr>
                <w:rFonts w:ascii="Times New Roman" w:hAnsi="Times New Roman" w:cs="Times New Roman"/>
                <w:noProof/>
                <w:webHidden/>
                <w:sz w:val="24"/>
                <w:szCs w:val="24"/>
                <w:rPrChange w:id="1658" w:author="Tima" w:date="2026-01-19T23:13:00Z">
                  <w:rPr>
                    <w:noProof/>
                    <w:webHidden/>
                  </w:rPr>
                </w:rPrChange>
              </w:rPr>
              <w:tab/>
              <w:delText>19</w:delText>
            </w:r>
          </w:del>
        </w:p>
        <w:p w14:paraId="64519997" w14:textId="3DEF135F" w:rsidR="00C04C35" w:rsidRPr="00F672CF" w:rsidDel="00F672CF" w:rsidRDefault="00C04C35">
          <w:pPr>
            <w:pStyle w:val="21"/>
            <w:tabs>
              <w:tab w:val="left" w:pos="880"/>
              <w:tab w:val="right" w:leader="dot" w:pos="9345"/>
            </w:tabs>
            <w:rPr>
              <w:del w:id="1659" w:author="Tima" w:date="2026-01-19T23:12:00Z"/>
              <w:rFonts w:ascii="Times New Roman" w:hAnsi="Times New Roman" w:cs="Times New Roman"/>
              <w:noProof/>
              <w:sz w:val="24"/>
              <w:szCs w:val="24"/>
              <w:rPrChange w:id="1660" w:author="Tima" w:date="2026-01-19T23:13:00Z">
                <w:rPr>
                  <w:del w:id="1661" w:author="Tima" w:date="2026-01-19T23:12:00Z"/>
                  <w:noProof/>
                </w:rPr>
              </w:rPrChange>
            </w:rPr>
          </w:pPr>
          <w:del w:id="1662" w:author="Tima" w:date="2026-01-19T23:12:00Z">
            <w:r w:rsidRPr="00F672CF" w:rsidDel="00F672CF">
              <w:rPr>
                <w:rStyle w:val="af6"/>
                <w:rFonts w:ascii="Times New Roman" w:hAnsi="Times New Roman" w:cs="Times New Roman"/>
                <w:b/>
                <w:noProof/>
                <w:sz w:val="24"/>
                <w:szCs w:val="24"/>
                <w:rPrChange w:id="1663" w:author="Tima" w:date="2026-01-19T23:13:00Z">
                  <w:rPr>
                    <w:rStyle w:val="af6"/>
                    <w:rFonts w:ascii="Times New Roman" w:hAnsi="Times New Roman" w:cs="Times New Roman"/>
                    <w:b/>
                    <w:noProof/>
                  </w:rPr>
                </w:rPrChange>
              </w:rPr>
              <w:delText>2.2.</w:delText>
            </w:r>
            <w:r w:rsidRPr="00F672CF" w:rsidDel="00F672CF">
              <w:rPr>
                <w:rFonts w:ascii="Times New Roman" w:hAnsi="Times New Roman" w:cs="Times New Roman"/>
                <w:noProof/>
                <w:sz w:val="24"/>
                <w:szCs w:val="24"/>
                <w:rPrChange w:id="1664" w:author="Tima" w:date="2026-01-19T23:13:00Z">
                  <w:rPr>
                    <w:noProof/>
                  </w:rPr>
                </w:rPrChange>
              </w:rPr>
              <w:tab/>
            </w:r>
            <w:r w:rsidRPr="00F672CF" w:rsidDel="00F672CF">
              <w:rPr>
                <w:rStyle w:val="af6"/>
                <w:rFonts w:ascii="Times New Roman" w:hAnsi="Times New Roman" w:cs="Times New Roman"/>
                <w:b/>
                <w:noProof/>
                <w:sz w:val="24"/>
                <w:szCs w:val="24"/>
                <w:rPrChange w:id="1665" w:author="Tima" w:date="2026-01-19T23:13:00Z">
                  <w:rPr>
                    <w:rStyle w:val="af6"/>
                    <w:rFonts w:ascii="Times New Roman" w:hAnsi="Times New Roman" w:cs="Times New Roman"/>
                    <w:b/>
                    <w:noProof/>
                  </w:rPr>
                </w:rPrChange>
              </w:rPr>
              <w:delText>Анализ потребителей</w:delText>
            </w:r>
            <w:r w:rsidRPr="00F672CF" w:rsidDel="00F672CF">
              <w:rPr>
                <w:rFonts w:ascii="Times New Roman" w:hAnsi="Times New Roman" w:cs="Times New Roman"/>
                <w:noProof/>
                <w:webHidden/>
                <w:sz w:val="24"/>
                <w:szCs w:val="24"/>
                <w:rPrChange w:id="1666" w:author="Tima" w:date="2026-01-19T23:13:00Z">
                  <w:rPr>
                    <w:noProof/>
                    <w:webHidden/>
                  </w:rPr>
                </w:rPrChange>
              </w:rPr>
              <w:tab/>
              <w:delText>23</w:delText>
            </w:r>
          </w:del>
        </w:p>
        <w:p w14:paraId="297E1AEF" w14:textId="2D21CB8D" w:rsidR="00C04C35" w:rsidRPr="00F672CF" w:rsidDel="00F672CF" w:rsidRDefault="00C04C35">
          <w:pPr>
            <w:pStyle w:val="21"/>
            <w:tabs>
              <w:tab w:val="left" w:pos="880"/>
              <w:tab w:val="right" w:leader="dot" w:pos="9345"/>
            </w:tabs>
            <w:rPr>
              <w:del w:id="1667" w:author="Tima" w:date="2026-01-19T23:12:00Z"/>
              <w:rFonts w:ascii="Times New Roman" w:hAnsi="Times New Roman" w:cs="Times New Roman"/>
              <w:noProof/>
              <w:sz w:val="24"/>
              <w:szCs w:val="24"/>
              <w:rPrChange w:id="1668" w:author="Tima" w:date="2026-01-19T23:13:00Z">
                <w:rPr>
                  <w:del w:id="1669" w:author="Tima" w:date="2026-01-19T23:12:00Z"/>
                  <w:noProof/>
                </w:rPr>
              </w:rPrChange>
            </w:rPr>
          </w:pPr>
          <w:del w:id="1670" w:author="Tima" w:date="2026-01-19T23:12:00Z">
            <w:r w:rsidRPr="00F672CF" w:rsidDel="00F672CF">
              <w:rPr>
                <w:rStyle w:val="af6"/>
                <w:rFonts w:ascii="Times New Roman" w:hAnsi="Times New Roman" w:cs="Times New Roman"/>
                <w:b/>
                <w:noProof/>
                <w:sz w:val="24"/>
                <w:szCs w:val="24"/>
                <w:rPrChange w:id="1671" w:author="Tima" w:date="2026-01-19T23:13:00Z">
                  <w:rPr>
                    <w:rStyle w:val="af6"/>
                    <w:rFonts w:ascii="Times New Roman" w:hAnsi="Times New Roman" w:cs="Times New Roman"/>
                    <w:b/>
                    <w:noProof/>
                  </w:rPr>
                </w:rPrChange>
              </w:rPr>
              <w:delText>2.3.</w:delText>
            </w:r>
            <w:r w:rsidRPr="00F672CF" w:rsidDel="00F672CF">
              <w:rPr>
                <w:rFonts w:ascii="Times New Roman" w:hAnsi="Times New Roman" w:cs="Times New Roman"/>
                <w:noProof/>
                <w:sz w:val="24"/>
                <w:szCs w:val="24"/>
                <w:rPrChange w:id="1672" w:author="Tima" w:date="2026-01-19T23:13:00Z">
                  <w:rPr>
                    <w:noProof/>
                  </w:rPr>
                </w:rPrChange>
              </w:rPr>
              <w:tab/>
            </w:r>
            <w:r w:rsidRPr="00F672CF" w:rsidDel="00F672CF">
              <w:rPr>
                <w:rStyle w:val="af6"/>
                <w:rFonts w:ascii="Times New Roman" w:hAnsi="Times New Roman" w:cs="Times New Roman"/>
                <w:b/>
                <w:noProof/>
                <w:sz w:val="24"/>
                <w:szCs w:val="24"/>
                <w:lang w:val="en-US"/>
                <w:rPrChange w:id="1673" w:author="Tima" w:date="2026-01-19T23:13:00Z">
                  <w:rPr>
                    <w:rStyle w:val="af6"/>
                    <w:rFonts w:ascii="Times New Roman" w:hAnsi="Times New Roman" w:cs="Times New Roman"/>
                    <w:b/>
                    <w:noProof/>
                    <w:lang w:val="en-US"/>
                  </w:rPr>
                </w:rPrChange>
              </w:rPr>
              <w:delText>Costumer Development</w:delText>
            </w:r>
            <w:r w:rsidRPr="00F672CF" w:rsidDel="00F672CF">
              <w:rPr>
                <w:rFonts w:ascii="Times New Roman" w:hAnsi="Times New Roman" w:cs="Times New Roman"/>
                <w:noProof/>
                <w:webHidden/>
                <w:sz w:val="24"/>
                <w:szCs w:val="24"/>
                <w:rPrChange w:id="1674" w:author="Tima" w:date="2026-01-19T23:13:00Z">
                  <w:rPr>
                    <w:noProof/>
                    <w:webHidden/>
                  </w:rPr>
                </w:rPrChange>
              </w:rPr>
              <w:tab/>
              <w:delText>24</w:delText>
            </w:r>
          </w:del>
        </w:p>
        <w:p w14:paraId="65DC1DEF" w14:textId="27273C51" w:rsidR="00C04C35" w:rsidRPr="00F672CF" w:rsidDel="00F672CF" w:rsidRDefault="00C04C35">
          <w:pPr>
            <w:pStyle w:val="21"/>
            <w:tabs>
              <w:tab w:val="left" w:pos="880"/>
              <w:tab w:val="right" w:leader="dot" w:pos="9345"/>
            </w:tabs>
            <w:rPr>
              <w:del w:id="1675" w:author="Tima" w:date="2026-01-19T23:12:00Z"/>
              <w:rFonts w:ascii="Times New Roman" w:hAnsi="Times New Roman" w:cs="Times New Roman"/>
              <w:noProof/>
              <w:sz w:val="24"/>
              <w:szCs w:val="24"/>
              <w:rPrChange w:id="1676" w:author="Tima" w:date="2026-01-19T23:13:00Z">
                <w:rPr>
                  <w:del w:id="1677" w:author="Tima" w:date="2026-01-19T23:12:00Z"/>
                  <w:noProof/>
                </w:rPr>
              </w:rPrChange>
            </w:rPr>
          </w:pPr>
          <w:del w:id="1678" w:author="Tima" w:date="2026-01-19T23:12:00Z">
            <w:r w:rsidRPr="00F672CF" w:rsidDel="00F672CF">
              <w:rPr>
                <w:rStyle w:val="af6"/>
                <w:rFonts w:ascii="Times New Roman" w:hAnsi="Times New Roman" w:cs="Times New Roman"/>
                <w:b/>
                <w:noProof/>
                <w:sz w:val="24"/>
                <w:szCs w:val="24"/>
                <w:lang w:val="en-US"/>
                <w:rPrChange w:id="1679" w:author="Tima" w:date="2026-01-19T23:13:00Z">
                  <w:rPr>
                    <w:rStyle w:val="af6"/>
                    <w:rFonts w:ascii="Times New Roman" w:hAnsi="Times New Roman" w:cs="Times New Roman"/>
                    <w:b/>
                    <w:noProof/>
                    <w:lang w:val="en-US"/>
                  </w:rPr>
                </w:rPrChange>
              </w:rPr>
              <w:delText>2.4.</w:delText>
            </w:r>
            <w:r w:rsidRPr="00F672CF" w:rsidDel="00F672CF">
              <w:rPr>
                <w:rFonts w:ascii="Times New Roman" w:hAnsi="Times New Roman" w:cs="Times New Roman"/>
                <w:noProof/>
                <w:sz w:val="24"/>
                <w:szCs w:val="24"/>
                <w:rPrChange w:id="1680" w:author="Tima" w:date="2026-01-19T23:13:00Z">
                  <w:rPr>
                    <w:noProof/>
                  </w:rPr>
                </w:rPrChange>
              </w:rPr>
              <w:tab/>
            </w:r>
            <w:r w:rsidRPr="00F672CF" w:rsidDel="00F672CF">
              <w:rPr>
                <w:rStyle w:val="af6"/>
                <w:rFonts w:ascii="Times New Roman" w:hAnsi="Times New Roman" w:cs="Times New Roman"/>
                <w:b/>
                <w:noProof/>
                <w:sz w:val="24"/>
                <w:szCs w:val="24"/>
                <w:lang w:val="en-US"/>
                <w:rPrChange w:id="1681" w:author="Tima" w:date="2026-01-19T23:13:00Z">
                  <w:rPr>
                    <w:rStyle w:val="af6"/>
                    <w:rFonts w:ascii="Times New Roman" w:hAnsi="Times New Roman" w:cs="Times New Roman"/>
                    <w:b/>
                    <w:noProof/>
                    <w:lang w:val="en-US"/>
                  </w:rPr>
                </w:rPrChange>
              </w:rPr>
              <w:delText>Разработка продуктовой стратегии</w:delText>
            </w:r>
            <w:r w:rsidRPr="00F672CF" w:rsidDel="00F672CF">
              <w:rPr>
                <w:rFonts w:ascii="Times New Roman" w:hAnsi="Times New Roman" w:cs="Times New Roman"/>
                <w:noProof/>
                <w:webHidden/>
                <w:sz w:val="24"/>
                <w:szCs w:val="24"/>
                <w:rPrChange w:id="1682" w:author="Tima" w:date="2026-01-19T23:13:00Z">
                  <w:rPr>
                    <w:noProof/>
                    <w:webHidden/>
                  </w:rPr>
                </w:rPrChange>
              </w:rPr>
              <w:tab/>
              <w:delText>29</w:delText>
            </w:r>
          </w:del>
        </w:p>
        <w:p w14:paraId="4875553B" w14:textId="3F4A3959" w:rsidR="00C04C35" w:rsidRPr="00F672CF" w:rsidDel="00F672CF" w:rsidRDefault="00C04C35">
          <w:pPr>
            <w:pStyle w:val="31"/>
            <w:tabs>
              <w:tab w:val="left" w:pos="1320"/>
              <w:tab w:val="right" w:leader="dot" w:pos="9345"/>
            </w:tabs>
            <w:rPr>
              <w:del w:id="1683" w:author="Tima" w:date="2026-01-19T23:12:00Z"/>
              <w:rFonts w:ascii="Times New Roman" w:hAnsi="Times New Roman" w:cs="Times New Roman"/>
              <w:noProof/>
              <w:sz w:val="24"/>
              <w:szCs w:val="24"/>
              <w:rPrChange w:id="1684" w:author="Tima" w:date="2026-01-19T23:13:00Z">
                <w:rPr>
                  <w:del w:id="1685" w:author="Tima" w:date="2026-01-19T23:12:00Z"/>
                  <w:noProof/>
                </w:rPr>
              </w:rPrChange>
            </w:rPr>
          </w:pPr>
          <w:del w:id="1686" w:author="Tima" w:date="2026-01-19T23:12:00Z">
            <w:r w:rsidRPr="00F672CF" w:rsidDel="00F672CF">
              <w:rPr>
                <w:rStyle w:val="af6"/>
                <w:rFonts w:ascii="Times New Roman" w:hAnsi="Times New Roman" w:cs="Times New Roman"/>
                <w:b/>
                <w:noProof/>
                <w:sz w:val="24"/>
                <w:szCs w:val="24"/>
                <w:rPrChange w:id="1687" w:author="Tima" w:date="2026-01-19T23:13:00Z">
                  <w:rPr>
                    <w:rStyle w:val="af6"/>
                    <w:rFonts w:ascii="Times New Roman" w:hAnsi="Times New Roman" w:cs="Times New Roman"/>
                    <w:b/>
                    <w:noProof/>
                  </w:rPr>
                </w:rPrChange>
              </w:rPr>
              <w:delText>2.4.1.</w:delText>
            </w:r>
            <w:r w:rsidRPr="00F672CF" w:rsidDel="00F672CF">
              <w:rPr>
                <w:rFonts w:ascii="Times New Roman" w:hAnsi="Times New Roman" w:cs="Times New Roman"/>
                <w:noProof/>
                <w:sz w:val="24"/>
                <w:szCs w:val="24"/>
                <w:rPrChange w:id="1688" w:author="Tima" w:date="2026-01-19T23:13:00Z">
                  <w:rPr>
                    <w:noProof/>
                  </w:rPr>
                </w:rPrChange>
              </w:rPr>
              <w:tab/>
            </w:r>
            <w:r w:rsidRPr="00F672CF" w:rsidDel="00F672CF">
              <w:rPr>
                <w:rStyle w:val="af6"/>
                <w:rFonts w:ascii="Times New Roman" w:hAnsi="Times New Roman" w:cs="Times New Roman"/>
                <w:b/>
                <w:noProof/>
                <w:sz w:val="24"/>
                <w:szCs w:val="24"/>
                <w:rPrChange w:id="1689" w:author="Tima" w:date="2026-01-19T23:13:00Z">
                  <w:rPr>
                    <w:rStyle w:val="af6"/>
                    <w:rFonts w:ascii="Times New Roman" w:hAnsi="Times New Roman" w:cs="Times New Roman"/>
                    <w:b/>
                    <w:noProof/>
                  </w:rPr>
                </w:rPrChange>
              </w:rPr>
              <w:delText>SWOT – анализ</w:delText>
            </w:r>
            <w:r w:rsidRPr="00F672CF" w:rsidDel="00F672CF">
              <w:rPr>
                <w:rFonts w:ascii="Times New Roman" w:hAnsi="Times New Roman" w:cs="Times New Roman"/>
                <w:noProof/>
                <w:webHidden/>
                <w:sz w:val="24"/>
                <w:szCs w:val="24"/>
                <w:rPrChange w:id="1690" w:author="Tima" w:date="2026-01-19T23:13:00Z">
                  <w:rPr>
                    <w:noProof/>
                    <w:webHidden/>
                  </w:rPr>
                </w:rPrChange>
              </w:rPr>
              <w:tab/>
              <w:delText>29</w:delText>
            </w:r>
          </w:del>
        </w:p>
        <w:p w14:paraId="5853987E" w14:textId="23E051A1" w:rsidR="00C04C35" w:rsidRPr="00F672CF" w:rsidDel="00F672CF" w:rsidRDefault="00C04C35">
          <w:pPr>
            <w:pStyle w:val="31"/>
            <w:tabs>
              <w:tab w:val="left" w:pos="1320"/>
              <w:tab w:val="right" w:leader="dot" w:pos="9345"/>
            </w:tabs>
            <w:rPr>
              <w:del w:id="1691" w:author="Tima" w:date="2026-01-19T23:12:00Z"/>
              <w:rFonts w:ascii="Times New Roman" w:hAnsi="Times New Roman" w:cs="Times New Roman"/>
              <w:noProof/>
              <w:sz w:val="24"/>
              <w:szCs w:val="24"/>
              <w:rPrChange w:id="1692" w:author="Tima" w:date="2026-01-19T23:13:00Z">
                <w:rPr>
                  <w:del w:id="1693" w:author="Tima" w:date="2026-01-19T23:12:00Z"/>
                  <w:noProof/>
                </w:rPr>
              </w:rPrChange>
            </w:rPr>
          </w:pPr>
          <w:del w:id="1694" w:author="Tima" w:date="2026-01-19T23:12:00Z">
            <w:r w:rsidRPr="00F672CF" w:rsidDel="00F672CF">
              <w:rPr>
                <w:rStyle w:val="af6"/>
                <w:rFonts w:ascii="Times New Roman" w:hAnsi="Times New Roman" w:cs="Times New Roman"/>
                <w:b/>
                <w:noProof/>
                <w:sz w:val="24"/>
                <w:szCs w:val="24"/>
                <w:rPrChange w:id="1695" w:author="Tima" w:date="2026-01-19T23:13:00Z">
                  <w:rPr>
                    <w:rStyle w:val="af6"/>
                    <w:rFonts w:ascii="Times New Roman" w:hAnsi="Times New Roman" w:cs="Times New Roman"/>
                    <w:b/>
                    <w:noProof/>
                  </w:rPr>
                </w:rPrChange>
              </w:rPr>
              <w:delText>2.4.2.</w:delText>
            </w:r>
            <w:r w:rsidRPr="00F672CF" w:rsidDel="00F672CF">
              <w:rPr>
                <w:rFonts w:ascii="Times New Roman" w:hAnsi="Times New Roman" w:cs="Times New Roman"/>
                <w:noProof/>
                <w:sz w:val="24"/>
                <w:szCs w:val="24"/>
                <w:rPrChange w:id="1696" w:author="Tima" w:date="2026-01-19T23:13:00Z">
                  <w:rPr>
                    <w:noProof/>
                  </w:rPr>
                </w:rPrChange>
              </w:rPr>
              <w:tab/>
            </w:r>
            <w:r w:rsidRPr="00F672CF" w:rsidDel="00F672CF">
              <w:rPr>
                <w:rStyle w:val="af6"/>
                <w:rFonts w:ascii="Times New Roman" w:hAnsi="Times New Roman" w:cs="Times New Roman"/>
                <w:b/>
                <w:noProof/>
                <w:sz w:val="24"/>
                <w:szCs w:val="24"/>
                <w:rPrChange w:id="1697" w:author="Tima" w:date="2026-01-19T23:13:00Z">
                  <w:rPr>
                    <w:rStyle w:val="af6"/>
                    <w:rFonts w:ascii="Times New Roman" w:hAnsi="Times New Roman" w:cs="Times New Roman"/>
                    <w:b/>
                    <w:noProof/>
                  </w:rPr>
                </w:rPrChange>
              </w:rPr>
              <w:delText>Методика STP – сегментация</w:delText>
            </w:r>
            <w:r w:rsidRPr="00F672CF" w:rsidDel="00F672CF">
              <w:rPr>
                <w:rFonts w:ascii="Times New Roman" w:hAnsi="Times New Roman" w:cs="Times New Roman"/>
                <w:noProof/>
                <w:webHidden/>
                <w:sz w:val="24"/>
                <w:szCs w:val="24"/>
                <w:rPrChange w:id="1698" w:author="Tima" w:date="2026-01-19T23:13:00Z">
                  <w:rPr>
                    <w:noProof/>
                    <w:webHidden/>
                  </w:rPr>
                </w:rPrChange>
              </w:rPr>
              <w:tab/>
              <w:delText>29</w:delText>
            </w:r>
          </w:del>
        </w:p>
        <w:p w14:paraId="1A0DEE5F" w14:textId="40893D13" w:rsidR="00C04C35" w:rsidRPr="00F672CF" w:rsidDel="00F672CF" w:rsidRDefault="00C04C35">
          <w:pPr>
            <w:pStyle w:val="31"/>
            <w:tabs>
              <w:tab w:val="left" w:pos="1320"/>
              <w:tab w:val="right" w:leader="dot" w:pos="9345"/>
            </w:tabs>
            <w:rPr>
              <w:del w:id="1699" w:author="Tima" w:date="2026-01-19T23:12:00Z"/>
              <w:rFonts w:ascii="Times New Roman" w:hAnsi="Times New Roman" w:cs="Times New Roman"/>
              <w:noProof/>
              <w:sz w:val="24"/>
              <w:szCs w:val="24"/>
              <w:rPrChange w:id="1700" w:author="Tima" w:date="2026-01-19T23:13:00Z">
                <w:rPr>
                  <w:del w:id="1701" w:author="Tima" w:date="2026-01-19T23:12:00Z"/>
                  <w:noProof/>
                </w:rPr>
              </w:rPrChange>
            </w:rPr>
          </w:pPr>
          <w:del w:id="1702" w:author="Tima" w:date="2026-01-19T23:12:00Z">
            <w:r w:rsidRPr="00F672CF" w:rsidDel="00F672CF">
              <w:rPr>
                <w:rStyle w:val="af6"/>
                <w:rFonts w:ascii="Times New Roman" w:hAnsi="Times New Roman" w:cs="Times New Roman"/>
                <w:b/>
                <w:noProof/>
                <w:sz w:val="24"/>
                <w:szCs w:val="24"/>
                <w:rPrChange w:id="1703" w:author="Tima" w:date="2026-01-19T23:13:00Z">
                  <w:rPr>
                    <w:rStyle w:val="af6"/>
                    <w:rFonts w:ascii="Times New Roman" w:hAnsi="Times New Roman" w:cs="Times New Roman"/>
                    <w:b/>
                    <w:noProof/>
                  </w:rPr>
                </w:rPrChange>
              </w:rPr>
              <w:delText>2.4.3.</w:delText>
            </w:r>
            <w:r w:rsidRPr="00F672CF" w:rsidDel="00F672CF">
              <w:rPr>
                <w:rFonts w:ascii="Times New Roman" w:hAnsi="Times New Roman" w:cs="Times New Roman"/>
                <w:noProof/>
                <w:sz w:val="24"/>
                <w:szCs w:val="24"/>
                <w:rPrChange w:id="1704" w:author="Tima" w:date="2026-01-19T23:13:00Z">
                  <w:rPr>
                    <w:noProof/>
                  </w:rPr>
                </w:rPrChange>
              </w:rPr>
              <w:tab/>
            </w:r>
            <w:r w:rsidRPr="00F672CF" w:rsidDel="00F672CF">
              <w:rPr>
                <w:rStyle w:val="af6"/>
                <w:rFonts w:ascii="Times New Roman" w:hAnsi="Times New Roman" w:cs="Times New Roman"/>
                <w:b/>
                <w:noProof/>
                <w:sz w:val="24"/>
                <w:szCs w:val="24"/>
                <w:rPrChange w:id="1705" w:author="Tima" w:date="2026-01-19T23:13:00Z">
                  <w:rPr>
                    <w:rStyle w:val="af6"/>
                    <w:rFonts w:ascii="Times New Roman" w:hAnsi="Times New Roman" w:cs="Times New Roman"/>
                    <w:b/>
                    <w:noProof/>
                  </w:rPr>
                </w:rPrChange>
              </w:rPr>
              <w:delText>Методика STP – позиционирование</w:delText>
            </w:r>
            <w:r w:rsidRPr="00F672CF" w:rsidDel="00F672CF">
              <w:rPr>
                <w:rFonts w:ascii="Times New Roman" w:hAnsi="Times New Roman" w:cs="Times New Roman"/>
                <w:noProof/>
                <w:webHidden/>
                <w:sz w:val="24"/>
                <w:szCs w:val="24"/>
                <w:rPrChange w:id="1706" w:author="Tima" w:date="2026-01-19T23:13:00Z">
                  <w:rPr>
                    <w:noProof/>
                    <w:webHidden/>
                  </w:rPr>
                </w:rPrChange>
              </w:rPr>
              <w:tab/>
              <w:delText>30</w:delText>
            </w:r>
          </w:del>
        </w:p>
        <w:p w14:paraId="237E68C3" w14:textId="21D094C8" w:rsidR="00C04C35" w:rsidRPr="00F672CF" w:rsidDel="00F672CF" w:rsidRDefault="00C04C35">
          <w:pPr>
            <w:pStyle w:val="21"/>
            <w:tabs>
              <w:tab w:val="left" w:pos="880"/>
              <w:tab w:val="right" w:leader="dot" w:pos="9345"/>
            </w:tabs>
            <w:rPr>
              <w:del w:id="1707" w:author="Tima" w:date="2026-01-19T23:12:00Z"/>
              <w:rFonts w:ascii="Times New Roman" w:hAnsi="Times New Roman" w:cs="Times New Roman"/>
              <w:noProof/>
              <w:sz w:val="24"/>
              <w:szCs w:val="24"/>
              <w:rPrChange w:id="1708" w:author="Tima" w:date="2026-01-19T23:13:00Z">
                <w:rPr>
                  <w:del w:id="1709" w:author="Tima" w:date="2026-01-19T23:12:00Z"/>
                  <w:noProof/>
                </w:rPr>
              </w:rPrChange>
            </w:rPr>
          </w:pPr>
          <w:del w:id="1710" w:author="Tima" w:date="2026-01-19T23:12:00Z">
            <w:r w:rsidRPr="00F672CF" w:rsidDel="00F672CF">
              <w:rPr>
                <w:rStyle w:val="af6"/>
                <w:rFonts w:ascii="Times New Roman" w:hAnsi="Times New Roman" w:cs="Times New Roman"/>
                <w:b/>
                <w:noProof/>
                <w:sz w:val="24"/>
                <w:szCs w:val="24"/>
                <w:lang w:val="en-US"/>
                <w:rPrChange w:id="1711" w:author="Tima" w:date="2026-01-19T23:13:00Z">
                  <w:rPr>
                    <w:rStyle w:val="af6"/>
                    <w:rFonts w:ascii="Times New Roman" w:hAnsi="Times New Roman" w:cs="Times New Roman"/>
                    <w:b/>
                    <w:noProof/>
                    <w:lang w:val="en-US"/>
                  </w:rPr>
                </w:rPrChange>
              </w:rPr>
              <w:delText>2.5.</w:delText>
            </w:r>
            <w:r w:rsidRPr="00F672CF" w:rsidDel="00F672CF">
              <w:rPr>
                <w:rFonts w:ascii="Times New Roman" w:hAnsi="Times New Roman" w:cs="Times New Roman"/>
                <w:noProof/>
                <w:sz w:val="24"/>
                <w:szCs w:val="24"/>
                <w:rPrChange w:id="1712" w:author="Tima" w:date="2026-01-19T23:13:00Z">
                  <w:rPr>
                    <w:noProof/>
                  </w:rPr>
                </w:rPrChange>
              </w:rPr>
              <w:tab/>
            </w:r>
            <w:r w:rsidRPr="00F672CF" w:rsidDel="00F672CF">
              <w:rPr>
                <w:rStyle w:val="af6"/>
                <w:rFonts w:ascii="Times New Roman" w:hAnsi="Times New Roman" w:cs="Times New Roman"/>
                <w:b/>
                <w:noProof/>
                <w:sz w:val="24"/>
                <w:szCs w:val="24"/>
                <w:lang w:val="en-US"/>
                <w:rPrChange w:id="1713" w:author="Tima" w:date="2026-01-19T23:13:00Z">
                  <w:rPr>
                    <w:rStyle w:val="af6"/>
                    <w:rFonts w:ascii="Times New Roman" w:hAnsi="Times New Roman" w:cs="Times New Roman"/>
                    <w:b/>
                    <w:noProof/>
                    <w:lang w:val="en-US"/>
                  </w:rPr>
                </w:rPrChange>
              </w:rPr>
              <w:delText>Формирование основы расчета</w:delText>
            </w:r>
            <w:r w:rsidRPr="00F672CF" w:rsidDel="00F672CF">
              <w:rPr>
                <w:rFonts w:ascii="Times New Roman" w:hAnsi="Times New Roman" w:cs="Times New Roman"/>
                <w:noProof/>
                <w:webHidden/>
                <w:sz w:val="24"/>
                <w:szCs w:val="24"/>
                <w:rPrChange w:id="1714" w:author="Tima" w:date="2026-01-19T23:13:00Z">
                  <w:rPr>
                    <w:noProof/>
                    <w:webHidden/>
                  </w:rPr>
                </w:rPrChange>
              </w:rPr>
              <w:tab/>
              <w:delText>30</w:delText>
            </w:r>
          </w:del>
        </w:p>
        <w:p w14:paraId="4385C7CC" w14:textId="1C11774D" w:rsidR="00C04C35" w:rsidRPr="00F672CF" w:rsidDel="00F672CF" w:rsidRDefault="00C04C35">
          <w:pPr>
            <w:pStyle w:val="31"/>
            <w:tabs>
              <w:tab w:val="left" w:pos="1320"/>
              <w:tab w:val="right" w:leader="dot" w:pos="9345"/>
            </w:tabs>
            <w:rPr>
              <w:del w:id="1715" w:author="Tima" w:date="2026-01-19T23:12:00Z"/>
              <w:rFonts w:ascii="Times New Roman" w:hAnsi="Times New Roman" w:cs="Times New Roman"/>
              <w:noProof/>
              <w:sz w:val="24"/>
              <w:szCs w:val="24"/>
              <w:rPrChange w:id="1716" w:author="Tima" w:date="2026-01-19T23:13:00Z">
                <w:rPr>
                  <w:del w:id="1717" w:author="Tima" w:date="2026-01-19T23:12:00Z"/>
                  <w:noProof/>
                </w:rPr>
              </w:rPrChange>
            </w:rPr>
          </w:pPr>
          <w:del w:id="1718" w:author="Tima" w:date="2026-01-19T23:12:00Z">
            <w:r w:rsidRPr="00F672CF" w:rsidDel="00F672CF">
              <w:rPr>
                <w:rStyle w:val="af6"/>
                <w:rFonts w:ascii="Times New Roman" w:hAnsi="Times New Roman" w:cs="Times New Roman"/>
                <w:b/>
                <w:noProof/>
                <w:sz w:val="24"/>
                <w:szCs w:val="24"/>
                <w:rPrChange w:id="1719" w:author="Tima" w:date="2026-01-19T23:13:00Z">
                  <w:rPr>
                    <w:rStyle w:val="af6"/>
                    <w:rFonts w:ascii="Times New Roman" w:hAnsi="Times New Roman" w:cs="Times New Roman"/>
                    <w:b/>
                    <w:noProof/>
                  </w:rPr>
                </w:rPrChange>
              </w:rPr>
              <w:delText>2.5.1.</w:delText>
            </w:r>
            <w:r w:rsidRPr="00F672CF" w:rsidDel="00F672CF">
              <w:rPr>
                <w:rFonts w:ascii="Times New Roman" w:hAnsi="Times New Roman" w:cs="Times New Roman"/>
                <w:noProof/>
                <w:sz w:val="24"/>
                <w:szCs w:val="24"/>
                <w:rPrChange w:id="1720" w:author="Tima" w:date="2026-01-19T23:13:00Z">
                  <w:rPr>
                    <w:noProof/>
                  </w:rPr>
                </w:rPrChange>
              </w:rPr>
              <w:tab/>
            </w:r>
            <w:r w:rsidRPr="00F672CF" w:rsidDel="00F672CF">
              <w:rPr>
                <w:rStyle w:val="af6"/>
                <w:rFonts w:ascii="Times New Roman" w:hAnsi="Times New Roman" w:cs="Times New Roman"/>
                <w:b/>
                <w:noProof/>
                <w:sz w:val="24"/>
                <w:szCs w:val="24"/>
                <w:rPrChange w:id="1721" w:author="Tima" w:date="2026-01-19T23:13:00Z">
                  <w:rPr>
                    <w:rStyle w:val="af6"/>
                    <w:rFonts w:ascii="Times New Roman" w:hAnsi="Times New Roman" w:cs="Times New Roman"/>
                    <w:b/>
                    <w:noProof/>
                  </w:rPr>
                </w:rPrChange>
              </w:rPr>
              <w:delText>Маркетинг Микс</w:delText>
            </w:r>
            <w:r w:rsidRPr="00F672CF" w:rsidDel="00F672CF">
              <w:rPr>
                <w:rFonts w:ascii="Times New Roman" w:hAnsi="Times New Roman" w:cs="Times New Roman"/>
                <w:noProof/>
                <w:webHidden/>
                <w:sz w:val="24"/>
                <w:szCs w:val="24"/>
                <w:rPrChange w:id="1722" w:author="Tima" w:date="2026-01-19T23:13:00Z">
                  <w:rPr>
                    <w:noProof/>
                    <w:webHidden/>
                  </w:rPr>
                </w:rPrChange>
              </w:rPr>
              <w:tab/>
              <w:delText>30</w:delText>
            </w:r>
          </w:del>
        </w:p>
        <w:p w14:paraId="7E4EB778" w14:textId="65171F91" w:rsidR="00C04C35" w:rsidRPr="00F672CF" w:rsidDel="00F672CF" w:rsidRDefault="00C04C35">
          <w:pPr>
            <w:pStyle w:val="31"/>
            <w:tabs>
              <w:tab w:val="left" w:pos="1320"/>
              <w:tab w:val="right" w:leader="dot" w:pos="9345"/>
            </w:tabs>
            <w:rPr>
              <w:del w:id="1723" w:author="Tima" w:date="2026-01-19T23:12:00Z"/>
              <w:rFonts w:ascii="Times New Roman" w:hAnsi="Times New Roman" w:cs="Times New Roman"/>
              <w:noProof/>
              <w:sz w:val="24"/>
              <w:szCs w:val="24"/>
              <w:rPrChange w:id="1724" w:author="Tima" w:date="2026-01-19T23:13:00Z">
                <w:rPr>
                  <w:del w:id="1725" w:author="Tima" w:date="2026-01-19T23:12:00Z"/>
                  <w:noProof/>
                </w:rPr>
              </w:rPrChange>
            </w:rPr>
          </w:pPr>
          <w:del w:id="1726" w:author="Tima" w:date="2026-01-19T23:12:00Z">
            <w:r w:rsidRPr="00F672CF" w:rsidDel="00F672CF">
              <w:rPr>
                <w:rStyle w:val="af6"/>
                <w:rFonts w:ascii="Times New Roman" w:hAnsi="Times New Roman" w:cs="Times New Roman"/>
                <w:b/>
                <w:noProof/>
                <w:sz w:val="24"/>
                <w:szCs w:val="24"/>
                <w:rPrChange w:id="1727" w:author="Tima" w:date="2026-01-19T23:13:00Z">
                  <w:rPr>
                    <w:rStyle w:val="af6"/>
                    <w:rFonts w:ascii="Times New Roman" w:hAnsi="Times New Roman" w:cs="Times New Roman"/>
                    <w:b/>
                    <w:noProof/>
                  </w:rPr>
                </w:rPrChange>
              </w:rPr>
              <w:delText>2.5.2.</w:delText>
            </w:r>
            <w:r w:rsidRPr="00F672CF" w:rsidDel="00F672CF">
              <w:rPr>
                <w:rFonts w:ascii="Times New Roman" w:hAnsi="Times New Roman" w:cs="Times New Roman"/>
                <w:noProof/>
                <w:sz w:val="24"/>
                <w:szCs w:val="24"/>
                <w:rPrChange w:id="1728" w:author="Tima" w:date="2026-01-19T23:13:00Z">
                  <w:rPr>
                    <w:noProof/>
                  </w:rPr>
                </w:rPrChange>
              </w:rPr>
              <w:tab/>
            </w:r>
            <w:r w:rsidRPr="00F672CF" w:rsidDel="00F672CF">
              <w:rPr>
                <w:rStyle w:val="af6"/>
                <w:rFonts w:ascii="Times New Roman" w:hAnsi="Times New Roman" w:cs="Times New Roman"/>
                <w:b/>
                <w:noProof/>
                <w:sz w:val="24"/>
                <w:szCs w:val="24"/>
                <w:rPrChange w:id="1729" w:author="Tima" w:date="2026-01-19T23:13:00Z">
                  <w:rPr>
                    <w:rStyle w:val="af6"/>
                    <w:rFonts w:ascii="Times New Roman" w:hAnsi="Times New Roman" w:cs="Times New Roman"/>
                    <w:b/>
                    <w:noProof/>
                  </w:rPr>
                </w:rPrChange>
              </w:rPr>
              <w:delText>Lean Canvas</w:delText>
            </w:r>
            <w:r w:rsidRPr="00F672CF" w:rsidDel="00F672CF">
              <w:rPr>
                <w:rFonts w:ascii="Times New Roman" w:hAnsi="Times New Roman" w:cs="Times New Roman"/>
                <w:noProof/>
                <w:webHidden/>
                <w:sz w:val="24"/>
                <w:szCs w:val="24"/>
                <w:rPrChange w:id="1730" w:author="Tima" w:date="2026-01-19T23:13:00Z">
                  <w:rPr>
                    <w:noProof/>
                    <w:webHidden/>
                  </w:rPr>
                </w:rPrChange>
              </w:rPr>
              <w:tab/>
              <w:delText>31</w:delText>
            </w:r>
          </w:del>
        </w:p>
        <w:p w14:paraId="2CE1790C" w14:textId="35372324" w:rsidR="00C04C35" w:rsidRPr="00F672CF" w:rsidDel="00F672CF" w:rsidRDefault="00C04C35">
          <w:pPr>
            <w:pStyle w:val="11"/>
            <w:tabs>
              <w:tab w:val="left" w:pos="440"/>
              <w:tab w:val="right" w:leader="dot" w:pos="9345"/>
            </w:tabs>
            <w:rPr>
              <w:del w:id="1731" w:author="Tima" w:date="2026-01-19T23:12:00Z"/>
              <w:rFonts w:ascii="Times New Roman" w:hAnsi="Times New Roman" w:cs="Times New Roman"/>
              <w:noProof/>
              <w:sz w:val="24"/>
              <w:szCs w:val="24"/>
              <w:rPrChange w:id="1732" w:author="Tima" w:date="2026-01-19T23:13:00Z">
                <w:rPr>
                  <w:del w:id="1733" w:author="Tima" w:date="2026-01-19T23:12:00Z"/>
                  <w:noProof/>
                </w:rPr>
              </w:rPrChange>
            </w:rPr>
          </w:pPr>
          <w:del w:id="1734" w:author="Tima" w:date="2026-01-19T23:12:00Z">
            <w:r w:rsidRPr="00F672CF" w:rsidDel="00F672CF">
              <w:rPr>
                <w:rStyle w:val="af6"/>
                <w:rFonts w:ascii="Times New Roman" w:hAnsi="Times New Roman" w:cs="Times New Roman"/>
                <w:b/>
                <w:noProof/>
                <w:sz w:val="24"/>
                <w:szCs w:val="24"/>
                <w:rPrChange w:id="1735" w:author="Tima" w:date="2026-01-19T23:13:00Z">
                  <w:rPr>
                    <w:rStyle w:val="af6"/>
                    <w:rFonts w:ascii="Times New Roman" w:hAnsi="Times New Roman" w:cs="Times New Roman"/>
                    <w:b/>
                    <w:noProof/>
                  </w:rPr>
                </w:rPrChange>
              </w:rPr>
              <w:delText>3.</w:delText>
            </w:r>
            <w:r w:rsidRPr="00F672CF" w:rsidDel="00F672CF">
              <w:rPr>
                <w:rFonts w:ascii="Times New Roman" w:hAnsi="Times New Roman" w:cs="Times New Roman"/>
                <w:noProof/>
                <w:sz w:val="24"/>
                <w:szCs w:val="24"/>
                <w:rPrChange w:id="1736" w:author="Tima" w:date="2026-01-19T23:13:00Z">
                  <w:rPr>
                    <w:noProof/>
                  </w:rPr>
                </w:rPrChange>
              </w:rPr>
              <w:tab/>
            </w:r>
            <w:r w:rsidRPr="00F672CF" w:rsidDel="00F672CF">
              <w:rPr>
                <w:rStyle w:val="af6"/>
                <w:rFonts w:ascii="Times New Roman" w:hAnsi="Times New Roman" w:cs="Times New Roman"/>
                <w:b/>
                <w:noProof/>
                <w:sz w:val="24"/>
                <w:szCs w:val="24"/>
                <w:rPrChange w:id="1737" w:author="Tima" w:date="2026-01-19T23:13:00Z">
                  <w:rPr>
                    <w:rStyle w:val="af6"/>
                    <w:rFonts w:ascii="Times New Roman" w:hAnsi="Times New Roman" w:cs="Times New Roman"/>
                    <w:b/>
                    <w:noProof/>
                  </w:rPr>
                </w:rPrChange>
              </w:rPr>
              <w:delText>ЭКОНОМИЧЕСКАЯ СОСТАВЛЯЮЩАЯ СЕРВИСА</w:delText>
            </w:r>
            <w:r w:rsidRPr="00F672CF" w:rsidDel="00F672CF">
              <w:rPr>
                <w:rFonts w:ascii="Times New Roman" w:hAnsi="Times New Roman" w:cs="Times New Roman"/>
                <w:noProof/>
                <w:webHidden/>
                <w:sz w:val="24"/>
                <w:szCs w:val="24"/>
                <w:rPrChange w:id="1738" w:author="Tima" w:date="2026-01-19T23:13:00Z">
                  <w:rPr>
                    <w:noProof/>
                    <w:webHidden/>
                  </w:rPr>
                </w:rPrChange>
              </w:rPr>
              <w:tab/>
              <w:delText>32</w:delText>
            </w:r>
          </w:del>
        </w:p>
        <w:p w14:paraId="60ED7DFA" w14:textId="37CF1032" w:rsidR="00C04C35" w:rsidRPr="00F672CF" w:rsidDel="00F672CF" w:rsidRDefault="00C04C35">
          <w:pPr>
            <w:pStyle w:val="21"/>
            <w:tabs>
              <w:tab w:val="left" w:pos="880"/>
              <w:tab w:val="right" w:leader="dot" w:pos="9345"/>
            </w:tabs>
            <w:rPr>
              <w:del w:id="1739" w:author="Tima" w:date="2026-01-19T23:12:00Z"/>
              <w:rFonts w:ascii="Times New Roman" w:hAnsi="Times New Roman" w:cs="Times New Roman"/>
              <w:noProof/>
              <w:sz w:val="24"/>
              <w:szCs w:val="24"/>
              <w:rPrChange w:id="1740" w:author="Tima" w:date="2026-01-19T23:13:00Z">
                <w:rPr>
                  <w:del w:id="1741" w:author="Tima" w:date="2026-01-19T23:12:00Z"/>
                  <w:noProof/>
                </w:rPr>
              </w:rPrChange>
            </w:rPr>
          </w:pPr>
          <w:del w:id="1742" w:author="Tima" w:date="2026-01-19T23:12:00Z">
            <w:r w:rsidRPr="00F672CF" w:rsidDel="00F672CF">
              <w:rPr>
                <w:rStyle w:val="af6"/>
                <w:rFonts w:ascii="Times New Roman" w:hAnsi="Times New Roman" w:cs="Times New Roman"/>
                <w:b/>
                <w:noProof/>
                <w:sz w:val="24"/>
                <w:szCs w:val="24"/>
                <w:rPrChange w:id="1743" w:author="Tima" w:date="2026-01-19T23:13:00Z">
                  <w:rPr>
                    <w:rStyle w:val="af6"/>
                    <w:rFonts w:ascii="Times New Roman" w:hAnsi="Times New Roman" w:cs="Times New Roman"/>
                    <w:b/>
                    <w:noProof/>
                  </w:rPr>
                </w:rPrChange>
              </w:rPr>
              <w:delText>3.1.</w:delText>
            </w:r>
            <w:r w:rsidRPr="00F672CF" w:rsidDel="00F672CF">
              <w:rPr>
                <w:rFonts w:ascii="Times New Roman" w:hAnsi="Times New Roman" w:cs="Times New Roman"/>
                <w:noProof/>
                <w:sz w:val="24"/>
                <w:szCs w:val="24"/>
                <w:rPrChange w:id="1744" w:author="Tima" w:date="2026-01-19T23:13:00Z">
                  <w:rPr>
                    <w:noProof/>
                  </w:rPr>
                </w:rPrChange>
              </w:rPr>
              <w:tab/>
            </w:r>
            <w:r w:rsidRPr="00F672CF" w:rsidDel="00F672CF">
              <w:rPr>
                <w:rStyle w:val="af6"/>
                <w:rFonts w:ascii="Times New Roman" w:hAnsi="Times New Roman" w:cs="Times New Roman"/>
                <w:b/>
                <w:noProof/>
                <w:sz w:val="24"/>
                <w:szCs w:val="24"/>
                <w:rPrChange w:id="1745" w:author="Tima" w:date="2026-01-19T23:13:00Z">
                  <w:rPr>
                    <w:rStyle w:val="af6"/>
                    <w:rFonts w:ascii="Times New Roman" w:hAnsi="Times New Roman" w:cs="Times New Roman"/>
                    <w:b/>
                    <w:noProof/>
                  </w:rPr>
                </w:rPrChange>
              </w:rPr>
              <w:delText>Расчет ставки дисконтирования, доходов, расходов</w:delText>
            </w:r>
            <w:r w:rsidRPr="00F672CF" w:rsidDel="00F672CF">
              <w:rPr>
                <w:rFonts w:ascii="Times New Roman" w:hAnsi="Times New Roman" w:cs="Times New Roman"/>
                <w:noProof/>
                <w:webHidden/>
                <w:sz w:val="24"/>
                <w:szCs w:val="24"/>
                <w:rPrChange w:id="1746" w:author="Tima" w:date="2026-01-19T23:13:00Z">
                  <w:rPr>
                    <w:noProof/>
                    <w:webHidden/>
                  </w:rPr>
                </w:rPrChange>
              </w:rPr>
              <w:tab/>
              <w:delText>32</w:delText>
            </w:r>
          </w:del>
        </w:p>
        <w:p w14:paraId="1206B7A4" w14:textId="2C4DAB8A" w:rsidR="00C04C35" w:rsidRPr="00F672CF" w:rsidDel="00F672CF" w:rsidRDefault="00C04C35">
          <w:pPr>
            <w:pStyle w:val="31"/>
            <w:tabs>
              <w:tab w:val="left" w:pos="1320"/>
              <w:tab w:val="right" w:leader="dot" w:pos="9345"/>
            </w:tabs>
            <w:rPr>
              <w:del w:id="1747" w:author="Tima" w:date="2026-01-19T23:12:00Z"/>
              <w:rFonts w:ascii="Times New Roman" w:hAnsi="Times New Roman" w:cs="Times New Roman"/>
              <w:noProof/>
              <w:sz w:val="24"/>
              <w:szCs w:val="24"/>
              <w:rPrChange w:id="1748" w:author="Tima" w:date="2026-01-19T23:13:00Z">
                <w:rPr>
                  <w:del w:id="1749" w:author="Tima" w:date="2026-01-19T23:12:00Z"/>
                  <w:noProof/>
                </w:rPr>
              </w:rPrChange>
            </w:rPr>
          </w:pPr>
          <w:del w:id="1750" w:author="Tima" w:date="2026-01-19T23:12:00Z">
            <w:r w:rsidRPr="00F672CF" w:rsidDel="00F672CF">
              <w:rPr>
                <w:rStyle w:val="af6"/>
                <w:rFonts w:ascii="Times New Roman" w:hAnsi="Times New Roman" w:cs="Times New Roman"/>
                <w:b/>
                <w:noProof/>
                <w:sz w:val="24"/>
                <w:szCs w:val="24"/>
                <w:rPrChange w:id="1751" w:author="Tima" w:date="2026-01-19T23:13:00Z">
                  <w:rPr>
                    <w:rStyle w:val="af6"/>
                    <w:rFonts w:ascii="Times New Roman" w:hAnsi="Times New Roman" w:cs="Times New Roman"/>
                    <w:b/>
                    <w:noProof/>
                  </w:rPr>
                </w:rPrChange>
              </w:rPr>
              <w:delText>3.1.1.</w:delText>
            </w:r>
            <w:r w:rsidRPr="00F672CF" w:rsidDel="00F672CF">
              <w:rPr>
                <w:rFonts w:ascii="Times New Roman" w:hAnsi="Times New Roman" w:cs="Times New Roman"/>
                <w:noProof/>
                <w:sz w:val="24"/>
                <w:szCs w:val="24"/>
                <w:rPrChange w:id="1752" w:author="Tima" w:date="2026-01-19T23:13:00Z">
                  <w:rPr>
                    <w:noProof/>
                  </w:rPr>
                </w:rPrChange>
              </w:rPr>
              <w:tab/>
            </w:r>
            <w:r w:rsidRPr="00F672CF" w:rsidDel="00F672CF">
              <w:rPr>
                <w:rStyle w:val="af6"/>
                <w:rFonts w:ascii="Times New Roman" w:hAnsi="Times New Roman" w:cs="Times New Roman"/>
                <w:b/>
                <w:noProof/>
                <w:sz w:val="24"/>
                <w:szCs w:val="24"/>
                <w:rPrChange w:id="1753" w:author="Tima" w:date="2026-01-19T23:13:00Z">
                  <w:rPr>
                    <w:rStyle w:val="af6"/>
                    <w:rFonts w:ascii="Times New Roman" w:hAnsi="Times New Roman" w:cs="Times New Roman"/>
                    <w:b/>
                    <w:noProof/>
                  </w:rPr>
                </w:rPrChange>
              </w:rPr>
              <w:delText>Расчет ставки дисконтирования</w:delText>
            </w:r>
            <w:r w:rsidRPr="00F672CF" w:rsidDel="00F672CF">
              <w:rPr>
                <w:rFonts w:ascii="Times New Roman" w:hAnsi="Times New Roman" w:cs="Times New Roman"/>
                <w:noProof/>
                <w:webHidden/>
                <w:sz w:val="24"/>
                <w:szCs w:val="24"/>
                <w:rPrChange w:id="1754" w:author="Tima" w:date="2026-01-19T23:13:00Z">
                  <w:rPr>
                    <w:noProof/>
                    <w:webHidden/>
                  </w:rPr>
                </w:rPrChange>
              </w:rPr>
              <w:tab/>
              <w:delText>32</w:delText>
            </w:r>
          </w:del>
        </w:p>
        <w:p w14:paraId="26BFBD8F" w14:textId="5F95CE99" w:rsidR="00C04C35" w:rsidRPr="00F672CF" w:rsidDel="00F672CF" w:rsidRDefault="00C04C35">
          <w:pPr>
            <w:pStyle w:val="31"/>
            <w:tabs>
              <w:tab w:val="left" w:pos="1320"/>
              <w:tab w:val="right" w:leader="dot" w:pos="9345"/>
            </w:tabs>
            <w:rPr>
              <w:del w:id="1755" w:author="Tima" w:date="2026-01-19T23:12:00Z"/>
              <w:rFonts w:ascii="Times New Roman" w:hAnsi="Times New Roman" w:cs="Times New Roman"/>
              <w:noProof/>
              <w:sz w:val="24"/>
              <w:szCs w:val="24"/>
              <w:rPrChange w:id="1756" w:author="Tima" w:date="2026-01-19T23:13:00Z">
                <w:rPr>
                  <w:del w:id="1757" w:author="Tima" w:date="2026-01-19T23:12:00Z"/>
                  <w:noProof/>
                </w:rPr>
              </w:rPrChange>
            </w:rPr>
          </w:pPr>
          <w:del w:id="1758" w:author="Tima" w:date="2026-01-19T23:12:00Z">
            <w:r w:rsidRPr="00F672CF" w:rsidDel="00F672CF">
              <w:rPr>
                <w:rStyle w:val="af6"/>
                <w:rFonts w:ascii="Times New Roman" w:hAnsi="Times New Roman" w:cs="Times New Roman"/>
                <w:b/>
                <w:noProof/>
                <w:sz w:val="24"/>
                <w:szCs w:val="24"/>
                <w:rPrChange w:id="1759" w:author="Tima" w:date="2026-01-19T23:13:00Z">
                  <w:rPr>
                    <w:rStyle w:val="af6"/>
                    <w:rFonts w:ascii="Times New Roman" w:hAnsi="Times New Roman" w:cs="Times New Roman"/>
                    <w:b/>
                    <w:noProof/>
                  </w:rPr>
                </w:rPrChange>
              </w:rPr>
              <w:delText>3.1.2.</w:delText>
            </w:r>
            <w:r w:rsidRPr="00F672CF" w:rsidDel="00F672CF">
              <w:rPr>
                <w:rFonts w:ascii="Times New Roman" w:hAnsi="Times New Roman" w:cs="Times New Roman"/>
                <w:noProof/>
                <w:sz w:val="24"/>
                <w:szCs w:val="24"/>
                <w:rPrChange w:id="1760" w:author="Tima" w:date="2026-01-19T23:13:00Z">
                  <w:rPr>
                    <w:noProof/>
                  </w:rPr>
                </w:rPrChange>
              </w:rPr>
              <w:tab/>
            </w:r>
            <w:r w:rsidRPr="00F672CF" w:rsidDel="00F672CF">
              <w:rPr>
                <w:rStyle w:val="af6"/>
                <w:rFonts w:ascii="Times New Roman" w:hAnsi="Times New Roman" w:cs="Times New Roman"/>
                <w:b/>
                <w:noProof/>
                <w:sz w:val="24"/>
                <w:szCs w:val="24"/>
                <w:rPrChange w:id="1761" w:author="Tima" w:date="2026-01-19T23:13:00Z">
                  <w:rPr>
                    <w:rStyle w:val="af6"/>
                    <w:rFonts w:ascii="Times New Roman" w:hAnsi="Times New Roman" w:cs="Times New Roman"/>
                    <w:b/>
                    <w:noProof/>
                  </w:rPr>
                </w:rPrChange>
              </w:rPr>
              <w:delText>Выбор режима налогообложения</w:delText>
            </w:r>
            <w:r w:rsidRPr="00F672CF" w:rsidDel="00F672CF">
              <w:rPr>
                <w:rFonts w:ascii="Times New Roman" w:hAnsi="Times New Roman" w:cs="Times New Roman"/>
                <w:noProof/>
                <w:webHidden/>
                <w:sz w:val="24"/>
                <w:szCs w:val="24"/>
                <w:rPrChange w:id="1762" w:author="Tima" w:date="2026-01-19T23:13:00Z">
                  <w:rPr>
                    <w:noProof/>
                    <w:webHidden/>
                  </w:rPr>
                </w:rPrChange>
              </w:rPr>
              <w:tab/>
              <w:delText>33</w:delText>
            </w:r>
          </w:del>
        </w:p>
        <w:p w14:paraId="24D7EC85" w14:textId="31C557F9" w:rsidR="00C04C35" w:rsidRPr="00F672CF" w:rsidDel="00F672CF" w:rsidRDefault="00C04C35">
          <w:pPr>
            <w:pStyle w:val="31"/>
            <w:tabs>
              <w:tab w:val="left" w:pos="1320"/>
              <w:tab w:val="right" w:leader="dot" w:pos="9345"/>
            </w:tabs>
            <w:rPr>
              <w:del w:id="1763" w:author="Tima" w:date="2026-01-19T23:12:00Z"/>
              <w:rFonts w:ascii="Times New Roman" w:hAnsi="Times New Roman" w:cs="Times New Roman"/>
              <w:noProof/>
              <w:sz w:val="24"/>
              <w:szCs w:val="24"/>
              <w:rPrChange w:id="1764" w:author="Tima" w:date="2026-01-19T23:13:00Z">
                <w:rPr>
                  <w:del w:id="1765" w:author="Tima" w:date="2026-01-19T23:12:00Z"/>
                  <w:noProof/>
                </w:rPr>
              </w:rPrChange>
            </w:rPr>
          </w:pPr>
          <w:del w:id="1766" w:author="Tima" w:date="2026-01-19T23:12:00Z">
            <w:r w:rsidRPr="00F672CF" w:rsidDel="00F672CF">
              <w:rPr>
                <w:rStyle w:val="af6"/>
                <w:rFonts w:ascii="Times New Roman" w:hAnsi="Times New Roman" w:cs="Times New Roman"/>
                <w:b/>
                <w:noProof/>
                <w:sz w:val="24"/>
                <w:szCs w:val="24"/>
                <w:rPrChange w:id="1767" w:author="Tima" w:date="2026-01-19T23:13:00Z">
                  <w:rPr>
                    <w:rStyle w:val="af6"/>
                    <w:rFonts w:ascii="Times New Roman" w:hAnsi="Times New Roman" w:cs="Times New Roman"/>
                    <w:b/>
                    <w:noProof/>
                  </w:rPr>
                </w:rPrChange>
              </w:rPr>
              <w:delText>3.1.3.</w:delText>
            </w:r>
            <w:r w:rsidRPr="00F672CF" w:rsidDel="00F672CF">
              <w:rPr>
                <w:rFonts w:ascii="Times New Roman" w:hAnsi="Times New Roman" w:cs="Times New Roman"/>
                <w:noProof/>
                <w:sz w:val="24"/>
                <w:szCs w:val="24"/>
                <w:rPrChange w:id="1768" w:author="Tima" w:date="2026-01-19T23:13:00Z">
                  <w:rPr>
                    <w:noProof/>
                  </w:rPr>
                </w:rPrChange>
              </w:rPr>
              <w:tab/>
            </w:r>
            <w:r w:rsidRPr="00F672CF" w:rsidDel="00F672CF">
              <w:rPr>
                <w:rStyle w:val="af6"/>
                <w:rFonts w:ascii="Times New Roman" w:hAnsi="Times New Roman" w:cs="Times New Roman"/>
                <w:b/>
                <w:noProof/>
                <w:sz w:val="24"/>
                <w:szCs w:val="24"/>
                <w:rPrChange w:id="1769" w:author="Tima" w:date="2026-01-19T23:13:00Z">
                  <w:rPr>
                    <w:rStyle w:val="af6"/>
                    <w:rFonts w:ascii="Times New Roman" w:hAnsi="Times New Roman" w:cs="Times New Roman"/>
                    <w:b/>
                    <w:noProof/>
                  </w:rPr>
                </w:rPrChange>
              </w:rPr>
              <w:delText>Расчет свободного денежного потока</w:delText>
            </w:r>
            <w:r w:rsidRPr="00F672CF" w:rsidDel="00F672CF">
              <w:rPr>
                <w:rFonts w:ascii="Times New Roman" w:hAnsi="Times New Roman" w:cs="Times New Roman"/>
                <w:noProof/>
                <w:webHidden/>
                <w:sz w:val="24"/>
                <w:szCs w:val="24"/>
                <w:rPrChange w:id="1770" w:author="Tima" w:date="2026-01-19T23:13:00Z">
                  <w:rPr>
                    <w:noProof/>
                    <w:webHidden/>
                  </w:rPr>
                </w:rPrChange>
              </w:rPr>
              <w:tab/>
              <w:delText>33</w:delText>
            </w:r>
          </w:del>
        </w:p>
        <w:p w14:paraId="0A996E6E" w14:textId="345B18AD" w:rsidR="00C04C35" w:rsidRPr="00F672CF" w:rsidDel="00F672CF" w:rsidRDefault="00C04C35">
          <w:pPr>
            <w:pStyle w:val="21"/>
            <w:tabs>
              <w:tab w:val="left" w:pos="880"/>
              <w:tab w:val="right" w:leader="dot" w:pos="9345"/>
            </w:tabs>
            <w:rPr>
              <w:del w:id="1771" w:author="Tima" w:date="2026-01-19T23:12:00Z"/>
              <w:rFonts w:ascii="Times New Roman" w:hAnsi="Times New Roman" w:cs="Times New Roman"/>
              <w:noProof/>
              <w:sz w:val="24"/>
              <w:szCs w:val="24"/>
              <w:rPrChange w:id="1772" w:author="Tima" w:date="2026-01-19T23:13:00Z">
                <w:rPr>
                  <w:del w:id="1773" w:author="Tima" w:date="2026-01-19T23:12:00Z"/>
                  <w:noProof/>
                </w:rPr>
              </w:rPrChange>
            </w:rPr>
          </w:pPr>
          <w:del w:id="1774" w:author="Tima" w:date="2026-01-19T23:12:00Z">
            <w:r w:rsidRPr="00F672CF" w:rsidDel="00F672CF">
              <w:rPr>
                <w:rStyle w:val="af6"/>
                <w:rFonts w:ascii="Times New Roman" w:hAnsi="Times New Roman" w:cs="Times New Roman"/>
                <w:b/>
                <w:noProof/>
                <w:sz w:val="24"/>
                <w:szCs w:val="24"/>
                <w:rPrChange w:id="1775" w:author="Tima" w:date="2026-01-19T23:13:00Z">
                  <w:rPr>
                    <w:rStyle w:val="af6"/>
                    <w:rFonts w:ascii="Times New Roman" w:hAnsi="Times New Roman" w:cs="Times New Roman"/>
                    <w:b/>
                    <w:noProof/>
                  </w:rPr>
                </w:rPrChange>
              </w:rPr>
              <w:delText>3.2.</w:delText>
            </w:r>
            <w:r w:rsidRPr="00F672CF" w:rsidDel="00F672CF">
              <w:rPr>
                <w:rFonts w:ascii="Times New Roman" w:hAnsi="Times New Roman" w:cs="Times New Roman"/>
                <w:noProof/>
                <w:sz w:val="24"/>
                <w:szCs w:val="24"/>
                <w:rPrChange w:id="1776" w:author="Tima" w:date="2026-01-19T23:13:00Z">
                  <w:rPr>
                    <w:noProof/>
                  </w:rPr>
                </w:rPrChange>
              </w:rPr>
              <w:tab/>
            </w:r>
            <w:r w:rsidRPr="00F672CF" w:rsidDel="00F672CF">
              <w:rPr>
                <w:rStyle w:val="af6"/>
                <w:rFonts w:ascii="Times New Roman" w:hAnsi="Times New Roman" w:cs="Times New Roman"/>
                <w:b/>
                <w:noProof/>
                <w:sz w:val="24"/>
                <w:szCs w:val="24"/>
                <w:rPrChange w:id="1777" w:author="Tima" w:date="2026-01-19T23:13:00Z">
                  <w:rPr>
                    <w:rStyle w:val="af6"/>
                    <w:rFonts w:ascii="Times New Roman" w:hAnsi="Times New Roman" w:cs="Times New Roman"/>
                    <w:b/>
                    <w:noProof/>
                  </w:rPr>
                </w:rPrChange>
              </w:rPr>
              <w:delText>Сформировать денежные потоки в Excel</w:delText>
            </w:r>
            <w:r w:rsidRPr="00F672CF" w:rsidDel="00F672CF">
              <w:rPr>
                <w:rFonts w:ascii="Times New Roman" w:hAnsi="Times New Roman" w:cs="Times New Roman"/>
                <w:noProof/>
                <w:webHidden/>
                <w:sz w:val="24"/>
                <w:szCs w:val="24"/>
                <w:rPrChange w:id="1778" w:author="Tima" w:date="2026-01-19T23:13:00Z">
                  <w:rPr>
                    <w:noProof/>
                    <w:webHidden/>
                  </w:rPr>
                </w:rPrChange>
              </w:rPr>
              <w:tab/>
              <w:delText>35</w:delText>
            </w:r>
          </w:del>
        </w:p>
        <w:p w14:paraId="3B2E29B5" w14:textId="380F83D3" w:rsidR="00C04C35" w:rsidRPr="00F672CF" w:rsidDel="00F672CF" w:rsidRDefault="00C04C35">
          <w:pPr>
            <w:pStyle w:val="31"/>
            <w:tabs>
              <w:tab w:val="left" w:pos="1320"/>
              <w:tab w:val="right" w:leader="dot" w:pos="9345"/>
            </w:tabs>
            <w:rPr>
              <w:del w:id="1779" w:author="Tima" w:date="2026-01-19T23:12:00Z"/>
              <w:rFonts w:ascii="Times New Roman" w:hAnsi="Times New Roman" w:cs="Times New Roman"/>
              <w:noProof/>
              <w:sz w:val="24"/>
              <w:szCs w:val="24"/>
              <w:rPrChange w:id="1780" w:author="Tima" w:date="2026-01-19T23:13:00Z">
                <w:rPr>
                  <w:del w:id="1781" w:author="Tima" w:date="2026-01-19T23:12:00Z"/>
                  <w:noProof/>
                </w:rPr>
              </w:rPrChange>
            </w:rPr>
          </w:pPr>
          <w:del w:id="1782" w:author="Tima" w:date="2026-01-19T23:12:00Z">
            <w:r w:rsidRPr="00F672CF" w:rsidDel="00F672CF">
              <w:rPr>
                <w:rStyle w:val="af6"/>
                <w:rFonts w:ascii="Times New Roman" w:hAnsi="Times New Roman" w:cs="Times New Roman"/>
                <w:b/>
                <w:noProof/>
                <w:sz w:val="24"/>
                <w:szCs w:val="24"/>
                <w:rPrChange w:id="1783" w:author="Tima" w:date="2026-01-19T23:13:00Z">
                  <w:rPr>
                    <w:rStyle w:val="af6"/>
                    <w:rFonts w:ascii="Times New Roman" w:hAnsi="Times New Roman" w:cs="Times New Roman"/>
                    <w:b/>
                    <w:noProof/>
                  </w:rPr>
                </w:rPrChange>
              </w:rPr>
              <w:delText>3.2.1.</w:delText>
            </w:r>
            <w:r w:rsidRPr="00F672CF" w:rsidDel="00F672CF">
              <w:rPr>
                <w:rFonts w:ascii="Times New Roman" w:hAnsi="Times New Roman" w:cs="Times New Roman"/>
                <w:noProof/>
                <w:sz w:val="24"/>
                <w:szCs w:val="24"/>
                <w:rPrChange w:id="1784" w:author="Tima" w:date="2026-01-19T23:13:00Z">
                  <w:rPr>
                    <w:noProof/>
                  </w:rPr>
                </w:rPrChange>
              </w:rPr>
              <w:tab/>
            </w:r>
            <w:r w:rsidRPr="00F672CF" w:rsidDel="00F672CF">
              <w:rPr>
                <w:rStyle w:val="af6"/>
                <w:rFonts w:ascii="Times New Roman" w:hAnsi="Times New Roman" w:cs="Times New Roman"/>
                <w:b/>
                <w:noProof/>
                <w:sz w:val="24"/>
                <w:szCs w:val="24"/>
                <w:rPrChange w:id="1785" w:author="Tima" w:date="2026-01-19T23:13:00Z">
                  <w:rPr>
                    <w:rStyle w:val="af6"/>
                    <w:rFonts w:ascii="Times New Roman" w:hAnsi="Times New Roman" w:cs="Times New Roman"/>
                    <w:b/>
                    <w:noProof/>
                  </w:rPr>
                </w:rPrChange>
              </w:rPr>
              <w:delText>Расчет показателей экономической эффективности проекта</w:delText>
            </w:r>
            <w:r w:rsidRPr="00F672CF" w:rsidDel="00F672CF">
              <w:rPr>
                <w:rFonts w:ascii="Times New Roman" w:hAnsi="Times New Roman" w:cs="Times New Roman"/>
                <w:noProof/>
                <w:webHidden/>
                <w:sz w:val="24"/>
                <w:szCs w:val="24"/>
                <w:rPrChange w:id="1786" w:author="Tima" w:date="2026-01-19T23:13:00Z">
                  <w:rPr>
                    <w:noProof/>
                    <w:webHidden/>
                  </w:rPr>
                </w:rPrChange>
              </w:rPr>
              <w:tab/>
              <w:delText>35</w:delText>
            </w:r>
          </w:del>
        </w:p>
        <w:p w14:paraId="7502E3FC" w14:textId="1188FDAD" w:rsidR="00C04C35" w:rsidRPr="00F672CF" w:rsidDel="00F672CF" w:rsidRDefault="00C04C35">
          <w:pPr>
            <w:pStyle w:val="31"/>
            <w:tabs>
              <w:tab w:val="left" w:pos="1320"/>
              <w:tab w:val="right" w:leader="dot" w:pos="9345"/>
            </w:tabs>
            <w:rPr>
              <w:del w:id="1787" w:author="Tima" w:date="2026-01-19T23:12:00Z"/>
              <w:rFonts w:ascii="Times New Roman" w:hAnsi="Times New Roman" w:cs="Times New Roman"/>
              <w:noProof/>
              <w:sz w:val="24"/>
              <w:szCs w:val="24"/>
              <w:rPrChange w:id="1788" w:author="Tima" w:date="2026-01-19T23:13:00Z">
                <w:rPr>
                  <w:del w:id="1789" w:author="Tima" w:date="2026-01-19T23:12:00Z"/>
                  <w:noProof/>
                </w:rPr>
              </w:rPrChange>
            </w:rPr>
          </w:pPr>
          <w:del w:id="1790" w:author="Tima" w:date="2026-01-19T23:12:00Z">
            <w:r w:rsidRPr="00F672CF" w:rsidDel="00F672CF">
              <w:rPr>
                <w:rStyle w:val="af6"/>
                <w:rFonts w:ascii="Times New Roman" w:hAnsi="Times New Roman" w:cs="Times New Roman"/>
                <w:b/>
                <w:noProof/>
                <w:sz w:val="24"/>
                <w:szCs w:val="24"/>
                <w:rPrChange w:id="1791" w:author="Tima" w:date="2026-01-19T23:13:00Z">
                  <w:rPr>
                    <w:rStyle w:val="af6"/>
                    <w:rFonts w:ascii="Times New Roman" w:hAnsi="Times New Roman" w:cs="Times New Roman"/>
                    <w:b/>
                    <w:noProof/>
                  </w:rPr>
                </w:rPrChange>
              </w:rPr>
              <w:delText>3.2.2.</w:delText>
            </w:r>
            <w:r w:rsidRPr="00F672CF" w:rsidDel="00F672CF">
              <w:rPr>
                <w:rFonts w:ascii="Times New Roman" w:hAnsi="Times New Roman" w:cs="Times New Roman"/>
                <w:noProof/>
                <w:sz w:val="24"/>
                <w:szCs w:val="24"/>
                <w:rPrChange w:id="1792" w:author="Tima" w:date="2026-01-19T23:13:00Z">
                  <w:rPr>
                    <w:noProof/>
                  </w:rPr>
                </w:rPrChange>
              </w:rPr>
              <w:tab/>
            </w:r>
            <w:r w:rsidRPr="00F672CF" w:rsidDel="00F672CF">
              <w:rPr>
                <w:rStyle w:val="af6"/>
                <w:rFonts w:ascii="Times New Roman" w:hAnsi="Times New Roman" w:cs="Times New Roman"/>
                <w:b/>
                <w:noProof/>
                <w:sz w:val="24"/>
                <w:szCs w:val="24"/>
                <w:rPrChange w:id="1793" w:author="Tima" w:date="2026-01-19T23:13:00Z">
                  <w:rPr>
                    <w:rStyle w:val="af6"/>
                    <w:rFonts w:ascii="Times New Roman" w:hAnsi="Times New Roman" w:cs="Times New Roman"/>
                    <w:b/>
                    <w:noProof/>
                  </w:rPr>
                </w:rPrChange>
              </w:rPr>
              <w:delText>Расчет юнит-экономики проекта</w:delText>
            </w:r>
            <w:r w:rsidRPr="00F672CF" w:rsidDel="00F672CF">
              <w:rPr>
                <w:rFonts w:ascii="Times New Roman" w:hAnsi="Times New Roman" w:cs="Times New Roman"/>
                <w:noProof/>
                <w:webHidden/>
                <w:sz w:val="24"/>
                <w:szCs w:val="24"/>
                <w:rPrChange w:id="1794" w:author="Tima" w:date="2026-01-19T23:13:00Z">
                  <w:rPr>
                    <w:noProof/>
                    <w:webHidden/>
                  </w:rPr>
                </w:rPrChange>
              </w:rPr>
              <w:tab/>
              <w:delText>35</w:delText>
            </w:r>
          </w:del>
        </w:p>
        <w:p w14:paraId="0AF13595" w14:textId="2D9703BD" w:rsidR="00C04C35" w:rsidRPr="00F672CF" w:rsidDel="00F672CF" w:rsidRDefault="00C04C35">
          <w:pPr>
            <w:pStyle w:val="31"/>
            <w:tabs>
              <w:tab w:val="left" w:pos="1320"/>
              <w:tab w:val="right" w:leader="dot" w:pos="9345"/>
            </w:tabs>
            <w:rPr>
              <w:del w:id="1795" w:author="Tima" w:date="2026-01-19T23:12:00Z"/>
              <w:rFonts w:ascii="Times New Roman" w:hAnsi="Times New Roman" w:cs="Times New Roman"/>
              <w:noProof/>
              <w:sz w:val="24"/>
              <w:szCs w:val="24"/>
              <w:rPrChange w:id="1796" w:author="Tima" w:date="2026-01-19T23:13:00Z">
                <w:rPr>
                  <w:del w:id="1797" w:author="Tima" w:date="2026-01-19T23:12:00Z"/>
                  <w:noProof/>
                </w:rPr>
              </w:rPrChange>
            </w:rPr>
          </w:pPr>
          <w:del w:id="1798" w:author="Tima" w:date="2026-01-19T23:12:00Z">
            <w:r w:rsidRPr="00F672CF" w:rsidDel="00F672CF">
              <w:rPr>
                <w:rStyle w:val="af6"/>
                <w:rFonts w:ascii="Times New Roman" w:hAnsi="Times New Roman" w:cs="Times New Roman"/>
                <w:b/>
                <w:noProof/>
                <w:sz w:val="24"/>
                <w:szCs w:val="24"/>
                <w:rPrChange w:id="1799" w:author="Tima" w:date="2026-01-19T23:13:00Z">
                  <w:rPr>
                    <w:rStyle w:val="af6"/>
                    <w:rFonts w:ascii="Times New Roman" w:hAnsi="Times New Roman" w:cs="Times New Roman"/>
                    <w:b/>
                    <w:noProof/>
                  </w:rPr>
                </w:rPrChange>
              </w:rPr>
              <w:delText>3.2.3.</w:delText>
            </w:r>
            <w:r w:rsidRPr="00F672CF" w:rsidDel="00F672CF">
              <w:rPr>
                <w:rFonts w:ascii="Times New Roman" w:hAnsi="Times New Roman" w:cs="Times New Roman"/>
                <w:noProof/>
                <w:sz w:val="24"/>
                <w:szCs w:val="24"/>
                <w:rPrChange w:id="1800" w:author="Tima" w:date="2026-01-19T23:13:00Z">
                  <w:rPr>
                    <w:noProof/>
                  </w:rPr>
                </w:rPrChange>
              </w:rPr>
              <w:tab/>
            </w:r>
            <w:r w:rsidRPr="00F672CF" w:rsidDel="00F672CF">
              <w:rPr>
                <w:rStyle w:val="af6"/>
                <w:rFonts w:ascii="Times New Roman" w:hAnsi="Times New Roman" w:cs="Times New Roman"/>
                <w:b/>
                <w:noProof/>
                <w:sz w:val="24"/>
                <w:szCs w:val="24"/>
                <w:rPrChange w:id="1801" w:author="Tima" w:date="2026-01-19T23:13:00Z">
                  <w:rPr>
                    <w:rStyle w:val="af6"/>
                    <w:rFonts w:ascii="Times New Roman" w:hAnsi="Times New Roman" w:cs="Times New Roman"/>
                    <w:b/>
                    <w:noProof/>
                  </w:rPr>
                </w:rPrChange>
              </w:rPr>
              <w:delText>Анализ рисков проекта</w:delText>
            </w:r>
            <w:r w:rsidRPr="00F672CF" w:rsidDel="00F672CF">
              <w:rPr>
                <w:rFonts w:ascii="Times New Roman" w:hAnsi="Times New Roman" w:cs="Times New Roman"/>
                <w:noProof/>
                <w:webHidden/>
                <w:sz w:val="24"/>
                <w:szCs w:val="24"/>
                <w:rPrChange w:id="1802" w:author="Tima" w:date="2026-01-19T23:13:00Z">
                  <w:rPr>
                    <w:noProof/>
                    <w:webHidden/>
                  </w:rPr>
                </w:rPrChange>
              </w:rPr>
              <w:tab/>
              <w:delText>35</w:delText>
            </w:r>
          </w:del>
        </w:p>
        <w:p w14:paraId="62A1527E" w14:textId="074BE1CA" w:rsidR="00C04C35" w:rsidRPr="00F672CF" w:rsidDel="00F672CF" w:rsidRDefault="00C04C35">
          <w:pPr>
            <w:pStyle w:val="21"/>
            <w:tabs>
              <w:tab w:val="left" w:pos="880"/>
              <w:tab w:val="right" w:leader="dot" w:pos="9345"/>
            </w:tabs>
            <w:rPr>
              <w:del w:id="1803" w:author="Tima" w:date="2026-01-19T23:12:00Z"/>
              <w:rFonts w:ascii="Times New Roman" w:hAnsi="Times New Roman" w:cs="Times New Roman"/>
              <w:noProof/>
              <w:sz w:val="24"/>
              <w:szCs w:val="24"/>
              <w:rPrChange w:id="1804" w:author="Tima" w:date="2026-01-19T23:13:00Z">
                <w:rPr>
                  <w:del w:id="1805" w:author="Tima" w:date="2026-01-19T23:12:00Z"/>
                  <w:noProof/>
                </w:rPr>
              </w:rPrChange>
            </w:rPr>
          </w:pPr>
          <w:del w:id="1806" w:author="Tima" w:date="2026-01-19T23:12:00Z">
            <w:r w:rsidRPr="00F672CF" w:rsidDel="00F672CF">
              <w:rPr>
                <w:rStyle w:val="af6"/>
                <w:rFonts w:ascii="Times New Roman" w:hAnsi="Times New Roman" w:cs="Times New Roman"/>
                <w:b/>
                <w:noProof/>
                <w:sz w:val="24"/>
                <w:szCs w:val="24"/>
                <w:rPrChange w:id="1807" w:author="Tima" w:date="2026-01-19T23:13:00Z">
                  <w:rPr>
                    <w:rStyle w:val="af6"/>
                    <w:rFonts w:ascii="Times New Roman" w:hAnsi="Times New Roman" w:cs="Times New Roman"/>
                    <w:b/>
                    <w:noProof/>
                  </w:rPr>
                </w:rPrChange>
              </w:rPr>
              <w:delText>3.3.</w:delText>
            </w:r>
            <w:r w:rsidRPr="00F672CF" w:rsidDel="00F672CF">
              <w:rPr>
                <w:rFonts w:ascii="Times New Roman" w:hAnsi="Times New Roman" w:cs="Times New Roman"/>
                <w:noProof/>
                <w:sz w:val="24"/>
                <w:szCs w:val="24"/>
                <w:rPrChange w:id="1808" w:author="Tima" w:date="2026-01-19T23:13:00Z">
                  <w:rPr>
                    <w:noProof/>
                  </w:rPr>
                </w:rPrChange>
              </w:rPr>
              <w:tab/>
            </w:r>
            <w:r w:rsidRPr="00F672CF" w:rsidDel="00F672CF">
              <w:rPr>
                <w:rStyle w:val="af6"/>
                <w:rFonts w:ascii="Times New Roman" w:hAnsi="Times New Roman" w:cs="Times New Roman"/>
                <w:b/>
                <w:noProof/>
                <w:sz w:val="24"/>
                <w:szCs w:val="24"/>
                <w:rPrChange w:id="1809" w:author="Tima" w:date="2026-01-19T23:13:00Z">
                  <w:rPr>
                    <w:rStyle w:val="af6"/>
                    <w:rFonts w:ascii="Times New Roman" w:hAnsi="Times New Roman" w:cs="Times New Roman"/>
                    <w:b/>
                    <w:noProof/>
                  </w:rPr>
                </w:rPrChange>
              </w:rPr>
              <w:delText>Аналитическая записка</w:delText>
            </w:r>
            <w:r w:rsidRPr="00F672CF" w:rsidDel="00F672CF">
              <w:rPr>
                <w:rFonts w:ascii="Times New Roman" w:hAnsi="Times New Roman" w:cs="Times New Roman"/>
                <w:noProof/>
                <w:webHidden/>
                <w:sz w:val="24"/>
                <w:szCs w:val="24"/>
                <w:rPrChange w:id="1810" w:author="Tima" w:date="2026-01-19T23:13:00Z">
                  <w:rPr>
                    <w:noProof/>
                    <w:webHidden/>
                  </w:rPr>
                </w:rPrChange>
              </w:rPr>
              <w:tab/>
              <w:delText>35</w:delText>
            </w:r>
          </w:del>
        </w:p>
        <w:p w14:paraId="61E6A2E8" w14:textId="48CF2952" w:rsidR="00C04C35" w:rsidRPr="00F672CF" w:rsidDel="00F672CF" w:rsidRDefault="00C04C35">
          <w:pPr>
            <w:pStyle w:val="11"/>
            <w:tabs>
              <w:tab w:val="left" w:pos="440"/>
              <w:tab w:val="right" w:leader="dot" w:pos="9345"/>
            </w:tabs>
            <w:rPr>
              <w:del w:id="1811" w:author="Tima" w:date="2026-01-19T23:12:00Z"/>
              <w:rFonts w:ascii="Times New Roman" w:hAnsi="Times New Roman" w:cs="Times New Roman"/>
              <w:noProof/>
              <w:sz w:val="24"/>
              <w:szCs w:val="24"/>
              <w:rPrChange w:id="1812" w:author="Tima" w:date="2026-01-19T23:13:00Z">
                <w:rPr>
                  <w:del w:id="1813" w:author="Tima" w:date="2026-01-19T23:12:00Z"/>
                  <w:noProof/>
                </w:rPr>
              </w:rPrChange>
            </w:rPr>
          </w:pPr>
          <w:del w:id="1814" w:author="Tima" w:date="2026-01-19T23:12:00Z">
            <w:r w:rsidRPr="00F672CF" w:rsidDel="00F672CF">
              <w:rPr>
                <w:rStyle w:val="af6"/>
                <w:rFonts w:ascii="Times New Roman" w:hAnsi="Times New Roman" w:cs="Times New Roman"/>
                <w:b/>
                <w:noProof/>
                <w:sz w:val="24"/>
                <w:szCs w:val="24"/>
                <w:rPrChange w:id="1815" w:author="Tima" w:date="2026-01-19T23:13:00Z">
                  <w:rPr>
                    <w:rStyle w:val="af6"/>
                    <w:rFonts w:ascii="Times New Roman" w:hAnsi="Times New Roman" w:cs="Times New Roman"/>
                    <w:b/>
                    <w:noProof/>
                  </w:rPr>
                </w:rPrChange>
              </w:rPr>
              <w:delText>4.</w:delText>
            </w:r>
            <w:r w:rsidRPr="00F672CF" w:rsidDel="00F672CF">
              <w:rPr>
                <w:rFonts w:ascii="Times New Roman" w:hAnsi="Times New Roman" w:cs="Times New Roman"/>
                <w:noProof/>
                <w:sz w:val="24"/>
                <w:szCs w:val="24"/>
                <w:rPrChange w:id="1816" w:author="Tima" w:date="2026-01-19T23:13:00Z">
                  <w:rPr>
                    <w:noProof/>
                  </w:rPr>
                </w:rPrChange>
              </w:rPr>
              <w:tab/>
            </w:r>
            <w:r w:rsidRPr="00F672CF" w:rsidDel="00F672CF">
              <w:rPr>
                <w:rStyle w:val="af6"/>
                <w:rFonts w:ascii="Times New Roman" w:hAnsi="Times New Roman" w:cs="Times New Roman"/>
                <w:b/>
                <w:noProof/>
                <w:sz w:val="24"/>
                <w:szCs w:val="24"/>
                <w:rPrChange w:id="1817" w:author="Tima" w:date="2026-01-19T23:13:00Z">
                  <w:rPr>
                    <w:rStyle w:val="af6"/>
                    <w:rFonts w:ascii="Times New Roman" w:hAnsi="Times New Roman" w:cs="Times New Roman"/>
                    <w:b/>
                    <w:noProof/>
                  </w:rPr>
                </w:rPrChange>
              </w:rPr>
              <w:delText>СПЕЦИФИКАЦИЯ</w:delText>
            </w:r>
            <w:r w:rsidRPr="00F672CF" w:rsidDel="00F672CF">
              <w:rPr>
                <w:rFonts w:ascii="Times New Roman" w:hAnsi="Times New Roman" w:cs="Times New Roman"/>
                <w:noProof/>
                <w:webHidden/>
                <w:sz w:val="24"/>
                <w:szCs w:val="24"/>
                <w:rPrChange w:id="1818" w:author="Tima" w:date="2026-01-19T23:13:00Z">
                  <w:rPr>
                    <w:noProof/>
                    <w:webHidden/>
                  </w:rPr>
                </w:rPrChange>
              </w:rPr>
              <w:tab/>
              <w:delText>36</w:delText>
            </w:r>
          </w:del>
        </w:p>
        <w:p w14:paraId="68049723" w14:textId="3924F563" w:rsidR="00C04C35" w:rsidRPr="00F672CF" w:rsidDel="00F672CF" w:rsidRDefault="00C04C35">
          <w:pPr>
            <w:pStyle w:val="21"/>
            <w:tabs>
              <w:tab w:val="left" w:pos="880"/>
              <w:tab w:val="right" w:leader="dot" w:pos="9345"/>
            </w:tabs>
            <w:rPr>
              <w:del w:id="1819" w:author="Tima" w:date="2026-01-19T23:12:00Z"/>
              <w:rFonts w:ascii="Times New Roman" w:hAnsi="Times New Roman" w:cs="Times New Roman"/>
              <w:noProof/>
              <w:sz w:val="24"/>
              <w:szCs w:val="24"/>
              <w:rPrChange w:id="1820" w:author="Tima" w:date="2026-01-19T23:13:00Z">
                <w:rPr>
                  <w:del w:id="1821" w:author="Tima" w:date="2026-01-19T23:12:00Z"/>
                  <w:noProof/>
                </w:rPr>
              </w:rPrChange>
            </w:rPr>
          </w:pPr>
          <w:del w:id="1822" w:author="Tima" w:date="2026-01-19T23:12:00Z">
            <w:r w:rsidRPr="00F672CF" w:rsidDel="00F672CF">
              <w:rPr>
                <w:rStyle w:val="af6"/>
                <w:rFonts w:ascii="Times New Roman" w:hAnsi="Times New Roman" w:cs="Times New Roman"/>
                <w:b/>
                <w:noProof/>
                <w:sz w:val="24"/>
                <w:szCs w:val="24"/>
                <w:rPrChange w:id="1823" w:author="Tima" w:date="2026-01-19T23:13:00Z">
                  <w:rPr>
                    <w:rStyle w:val="af6"/>
                    <w:rFonts w:ascii="Times New Roman" w:hAnsi="Times New Roman" w:cs="Times New Roman"/>
                    <w:b/>
                    <w:noProof/>
                  </w:rPr>
                </w:rPrChange>
              </w:rPr>
              <w:delText>4.1.</w:delText>
            </w:r>
            <w:r w:rsidRPr="00F672CF" w:rsidDel="00F672CF">
              <w:rPr>
                <w:rFonts w:ascii="Times New Roman" w:hAnsi="Times New Roman" w:cs="Times New Roman"/>
                <w:noProof/>
                <w:sz w:val="24"/>
                <w:szCs w:val="24"/>
                <w:rPrChange w:id="1824" w:author="Tima" w:date="2026-01-19T23:13:00Z">
                  <w:rPr>
                    <w:noProof/>
                  </w:rPr>
                </w:rPrChange>
              </w:rPr>
              <w:tab/>
            </w:r>
            <w:r w:rsidRPr="00F672CF" w:rsidDel="00F672CF">
              <w:rPr>
                <w:rStyle w:val="af6"/>
                <w:rFonts w:ascii="Times New Roman" w:hAnsi="Times New Roman" w:cs="Times New Roman"/>
                <w:b/>
                <w:noProof/>
                <w:sz w:val="24"/>
                <w:szCs w:val="24"/>
                <w:rPrChange w:id="1825" w:author="Tima" w:date="2026-01-19T23:13:00Z">
                  <w:rPr>
                    <w:rStyle w:val="af6"/>
                    <w:rFonts w:ascii="Times New Roman" w:hAnsi="Times New Roman" w:cs="Times New Roman"/>
                    <w:b/>
                    <w:noProof/>
                  </w:rPr>
                </w:rPrChange>
              </w:rPr>
              <w:delText>Требования к пошаговой обработке информационных потоков</w:delText>
            </w:r>
            <w:r w:rsidRPr="00F672CF" w:rsidDel="00F672CF">
              <w:rPr>
                <w:rFonts w:ascii="Times New Roman" w:hAnsi="Times New Roman" w:cs="Times New Roman"/>
                <w:noProof/>
                <w:webHidden/>
                <w:sz w:val="24"/>
                <w:szCs w:val="24"/>
                <w:rPrChange w:id="1826" w:author="Tima" w:date="2026-01-19T23:13:00Z">
                  <w:rPr>
                    <w:noProof/>
                    <w:webHidden/>
                  </w:rPr>
                </w:rPrChange>
              </w:rPr>
              <w:tab/>
              <w:delText>36</w:delText>
            </w:r>
          </w:del>
        </w:p>
        <w:p w14:paraId="13271965" w14:textId="45E3126C" w:rsidR="00C04C35" w:rsidRPr="00F672CF" w:rsidDel="00F672CF" w:rsidRDefault="00C04C35">
          <w:pPr>
            <w:pStyle w:val="31"/>
            <w:tabs>
              <w:tab w:val="left" w:pos="1320"/>
              <w:tab w:val="right" w:leader="dot" w:pos="9345"/>
            </w:tabs>
            <w:rPr>
              <w:del w:id="1827" w:author="Tima" w:date="2026-01-19T23:12:00Z"/>
              <w:rFonts w:ascii="Times New Roman" w:hAnsi="Times New Roman" w:cs="Times New Roman"/>
              <w:noProof/>
              <w:sz w:val="24"/>
              <w:szCs w:val="24"/>
              <w:rPrChange w:id="1828" w:author="Tima" w:date="2026-01-19T23:13:00Z">
                <w:rPr>
                  <w:del w:id="1829" w:author="Tima" w:date="2026-01-19T23:12:00Z"/>
                  <w:noProof/>
                </w:rPr>
              </w:rPrChange>
            </w:rPr>
          </w:pPr>
          <w:del w:id="1830" w:author="Tima" w:date="2026-01-19T23:12:00Z">
            <w:r w:rsidRPr="00F672CF" w:rsidDel="00F672CF">
              <w:rPr>
                <w:rStyle w:val="af6"/>
                <w:rFonts w:ascii="Times New Roman" w:hAnsi="Times New Roman" w:cs="Times New Roman"/>
                <w:b/>
                <w:noProof/>
                <w:sz w:val="24"/>
                <w:szCs w:val="24"/>
                <w:rPrChange w:id="1831" w:author="Tima" w:date="2026-01-19T23:13:00Z">
                  <w:rPr>
                    <w:rStyle w:val="af6"/>
                    <w:rFonts w:ascii="Times New Roman" w:hAnsi="Times New Roman" w:cs="Times New Roman"/>
                    <w:b/>
                    <w:noProof/>
                  </w:rPr>
                </w:rPrChange>
              </w:rPr>
              <w:delText>4.1.1.</w:delText>
            </w:r>
            <w:r w:rsidRPr="00F672CF" w:rsidDel="00F672CF">
              <w:rPr>
                <w:rFonts w:ascii="Times New Roman" w:hAnsi="Times New Roman" w:cs="Times New Roman"/>
                <w:noProof/>
                <w:sz w:val="24"/>
                <w:szCs w:val="24"/>
                <w:rPrChange w:id="1832" w:author="Tima" w:date="2026-01-19T23:13:00Z">
                  <w:rPr>
                    <w:noProof/>
                  </w:rPr>
                </w:rPrChange>
              </w:rPr>
              <w:tab/>
            </w:r>
            <w:r w:rsidRPr="00F672CF" w:rsidDel="00F672CF">
              <w:rPr>
                <w:rStyle w:val="af6"/>
                <w:rFonts w:ascii="Times New Roman" w:hAnsi="Times New Roman" w:cs="Times New Roman"/>
                <w:b/>
                <w:noProof/>
                <w:sz w:val="24"/>
                <w:szCs w:val="24"/>
                <w:rPrChange w:id="1833" w:author="Tima" w:date="2026-01-19T23:13:00Z">
                  <w:rPr>
                    <w:rStyle w:val="af6"/>
                    <w:rFonts w:ascii="Times New Roman" w:hAnsi="Times New Roman" w:cs="Times New Roman"/>
                    <w:b/>
                    <w:noProof/>
                  </w:rPr>
                </w:rPrChange>
              </w:rPr>
              <w:delText>Шаг 1. Заходит в приложение, выбирает функцию "Обмен NFT на ЦФА", вводит характеристики NFT, нажимает "Подтвердить", переводит свой NFT на электронный кошелёк сервиса и оплачивает комиссию за обмен</w:delText>
            </w:r>
            <w:r w:rsidRPr="00F672CF" w:rsidDel="00F672CF">
              <w:rPr>
                <w:rFonts w:ascii="Times New Roman" w:hAnsi="Times New Roman" w:cs="Times New Roman"/>
                <w:noProof/>
                <w:webHidden/>
                <w:sz w:val="24"/>
                <w:szCs w:val="24"/>
                <w:rPrChange w:id="1834" w:author="Tima" w:date="2026-01-19T23:13:00Z">
                  <w:rPr>
                    <w:noProof/>
                    <w:webHidden/>
                  </w:rPr>
                </w:rPrChange>
              </w:rPr>
              <w:tab/>
              <w:delText>36</w:delText>
            </w:r>
          </w:del>
        </w:p>
        <w:p w14:paraId="5E05FEF2" w14:textId="65B9A23C" w:rsidR="00C04C35" w:rsidRPr="00F672CF" w:rsidDel="00F672CF" w:rsidRDefault="00C04C35">
          <w:pPr>
            <w:pStyle w:val="31"/>
            <w:tabs>
              <w:tab w:val="left" w:pos="1320"/>
              <w:tab w:val="right" w:leader="dot" w:pos="9345"/>
            </w:tabs>
            <w:rPr>
              <w:del w:id="1835" w:author="Tima" w:date="2026-01-19T23:12:00Z"/>
              <w:rFonts w:ascii="Times New Roman" w:hAnsi="Times New Roman" w:cs="Times New Roman"/>
              <w:noProof/>
              <w:sz w:val="24"/>
              <w:szCs w:val="24"/>
              <w:rPrChange w:id="1836" w:author="Tima" w:date="2026-01-19T23:13:00Z">
                <w:rPr>
                  <w:del w:id="1837" w:author="Tima" w:date="2026-01-19T23:12:00Z"/>
                  <w:noProof/>
                </w:rPr>
              </w:rPrChange>
            </w:rPr>
          </w:pPr>
          <w:del w:id="1838" w:author="Tima" w:date="2026-01-19T23:12:00Z">
            <w:r w:rsidRPr="00F672CF" w:rsidDel="00F672CF">
              <w:rPr>
                <w:rStyle w:val="af6"/>
                <w:rFonts w:ascii="Times New Roman" w:hAnsi="Times New Roman" w:cs="Times New Roman"/>
                <w:b/>
                <w:noProof/>
                <w:sz w:val="24"/>
                <w:szCs w:val="24"/>
                <w:rPrChange w:id="1839" w:author="Tima" w:date="2026-01-19T23:13:00Z">
                  <w:rPr>
                    <w:rStyle w:val="af6"/>
                    <w:rFonts w:ascii="Times New Roman" w:hAnsi="Times New Roman" w:cs="Times New Roman"/>
                    <w:b/>
                    <w:noProof/>
                  </w:rPr>
                </w:rPrChange>
              </w:rPr>
              <w:delText>4.1.2.</w:delText>
            </w:r>
            <w:r w:rsidRPr="00F672CF" w:rsidDel="00F672CF">
              <w:rPr>
                <w:rFonts w:ascii="Times New Roman" w:hAnsi="Times New Roman" w:cs="Times New Roman"/>
                <w:noProof/>
                <w:sz w:val="24"/>
                <w:szCs w:val="24"/>
                <w:rPrChange w:id="1840" w:author="Tima" w:date="2026-01-19T23:13:00Z">
                  <w:rPr>
                    <w:noProof/>
                  </w:rPr>
                </w:rPrChange>
              </w:rPr>
              <w:tab/>
            </w:r>
            <w:r w:rsidRPr="00F672CF" w:rsidDel="00F672CF">
              <w:rPr>
                <w:rStyle w:val="af6"/>
                <w:rFonts w:ascii="Times New Roman" w:hAnsi="Times New Roman" w:cs="Times New Roman"/>
                <w:b/>
                <w:noProof/>
                <w:sz w:val="24"/>
                <w:szCs w:val="24"/>
                <w:rPrChange w:id="1841" w:author="Tima" w:date="2026-01-19T23:13:00Z">
                  <w:rPr>
                    <w:rStyle w:val="af6"/>
                    <w:rFonts w:ascii="Times New Roman" w:hAnsi="Times New Roman" w:cs="Times New Roman"/>
                    <w:b/>
                    <w:noProof/>
                  </w:rPr>
                </w:rPrChange>
              </w:rPr>
              <w:delText>Шаг 2. Распоряжение об оплате комиссии на расчётный счёт ОИС</w:delText>
            </w:r>
            <w:r w:rsidRPr="00F672CF" w:rsidDel="00F672CF">
              <w:rPr>
                <w:rFonts w:ascii="Times New Roman" w:hAnsi="Times New Roman" w:cs="Times New Roman"/>
                <w:noProof/>
                <w:webHidden/>
                <w:sz w:val="24"/>
                <w:szCs w:val="24"/>
                <w:rPrChange w:id="1842" w:author="Tima" w:date="2026-01-19T23:13:00Z">
                  <w:rPr>
                    <w:noProof/>
                    <w:webHidden/>
                  </w:rPr>
                </w:rPrChange>
              </w:rPr>
              <w:tab/>
              <w:delText>37</w:delText>
            </w:r>
          </w:del>
        </w:p>
        <w:p w14:paraId="27128027" w14:textId="69FB46ED" w:rsidR="00C04C35" w:rsidRPr="00F672CF" w:rsidDel="00F672CF" w:rsidRDefault="00C04C35">
          <w:pPr>
            <w:pStyle w:val="31"/>
            <w:tabs>
              <w:tab w:val="left" w:pos="1320"/>
              <w:tab w:val="right" w:leader="dot" w:pos="9345"/>
            </w:tabs>
            <w:rPr>
              <w:del w:id="1843" w:author="Tima" w:date="2026-01-19T23:12:00Z"/>
              <w:rFonts w:ascii="Times New Roman" w:hAnsi="Times New Roman" w:cs="Times New Roman"/>
              <w:noProof/>
              <w:sz w:val="24"/>
              <w:szCs w:val="24"/>
              <w:rPrChange w:id="1844" w:author="Tima" w:date="2026-01-19T23:13:00Z">
                <w:rPr>
                  <w:del w:id="1845" w:author="Tima" w:date="2026-01-19T23:12:00Z"/>
                  <w:noProof/>
                </w:rPr>
              </w:rPrChange>
            </w:rPr>
          </w:pPr>
          <w:del w:id="1846" w:author="Tima" w:date="2026-01-19T23:12:00Z">
            <w:r w:rsidRPr="00F672CF" w:rsidDel="00F672CF">
              <w:rPr>
                <w:rStyle w:val="af6"/>
                <w:rFonts w:ascii="Times New Roman" w:hAnsi="Times New Roman" w:cs="Times New Roman"/>
                <w:b/>
                <w:noProof/>
                <w:sz w:val="24"/>
                <w:szCs w:val="24"/>
                <w:rPrChange w:id="1847" w:author="Tima" w:date="2026-01-19T23:13:00Z">
                  <w:rPr>
                    <w:rStyle w:val="af6"/>
                    <w:rFonts w:ascii="Times New Roman" w:hAnsi="Times New Roman" w:cs="Times New Roman"/>
                    <w:b/>
                    <w:noProof/>
                  </w:rPr>
                </w:rPrChange>
              </w:rPr>
              <w:delText>4.1.3.</w:delText>
            </w:r>
            <w:r w:rsidRPr="00F672CF" w:rsidDel="00F672CF">
              <w:rPr>
                <w:rFonts w:ascii="Times New Roman" w:hAnsi="Times New Roman" w:cs="Times New Roman"/>
                <w:noProof/>
                <w:sz w:val="24"/>
                <w:szCs w:val="24"/>
                <w:rPrChange w:id="1848" w:author="Tima" w:date="2026-01-19T23:13:00Z">
                  <w:rPr>
                    <w:noProof/>
                  </w:rPr>
                </w:rPrChange>
              </w:rPr>
              <w:tab/>
            </w:r>
            <w:r w:rsidRPr="00F672CF" w:rsidDel="00F672CF">
              <w:rPr>
                <w:rStyle w:val="af6"/>
                <w:rFonts w:ascii="Times New Roman" w:hAnsi="Times New Roman" w:cs="Times New Roman"/>
                <w:b/>
                <w:noProof/>
                <w:sz w:val="24"/>
                <w:szCs w:val="24"/>
                <w:rPrChange w:id="1849" w:author="Tima" w:date="2026-01-19T23:13:00Z">
                  <w:rPr>
                    <w:rStyle w:val="af6"/>
                    <w:rFonts w:ascii="Times New Roman" w:hAnsi="Times New Roman" w:cs="Times New Roman"/>
                    <w:b/>
                    <w:noProof/>
                  </w:rPr>
                </w:rPrChange>
              </w:rPr>
              <w:delText>Шаг 3. Уведомление об успешном переводе</w:delText>
            </w:r>
            <w:r w:rsidRPr="00F672CF" w:rsidDel="00F672CF">
              <w:rPr>
                <w:rFonts w:ascii="Times New Roman" w:hAnsi="Times New Roman" w:cs="Times New Roman"/>
                <w:noProof/>
                <w:webHidden/>
                <w:sz w:val="24"/>
                <w:szCs w:val="24"/>
                <w:rPrChange w:id="1850" w:author="Tima" w:date="2026-01-19T23:13:00Z">
                  <w:rPr>
                    <w:noProof/>
                    <w:webHidden/>
                  </w:rPr>
                </w:rPrChange>
              </w:rPr>
              <w:tab/>
              <w:delText>37</w:delText>
            </w:r>
          </w:del>
        </w:p>
        <w:p w14:paraId="0BCB23C6" w14:textId="5C26E980" w:rsidR="00C04C35" w:rsidRPr="00F672CF" w:rsidDel="00F672CF" w:rsidRDefault="00C04C35">
          <w:pPr>
            <w:pStyle w:val="31"/>
            <w:tabs>
              <w:tab w:val="left" w:pos="1320"/>
              <w:tab w:val="right" w:leader="dot" w:pos="9345"/>
            </w:tabs>
            <w:rPr>
              <w:del w:id="1851" w:author="Tima" w:date="2026-01-19T23:12:00Z"/>
              <w:rFonts w:ascii="Times New Roman" w:hAnsi="Times New Roman" w:cs="Times New Roman"/>
              <w:noProof/>
              <w:sz w:val="24"/>
              <w:szCs w:val="24"/>
              <w:rPrChange w:id="1852" w:author="Tima" w:date="2026-01-19T23:13:00Z">
                <w:rPr>
                  <w:del w:id="1853" w:author="Tima" w:date="2026-01-19T23:12:00Z"/>
                  <w:noProof/>
                </w:rPr>
              </w:rPrChange>
            </w:rPr>
          </w:pPr>
          <w:del w:id="1854" w:author="Tima" w:date="2026-01-19T23:12:00Z">
            <w:r w:rsidRPr="00F672CF" w:rsidDel="00F672CF">
              <w:rPr>
                <w:rStyle w:val="af6"/>
                <w:rFonts w:ascii="Times New Roman" w:hAnsi="Times New Roman" w:cs="Times New Roman"/>
                <w:b/>
                <w:noProof/>
                <w:sz w:val="24"/>
                <w:szCs w:val="24"/>
                <w:rPrChange w:id="1855" w:author="Tima" w:date="2026-01-19T23:13:00Z">
                  <w:rPr>
                    <w:rStyle w:val="af6"/>
                    <w:rFonts w:ascii="Times New Roman" w:hAnsi="Times New Roman" w:cs="Times New Roman"/>
                    <w:b/>
                    <w:noProof/>
                  </w:rPr>
                </w:rPrChange>
              </w:rPr>
              <w:delText>4.1.4.</w:delText>
            </w:r>
            <w:r w:rsidRPr="00F672CF" w:rsidDel="00F672CF">
              <w:rPr>
                <w:rFonts w:ascii="Times New Roman" w:hAnsi="Times New Roman" w:cs="Times New Roman"/>
                <w:noProof/>
                <w:sz w:val="24"/>
                <w:szCs w:val="24"/>
                <w:rPrChange w:id="1856" w:author="Tima" w:date="2026-01-19T23:13:00Z">
                  <w:rPr>
                    <w:noProof/>
                  </w:rPr>
                </w:rPrChange>
              </w:rPr>
              <w:tab/>
            </w:r>
            <w:r w:rsidRPr="00F672CF" w:rsidDel="00F672CF">
              <w:rPr>
                <w:rStyle w:val="af6"/>
                <w:rFonts w:ascii="Times New Roman" w:hAnsi="Times New Roman" w:cs="Times New Roman"/>
                <w:b/>
                <w:noProof/>
                <w:sz w:val="24"/>
                <w:szCs w:val="24"/>
                <w:rPrChange w:id="1857" w:author="Tima" w:date="2026-01-19T23:13:00Z">
                  <w:rPr>
                    <w:rStyle w:val="af6"/>
                    <w:rFonts w:ascii="Times New Roman" w:hAnsi="Times New Roman" w:cs="Times New Roman"/>
                    <w:b/>
                    <w:noProof/>
                  </w:rPr>
                </w:rPrChange>
              </w:rPr>
              <w:delText>Шаг 4. Запрос на выпуск ЦФА</w:delText>
            </w:r>
            <w:r w:rsidRPr="00F672CF" w:rsidDel="00F672CF">
              <w:rPr>
                <w:rFonts w:ascii="Times New Roman" w:hAnsi="Times New Roman" w:cs="Times New Roman"/>
                <w:noProof/>
                <w:webHidden/>
                <w:sz w:val="24"/>
                <w:szCs w:val="24"/>
                <w:rPrChange w:id="1858" w:author="Tima" w:date="2026-01-19T23:13:00Z">
                  <w:rPr>
                    <w:noProof/>
                    <w:webHidden/>
                  </w:rPr>
                </w:rPrChange>
              </w:rPr>
              <w:tab/>
              <w:delText>37</w:delText>
            </w:r>
          </w:del>
        </w:p>
        <w:p w14:paraId="0B2820F9" w14:textId="7F0149BF" w:rsidR="00C04C35" w:rsidRPr="00F672CF" w:rsidDel="00F672CF" w:rsidRDefault="00C04C35">
          <w:pPr>
            <w:pStyle w:val="31"/>
            <w:tabs>
              <w:tab w:val="left" w:pos="1320"/>
              <w:tab w:val="right" w:leader="dot" w:pos="9345"/>
            </w:tabs>
            <w:rPr>
              <w:del w:id="1859" w:author="Tima" w:date="2026-01-19T23:12:00Z"/>
              <w:rFonts w:ascii="Times New Roman" w:hAnsi="Times New Roman" w:cs="Times New Roman"/>
              <w:noProof/>
              <w:sz w:val="24"/>
              <w:szCs w:val="24"/>
              <w:rPrChange w:id="1860" w:author="Tima" w:date="2026-01-19T23:13:00Z">
                <w:rPr>
                  <w:del w:id="1861" w:author="Tima" w:date="2026-01-19T23:12:00Z"/>
                  <w:noProof/>
                </w:rPr>
              </w:rPrChange>
            </w:rPr>
          </w:pPr>
          <w:del w:id="1862" w:author="Tima" w:date="2026-01-19T23:12:00Z">
            <w:r w:rsidRPr="00F672CF" w:rsidDel="00F672CF">
              <w:rPr>
                <w:rStyle w:val="af6"/>
                <w:rFonts w:ascii="Times New Roman" w:hAnsi="Times New Roman" w:cs="Times New Roman"/>
                <w:b/>
                <w:noProof/>
                <w:sz w:val="24"/>
                <w:szCs w:val="24"/>
                <w:rPrChange w:id="1863" w:author="Tima" w:date="2026-01-19T23:13:00Z">
                  <w:rPr>
                    <w:rStyle w:val="af6"/>
                    <w:rFonts w:ascii="Times New Roman" w:hAnsi="Times New Roman" w:cs="Times New Roman"/>
                    <w:b/>
                    <w:noProof/>
                  </w:rPr>
                </w:rPrChange>
              </w:rPr>
              <w:delText>4.1.5.</w:delText>
            </w:r>
            <w:r w:rsidRPr="00F672CF" w:rsidDel="00F672CF">
              <w:rPr>
                <w:rFonts w:ascii="Times New Roman" w:hAnsi="Times New Roman" w:cs="Times New Roman"/>
                <w:noProof/>
                <w:sz w:val="24"/>
                <w:szCs w:val="24"/>
                <w:rPrChange w:id="1864" w:author="Tima" w:date="2026-01-19T23:13:00Z">
                  <w:rPr>
                    <w:noProof/>
                  </w:rPr>
                </w:rPrChange>
              </w:rPr>
              <w:tab/>
            </w:r>
            <w:r w:rsidRPr="00F672CF" w:rsidDel="00F672CF">
              <w:rPr>
                <w:rStyle w:val="af6"/>
                <w:rFonts w:ascii="Times New Roman" w:hAnsi="Times New Roman" w:cs="Times New Roman"/>
                <w:b/>
                <w:noProof/>
                <w:sz w:val="24"/>
                <w:szCs w:val="24"/>
                <w:rPrChange w:id="1865" w:author="Tima" w:date="2026-01-19T23:13:00Z">
                  <w:rPr>
                    <w:rStyle w:val="af6"/>
                    <w:rFonts w:ascii="Times New Roman" w:hAnsi="Times New Roman" w:cs="Times New Roman"/>
                    <w:b/>
                    <w:noProof/>
                  </w:rPr>
                </w:rPrChange>
              </w:rPr>
              <w:delText>Шаг 5. Выпуск ЦФА и перевод их на электронный кошелёк сервиса</w:delText>
            </w:r>
            <w:r w:rsidRPr="00F672CF" w:rsidDel="00F672CF">
              <w:rPr>
                <w:rFonts w:ascii="Times New Roman" w:hAnsi="Times New Roman" w:cs="Times New Roman"/>
                <w:noProof/>
                <w:webHidden/>
                <w:sz w:val="24"/>
                <w:szCs w:val="24"/>
                <w:rPrChange w:id="1866" w:author="Tima" w:date="2026-01-19T23:13:00Z">
                  <w:rPr>
                    <w:noProof/>
                    <w:webHidden/>
                  </w:rPr>
                </w:rPrChange>
              </w:rPr>
              <w:tab/>
              <w:delText>38</w:delText>
            </w:r>
          </w:del>
        </w:p>
        <w:p w14:paraId="1D85B338" w14:textId="0AB43120" w:rsidR="00C04C35" w:rsidRPr="00F672CF" w:rsidDel="00F672CF" w:rsidRDefault="00C04C35">
          <w:pPr>
            <w:pStyle w:val="31"/>
            <w:tabs>
              <w:tab w:val="left" w:pos="1320"/>
              <w:tab w:val="right" w:leader="dot" w:pos="9345"/>
            </w:tabs>
            <w:rPr>
              <w:del w:id="1867" w:author="Tima" w:date="2026-01-19T23:12:00Z"/>
              <w:rFonts w:ascii="Times New Roman" w:hAnsi="Times New Roman" w:cs="Times New Roman"/>
              <w:noProof/>
              <w:sz w:val="24"/>
              <w:szCs w:val="24"/>
              <w:rPrChange w:id="1868" w:author="Tima" w:date="2026-01-19T23:13:00Z">
                <w:rPr>
                  <w:del w:id="1869" w:author="Tima" w:date="2026-01-19T23:12:00Z"/>
                  <w:noProof/>
                </w:rPr>
              </w:rPrChange>
            </w:rPr>
          </w:pPr>
          <w:del w:id="1870" w:author="Tima" w:date="2026-01-19T23:12:00Z">
            <w:r w:rsidRPr="00F672CF" w:rsidDel="00F672CF">
              <w:rPr>
                <w:rStyle w:val="af6"/>
                <w:rFonts w:ascii="Times New Roman" w:hAnsi="Times New Roman" w:cs="Times New Roman"/>
                <w:b/>
                <w:noProof/>
                <w:sz w:val="24"/>
                <w:szCs w:val="24"/>
                <w:rPrChange w:id="1871" w:author="Tima" w:date="2026-01-19T23:13:00Z">
                  <w:rPr>
                    <w:rStyle w:val="af6"/>
                    <w:rFonts w:ascii="Times New Roman" w:hAnsi="Times New Roman" w:cs="Times New Roman"/>
                    <w:b/>
                    <w:noProof/>
                  </w:rPr>
                </w:rPrChange>
              </w:rPr>
              <w:delText>4.1.6.</w:delText>
            </w:r>
            <w:r w:rsidRPr="00F672CF" w:rsidDel="00F672CF">
              <w:rPr>
                <w:rFonts w:ascii="Times New Roman" w:hAnsi="Times New Roman" w:cs="Times New Roman"/>
                <w:noProof/>
                <w:sz w:val="24"/>
                <w:szCs w:val="24"/>
                <w:rPrChange w:id="1872" w:author="Tima" w:date="2026-01-19T23:13:00Z">
                  <w:rPr>
                    <w:noProof/>
                  </w:rPr>
                </w:rPrChange>
              </w:rPr>
              <w:tab/>
            </w:r>
            <w:r w:rsidRPr="00F672CF" w:rsidDel="00F672CF">
              <w:rPr>
                <w:rStyle w:val="af6"/>
                <w:rFonts w:ascii="Times New Roman" w:hAnsi="Times New Roman" w:cs="Times New Roman"/>
                <w:b/>
                <w:noProof/>
                <w:sz w:val="24"/>
                <w:szCs w:val="24"/>
                <w:rPrChange w:id="1873" w:author="Tima" w:date="2026-01-19T23:13:00Z">
                  <w:rPr>
                    <w:rStyle w:val="af6"/>
                    <w:rFonts w:ascii="Times New Roman" w:hAnsi="Times New Roman" w:cs="Times New Roman"/>
                    <w:b/>
                    <w:noProof/>
                  </w:rPr>
                </w:rPrChange>
              </w:rPr>
              <w:delText>Шаг 6. Пополнение баланса пользователя и уведомление его об этом</w:delText>
            </w:r>
            <w:r w:rsidRPr="00F672CF" w:rsidDel="00F672CF">
              <w:rPr>
                <w:rFonts w:ascii="Times New Roman" w:hAnsi="Times New Roman" w:cs="Times New Roman"/>
                <w:noProof/>
                <w:webHidden/>
                <w:sz w:val="24"/>
                <w:szCs w:val="24"/>
                <w:rPrChange w:id="1874" w:author="Tima" w:date="2026-01-19T23:13:00Z">
                  <w:rPr>
                    <w:noProof/>
                    <w:webHidden/>
                  </w:rPr>
                </w:rPrChange>
              </w:rPr>
              <w:tab/>
              <w:delText>38</w:delText>
            </w:r>
          </w:del>
        </w:p>
        <w:p w14:paraId="2D393F1D" w14:textId="0ECC45CF" w:rsidR="00C04C35" w:rsidRPr="00F672CF" w:rsidDel="00F672CF" w:rsidRDefault="00C04C35">
          <w:pPr>
            <w:pStyle w:val="21"/>
            <w:tabs>
              <w:tab w:val="left" w:pos="880"/>
              <w:tab w:val="right" w:leader="dot" w:pos="9345"/>
            </w:tabs>
            <w:rPr>
              <w:del w:id="1875" w:author="Tima" w:date="2026-01-19T23:12:00Z"/>
              <w:rFonts w:ascii="Times New Roman" w:hAnsi="Times New Roman" w:cs="Times New Roman"/>
              <w:noProof/>
              <w:sz w:val="24"/>
              <w:szCs w:val="24"/>
              <w:rPrChange w:id="1876" w:author="Tima" w:date="2026-01-19T23:13:00Z">
                <w:rPr>
                  <w:del w:id="1877" w:author="Tima" w:date="2026-01-19T23:12:00Z"/>
                  <w:noProof/>
                </w:rPr>
              </w:rPrChange>
            </w:rPr>
          </w:pPr>
          <w:del w:id="1878" w:author="Tima" w:date="2026-01-19T23:12:00Z">
            <w:r w:rsidRPr="00F672CF" w:rsidDel="00F672CF">
              <w:rPr>
                <w:rStyle w:val="af6"/>
                <w:rFonts w:ascii="Times New Roman" w:hAnsi="Times New Roman" w:cs="Times New Roman"/>
                <w:b/>
                <w:noProof/>
                <w:sz w:val="24"/>
                <w:szCs w:val="24"/>
                <w:rPrChange w:id="1879" w:author="Tima" w:date="2026-01-19T23:13:00Z">
                  <w:rPr>
                    <w:rStyle w:val="af6"/>
                    <w:rFonts w:ascii="Times New Roman" w:hAnsi="Times New Roman" w:cs="Times New Roman"/>
                    <w:b/>
                    <w:noProof/>
                  </w:rPr>
                </w:rPrChange>
              </w:rPr>
              <w:delText>4.2.</w:delText>
            </w:r>
            <w:r w:rsidRPr="00F672CF" w:rsidDel="00F672CF">
              <w:rPr>
                <w:rFonts w:ascii="Times New Roman" w:hAnsi="Times New Roman" w:cs="Times New Roman"/>
                <w:noProof/>
                <w:sz w:val="24"/>
                <w:szCs w:val="24"/>
                <w:rPrChange w:id="1880" w:author="Tima" w:date="2026-01-19T23:13:00Z">
                  <w:rPr>
                    <w:noProof/>
                  </w:rPr>
                </w:rPrChange>
              </w:rPr>
              <w:tab/>
            </w:r>
            <w:r w:rsidRPr="00F672CF" w:rsidDel="00F672CF">
              <w:rPr>
                <w:rStyle w:val="af6"/>
                <w:rFonts w:ascii="Times New Roman" w:hAnsi="Times New Roman" w:cs="Times New Roman"/>
                <w:b/>
                <w:noProof/>
                <w:sz w:val="24"/>
                <w:szCs w:val="24"/>
                <w:rPrChange w:id="1881" w:author="Tima" w:date="2026-01-19T23:13:00Z">
                  <w:rPr>
                    <w:rStyle w:val="af6"/>
                    <w:rFonts w:ascii="Times New Roman" w:hAnsi="Times New Roman" w:cs="Times New Roman"/>
                    <w:b/>
                    <w:noProof/>
                  </w:rPr>
                </w:rPrChange>
              </w:rPr>
              <w:delText>Сводный перечень ЭБД</w:delText>
            </w:r>
            <w:r w:rsidRPr="00F672CF" w:rsidDel="00F672CF">
              <w:rPr>
                <w:rFonts w:ascii="Times New Roman" w:hAnsi="Times New Roman" w:cs="Times New Roman"/>
                <w:noProof/>
                <w:webHidden/>
                <w:sz w:val="24"/>
                <w:szCs w:val="24"/>
                <w:rPrChange w:id="1882" w:author="Tima" w:date="2026-01-19T23:13:00Z">
                  <w:rPr>
                    <w:noProof/>
                    <w:webHidden/>
                  </w:rPr>
                </w:rPrChange>
              </w:rPr>
              <w:tab/>
              <w:delText>39</w:delText>
            </w:r>
          </w:del>
        </w:p>
        <w:p w14:paraId="0837183A" w14:textId="757B7ED2" w:rsidR="00C04C35" w:rsidRPr="00F672CF" w:rsidDel="00F672CF" w:rsidRDefault="00C04C35">
          <w:pPr>
            <w:pStyle w:val="21"/>
            <w:tabs>
              <w:tab w:val="left" w:pos="880"/>
              <w:tab w:val="right" w:leader="dot" w:pos="9345"/>
            </w:tabs>
            <w:rPr>
              <w:del w:id="1883" w:author="Tima" w:date="2026-01-19T23:12:00Z"/>
              <w:rFonts w:ascii="Times New Roman" w:hAnsi="Times New Roman" w:cs="Times New Roman"/>
              <w:noProof/>
              <w:sz w:val="24"/>
              <w:szCs w:val="24"/>
              <w:rPrChange w:id="1884" w:author="Tima" w:date="2026-01-19T23:13:00Z">
                <w:rPr>
                  <w:del w:id="1885" w:author="Tima" w:date="2026-01-19T23:12:00Z"/>
                  <w:noProof/>
                </w:rPr>
              </w:rPrChange>
            </w:rPr>
          </w:pPr>
          <w:del w:id="1886" w:author="Tima" w:date="2026-01-19T23:12:00Z">
            <w:r w:rsidRPr="00F672CF" w:rsidDel="00F672CF">
              <w:rPr>
                <w:rStyle w:val="af6"/>
                <w:rFonts w:ascii="Times New Roman" w:hAnsi="Times New Roman" w:cs="Times New Roman"/>
                <w:b/>
                <w:noProof/>
                <w:sz w:val="24"/>
                <w:szCs w:val="24"/>
                <w:rPrChange w:id="1887" w:author="Tima" w:date="2026-01-19T23:13:00Z">
                  <w:rPr>
                    <w:rStyle w:val="af6"/>
                    <w:rFonts w:ascii="Times New Roman" w:hAnsi="Times New Roman" w:cs="Times New Roman"/>
                    <w:b/>
                    <w:noProof/>
                  </w:rPr>
                </w:rPrChange>
              </w:rPr>
              <w:delText>4.3.</w:delText>
            </w:r>
            <w:r w:rsidRPr="00F672CF" w:rsidDel="00F672CF">
              <w:rPr>
                <w:rFonts w:ascii="Times New Roman" w:hAnsi="Times New Roman" w:cs="Times New Roman"/>
                <w:noProof/>
                <w:sz w:val="24"/>
                <w:szCs w:val="24"/>
                <w:rPrChange w:id="1888" w:author="Tima" w:date="2026-01-19T23:13:00Z">
                  <w:rPr>
                    <w:noProof/>
                  </w:rPr>
                </w:rPrChange>
              </w:rPr>
              <w:tab/>
            </w:r>
            <w:r w:rsidRPr="00F672CF" w:rsidDel="00F672CF">
              <w:rPr>
                <w:rStyle w:val="af6"/>
                <w:rFonts w:ascii="Times New Roman" w:hAnsi="Times New Roman" w:cs="Times New Roman"/>
                <w:b/>
                <w:noProof/>
                <w:sz w:val="24"/>
                <w:szCs w:val="24"/>
                <w:rPrChange w:id="1889" w:author="Tima" w:date="2026-01-19T23:13:00Z">
                  <w:rPr>
                    <w:rStyle w:val="af6"/>
                    <w:rFonts w:ascii="Times New Roman" w:hAnsi="Times New Roman" w:cs="Times New Roman"/>
                    <w:b/>
                    <w:noProof/>
                  </w:rPr>
                </w:rPrChange>
              </w:rPr>
              <w:delText>Справочник ЭБД</w:delText>
            </w:r>
            <w:r w:rsidRPr="00F672CF" w:rsidDel="00F672CF">
              <w:rPr>
                <w:rFonts w:ascii="Times New Roman" w:hAnsi="Times New Roman" w:cs="Times New Roman"/>
                <w:noProof/>
                <w:webHidden/>
                <w:sz w:val="24"/>
                <w:szCs w:val="24"/>
                <w:rPrChange w:id="1890" w:author="Tima" w:date="2026-01-19T23:13:00Z">
                  <w:rPr>
                    <w:noProof/>
                    <w:webHidden/>
                  </w:rPr>
                </w:rPrChange>
              </w:rPr>
              <w:tab/>
              <w:delText>40</w:delText>
            </w:r>
          </w:del>
        </w:p>
        <w:p w14:paraId="44A910A2" w14:textId="3547D1FA" w:rsidR="00C04C35" w:rsidRPr="00F672CF" w:rsidDel="00F672CF" w:rsidRDefault="00C04C35">
          <w:pPr>
            <w:pStyle w:val="21"/>
            <w:tabs>
              <w:tab w:val="left" w:pos="880"/>
              <w:tab w:val="right" w:leader="dot" w:pos="9345"/>
            </w:tabs>
            <w:rPr>
              <w:del w:id="1891" w:author="Tima" w:date="2026-01-19T23:12:00Z"/>
              <w:rFonts w:ascii="Times New Roman" w:hAnsi="Times New Roman" w:cs="Times New Roman"/>
              <w:noProof/>
              <w:sz w:val="24"/>
              <w:szCs w:val="24"/>
              <w:rPrChange w:id="1892" w:author="Tima" w:date="2026-01-19T23:13:00Z">
                <w:rPr>
                  <w:del w:id="1893" w:author="Tima" w:date="2026-01-19T23:12:00Z"/>
                  <w:noProof/>
                </w:rPr>
              </w:rPrChange>
            </w:rPr>
          </w:pPr>
          <w:del w:id="1894" w:author="Tima" w:date="2026-01-19T23:12:00Z">
            <w:r w:rsidRPr="00F672CF" w:rsidDel="00F672CF">
              <w:rPr>
                <w:rStyle w:val="af6"/>
                <w:rFonts w:ascii="Times New Roman" w:hAnsi="Times New Roman" w:cs="Times New Roman"/>
                <w:b/>
                <w:noProof/>
                <w:sz w:val="24"/>
                <w:szCs w:val="24"/>
                <w:rPrChange w:id="1895" w:author="Tima" w:date="2026-01-19T23:13:00Z">
                  <w:rPr>
                    <w:rStyle w:val="af6"/>
                    <w:rFonts w:ascii="Times New Roman" w:hAnsi="Times New Roman" w:cs="Times New Roman"/>
                    <w:b/>
                    <w:noProof/>
                  </w:rPr>
                </w:rPrChange>
              </w:rPr>
              <w:delText>4.4.</w:delText>
            </w:r>
            <w:r w:rsidRPr="00F672CF" w:rsidDel="00F672CF">
              <w:rPr>
                <w:rFonts w:ascii="Times New Roman" w:hAnsi="Times New Roman" w:cs="Times New Roman"/>
                <w:noProof/>
                <w:sz w:val="24"/>
                <w:szCs w:val="24"/>
                <w:rPrChange w:id="1896" w:author="Tima" w:date="2026-01-19T23:13:00Z">
                  <w:rPr>
                    <w:noProof/>
                  </w:rPr>
                </w:rPrChange>
              </w:rPr>
              <w:tab/>
            </w:r>
            <w:r w:rsidRPr="00F672CF" w:rsidDel="00F672CF">
              <w:rPr>
                <w:rStyle w:val="af6"/>
                <w:rFonts w:ascii="Times New Roman" w:hAnsi="Times New Roman" w:cs="Times New Roman"/>
                <w:b/>
                <w:noProof/>
                <w:sz w:val="24"/>
                <w:szCs w:val="24"/>
                <w:rPrChange w:id="1897" w:author="Tima" w:date="2026-01-19T23:13:00Z">
                  <w:rPr>
                    <w:rStyle w:val="af6"/>
                    <w:rFonts w:ascii="Times New Roman" w:hAnsi="Times New Roman" w:cs="Times New Roman"/>
                    <w:b/>
                    <w:noProof/>
                  </w:rPr>
                </w:rPrChange>
              </w:rPr>
              <w:delText>Правила применения элементов бизнес-данных в сообщениях</w:delText>
            </w:r>
            <w:r w:rsidRPr="00F672CF" w:rsidDel="00F672CF">
              <w:rPr>
                <w:rFonts w:ascii="Times New Roman" w:hAnsi="Times New Roman" w:cs="Times New Roman"/>
                <w:noProof/>
                <w:webHidden/>
                <w:sz w:val="24"/>
                <w:szCs w:val="24"/>
                <w:rPrChange w:id="1898" w:author="Tima" w:date="2026-01-19T23:13:00Z">
                  <w:rPr>
                    <w:noProof/>
                    <w:webHidden/>
                  </w:rPr>
                </w:rPrChange>
              </w:rPr>
              <w:tab/>
              <w:delText>44</w:delText>
            </w:r>
          </w:del>
        </w:p>
        <w:p w14:paraId="24EFED19" w14:textId="5FFA9796" w:rsidR="00C04C35" w:rsidRPr="00F672CF" w:rsidDel="00F672CF" w:rsidRDefault="00C04C35">
          <w:pPr>
            <w:pStyle w:val="11"/>
            <w:tabs>
              <w:tab w:val="left" w:pos="440"/>
              <w:tab w:val="right" w:leader="dot" w:pos="9345"/>
            </w:tabs>
            <w:rPr>
              <w:del w:id="1899" w:author="Tima" w:date="2026-01-19T23:12:00Z"/>
              <w:rFonts w:ascii="Times New Roman" w:hAnsi="Times New Roman" w:cs="Times New Roman"/>
              <w:noProof/>
              <w:sz w:val="24"/>
              <w:szCs w:val="24"/>
              <w:rPrChange w:id="1900" w:author="Tima" w:date="2026-01-19T23:13:00Z">
                <w:rPr>
                  <w:del w:id="1901" w:author="Tima" w:date="2026-01-19T23:12:00Z"/>
                  <w:noProof/>
                </w:rPr>
              </w:rPrChange>
            </w:rPr>
          </w:pPr>
          <w:del w:id="1902" w:author="Tima" w:date="2026-01-19T23:12:00Z">
            <w:r w:rsidRPr="00F672CF" w:rsidDel="00F672CF">
              <w:rPr>
                <w:rStyle w:val="af6"/>
                <w:rFonts w:ascii="Times New Roman" w:hAnsi="Times New Roman" w:cs="Times New Roman"/>
                <w:b/>
                <w:noProof/>
                <w:sz w:val="24"/>
                <w:szCs w:val="24"/>
                <w:rPrChange w:id="1903" w:author="Tima" w:date="2026-01-19T23:13:00Z">
                  <w:rPr>
                    <w:rStyle w:val="af6"/>
                    <w:rFonts w:ascii="Times New Roman" w:hAnsi="Times New Roman" w:cs="Times New Roman"/>
                    <w:b/>
                    <w:noProof/>
                  </w:rPr>
                </w:rPrChange>
              </w:rPr>
              <w:delText>5.</w:delText>
            </w:r>
            <w:r w:rsidRPr="00F672CF" w:rsidDel="00F672CF">
              <w:rPr>
                <w:rFonts w:ascii="Times New Roman" w:hAnsi="Times New Roman" w:cs="Times New Roman"/>
                <w:noProof/>
                <w:sz w:val="24"/>
                <w:szCs w:val="24"/>
                <w:rPrChange w:id="1904" w:author="Tima" w:date="2026-01-19T23:13:00Z">
                  <w:rPr>
                    <w:noProof/>
                  </w:rPr>
                </w:rPrChange>
              </w:rPr>
              <w:tab/>
            </w:r>
            <w:r w:rsidRPr="00F672CF" w:rsidDel="00F672CF">
              <w:rPr>
                <w:rStyle w:val="af6"/>
                <w:rFonts w:ascii="Times New Roman" w:hAnsi="Times New Roman" w:cs="Times New Roman"/>
                <w:b/>
                <w:noProof/>
                <w:sz w:val="24"/>
                <w:szCs w:val="24"/>
                <w:rPrChange w:id="1905" w:author="Tima" w:date="2026-01-19T23:13:00Z">
                  <w:rPr>
                    <w:rStyle w:val="af6"/>
                    <w:rFonts w:ascii="Times New Roman" w:hAnsi="Times New Roman" w:cs="Times New Roman"/>
                    <w:b/>
                    <w:noProof/>
                  </w:rPr>
                </w:rPrChange>
              </w:rPr>
              <w:delText>ЗАКЛЮЧЕНИЕ</w:delText>
            </w:r>
            <w:r w:rsidRPr="00F672CF" w:rsidDel="00F672CF">
              <w:rPr>
                <w:rFonts w:ascii="Times New Roman" w:hAnsi="Times New Roman" w:cs="Times New Roman"/>
                <w:noProof/>
                <w:webHidden/>
                <w:sz w:val="24"/>
                <w:szCs w:val="24"/>
                <w:rPrChange w:id="1906" w:author="Tima" w:date="2026-01-19T23:13:00Z">
                  <w:rPr>
                    <w:noProof/>
                    <w:webHidden/>
                  </w:rPr>
                </w:rPrChange>
              </w:rPr>
              <w:tab/>
              <w:delText>46</w:delText>
            </w:r>
          </w:del>
        </w:p>
        <w:p w14:paraId="23678E2F" w14:textId="42C874CF" w:rsidR="00C04C35" w:rsidRPr="00F672CF" w:rsidDel="00F672CF" w:rsidRDefault="00C04C35">
          <w:pPr>
            <w:pStyle w:val="11"/>
            <w:tabs>
              <w:tab w:val="right" w:leader="dot" w:pos="9345"/>
            </w:tabs>
            <w:rPr>
              <w:del w:id="1907" w:author="Tima" w:date="2026-01-19T23:12:00Z"/>
              <w:rFonts w:ascii="Times New Roman" w:hAnsi="Times New Roman" w:cs="Times New Roman"/>
              <w:noProof/>
              <w:sz w:val="24"/>
              <w:szCs w:val="24"/>
              <w:rPrChange w:id="1908" w:author="Tima" w:date="2026-01-19T23:13:00Z">
                <w:rPr>
                  <w:del w:id="1909" w:author="Tima" w:date="2026-01-19T23:12:00Z"/>
                  <w:noProof/>
                </w:rPr>
              </w:rPrChange>
            </w:rPr>
          </w:pPr>
          <w:del w:id="1910" w:author="Tima" w:date="2026-01-19T23:12:00Z">
            <w:r w:rsidRPr="00F672CF" w:rsidDel="00F672CF">
              <w:rPr>
                <w:rStyle w:val="af6"/>
                <w:rFonts w:ascii="Times New Roman" w:hAnsi="Times New Roman" w:cs="Times New Roman"/>
                <w:b/>
                <w:noProof/>
                <w:sz w:val="24"/>
                <w:szCs w:val="24"/>
                <w:rPrChange w:id="1911" w:author="Tima" w:date="2026-01-19T23:13:00Z">
                  <w:rPr>
                    <w:rStyle w:val="af6"/>
                    <w:rFonts w:ascii="Times New Roman" w:hAnsi="Times New Roman" w:cs="Times New Roman"/>
                    <w:b/>
                    <w:noProof/>
                  </w:rPr>
                </w:rPrChange>
              </w:rPr>
              <w:delText>СПИСОК ИСПОЛЬЗОВАННЫХ ИСТОЧНИКОВ</w:delText>
            </w:r>
            <w:r w:rsidRPr="00F672CF" w:rsidDel="00F672CF">
              <w:rPr>
                <w:rFonts w:ascii="Times New Roman" w:hAnsi="Times New Roman" w:cs="Times New Roman"/>
                <w:noProof/>
                <w:webHidden/>
                <w:sz w:val="24"/>
                <w:szCs w:val="24"/>
                <w:rPrChange w:id="1912" w:author="Tima" w:date="2026-01-19T23:13:00Z">
                  <w:rPr>
                    <w:noProof/>
                    <w:webHidden/>
                  </w:rPr>
                </w:rPrChange>
              </w:rPr>
              <w:tab/>
              <w:delText>47</w:delText>
            </w:r>
          </w:del>
        </w:p>
        <w:p w14:paraId="2D2A3892" w14:textId="0068D6AB" w:rsidR="00C04C35" w:rsidRPr="00F672CF" w:rsidRDefault="00C04C35">
          <w:pPr>
            <w:rPr>
              <w:ins w:id="1913" w:author="Tima" w:date="2026-01-18T22:53:00Z"/>
              <w:rFonts w:ascii="Times New Roman" w:hAnsi="Times New Roman" w:cs="Times New Roman"/>
              <w:sz w:val="24"/>
              <w:szCs w:val="24"/>
              <w:rPrChange w:id="1914" w:author="Tima" w:date="2026-01-19T23:13:00Z">
                <w:rPr>
                  <w:ins w:id="1915" w:author="Tima" w:date="2026-01-18T22:53:00Z"/>
                </w:rPr>
              </w:rPrChange>
            </w:rPr>
          </w:pPr>
          <w:ins w:id="1916" w:author="Tima" w:date="2026-01-18T22:53:00Z">
            <w:r w:rsidRPr="00F672CF">
              <w:rPr>
                <w:rFonts w:ascii="Times New Roman" w:hAnsi="Times New Roman" w:cs="Times New Roman"/>
                <w:b/>
                <w:bCs/>
                <w:sz w:val="24"/>
                <w:szCs w:val="24"/>
                <w:rPrChange w:id="1917" w:author="Tima" w:date="2026-01-19T23:13:00Z">
                  <w:rPr>
                    <w:b/>
                    <w:bCs/>
                  </w:rPr>
                </w:rPrChange>
              </w:rPr>
              <w:fldChar w:fldCharType="end"/>
            </w:r>
          </w:ins>
        </w:p>
        <w:customXmlInsRangeStart w:id="1918" w:author="Tima" w:date="2026-01-18T22:53:00Z"/>
      </w:sdtContent>
    </w:sdt>
    <w:customXmlInsRangeEnd w:id="1918"/>
    <w:p w14:paraId="36012635" w14:textId="77777777" w:rsidR="00C04C35" w:rsidRPr="00F672CF" w:rsidRDefault="00C04C35">
      <w:pPr>
        <w:rPr>
          <w:ins w:id="1919" w:author="Tima" w:date="2026-01-18T22:52:00Z"/>
          <w:rFonts w:ascii="Times New Roman" w:hAnsi="Times New Roman" w:cs="Times New Roman"/>
          <w:sz w:val="24"/>
          <w:szCs w:val="24"/>
          <w:rPrChange w:id="1920" w:author="Tima" w:date="2026-01-19T23:13:00Z">
            <w:rPr>
              <w:ins w:id="1921" w:author="Tima" w:date="2026-01-18T22:52:00Z"/>
            </w:rPr>
          </w:rPrChange>
        </w:rPr>
        <w:pPrChange w:id="1922" w:author="Tima" w:date="2026-01-18T22:53:00Z">
          <w:pPr>
            <w:keepNext/>
            <w:keepLines/>
            <w:spacing w:before="240" w:after="440"/>
            <w:jc w:val="center"/>
            <w:outlineLvl w:val="0"/>
          </w:pPr>
        </w:pPrChange>
      </w:pPr>
    </w:p>
    <w:p w14:paraId="173F63A4" w14:textId="77777777" w:rsidR="00C04C35" w:rsidRPr="00F672CF" w:rsidRDefault="00C04C35">
      <w:pPr>
        <w:rPr>
          <w:ins w:id="1923" w:author="Tima" w:date="2026-01-18T22:52:00Z"/>
          <w:rFonts w:ascii="Times New Roman" w:hAnsi="Times New Roman" w:cs="Times New Roman"/>
          <w:b/>
          <w:sz w:val="24"/>
          <w:szCs w:val="24"/>
          <w:rPrChange w:id="1924" w:author="Tima" w:date="2026-01-19T23:13:00Z">
            <w:rPr>
              <w:ins w:id="1925" w:author="Tima" w:date="2026-01-18T22:52:00Z"/>
              <w:rFonts w:ascii="Times New Roman" w:hAnsi="Times New Roman" w:cs="Times New Roman"/>
              <w:b/>
              <w:sz w:val="36"/>
              <w:szCs w:val="36"/>
            </w:rPr>
          </w:rPrChange>
        </w:rPr>
      </w:pPr>
      <w:bookmarkStart w:id="1926" w:name="_GoBack"/>
      <w:bookmarkEnd w:id="1926"/>
      <w:ins w:id="1927" w:author="Tima" w:date="2026-01-18T22:52:00Z">
        <w:r w:rsidRPr="00F672CF">
          <w:rPr>
            <w:rFonts w:ascii="Times New Roman" w:hAnsi="Times New Roman" w:cs="Times New Roman"/>
            <w:b/>
            <w:sz w:val="24"/>
            <w:szCs w:val="24"/>
            <w:rPrChange w:id="1928" w:author="Tima" w:date="2026-01-19T23:13:00Z">
              <w:rPr>
                <w:rFonts w:ascii="Times New Roman" w:hAnsi="Times New Roman" w:cs="Times New Roman"/>
                <w:b/>
                <w:sz w:val="36"/>
                <w:szCs w:val="36"/>
              </w:rPr>
            </w:rPrChange>
          </w:rPr>
          <w:br w:type="page"/>
        </w:r>
      </w:ins>
    </w:p>
    <w:p w14:paraId="7C2B9FAE" w14:textId="1B4B00E3" w:rsidR="00032C64" w:rsidDel="00342938" w:rsidRDefault="00032C64">
      <w:pPr>
        <w:keepNext/>
        <w:keepLines/>
        <w:spacing w:before="240" w:after="440"/>
        <w:jc w:val="center"/>
        <w:outlineLvl w:val="0"/>
        <w:rPr>
          <w:del w:id="1929" w:author="Tima" w:date="2026-01-10T18:43:00Z"/>
          <w:rFonts w:ascii="Times New Roman" w:hAnsi="Times New Roman" w:cs="Times New Roman"/>
          <w:b/>
          <w:sz w:val="36"/>
          <w:szCs w:val="36"/>
        </w:rPr>
        <w:pPrChange w:id="1930" w:author="Tima" w:date="2026-01-10T18:45:00Z">
          <w:pPr>
            <w:ind w:firstLine="709"/>
            <w:jc w:val="both"/>
          </w:pPr>
        </w:pPrChange>
      </w:pPr>
    </w:p>
    <w:p w14:paraId="25230BAE" w14:textId="6842FB82" w:rsidR="00342938" w:rsidRDefault="00342938" w:rsidP="00342938">
      <w:pPr>
        <w:keepNext/>
        <w:keepLines/>
        <w:spacing w:before="240" w:after="440" w:line="276" w:lineRule="auto"/>
        <w:jc w:val="center"/>
        <w:outlineLvl w:val="0"/>
        <w:rPr>
          <w:ins w:id="1931" w:author="Tima" w:date="2026-01-19T22:46:00Z"/>
          <w:rFonts w:ascii="Times New Roman" w:hAnsi="Times New Roman" w:cs="Times New Roman"/>
          <w:b/>
          <w:sz w:val="36"/>
          <w:szCs w:val="36"/>
        </w:rPr>
      </w:pPr>
      <w:bookmarkStart w:id="1932" w:name="_Toc219756781"/>
      <w:ins w:id="1933" w:author="Tima" w:date="2026-01-19T22:45:00Z">
        <w:r>
          <w:rPr>
            <w:rFonts w:ascii="Times New Roman" w:hAnsi="Times New Roman" w:cs="Times New Roman"/>
            <w:b/>
            <w:sz w:val="36"/>
            <w:szCs w:val="36"/>
          </w:rPr>
          <w:t>Р</w:t>
        </w:r>
      </w:ins>
      <w:ins w:id="1934" w:author="Tima" w:date="2026-01-19T22:46:00Z">
        <w:r>
          <w:rPr>
            <w:rFonts w:ascii="Times New Roman" w:hAnsi="Times New Roman" w:cs="Times New Roman"/>
            <w:b/>
            <w:sz w:val="36"/>
            <w:szCs w:val="36"/>
          </w:rPr>
          <w:t>ЕЗЮМЕ</w:t>
        </w:r>
        <w:bookmarkEnd w:id="1932"/>
      </w:ins>
    </w:p>
    <w:p w14:paraId="1BDF2A40" w14:textId="1C118B33" w:rsidR="00342938" w:rsidRDefault="00342938" w:rsidP="00CE70DB">
      <w:pPr>
        <w:spacing w:line="276" w:lineRule="auto"/>
        <w:ind w:firstLine="709"/>
        <w:jc w:val="both"/>
        <w:rPr>
          <w:ins w:id="1935" w:author="Tima" w:date="2026-01-19T22:55:00Z"/>
          <w:rFonts w:ascii="Times New Roman" w:hAnsi="Times New Roman" w:cs="Times New Roman"/>
          <w:sz w:val="24"/>
          <w:szCs w:val="24"/>
        </w:rPr>
        <w:pPrChange w:id="1936" w:author="Tima" w:date="2026-01-19T23:03:00Z">
          <w:pPr/>
        </w:pPrChange>
      </w:pPr>
      <w:ins w:id="1937" w:author="Tima" w:date="2026-01-19T22:50:00Z">
        <w:r>
          <w:rPr>
            <w:rFonts w:ascii="Times New Roman" w:hAnsi="Times New Roman" w:cs="Times New Roman"/>
            <w:sz w:val="24"/>
            <w:szCs w:val="24"/>
          </w:rPr>
          <w:t>С</w:t>
        </w:r>
        <w:r w:rsidRPr="00342938">
          <w:rPr>
            <w:rFonts w:ascii="Times New Roman" w:hAnsi="Times New Roman" w:cs="Times New Roman"/>
            <w:sz w:val="24"/>
            <w:szCs w:val="24"/>
          </w:rPr>
          <w:t xml:space="preserve">огласно исследованию </w:t>
        </w:r>
        <w:proofErr w:type="spellStart"/>
        <w:r w:rsidRPr="00342938">
          <w:rPr>
            <w:rFonts w:ascii="Times New Roman" w:hAnsi="Times New Roman" w:cs="Times New Roman"/>
            <w:sz w:val="24"/>
            <w:szCs w:val="24"/>
          </w:rPr>
          <w:t>Brand</w:t>
        </w:r>
        <w:proofErr w:type="spellEnd"/>
        <w:r w:rsidRPr="00342938">
          <w:rPr>
            <w:rFonts w:ascii="Times New Roman" w:hAnsi="Times New Roman" w:cs="Times New Roman"/>
            <w:sz w:val="24"/>
            <w:szCs w:val="24"/>
          </w:rPr>
          <w:t xml:space="preserve"> </w:t>
        </w:r>
        <w:proofErr w:type="spellStart"/>
        <w:r w:rsidRPr="00342938">
          <w:rPr>
            <w:rFonts w:ascii="Times New Roman" w:hAnsi="Times New Roman" w:cs="Times New Roman"/>
            <w:sz w:val="24"/>
            <w:szCs w:val="24"/>
          </w:rPr>
          <w:t>Analytics</w:t>
        </w:r>
        <w:proofErr w:type="spellEnd"/>
        <w:r>
          <w:rPr>
            <w:rFonts w:ascii="Times New Roman" w:hAnsi="Times New Roman" w:cs="Times New Roman"/>
            <w:sz w:val="24"/>
            <w:szCs w:val="24"/>
          </w:rPr>
          <w:t>,</w:t>
        </w:r>
        <w:r w:rsidRPr="00342938">
          <w:rPr>
            <w:rFonts w:ascii="Times New Roman" w:hAnsi="Times New Roman" w:cs="Times New Roman"/>
            <w:sz w:val="24"/>
            <w:szCs w:val="24"/>
          </w:rPr>
          <w:t xml:space="preserve"> слово «</w:t>
        </w:r>
        <w:proofErr w:type="spellStart"/>
        <w:r w:rsidRPr="00342938">
          <w:rPr>
            <w:rFonts w:ascii="Times New Roman" w:hAnsi="Times New Roman" w:cs="Times New Roman"/>
            <w:sz w:val="24"/>
            <w:szCs w:val="24"/>
          </w:rPr>
          <w:t>Нфт</w:t>
        </w:r>
        <w:proofErr w:type="spellEnd"/>
        <w:r w:rsidRPr="00342938">
          <w:rPr>
            <w:rFonts w:ascii="Times New Roman" w:hAnsi="Times New Roman" w:cs="Times New Roman"/>
            <w:sz w:val="24"/>
            <w:szCs w:val="24"/>
          </w:rPr>
          <w:t>» стало самым упоминаемым в ру</w:t>
        </w:r>
        <w:r>
          <w:rPr>
            <w:rFonts w:ascii="Times New Roman" w:hAnsi="Times New Roman" w:cs="Times New Roman"/>
            <w:sz w:val="24"/>
            <w:szCs w:val="24"/>
          </w:rPr>
          <w:t>сскоязычных социальных медиа за</w:t>
        </w:r>
        <w:r w:rsidRPr="00342938">
          <w:rPr>
            <w:rFonts w:ascii="Times New Roman" w:hAnsi="Times New Roman" w:cs="Times New Roman"/>
            <w:sz w:val="24"/>
            <w:szCs w:val="24"/>
          </w:rPr>
          <w:t xml:space="preserve"> 2</w:t>
        </w:r>
      </w:ins>
      <w:ins w:id="1938" w:author="Tima" w:date="2026-01-19T22:51:00Z">
        <w:r>
          <w:rPr>
            <w:rFonts w:ascii="Times New Roman" w:hAnsi="Times New Roman" w:cs="Times New Roman"/>
            <w:sz w:val="24"/>
            <w:szCs w:val="24"/>
          </w:rPr>
          <w:t>024-2025 гг.</w:t>
        </w:r>
      </w:ins>
      <w:ins w:id="1939" w:author="Tima" w:date="2026-01-19T22:53:00Z">
        <w:r w:rsidRPr="00FF7AD6">
          <w:rPr>
            <w:rFonts w:ascii="Times New Roman" w:hAnsi="Times New Roman" w:cs="Times New Roman"/>
            <w:sz w:val="24"/>
            <w:szCs w:val="24"/>
          </w:rPr>
          <w:t xml:space="preserve"> </w:t>
        </w:r>
        <w:r>
          <w:rPr>
            <w:rFonts w:ascii="Times New Roman" w:hAnsi="Times New Roman" w:cs="Times New Roman"/>
            <w:sz w:val="24"/>
            <w:szCs w:val="24"/>
          </w:rPr>
          <w:t>Активно увеличивающиеся потребност</w:t>
        </w:r>
        <w:r w:rsidRPr="00FF7AD6">
          <w:rPr>
            <w:rFonts w:ascii="Times New Roman" w:hAnsi="Times New Roman" w:cs="Times New Roman"/>
            <w:sz w:val="24"/>
            <w:szCs w:val="24"/>
          </w:rPr>
          <w:t>и пользователей в купле-продаже виртуальных предметов</w:t>
        </w:r>
        <w:r>
          <w:rPr>
            <w:rFonts w:ascii="Times New Roman" w:hAnsi="Times New Roman" w:cs="Times New Roman"/>
            <w:sz w:val="24"/>
            <w:szCs w:val="24"/>
          </w:rPr>
          <w:t xml:space="preserve"> замедляются </w:t>
        </w:r>
      </w:ins>
      <w:ins w:id="1940" w:author="Tima" w:date="2026-01-19T22:52:00Z">
        <w:r>
          <w:rPr>
            <w:rFonts w:ascii="Times New Roman" w:hAnsi="Times New Roman" w:cs="Times New Roman"/>
            <w:sz w:val="24"/>
            <w:szCs w:val="24"/>
          </w:rPr>
          <w:t>медленным</w:t>
        </w:r>
        <w:r w:rsidRPr="00FF7AD6">
          <w:rPr>
            <w:rFonts w:ascii="Times New Roman" w:hAnsi="Times New Roman" w:cs="Times New Roman"/>
            <w:sz w:val="24"/>
            <w:szCs w:val="24"/>
          </w:rPr>
          <w:t xml:space="preserve"> обращение</w:t>
        </w:r>
      </w:ins>
      <w:ins w:id="1941" w:author="Tima" w:date="2026-01-19T22:53:00Z">
        <w:r>
          <w:rPr>
            <w:rFonts w:ascii="Times New Roman" w:hAnsi="Times New Roman" w:cs="Times New Roman"/>
            <w:sz w:val="24"/>
            <w:szCs w:val="24"/>
          </w:rPr>
          <w:t>м</w:t>
        </w:r>
      </w:ins>
      <w:ins w:id="1942" w:author="Tima" w:date="2026-01-19T22:52:00Z">
        <w:r w:rsidRPr="00FF7AD6">
          <w:rPr>
            <w:rFonts w:ascii="Times New Roman" w:hAnsi="Times New Roman" w:cs="Times New Roman"/>
            <w:sz w:val="24"/>
            <w:szCs w:val="24"/>
          </w:rPr>
          <w:t xml:space="preserve"> </w:t>
        </w:r>
        <w:r w:rsidRPr="00CE70DB">
          <w:rPr>
            <w:rFonts w:ascii="Times New Roman" w:hAnsi="Times New Roman" w:cs="Times New Roman"/>
            <w:sz w:val="24"/>
            <w:szCs w:val="24"/>
            <w:rPrChange w:id="1943" w:author="Tima" w:date="2026-01-19T23:03:00Z">
              <w:rPr>
                <w:rFonts w:ascii="Times New Roman" w:hAnsi="Times New Roman" w:cs="Times New Roman"/>
                <w:sz w:val="24"/>
                <w:szCs w:val="24"/>
                <w:lang w:val="en-US"/>
              </w:rPr>
            </w:rPrChange>
          </w:rPr>
          <w:t>NFT</w:t>
        </w:r>
      </w:ins>
      <w:ins w:id="1944" w:author="Tima" w:date="2026-01-19T22:54:00Z">
        <w:r>
          <w:rPr>
            <w:rFonts w:ascii="Times New Roman" w:hAnsi="Times New Roman" w:cs="Times New Roman"/>
            <w:sz w:val="24"/>
            <w:szCs w:val="24"/>
          </w:rPr>
          <w:t>, связанным, в первую очередь, с дороговизной лучших подарков.</w:t>
        </w:r>
      </w:ins>
    </w:p>
    <w:p w14:paraId="6815D581" w14:textId="26A307AC" w:rsidR="00342938" w:rsidRDefault="00342938" w:rsidP="00CE70DB">
      <w:pPr>
        <w:spacing w:line="276" w:lineRule="auto"/>
        <w:ind w:firstLine="709"/>
        <w:jc w:val="both"/>
        <w:rPr>
          <w:ins w:id="1945" w:author="Tima" w:date="2026-01-19T23:03:00Z"/>
          <w:rFonts w:ascii="Times New Roman" w:hAnsi="Times New Roman" w:cs="Times New Roman"/>
          <w:sz w:val="24"/>
          <w:szCs w:val="24"/>
        </w:rPr>
        <w:pPrChange w:id="1946" w:author="Tima" w:date="2026-01-19T23:03:00Z">
          <w:pPr/>
        </w:pPrChange>
      </w:pPr>
      <w:ins w:id="1947" w:author="Tima" w:date="2026-01-19T22:55:00Z">
        <w:r>
          <w:rPr>
            <w:rFonts w:ascii="Times New Roman" w:hAnsi="Times New Roman" w:cs="Times New Roman"/>
            <w:sz w:val="24"/>
            <w:szCs w:val="24"/>
          </w:rPr>
          <w:t xml:space="preserve">Целью данной работы является </w:t>
        </w:r>
      </w:ins>
      <w:ins w:id="1948" w:author="Tima" w:date="2026-01-19T22:57:00Z">
        <w:r w:rsidR="00CE70DB">
          <w:rPr>
            <w:rFonts w:ascii="Times New Roman" w:hAnsi="Times New Roman" w:cs="Times New Roman"/>
            <w:sz w:val="24"/>
            <w:szCs w:val="24"/>
          </w:rPr>
          <w:t xml:space="preserve">выявление необходимости </w:t>
        </w:r>
      </w:ins>
      <w:ins w:id="1949" w:author="Tima" w:date="2026-01-19T22:55:00Z">
        <w:r>
          <w:rPr>
            <w:rFonts w:ascii="Times New Roman" w:hAnsi="Times New Roman" w:cs="Times New Roman"/>
            <w:sz w:val="24"/>
            <w:szCs w:val="24"/>
          </w:rPr>
          <w:t>разработк</w:t>
        </w:r>
        <w:r w:rsidR="00CE70DB">
          <w:rPr>
            <w:rFonts w:ascii="Times New Roman" w:hAnsi="Times New Roman" w:cs="Times New Roman"/>
            <w:sz w:val="24"/>
            <w:szCs w:val="24"/>
          </w:rPr>
          <w:t xml:space="preserve">и специализированного </w:t>
        </w:r>
      </w:ins>
      <w:ins w:id="1950" w:author="Tima" w:date="2026-01-19T22:58:00Z">
        <w:r w:rsidR="00CE70DB">
          <w:rPr>
            <w:rFonts w:ascii="Times New Roman" w:hAnsi="Times New Roman" w:cs="Times New Roman"/>
            <w:sz w:val="24"/>
            <w:szCs w:val="24"/>
          </w:rPr>
          <w:t xml:space="preserve">сервисного </w:t>
        </w:r>
      </w:ins>
      <w:ins w:id="1951" w:author="Tima" w:date="2026-01-19T22:55:00Z">
        <w:r w:rsidR="00CE70DB">
          <w:rPr>
            <w:rFonts w:ascii="Times New Roman" w:hAnsi="Times New Roman" w:cs="Times New Roman"/>
            <w:sz w:val="24"/>
            <w:szCs w:val="24"/>
          </w:rPr>
          <w:t>приложения</w:t>
        </w:r>
      </w:ins>
      <w:ins w:id="1952" w:author="Tima" w:date="2026-01-19T22:58:00Z">
        <w:r w:rsidR="00CE70DB">
          <w:rPr>
            <w:rFonts w:ascii="Times New Roman" w:hAnsi="Times New Roman" w:cs="Times New Roman"/>
            <w:sz w:val="24"/>
            <w:szCs w:val="24"/>
          </w:rPr>
          <w:t xml:space="preserve"> для предоставления возможности всем заинтересованным пользователям покупать дорогие </w:t>
        </w:r>
      </w:ins>
      <w:ins w:id="1953" w:author="Tima" w:date="2026-01-19T22:59:00Z">
        <w:r w:rsidR="00CE70DB" w:rsidRPr="00CE70DB">
          <w:rPr>
            <w:rFonts w:ascii="Times New Roman" w:hAnsi="Times New Roman" w:cs="Times New Roman"/>
            <w:sz w:val="24"/>
            <w:szCs w:val="24"/>
            <w:rPrChange w:id="1954" w:author="Tima" w:date="2026-01-19T23:03:00Z">
              <w:rPr>
                <w:rFonts w:ascii="Times New Roman" w:hAnsi="Times New Roman" w:cs="Times New Roman"/>
                <w:sz w:val="24"/>
                <w:szCs w:val="24"/>
                <w:lang w:val="en-US"/>
              </w:rPr>
            </w:rPrChange>
          </w:rPr>
          <w:t>NFT</w:t>
        </w:r>
        <w:r w:rsidR="00CE70DB">
          <w:rPr>
            <w:rFonts w:ascii="Times New Roman" w:hAnsi="Times New Roman" w:cs="Times New Roman"/>
            <w:sz w:val="24"/>
            <w:szCs w:val="24"/>
          </w:rPr>
          <w:t xml:space="preserve">, постепенно накапливая средства до полной стоимости </w:t>
        </w:r>
        <w:proofErr w:type="spellStart"/>
        <w:r w:rsidR="00CE70DB">
          <w:rPr>
            <w:rFonts w:ascii="Times New Roman" w:hAnsi="Times New Roman" w:cs="Times New Roman"/>
            <w:sz w:val="24"/>
            <w:szCs w:val="24"/>
          </w:rPr>
          <w:t>токена</w:t>
        </w:r>
        <w:proofErr w:type="spellEnd"/>
        <w:r w:rsidR="00CE70DB">
          <w:rPr>
            <w:rFonts w:ascii="Times New Roman" w:hAnsi="Times New Roman" w:cs="Times New Roman"/>
            <w:sz w:val="24"/>
            <w:szCs w:val="24"/>
          </w:rPr>
          <w:t>.</w:t>
        </w:r>
      </w:ins>
      <w:ins w:id="1955" w:author="Tima" w:date="2026-01-19T23:01:00Z">
        <w:r w:rsidR="00CE70DB">
          <w:rPr>
            <w:rFonts w:ascii="Times New Roman" w:hAnsi="Times New Roman" w:cs="Times New Roman"/>
            <w:sz w:val="24"/>
            <w:szCs w:val="24"/>
          </w:rPr>
          <w:t xml:space="preserve"> В настоящее время аналогов предлагаемому сервису нет.</w:t>
        </w:r>
      </w:ins>
    </w:p>
    <w:p w14:paraId="576A196A" w14:textId="492BF997" w:rsidR="00CE70DB" w:rsidRDefault="00CE70DB" w:rsidP="00CE70DB">
      <w:pPr>
        <w:spacing w:line="276" w:lineRule="auto"/>
        <w:ind w:firstLine="709"/>
        <w:jc w:val="both"/>
        <w:rPr>
          <w:ins w:id="1956" w:author="Tima" w:date="2026-01-19T23:10:00Z"/>
          <w:rFonts w:ascii="Times New Roman" w:hAnsi="Times New Roman" w:cs="Times New Roman"/>
          <w:sz w:val="24"/>
          <w:szCs w:val="24"/>
        </w:rPr>
        <w:pPrChange w:id="1957" w:author="Tima" w:date="2026-01-19T23:03:00Z">
          <w:pPr/>
        </w:pPrChange>
      </w:pPr>
      <w:ins w:id="1958" w:author="Tima" w:date="2026-01-19T23:04:00Z">
        <w:r>
          <w:rPr>
            <w:rFonts w:ascii="Times New Roman" w:hAnsi="Times New Roman" w:cs="Times New Roman"/>
            <w:sz w:val="24"/>
            <w:szCs w:val="24"/>
          </w:rPr>
          <w:t>Для достижения поставленной цели и обоснования экономической эффективности проекта был</w:t>
        </w:r>
      </w:ins>
      <w:ins w:id="1959" w:author="Tima" w:date="2026-01-19T23:05:00Z">
        <w:r>
          <w:rPr>
            <w:rFonts w:ascii="Times New Roman" w:hAnsi="Times New Roman" w:cs="Times New Roman"/>
            <w:sz w:val="24"/>
            <w:szCs w:val="24"/>
          </w:rPr>
          <w:t>и</w:t>
        </w:r>
      </w:ins>
      <w:ins w:id="1960" w:author="Tima" w:date="2026-01-19T23:04:00Z">
        <w:r>
          <w:rPr>
            <w:rFonts w:ascii="Times New Roman" w:hAnsi="Times New Roman" w:cs="Times New Roman"/>
            <w:sz w:val="24"/>
            <w:szCs w:val="24"/>
          </w:rPr>
          <w:t xml:space="preserve"> проведе</w:t>
        </w:r>
      </w:ins>
      <w:ins w:id="1961" w:author="Tima" w:date="2026-01-19T23:05:00Z">
        <w:r>
          <w:rPr>
            <w:rFonts w:ascii="Times New Roman" w:hAnsi="Times New Roman" w:cs="Times New Roman"/>
            <w:sz w:val="24"/>
            <w:szCs w:val="24"/>
          </w:rPr>
          <w:t xml:space="preserve">ны исследование рынка </w:t>
        </w:r>
        <w:r>
          <w:rPr>
            <w:rFonts w:ascii="Times New Roman" w:hAnsi="Times New Roman" w:cs="Times New Roman"/>
            <w:sz w:val="24"/>
            <w:szCs w:val="24"/>
            <w:lang w:val="en-US"/>
          </w:rPr>
          <w:t>NFT</w:t>
        </w:r>
        <w:r w:rsidRPr="00CE70DB">
          <w:rPr>
            <w:rFonts w:ascii="Times New Roman" w:hAnsi="Times New Roman" w:cs="Times New Roman"/>
            <w:sz w:val="24"/>
            <w:szCs w:val="24"/>
            <w:rPrChange w:id="1962" w:author="Tima" w:date="2026-01-19T23:05:00Z">
              <w:rPr>
                <w:rFonts w:ascii="Times New Roman" w:hAnsi="Times New Roman" w:cs="Times New Roman"/>
                <w:sz w:val="24"/>
                <w:szCs w:val="24"/>
                <w:lang w:val="en-US"/>
              </w:rPr>
            </w:rPrChange>
          </w:rPr>
          <w:t xml:space="preserve"> </w:t>
        </w:r>
        <w:r>
          <w:rPr>
            <w:rFonts w:ascii="Times New Roman" w:hAnsi="Times New Roman" w:cs="Times New Roman"/>
            <w:sz w:val="24"/>
            <w:szCs w:val="24"/>
          </w:rPr>
          <w:t xml:space="preserve">по открытым источникам в сети интернет, социальный опрос </w:t>
        </w:r>
      </w:ins>
      <w:ins w:id="1963" w:author="Tima" w:date="2026-01-19T23:06:00Z">
        <w:r>
          <w:rPr>
            <w:rFonts w:ascii="Times New Roman" w:hAnsi="Times New Roman" w:cs="Times New Roman"/>
            <w:sz w:val="24"/>
            <w:szCs w:val="24"/>
          </w:rPr>
          <w:t>потенциальной аудитории сервиса</w:t>
        </w:r>
        <w:r w:rsidR="00C4003C">
          <w:rPr>
            <w:rFonts w:ascii="Times New Roman" w:hAnsi="Times New Roman" w:cs="Times New Roman"/>
            <w:sz w:val="24"/>
            <w:szCs w:val="24"/>
          </w:rPr>
          <w:t>, построены финансовая модель</w:t>
        </w:r>
      </w:ins>
      <w:ins w:id="1964" w:author="Tima" w:date="2026-01-19T23:07:00Z">
        <w:r w:rsidR="00C4003C">
          <w:rPr>
            <w:rFonts w:ascii="Times New Roman" w:hAnsi="Times New Roman" w:cs="Times New Roman"/>
            <w:sz w:val="24"/>
            <w:szCs w:val="24"/>
          </w:rPr>
          <w:t xml:space="preserve"> и график безубыточности</w:t>
        </w:r>
      </w:ins>
      <w:ins w:id="1965" w:author="Tima" w:date="2026-01-19T23:06:00Z">
        <w:r w:rsidR="00C4003C">
          <w:rPr>
            <w:rFonts w:ascii="Times New Roman" w:hAnsi="Times New Roman" w:cs="Times New Roman"/>
            <w:sz w:val="24"/>
            <w:szCs w:val="24"/>
          </w:rPr>
          <w:t>.</w:t>
        </w:r>
      </w:ins>
    </w:p>
    <w:p w14:paraId="5BE9DC39" w14:textId="6B398659" w:rsidR="00342938" w:rsidRPr="00342938" w:rsidRDefault="00C4003C" w:rsidP="00C4003C">
      <w:pPr>
        <w:spacing w:line="276" w:lineRule="auto"/>
        <w:ind w:firstLine="709"/>
        <w:jc w:val="both"/>
        <w:rPr>
          <w:ins w:id="1966" w:author="Tima" w:date="2026-01-19T22:46:00Z"/>
          <w:rFonts w:ascii="Times New Roman" w:hAnsi="Times New Roman" w:cs="Times New Roman"/>
          <w:sz w:val="24"/>
          <w:szCs w:val="24"/>
          <w:rPrChange w:id="1967" w:author="Tima" w:date="2026-01-19T22:47:00Z">
            <w:rPr>
              <w:ins w:id="1968" w:author="Tima" w:date="2026-01-19T22:46:00Z"/>
              <w:rFonts w:ascii="Times New Roman" w:hAnsi="Times New Roman" w:cs="Times New Roman"/>
              <w:b/>
              <w:sz w:val="36"/>
              <w:szCs w:val="36"/>
            </w:rPr>
          </w:rPrChange>
        </w:rPr>
        <w:pPrChange w:id="1969" w:author="Tima" w:date="2026-01-19T23:12:00Z">
          <w:pPr/>
        </w:pPrChange>
      </w:pPr>
      <w:ins w:id="1970" w:author="Tima" w:date="2026-01-19T23:10:00Z">
        <w:r>
          <w:rPr>
            <w:rFonts w:ascii="Times New Roman" w:hAnsi="Times New Roman" w:cs="Times New Roman"/>
            <w:sz w:val="24"/>
            <w:szCs w:val="24"/>
          </w:rPr>
          <w:t xml:space="preserve">Результаты исследования помогли обосновать необходимость разработки заявленного приложения. </w:t>
        </w:r>
      </w:ins>
      <w:ins w:id="1971" w:author="Tima" w:date="2026-01-19T23:11:00Z">
        <w:r>
          <w:rPr>
            <w:rFonts w:ascii="Times New Roman" w:hAnsi="Times New Roman" w:cs="Times New Roman"/>
            <w:sz w:val="24"/>
            <w:szCs w:val="24"/>
          </w:rPr>
          <w:t>Рассчитанный срок окупаемости проекта – 4 года.</w:t>
        </w:r>
      </w:ins>
    </w:p>
    <w:p w14:paraId="318F79DE" w14:textId="3A2455D2" w:rsidR="00342938" w:rsidRPr="00342938" w:rsidRDefault="00342938" w:rsidP="00342938">
      <w:pPr>
        <w:rPr>
          <w:ins w:id="1972" w:author="Tima" w:date="2026-01-19T22:45:00Z"/>
          <w:rFonts w:ascii="Times New Roman" w:hAnsi="Times New Roman" w:cs="Times New Roman"/>
          <w:sz w:val="24"/>
          <w:szCs w:val="24"/>
          <w:rPrChange w:id="1973" w:author="Tima" w:date="2026-01-19T22:47:00Z">
            <w:rPr>
              <w:ins w:id="1974" w:author="Tima" w:date="2026-01-19T22:45:00Z"/>
              <w:rFonts w:ascii="Times New Roman" w:hAnsi="Times New Roman" w:cs="Times New Roman"/>
              <w:sz w:val="24"/>
              <w:szCs w:val="24"/>
            </w:rPr>
          </w:rPrChange>
        </w:rPr>
        <w:pPrChange w:id="1975" w:author="Tima" w:date="2026-01-19T22:47:00Z">
          <w:pPr>
            <w:spacing w:line="276" w:lineRule="auto"/>
            <w:jc w:val="both"/>
          </w:pPr>
        </w:pPrChange>
      </w:pPr>
      <w:ins w:id="1976" w:author="Tima" w:date="2026-01-19T22:46:00Z">
        <w:r w:rsidRPr="00342938">
          <w:rPr>
            <w:rFonts w:ascii="Times New Roman" w:hAnsi="Times New Roman" w:cs="Times New Roman"/>
            <w:sz w:val="24"/>
            <w:szCs w:val="24"/>
            <w:rPrChange w:id="1977" w:author="Tima" w:date="2026-01-19T22:47:00Z">
              <w:rPr>
                <w:rFonts w:ascii="Times New Roman" w:hAnsi="Times New Roman" w:cs="Times New Roman"/>
                <w:b/>
                <w:sz w:val="36"/>
                <w:szCs w:val="36"/>
              </w:rPr>
            </w:rPrChange>
          </w:rPr>
          <w:br w:type="page"/>
        </w:r>
      </w:ins>
    </w:p>
    <w:p w14:paraId="4A609C30" w14:textId="593609DD" w:rsidR="00032C64" w:rsidRPr="00545004" w:rsidDel="00545004" w:rsidRDefault="00032C64">
      <w:pPr>
        <w:keepNext/>
        <w:keepLines/>
        <w:spacing w:before="240" w:after="440" w:line="276" w:lineRule="auto"/>
        <w:jc w:val="center"/>
        <w:outlineLvl w:val="0"/>
        <w:rPr>
          <w:del w:id="1978" w:author="Tima" w:date="2026-01-10T18:43:00Z"/>
          <w:rFonts w:ascii="Times New Roman" w:hAnsi="Times New Roman" w:cs="Times New Roman"/>
          <w:b/>
          <w:sz w:val="36"/>
          <w:szCs w:val="36"/>
          <w:rPrChange w:id="1979" w:author="Tima" w:date="2026-01-10T18:44:00Z">
            <w:rPr>
              <w:del w:id="1980" w:author="Tima" w:date="2026-01-10T18:43:00Z"/>
              <w:rFonts w:ascii="Times New Roman" w:hAnsi="Times New Roman" w:cs="Times New Roman"/>
              <w:sz w:val="24"/>
              <w:szCs w:val="24"/>
            </w:rPr>
          </w:rPrChange>
        </w:rPr>
        <w:pPrChange w:id="1981" w:author="Tima" w:date="2026-01-10T18:43:00Z">
          <w:pPr>
            <w:spacing w:line="276" w:lineRule="auto"/>
            <w:ind w:firstLine="709"/>
            <w:jc w:val="both"/>
          </w:pPr>
        </w:pPrChange>
      </w:pPr>
      <w:del w:id="1982" w:author="Tima" w:date="2026-01-10T18:43:00Z">
        <w:r w:rsidRPr="00545004" w:rsidDel="00545004">
          <w:rPr>
            <w:rFonts w:ascii="Times New Roman" w:hAnsi="Times New Roman" w:cs="Times New Roman"/>
            <w:b/>
            <w:sz w:val="36"/>
            <w:szCs w:val="36"/>
            <w:rPrChange w:id="1983" w:author="Tima" w:date="2026-01-10T18:44:00Z">
              <w:rPr>
                <w:rFonts w:ascii="Times New Roman" w:hAnsi="Times New Roman" w:cs="Times New Roman"/>
                <w:sz w:val="24"/>
                <w:szCs w:val="24"/>
              </w:rPr>
            </w:rPrChange>
          </w:rPr>
          <w:lastRenderedPageBreak/>
          <w:delText xml:space="preserve">Есть 3-ий сегмент целевой аудитории – кто хочет продать свой </w:delText>
        </w:r>
        <w:r w:rsidRPr="00545004" w:rsidDel="00545004">
          <w:rPr>
            <w:rFonts w:ascii="Times New Roman" w:hAnsi="Times New Roman" w:cs="Times New Roman"/>
            <w:b/>
            <w:sz w:val="36"/>
            <w:szCs w:val="36"/>
            <w:lang w:val="en-US"/>
            <w:rPrChange w:id="1984" w:author="Tima" w:date="2026-01-10T18:44:00Z">
              <w:rPr>
                <w:rFonts w:ascii="Times New Roman" w:hAnsi="Times New Roman" w:cs="Times New Roman"/>
                <w:sz w:val="24"/>
                <w:szCs w:val="24"/>
                <w:lang w:val="en-US"/>
              </w:rPr>
            </w:rPrChange>
          </w:rPr>
          <w:delText>NFT</w:delText>
        </w:r>
        <w:r w:rsidRPr="00545004" w:rsidDel="00545004">
          <w:rPr>
            <w:rFonts w:ascii="Times New Roman" w:hAnsi="Times New Roman" w:cs="Times New Roman"/>
            <w:b/>
            <w:sz w:val="36"/>
            <w:szCs w:val="36"/>
            <w:rPrChange w:id="1985" w:author="Tima" w:date="2026-01-10T18:44:00Z">
              <w:rPr>
                <w:rFonts w:ascii="Times New Roman" w:hAnsi="Times New Roman" w:cs="Times New Roman"/>
                <w:sz w:val="24"/>
                <w:szCs w:val="24"/>
              </w:rPr>
            </w:rPrChange>
          </w:rPr>
          <w:delText>. Он похож на Сегмент 1.</w:delText>
        </w:r>
      </w:del>
    </w:p>
    <w:p w14:paraId="7754C4B0" w14:textId="64FB92A5" w:rsidR="00032C64" w:rsidRPr="00545004" w:rsidDel="00545004" w:rsidRDefault="00032C64">
      <w:pPr>
        <w:keepNext/>
        <w:keepLines/>
        <w:spacing w:before="240" w:after="440" w:line="276" w:lineRule="auto"/>
        <w:jc w:val="center"/>
        <w:outlineLvl w:val="0"/>
        <w:rPr>
          <w:del w:id="1986" w:author="Tima" w:date="2026-01-10T18:43:00Z"/>
          <w:rFonts w:ascii="Times New Roman" w:hAnsi="Times New Roman" w:cs="Times New Roman"/>
          <w:b/>
          <w:sz w:val="36"/>
          <w:szCs w:val="36"/>
          <w:rPrChange w:id="1987" w:author="Tima" w:date="2026-01-10T18:44:00Z">
            <w:rPr>
              <w:del w:id="1988" w:author="Tima" w:date="2026-01-10T18:43:00Z"/>
              <w:rFonts w:ascii="Times New Roman" w:hAnsi="Times New Roman" w:cs="Times New Roman"/>
              <w:sz w:val="24"/>
              <w:szCs w:val="24"/>
            </w:rPr>
          </w:rPrChange>
        </w:rPr>
        <w:pPrChange w:id="1989" w:author="Tima" w:date="2026-01-10T18:43:00Z">
          <w:pPr>
            <w:spacing w:line="276" w:lineRule="auto"/>
            <w:ind w:firstLine="709"/>
            <w:jc w:val="both"/>
          </w:pPr>
        </w:pPrChange>
      </w:pPr>
      <w:del w:id="1990" w:author="Tima" w:date="2026-01-10T18:43:00Z">
        <w:r w:rsidRPr="00545004" w:rsidDel="00545004">
          <w:rPr>
            <w:rFonts w:ascii="Times New Roman" w:hAnsi="Times New Roman" w:cs="Times New Roman"/>
            <w:b/>
            <w:sz w:val="36"/>
            <w:szCs w:val="36"/>
            <w:rPrChange w:id="1991" w:author="Tima" w:date="2026-01-10T18:44:00Z">
              <w:rPr>
                <w:rFonts w:ascii="Times New Roman" w:hAnsi="Times New Roman" w:cs="Times New Roman"/>
                <w:sz w:val="24"/>
                <w:szCs w:val="24"/>
              </w:rPr>
            </w:rPrChange>
          </w:rPr>
          <w:delText xml:space="preserve">Потребители будут узнавать о предлагаемом Сервисе большей частью с помощью сарафанного радио, сообщений в новостных каналах, а также благодаря участию и самостоятельной организации мероприятий данным сервисом или его представителями. Потребители будут использовать мой сервис, так как конкурентов нет, а проблема есть. А также благодаря увлекательному и простому интерфейсу приложения предлагаемого сервиса. </w:delText>
        </w:r>
      </w:del>
    </w:p>
    <w:p w14:paraId="0A0A7952" w14:textId="04C50567" w:rsidR="00032C64" w:rsidRPr="00545004" w:rsidDel="00545004" w:rsidRDefault="00032C64">
      <w:pPr>
        <w:keepNext/>
        <w:keepLines/>
        <w:spacing w:before="240" w:after="440" w:line="276" w:lineRule="auto"/>
        <w:jc w:val="center"/>
        <w:outlineLvl w:val="0"/>
        <w:rPr>
          <w:del w:id="1992" w:author="Tima" w:date="2026-01-10T18:43:00Z"/>
          <w:rFonts w:ascii="Times New Roman" w:hAnsi="Times New Roman" w:cs="Times New Roman"/>
          <w:b/>
          <w:sz w:val="36"/>
          <w:szCs w:val="36"/>
          <w:rPrChange w:id="1993" w:author="Tima" w:date="2026-01-10T18:44:00Z">
            <w:rPr>
              <w:del w:id="1994" w:author="Tima" w:date="2026-01-10T18:43:00Z"/>
              <w:rFonts w:ascii="Times New Roman" w:hAnsi="Times New Roman" w:cs="Times New Roman"/>
              <w:sz w:val="24"/>
              <w:szCs w:val="24"/>
            </w:rPr>
          </w:rPrChange>
        </w:rPr>
        <w:pPrChange w:id="1995" w:author="Tima" w:date="2026-01-10T18:43:00Z">
          <w:pPr>
            <w:spacing w:line="276" w:lineRule="auto"/>
            <w:ind w:firstLine="709"/>
            <w:jc w:val="both"/>
          </w:pPr>
        </w:pPrChange>
      </w:pPr>
      <w:del w:id="1996" w:author="Tima" w:date="2026-01-10T18:43:00Z">
        <w:r w:rsidRPr="00545004" w:rsidDel="00545004">
          <w:rPr>
            <w:rFonts w:ascii="Times New Roman" w:hAnsi="Times New Roman" w:cs="Times New Roman"/>
            <w:b/>
            <w:sz w:val="36"/>
            <w:szCs w:val="36"/>
            <w:rPrChange w:id="1997" w:author="Tima" w:date="2026-01-10T18:44:00Z">
              <w:rPr>
                <w:rFonts w:ascii="Times New Roman" w:hAnsi="Times New Roman" w:cs="Times New Roman"/>
                <w:sz w:val="24"/>
                <w:szCs w:val="24"/>
              </w:rPr>
            </w:rPrChange>
          </w:rPr>
          <w:delText>На мой взгляд, участники захотят использовать предлагаемый сервис настолько долго, насколько будет жива тема возможности выделиться посредством уникальных предметов в виртуальном пространстве.</w:delText>
        </w:r>
      </w:del>
    </w:p>
    <w:p w14:paraId="4EDCE91F" w14:textId="721F49CD" w:rsidR="00032C64" w:rsidRPr="00545004" w:rsidDel="00545004" w:rsidRDefault="00032C64">
      <w:pPr>
        <w:keepNext/>
        <w:keepLines/>
        <w:spacing w:before="240" w:after="440" w:line="276" w:lineRule="auto"/>
        <w:jc w:val="center"/>
        <w:outlineLvl w:val="0"/>
        <w:rPr>
          <w:del w:id="1998" w:author="Tima" w:date="2026-01-10T18:43:00Z"/>
          <w:rFonts w:ascii="Times New Roman" w:hAnsi="Times New Roman" w:cs="Times New Roman"/>
          <w:b/>
          <w:sz w:val="36"/>
          <w:szCs w:val="36"/>
          <w:rPrChange w:id="1999" w:author="Tima" w:date="2026-01-10T18:44:00Z">
            <w:rPr>
              <w:del w:id="2000" w:author="Tima" w:date="2026-01-10T18:43:00Z"/>
              <w:rFonts w:ascii="Times New Roman" w:hAnsi="Times New Roman" w:cs="Times New Roman"/>
              <w:sz w:val="24"/>
              <w:szCs w:val="24"/>
            </w:rPr>
          </w:rPrChange>
        </w:rPr>
        <w:pPrChange w:id="2001" w:author="Tima" w:date="2026-01-10T18:43:00Z">
          <w:pPr>
            <w:spacing w:line="276" w:lineRule="auto"/>
            <w:ind w:firstLine="709"/>
            <w:jc w:val="both"/>
          </w:pPr>
        </w:pPrChange>
      </w:pPr>
      <w:del w:id="2002" w:author="Tima" w:date="2026-01-10T18:43:00Z">
        <w:r w:rsidRPr="00545004" w:rsidDel="00545004">
          <w:rPr>
            <w:rFonts w:ascii="Times New Roman" w:hAnsi="Times New Roman" w:cs="Times New Roman"/>
            <w:b/>
            <w:sz w:val="36"/>
            <w:szCs w:val="36"/>
            <w:rPrChange w:id="2003" w:author="Tima" w:date="2026-01-10T18:44:00Z">
              <w:rPr>
                <w:rFonts w:ascii="Times New Roman" w:hAnsi="Times New Roman" w:cs="Times New Roman"/>
                <w:sz w:val="24"/>
                <w:szCs w:val="24"/>
              </w:rPr>
            </w:rPrChange>
          </w:rPr>
          <w:delText xml:space="preserve">Для </w:delText>
        </w:r>
        <w:r w:rsidR="001979B4" w:rsidRPr="00545004" w:rsidDel="00545004">
          <w:rPr>
            <w:rFonts w:ascii="Times New Roman" w:hAnsi="Times New Roman" w:cs="Times New Roman"/>
            <w:b/>
            <w:sz w:val="36"/>
            <w:szCs w:val="36"/>
            <w:rPrChange w:id="2004" w:author="Tima" w:date="2026-01-10T18:44:00Z">
              <w:rPr>
                <w:rFonts w:ascii="Times New Roman" w:hAnsi="Times New Roman" w:cs="Times New Roman"/>
                <w:sz w:val="24"/>
                <w:szCs w:val="24"/>
              </w:rPr>
            </w:rPrChange>
          </w:rPr>
          <w:delText>ОИС</w:delText>
        </w:r>
        <w:r w:rsidRPr="00545004" w:rsidDel="00545004">
          <w:rPr>
            <w:rFonts w:ascii="Times New Roman" w:hAnsi="Times New Roman" w:cs="Times New Roman"/>
            <w:b/>
            <w:sz w:val="36"/>
            <w:szCs w:val="36"/>
            <w:rPrChange w:id="2005" w:author="Tima" w:date="2026-01-10T18:44:00Z">
              <w:rPr>
                <w:rFonts w:ascii="Times New Roman" w:hAnsi="Times New Roman" w:cs="Times New Roman"/>
                <w:sz w:val="24"/>
                <w:szCs w:val="24"/>
              </w:rPr>
            </w:rPrChange>
          </w:rPr>
          <w:delText xml:space="preserve"> привлекательной будет комиссия, часть которой он будет получать за выпуск и </w:delText>
        </w:r>
        <w:r w:rsidR="00F51BAA" w:rsidRPr="00545004" w:rsidDel="00545004">
          <w:rPr>
            <w:rFonts w:ascii="Times New Roman" w:hAnsi="Times New Roman" w:cs="Times New Roman"/>
            <w:b/>
            <w:sz w:val="36"/>
            <w:szCs w:val="36"/>
            <w:rPrChange w:id="2006" w:author="Tima" w:date="2026-01-10T18:44:00Z">
              <w:rPr>
                <w:rFonts w:ascii="Times New Roman" w:hAnsi="Times New Roman" w:cs="Times New Roman"/>
                <w:sz w:val="24"/>
                <w:szCs w:val="24"/>
              </w:rPr>
            </w:rPrChange>
          </w:rPr>
          <w:delText>погашение записей о</w:delText>
        </w:r>
        <w:r w:rsidRPr="00545004" w:rsidDel="00545004">
          <w:rPr>
            <w:rFonts w:ascii="Times New Roman" w:hAnsi="Times New Roman" w:cs="Times New Roman"/>
            <w:b/>
            <w:sz w:val="36"/>
            <w:szCs w:val="36"/>
            <w:rPrChange w:id="2007" w:author="Tima" w:date="2026-01-10T18:44:00Z">
              <w:rPr>
                <w:rFonts w:ascii="Times New Roman" w:hAnsi="Times New Roman" w:cs="Times New Roman"/>
                <w:sz w:val="24"/>
                <w:szCs w:val="24"/>
              </w:rPr>
            </w:rPrChange>
          </w:rPr>
          <w:delText xml:space="preserve"> ЦФА. Для Покупателя </w:delText>
        </w:r>
        <w:r w:rsidRPr="00545004" w:rsidDel="00545004">
          <w:rPr>
            <w:rFonts w:ascii="Times New Roman" w:hAnsi="Times New Roman" w:cs="Times New Roman"/>
            <w:b/>
            <w:sz w:val="36"/>
            <w:szCs w:val="36"/>
            <w:lang w:val="en-US"/>
            <w:rPrChange w:id="2008" w:author="Tima" w:date="2026-01-10T18:44:00Z">
              <w:rPr>
                <w:rFonts w:ascii="Times New Roman" w:hAnsi="Times New Roman" w:cs="Times New Roman"/>
                <w:sz w:val="24"/>
                <w:szCs w:val="24"/>
                <w:lang w:val="en-US"/>
              </w:rPr>
            </w:rPrChange>
          </w:rPr>
          <w:delText>NFT</w:delText>
        </w:r>
        <w:r w:rsidRPr="00545004" w:rsidDel="00545004">
          <w:rPr>
            <w:rFonts w:ascii="Times New Roman" w:hAnsi="Times New Roman" w:cs="Times New Roman"/>
            <w:b/>
            <w:sz w:val="36"/>
            <w:szCs w:val="36"/>
            <w:rPrChange w:id="2009" w:author="Tima" w:date="2026-01-10T18:44:00Z">
              <w:rPr>
                <w:rFonts w:ascii="Times New Roman" w:hAnsi="Times New Roman" w:cs="Times New Roman"/>
                <w:sz w:val="24"/>
                <w:szCs w:val="24"/>
              </w:rPr>
            </w:rPrChange>
          </w:rPr>
          <w:delText xml:space="preserve"> привлекательной станет новая возможность покупки </w:delText>
        </w:r>
        <w:r w:rsidRPr="00545004" w:rsidDel="00545004">
          <w:rPr>
            <w:rFonts w:ascii="Times New Roman" w:hAnsi="Times New Roman" w:cs="Times New Roman"/>
            <w:b/>
            <w:sz w:val="36"/>
            <w:szCs w:val="36"/>
            <w:lang w:val="en-US"/>
            <w:rPrChange w:id="2010" w:author="Tima" w:date="2026-01-10T18:44:00Z">
              <w:rPr>
                <w:rFonts w:ascii="Times New Roman" w:hAnsi="Times New Roman" w:cs="Times New Roman"/>
                <w:sz w:val="24"/>
                <w:szCs w:val="24"/>
                <w:lang w:val="en-US"/>
              </w:rPr>
            </w:rPrChange>
          </w:rPr>
          <w:delText>NFT</w:delText>
        </w:r>
        <w:r w:rsidRPr="00545004" w:rsidDel="00545004">
          <w:rPr>
            <w:rFonts w:ascii="Times New Roman" w:hAnsi="Times New Roman" w:cs="Times New Roman"/>
            <w:b/>
            <w:sz w:val="36"/>
            <w:szCs w:val="36"/>
            <w:rPrChange w:id="2011" w:author="Tima" w:date="2026-01-10T18:44:00Z">
              <w:rPr>
                <w:rFonts w:ascii="Times New Roman" w:hAnsi="Times New Roman" w:cs="Times New Roman"/>
                <w:sz w:val="24"/>
                <w:szCs w:val="24"/>
              </w:rPr>
            </w:rPrChange>
          </w:rPr>
          <w:delText xml:space="preserve"> частями через ЦФА и система оцен</w:delText>
        </w:r>
        <w:r w:rsidR="00EC086E" w:rsidRPr="00545004" w:rsidDel="00545004">
          <w:rPr>
            <w:rFonts w:ascii="Times New Roman" w:hAnsi="Times New Roman" w:cs="Times New Roman"/>
            <w:b/>
            <w:sz w:val="36"/>
            <w:szCs w:val="36"/>
            <w:rPrChange w:id="2012" w:author="Tima" w:date="2026-01-10T18:44:00Z">
              <w:rPr>
                <w:rFonts w:ascii="Times New Roman" w:hAnsi="Times New Roman" w:cs="Times New Roman"/>
                <w:sz w:val="24"/>
                <w:szCs w:val="24"/>
              </w:rPr>
            </w:rPrChange>
          </w:rPr>
          <w:delText xml:space="preserve">ки </w:delText>
        </w:r>
        <w:r w:rsidR="00EC086E" w:rsidRPr="00545004" w:rsidDel="00545004">
          <w:rPr>
            <w:rFonts w:ascii="Times New Roman" w:hAnsi="Times New Roman" w:cs="Times New Roman"/>
            <w:b/>
            <w:sz w:val="36"/>
            <w:szCs w:val="36"/>
            <w:lang w:val="en-US"/>
            <w:rPrChange w:id="2013" w:author="Tima" w:date="2026-01-10T18:44:00Z">
              <w:rPr>
                <w:rFonts w:ascii="Times New Roman" w:hAnsi="Times New Roman" w:cs="Times New Roman"/>
                <w:sz w:val="24"/>
                <w:szCs w:val="24"/>
                <w:lang w:val="en-US"/>
              </w:rPr>
            </w:rPrChange>
          </w:rPr>
          <w:delText>NFT</w:delText>
        </w:r>
        <w:r w:rsidRPr="00545004" w:rsidDel="00545004">
          <w:rPr>
            <w:rFonts w:ascii="Times New Roman" w:hAnsi="Times New Roman" w:cs="Times New Roman"/>
            <w:b/>
            <w:sz w:val="36"/>
            <w:szCs w:val="36"/>
            <w:rPrChange w:id="2014" w:author="Tima" w:date="2026-01-10T18:44:00Z">
              <w:rPr>
                <w:rFonts w:ascii="Times New Roman" w:hAnsi="Times New Roman" w:cs="Times New Roman"/>
                <w:sz w:val="24"/>
                <w:szCs w:val="24"/>
              </w:rPr>
            </w:rPrChange>
          </w:rPr>
          <w:delText xml:space="preserve">, которая позволит не переплатить за ту или иную редкую </w:delText>
        </w:r>
        <w:r w:rsidRPr="00545004" w:rsidDel="00545004">
          <w:rPr>
            <w:rFonts w:ascii="Times New Roman" w:hAnsi="Times New Roman" w:cs="Times New Roman"/>
            <w:b/>
            <w:sz w:val="36"/>
            <w:szCs w:val="36"/>
            <w:lang w:val="en-US"/>
            <w:rPrChange w:id="2015" w:author="Tima" w:date="2026-01-10T18:44:00Z">
              <w:rPr>
                <w:rFonts w:ascii="Times New Roman" w:hAnsi="Times New Roman" w:cs="Times New Roman"/>
                <w:sz w:val="24"/>
                <w:szCs w:val="24"/>
                <w:lang w:val="en-US"/>
              </w:rPr>
            </w:rPrChange>
          </w:rPr>
          <w:delText>NFT</w:delText>
        </w:r>
        <w:r w:rsidRPr="00545004" w:rsidDel="00545004">
          <w:rPr>
            <w:rFonts w:ascii="Times New Roman" w:hAnsi="Times New Roman" w:cs="Times New Roman"/>
            <w:b/>
            <w:sz w:val="36"/>
            <w:szCs w:val="36"/>
            <w:rPrChange w:id="2016" w:author="Tima" w:date="2026-01-10T18:44:00Z">
              <w:rPr>
                <w:rFonts w:ascii="Times New Roman" w:hAnsi="Times New Roman" w:cs="Times New Roman"/>
                <w:sz w:val="24"/>
                <w:szCs w:val="24"/>
              </w:rPr>
            </w:rPrChange>
          </w:rPr>
          <w:delText xml:space="preserve">. Для Владельца </w:delText>
        </w:r>
        <w:r w:rsidRPr="00545004" w:rsidDel="00545004">
          <w:rPr>
            <w:rFonts w:ascii="Times New Roman" w:hAnsi="Times New Roman" w:cs="Times New Roman"/>
            <w:b/>
            <w:sz w:val="36"/>
            <w:szCs w:val="36"/>
            <w:lang w:val="en-US"/>
            <w:rPrChange w:id="2017" w:author="Tima" w:date="2026-01-10T18:44:00Z">
              <w:rPr>
                <w:rFonts w:ascii="Times New Roman" w:hAnsi="Times New Roman" w:cs="Times New Roman"/>
                <w:sz w:val="24"/>
                <w:szCs w:val="24"/>
                <w:lang w:val="en-US"/>
              </w:rPr>
            </w:rPrChange>
          </w:rPr>
          <w:delText>NFT</w:delText>
        </w:r>
        <w:r w:rsidRPr="00545004" w:rsidDel="00545004">
          <w:rPr>
            <w:rFonts w:ascii="Times New Roman" w:hAnsi="Times New Roman" w:cs="Times New Roman"/>
            <w:b/>
            <w:sz w:val="36"/>
            <w:szCs w:val="36"/>
            <w:rPrChange w:id="2018" w:author="Tima" w:date="2026-01-10T18:44:00Z">
              <w:rPr>
                <w:rFonts w:ascii="Times New Roman" w:hAnsi="Times New Roman" w:cs="Times New Roman"/>
                <w:sz w:val="24"/>
                <w:szCs w:val="24"/>
              </w:rPr>
            </w:rPrChange>
          </w:rPr>
          <w:delText xml:space="preserve"> привлекательным свойством станет моментальность продажи </w:delText>
        </w:r>
        <w:r w:rsidRPr="00545004" w:rsidDel="00545004">
          <w:rPr>
            <w:rFonts w:ascii="Times New Roman" w:hAnsi="Times New Roman" w:cs="Times New Roman"/>
            <w:b/>
            <w:sz w:val="36"/>
            <w:szCs w:val="36"/>
            <w:lang w:val="en-US"/>
            <w:rPrChange w:id="2019" w:author="Tima" w:date="2026-01-10T18:44:00Z">
              <w:rPr>
                <w:rFonts w:ascii="Times New Roman" w:hAnsi="Times New Roman" w:cs="Times New Roman"/>
                <w:sz w:val="24"/>
                <w:szCs w:val="24"/>
                <w:lang w:val="en-US"/>
              </w:rPr>
            </w:rPrChange>
          </w:rPr>
          <w:delText>NFT</w:delText>
        </w:r>
        <w:r w:rsidRPr="00545004" w:rsidDel="00545004">
          <w:rPr>
            <w:rFonts w:ascii="Times New Roman" w:hAnsi="Times New Roman" w:cs="Times New Roman"/>
            <w:b/>
            <w:sz w:val="36"/>
            <w:szCs w:val="36"/>
            <w:rPrChange w:id="2020" w:author="Tima" w:date="2026-01-10T18:44:00Z">
              <w:rPr>
                <w:rFonts w:ascii="Times New Roman" w:hAnsi="Times New Roman" w:cs="Times New Roman"/>
                <w:sz w:val="24"/>
                <w:szCs w:val="24"/>
              </w:rPr>
            </w:rPrChange>
          </w:rPr>
          <w:delText xml:space="preserve"> и, как и для Покупателя </w:delText>
        </w:r>
        <w:r w:rsidRPr="00545004" w:rsidDel="00545004">
          <w:rPr>
            <w:rFonts w:ascii="Times New Roman" w:hAnsi="Times New Roman" w:cs="Times New Roman"/>
            <w:b/>
            <w:sz w:val="36"/>
            <w:szCs w:val="36"/>
            <w:lang w:val="en-US"/>
            <w:rPrChange w:id="2021" w:author="Tima" w:date="2026-01-10T18:44:00Z">
              <w:rPr>
                <w:rFonts w:ascii="Times New Roman" w:hAnsi="Times New Roman" w:cs="Times New Roman"/>
                <w:sz w:val="24"/>
                <w:szCs w:val="24"/>
                <w:lang w:val="en-US"/>
              </w:rPr>
            </w:rPrChange>
          </w:rPr>
          <w:delText>NFT</w:delText>
        </w:r>
        <w:r w:rsidRPr="00545004" w:rsidDel="00545004">
          <w:rPr>
            <w:rFonts w:ascii="Times New Roman" w:hAnsi="Times New Roman" w:cs="Times New Roman"/>
            <w:b/>
            <w:sz w:val="36"/>
            <w:szCs w:val="36"/>
            <w:rPrChange w:id="2022" w:author="Tima" w:date="2026-01-10T18:44:00Z">
              <w:rPr>
                <w:rFonts w:ascii="Times New Roman" w:hAnsi="Times New Roman" w:cs="Times New Roman"/>
                <w:sz w:val="24"/>
                <w:szCs w:val="24"/>
              </w:rPr>
            </w:rPrChange>
          </w:rPr>
          <w:delText xml:space="preserve">, справедливая оценка </w:delText>
        </w:r>
        <w:r w:rsidRPr="00545004" w:rsidDel="00545004">
          <w:rPr>
            <w:rFonts w:ascii="Times New Roman" w:hAnsi="Times New Roman" w:cs="Times New Roman"/>
            <w:b/>
            <w:sz w:val="36"/>
            <w:szCs w:val="36"/>
            <w:lang w:val="en-US"/>
            <w:rPrChange w:id="2023" w:author="Tima" w:date="2026-01-10T18:44:00Z">
              <w:rPr>
                <w:rFonts w:ascii="Times New Roman" w:hAnsi="Times New Roman" w:cs="Times New Roman"/>
                <w:sz w:val="24"/>
                <w:szCs w:val="24"/>
                <w:lang w:val="en-US"/>
              </w:rPr>
            </w:rPrChange>
          </w:rPr>
          <w:delText>NFT</w:delText>
        </w:r>
        <w:r w:rsidRPr="00545004" w:rsidDel="00545004">
          <w:rPr>
            <w:rFonts w:ascii="Times New Roman" w:hAnsi="Times New Roman" w:cs="Times New Roman"/>
            <w:b/>
            <w:sz w:val="36"/>
            <w:szCs w:val="36"/>
            <w:rPrChange w:id="2024" w:author="Tima" w:date="2026-01-10T18:44:00Z">
              <w:rPr>
                <w:rFonts w:ascii="Times New Roman" w:hAnsi="Times New Roman" w:cs="Times New Roman"/>
                <w:sz w:val="24"/>
                <w:szCs w:val="24"/>
              </w:rPr>
            </w:rPrChange>
          </w:rPr>
          <w:delText>.</w:delText>
        </w:r>
      </w:del>
    </w:p>
    <w:p w14:paraId="0BE83C28" w14:textId="17467076" w:rsidR="00032C64" w:rsidRPr="00545004" w:rsidDel="00545004" w:rsidRDefault="00032C64">
      <w:pPr>
        <w:keepNext/>
        <w:keepLines/>
        <w:spacing w:before="240" w:after="440" w:line="276" w:lineRule="auto"/>
        <w:jc w:val="center"/>
        <w:outlineLvl w:val="0"/>
        <w:rPr>
          <w:del w:id="2025" w:author="Tima" w:date="2026-01-10T18:43:00Z"/>
          <w:rFonts w:ascii="Times New Roman" w:hAnsi="Times New Roman" w:cs="Times New Roman"/>
          <w:b/>
          <w:sz w:val="36"/>
          <w:szCs w:val="36"/>
          <w:rPrChange w:id="2026" w:author="Tima" w:date="2026-01-10T18:44:00Z">
            <w:rPr>
              <w:del w:id="2027" w:author="Tima" w:date="2026-01-10T18:43:00Z"/>
              <w:rFonts w:ascii="Times New Roman" w:hAnsi="Times New Roman" w:cs="Times New Roman"/>
              <w:sz w:val="24"/>
              <w:szCs w:val="24"/>
            </w:rPr>
          </w:rPrChange>
        </w:rPr>
        <w:pPrChange w:id="2028" w:author="Tima" w:date="2026-01-10T18:43:00Z">
          <w:pPr>
            <w:spacing w:line="276" w:lineRule="auto"/>
            <w:ind w:firstLine="709"/>
            <w:jc w:val="both"/>
          </w:pPr>
        </w:pPrChange>
      </w:pPr>
      <w:del w:id="2029" w:author="Tima" w:date="2026-01-10T18:43:00Z">
        <w:r w:rsidRPr="00545004" w:rsidDel="00545004">
          <w:rPr>
            <w:rFonts w:ascii="Times New Roman" w:hAnsi="Times New Roman" w:cs="Times New Roman"/>
            <w:b/>
            <w:sz w:val="36"/>
            <w:szCs w:val="36"/>
            <w:rPrChange w:id="2030" w:author="Tima" w:date="2026-01-10T18:44:00Z">
              <w:rPr>
                <w:rFonts w:ascii="Times New Roman" w:hAnsi="Times New Roman" w:cs="Times New Roman"/>
                <w:sz w:val="24"/>
                <w:szCs w:val="24"/>
              </w:rPr>
            </w:rPrChange>
          </w:rPr>
          <w:delText>Конкурентов у предлагаемого сервиса на данный момент нет. Надеюсь, простота и удобство интерфейса смогут привлечь потребителей именно в мой сервис.</w:delText>
        </w:r>
      </w:del>
    </w:p>
    <w:p w14:paraId="6758819A" w14:textId="51932A46" w:rsidR="00032C64" w:rsidRPr="00545004" w:rsidDel="00545004" w:rsidRDefault="00032C64">
      <w:pPr>
        <w:pStyle w:val="1"/>
        <w:spacing w:after="440"/>
        <w:jc w:val="center"/>
        <w:rPr>
          <w:del w:id="2031" w:author="Tima" w:date="2026-01-10T18:43:00Z"/>
          <w:rFonts w:ascii="Times New Roman" w:hAnsi="Times New Roman" w:cs="Times New Roman"/>
          <w:b/>
          <w:color w:val="000000" w:themeColor="text1"/>
          <w:sz w:val="36"/>
          <w:szCs w:val="36"/>
          <w:rPrChange w:id="2032" w:author="Tima" w:date="2026-01-10T18:44:00Z">
            <w:rPr>
              <w:del w:id="2033" w:author="Tima" w:date="2026-01-10T18:43:00Z"/>
              <w:rFonts w:ascii="Times New Roman" w:hAnsi="Times New Roman" w:cs="Times New Roman"/>
              <w:b/>
              <w:color w:val="000000" w:themeColor="text1"/>
            </w:rPr>
          </w:rPrChange>
        </w:rPr>
        <w:pPrChange w:id="2034" w:author="Tima" w:date="2026-01-10T18:43:00Z">
          <w:pPr>
            <w:pStyle w:val="1"/>
            <w:spacing w:before="440" w:after="440"/>
            <w:jc w:val="center"/>
          </w:pPr>
        </w:pPrChange>
      </w:pPr>
      <w:bookmarkStart w:id="2035" w:name="_Toc212803728"/>
      <w:del w:id="2036" w:author="Tima" w:date="2026-01-10T18:43:00Z">
        <w:r w:rsidRPr="00545004" w:rsidDel="00545004">
          <w:rPr>
            <w:rFonts w:ascii="Times New Roman" w:hAnsi="Times New Roman" w:cs="Times New Roman"/>
            <w:b/>
            <w:color w:val="000000" w:themeColor="text1"/>
            <w:sz w:val="36"/>
            <w:szCs w:val="36"/>
            <w:rPrChange w:id="2037" w:author="Tima" w:date="2026-01-10T18:44:00Z">
              <w:rPr>
                <w:rFonts w:ascii="Times New Roman" w:hAnsi="Times New Roman" w:cs="Times New Roman"/>
                <w:b/>
                <w:color w:val="000000" w:themeColor="text1"/>
              </w:rPr>
            </w:rPrChange>
          </w:rPr>
          <w:delText>6. Выводы</w:delText>
        </w:r>
        <w:bookmarkEnd w:id="2035"/>
      </w:del>
    </w:p>
    <w:p w14:paraId="7DBB6EEE" w14:textId="028EB615" w:rsidR="00097BCD" w:rsidRPr="00545004" w:rsidDel="00545004" w:rsidRDefault="00032C64">
      <w:pPr>
        <w:keepNext/>
        <w:keepLines/>
        <w:spacing w:before="240" w:after="440"/>
        <w:jc w:val="center"/>
        <w:outlineLvl w:val="0"/>
        <w:rPr>
          <w:del w:id="2038" w:author="Tima" w:date="2026-01-10T18:43:00Z"/>
          <w:rFonts w:ascii="Times New Roman" w:hAnsi="Times New Roman" w:cs="Times New Roman"/>
          <w:b/>
          <w:sz w:val="36"/>
          <w:szCs w:val="36"/>
          <w:rPrChange w:id="2039" w:author="Tima" w:date="2026-01-10T18:44:00Z">
            <w:rPr>
              <w:del w:id="2040" w:author="Tima" w:date="2026-01-10T18:43:00Z"/>
              <w:rFonts w:ascii="Times New Roman" w:hAnsi="Times New Roman" w:cs="Times New Roman"/>
              <w:sz w:val="24"/>
              <w:szCs w:val="24"/>
            </w:rPr>
          </w:rPrChange>
        </w:rPr>
        <w:pPrChange w:id="2041" w:author="Tima" w:date="2026-01-10T18:43:00Z">
          <w:pPr>
            <w:ind w:firstLine="709"/>
            <w:jc w:val="both"/>
          </w:pPr>
        </w:pPrChange>
      </w:pPr>
      <w:del w:id="2042" w:author="Tima" w:date="2026-01-10T18:43:00Z">
        <w:r w:rsidRPr="00545004" w:rsidDel="00545004">
          <w:rPr>
            <w:rFonts w:ascii="Times New Roman" w:hAnsi="Times New Roman" w:cs="Times New Roman"/>
            <w:b/>
            <w:sz w:val="36"/>
            <w:szCs w:val="36"/>
            <w:rPrChange w:id="2043" w:author="Tima" w:date="2026-01-10T18:44:00Z">
              <w:rPr>
                <w:rFonts w:ascii="Times New Roman" w:hAnsi="Times New Roman" w:cs="Times New Roman"/>
                <w:sz w:val="24"/>
                <w:szCs w:val="24"/>
              </w:rPr>
            </w:rPrChange>
          </w:rPr>
          <w:delText>Предлагаемый сервис интуитивно понятен для участников. Будет разработана короткая инструкция прямо внутри приложения для быстрого изучения предоставляемых возможностей. Я лично пользовался бы этим сервисом, так как хочу иметь дорогой NFT, а возможности сейчас же его купить не имею</w:delText>
        </w:r>
        <w:r w:rsidR="00097BCD" w:rsidRPr="00545004" w:rsidDel="00545004">
          <w:rPr>
            <w:rFonts w:ascii="Times New Roman" w:hAnsi="Times New Roman" w:cs="Times New Roman"/>
            <w:b/>
            <w:sz w:val="36"/>
            <w:szCs w:val="36"/>
            <w:rPrChange w:id="2044" w:author="Tima" w:date="2026-01-10T18:44:00Z">
              <w:rPr>
                <w:rFonts w:ascii="Times New Roman" w:hAnsi="Times New Roman" w:cs="Times New Roman"/>
                <w:sz w:val="24"/>
                <w:szCs w:val="24"/>
              </w:rPr>
            </w:rPrChange>
          </w:rPr>
          <w:delText>, а также благодаря уникальной реферальной программе:</w:delText>
        </w:r>
      </w:del>
    </w:p>
    <w:p w14:paraId="1677F523" w14:textId="3DAE6FE0" w:rsidR="00097BCD" w:rsidRPr="00545004" w:rsidDel="00545004" w:rsidRDefault="00097BCD">
      <w:pPr>
        <w:keepNext/>
        <w:keepLines/>
        <w:spacing w:before="240" w:after="440"/>
        <w:jc w:val="center"/>
        <w:outlineLvl w:val="0"/>
        <w:rPr>
          <w:del w:id="2045" w:author="Tima" w:date="2026-01-10T18:43:00Z"/>
          <w:rFonts w:ascii="Times New Roman" w:hAnsi="Times New Roman" w:cs="Times New Roman"/>
          <w:b/>
          <w:sz w:val="36"/>
          <w:szCs w:val="36"/>
          <w:rPrChange w:id="2046" w:author="Tima" w:date="2026-01-10T18:44:00Z">
            <w:rPr>
              <w:del w:id="2047" w:author="Tima" w:date="2026-01-10T18:43:00Z"/>
              <w:rFonts w:ascii="Times New Roman" w:hAnsi="Times New Roman" w:cs="Times New Roman"/>
              <w:sz w:val="24"/>
              <w:szCs w:val="24"/>
            </w:rPr>
          </w:rPrChange>
        </w:rPr>
        <w:pPrChange w:id="2048" w:author="Tima" w:date="2026-01-10T18:43:00Z">
          <w:pPr>
            <w:ind w:firstLine="709"/>
            <w:jc w:val="both"/>
          </w:pPr>
        </w:pPrChange>
      </w:pPr>
      <w:del w:id="2049" w:author="Tima" w:date="2026-01-10T18:43:00Z">
        <w:r w:rsidRPr="00545004" w:rsidDel="00545004">
          <w:rPr>
            <w:rFonts w:ascii="Times New Roman" w:hAnsi="Times New Roman" w:cs="Times New Roman"/>
            <w:b/>
            <w:sz w:val="36"/>
            <w:szCs w:val="36"/>
            <w:rPrChange w:id="2050" w:author="Tima" w:date="2026-01-10T18:44:00Z">
              <w:rPr>
                <w:rFonts w:ascii="Times New Roman" w:hAnsi="Times New Roman" w:cs="Times New Roman"/>
                <w:sz w:val="24"/>
                <w:szCs w:val="24"/>
              </w:rPr>
            </w:rPrChange>
          </w:rPr>
          <w:delText xml:space="preserve">Для создания доверенной среды и продвижения сервиса также будет проведено маркетинговое исследование для выбора лидеров мнений нашего рыночного сегмента. Для этого будет разработана уникальная реферальная программа сервиса. При этом регулярную выгоду от неё будут получать не только владельцы реферальной ссылки, по которой зашли привлечённые ими люди, но и сами новые пользователи. В настоящее время повсеместно происходит следующее: если человек пригласил друга, и они оба торгуют большие объёмы, то выгоду (процент от комиссий, взимаемых </w:delText>
        </w:r>
        <w:r w:rsidR="00124002" w:rsidRPr="00545004" w:rsidDel="00545004">
          <w:rPr>
            <w:rFonts w:ascii="Times New Roman" w:hAnsi="Times New Roman" w:cs="Times New Roman"/>
            <w:b/>
            <w:sz w:val="36"/>
            <w:szCs w:val="36"/>
            <w:rPrChange w:id="2051" w:author="Tima" w:date="2026-01-10T18:44:00Z">
              <w:rPr>
                <w:rFonts w:ascii="Times New Roman" w:hAnsi="Times New Roman" w:cs="Times New Roman"/>
                <w:sz w:val="24"/>
                <w:szCs w:val="24"/>
              </w:rPr>
            </w:rPrChange>
          </w:rPr>
          <w:delText>биржей</w:delText>
        </w:r>
        <w:r w:rsidRPr="00545004" w:rsidDel="00545004">
          <w:rPr>
            <w:rFonts w:ascii="Times New Roman" w:hAnsi="Times New Roman" w:cs="Times New Roman"/>
            <w:b/>
            <w:sz w:val="36"/>
            <w:szCs w:val="36"/>
            <w:rPrChange w:id="2052" w:author="Tima" w:date="2026-01-10T18:44:00Z">
              <w:rPr>
                <w:rFonts w:ascii="Times New Roman" w:hAnsi="Times New Roman" w:cs="Times New Roman"/>
                <w:sz w:val="24"/>
                <w:szCs w:val="24"/>
              </w:rPr>
            </w:rPrChange>
          </w:rPr>
          <w:delText xml:space="preserve"> за совершение сделок) получает лишь первый. В предлагаемом мной реферальной программе, процент от комиссий, взимаемых </w:delText>
        </w:r>
        <w:r w:rsidR="00124002" w:rsidRPr="00545004" w:rsidDel="00545004">
          <w:rPr>
            <w:rFonts w:ascii="Times New Roman" w:hAnsi="Times New Roman" w:cs="Times New Roman"/>
            <w:b/>
            <w:sz w:val="36"/>
            <w:szCs w:val="36"/>
            <w:rPrChange w:id="2053" w:author="Tima" w:date="2026-01-10T18:44:00Z">
              <w:rPr>
                <w:rFonts w:ascii="Times New Roman" w:hAnsi="Times New Roman" w:cs="Times New Roman"/>
                <w:sz w:val="24"/>
                <w:szCs w:val="24"/>
              </w:rPr>
            </w:rPrChange>
          </w:rPr>
          <w:delText>сервисом</w:delText>
        </w:r>
        <w:r w:rsidRPr="00545004" w:rsidDel="00545004">
          <w:rPr>
            <w:rFonts w:ascii="Times New Roman" w:hAnsi="Times New Roman" w:cs="Times New Roman"/>
            <w:b/>
            <w:sz w:val="36"/>
            <w:szCs w:val="36"/>
            <w:rPrChange w:id="2054" w:author="Tima" w:date="2026-01-10T18:44:00Z">
              <w:rPr>
                <w:rFonts w:ascii="Times New Roman" w:hAnsi="Times New Roman" w:cs="Times New Roman"/>
                <w:sz w:val="24"/>
                <w:szCs w:val="24"/>
              </w:rPr>
            </w:rPrChange>
          </w:rPr>
          <w:delText xml:space="preserve"> за совершение сделок</w:delText>
        </w:r>
        <w:r w:rsidR="00124002" w:rsidRPr="00545004" w:rsidDel="00545004">
          <w:rPr>
            <w:rFonts w:ascii="Times New Roman" w:hAnsi="Times New Roman" w:cs="Times New Roman"/>
            <w:b/>
            <w:sz w:val="36"/>
            <w:szCs w:val="36"/>
            <w:rPrChange w:id="2055" w:author="Tima" w:date="2026-01-10T18:44:00Z">
              <w:rPr>
                <w:rFonts w:ascii="Times New Roman" w:hAnsi="Times New Roman" w:cs="Times New Roman"/>
                <w:sz w:val="24"/>
                <w:szCs w:val="24"/>
              </w:rPr>
            </w:rPrChange>
          </w:rPr>
          <w:delText xml:space="preserve"> (внутри биржевого стакана)</w:delText>
        </w:r>
        <w:r w:rsidRPr="00545004" w:rsidDel="00545004">
          <w:rPr>
            <w:rFonts w:ascii="Times New Roman" w:hAnsi="Times New Roman" w:cs="Times New Roman"/>
            <w:b/>
            <w:sz w:val="36"/>
            <w:szCs w:val="36"/>
            <w:rPrChange w:id="2056" w:author="Tima" w:date="2026-01-10T18:44:00Z">
              <w:rPr>
                <w:rFonts w:ascii="Times New Roman" w:hAnsi="Times New Roman" w:cs="Times New Roman"/>
                <w:sz w:val="24"/>
                <w:szCs w:val="24"/>
              </w:rPr>
            </w:rPrChange>
          </w:rPr>
          <w:delText xml:space="preserve">, будут получать обе стороны. Таким образом, люди больше будут желать подключиться к сервису по реферальным ссылкам лидеров мнений, имеющих наибольшие объёмы. Разумеется, поначалу пользователи могут просто иметь аккаунт </w:delText>
        </w:r>
        <w:r w:rsidR="00124002" w:rsidRPr="00545004" w:rsidDel="00545004">
          <w:rPr>
            <w:rFonts w:ascii="Times New Roman" w:hAnsi="Times New Roman" w:cs="Times New Roman"/>
            <w:b/>
            <w:sz w:val="36"/>
            <w:szCs w:val="36"/>
            <w:rPrChange w:id="2057" w:author="Tima" w:date="2026-01-10T18:44:00Z">
              <w:rPr>
                <w:rFonts w:ascii="Times New Roman" w:hAnsi="Times New Roman" w:cs="Times New Roman"/>
                <w:sz w:val="24"/>
                <w:szCs w:val="24"/>
              </w:rPr>
            </w:rPrChange>
          </w:rPr>
          <w:delText>в предлагаемом сервисе</w:delText>
        </w:r>
        <w:r w:rsidRPr="00545004" w:rsidDel="00545004">
          <w:rPr>
            <w:rFonts w:ascii="Times New Roman" w:hAnsi="Times New Roman" w:cs="Times New Roman"/>
            <w:b/>
            <w:sz w:val="36"/>
            <w:szCs w:val="36"/>
            <w:rPrChange w:id="2058" w:author="Tima" w:date="2026-01-10T18:44:00Z">
              <w:rPr>
                <w:rFonts w:ascii="Times New Roman" w:hAnsi="Times New Roman" w:cs="Times New Roman"/>
                <w:sz w:val="24"/>
                <w:szCs w:val="24"/>
              </w:rPr>
            </w:rPrChange>
          </w:rPr>
          <w:delText>, однако, уверен, что рано или поздно, накопив определённый опыт общения с платформой предлагаемого сервиса, они начнут совершать сделки и приносить прибыль сервису и владельцам реферальных ссылок. Во избежание «ботоферм», которые могли бы получать реферальные вознаграждения просто так, любой пользователь при регистрации проходит регистрацию с использованием ЕСИА (подтверждая личность с помощью паспорта), и он должен иметь минимальный годовой объём торгов не менее 10.000 рублей для получения реферальных начислений.</w:delText>
        </w:r>
      </w:del>
    </w:p>
    <w:p w14:paraId="5BD00E77" w14:textId="5AD6BE31" w:rsidR="00545004" w:rsidRDefault="00097BCD">
      <w:pPr>
        <w:keepNext/>
        <w:keepLines/>
        <w:spacing w:before="240" w:after="440"/>
        <w:jc w:val="center"/>
        <w:outlineLvl w:val="0"/>
        <w:rPr>
          <w:ins w:id="2059" w:author="Tima" w:date="2026-01-10T18:45:00Z"/>
          <w:rFonts w:ascii="Times New Roman" w:hAnsi="Times New Roman" w:cs="Times New Roman"/>
          <w:b/>
          <w:sz w:val="36"/>
          <w:szCs w:val="36"/>
        </w:rPr>
        <w:pPrChange w:id="2060" w:author="Tima" w:date="2026-01-10T18:45:00Z">
          <w:pPr>
            <w:ind w:firstLine="709"/>
            <w:jc w:val="both"/>
          </w:pPr>
        </w:pPrChange>
      </w:pPr>
      <w:del w:id="2061" w:author="Tima" w:date="2026-01-10T18:43:00Z">
        <w:r w:rsidRPr="00545004" w:rsidDel="00545004">
          <w:rPr>
            <w:rFonts w:ascii="Times New Roman" w:hAnsi="Times New Roman" w:cs="Times New Roman"/>
            <w:b/>
            <w:sz w:val="36"/>
            <w:szCs w:val="36"/>
            <w:rPrChange w:id="2062" w:author="Tima" w:date="2026-01-10T18:44:00Z">
              <w:rPr>
                <w:rFonts w:ascii="Times New Roman" w:hAnsi="Times New Roman" w:cs="Times New Roman"/>
                <w:sz w:val="24"/>
                <w:szCs w:val="24"/>
              </w:rPr>
            </w:rPrChange>
          </w:rPr>
          <w:delText xml:space="preserve">В </w:delText>
        </w:r>
        <w:r w:rsidR="00032C64" w:rsidRPr="00545004" w:rsidDel="00545004">
          <w:rPr>
            <w:rFonts w:ascii="Times New Roman" w:hAnsi="Times New Roman" w:cs="Times New Roman"/>
            <w:b/>
            <w:sz w:val="36"/>
            <w:szCs w:val="36"/>
            <w:rPrChange w:id="2063" w:author="Tima" w:date="2026-01-10T18:44:00Z">
              <w:rPr>
                <w:rFonts w:ascii="Times New Roman" w:hAnsi="Times New Roman" w:cs="Times New Roman"/>
                <w:sz w:val="24"/>
                <w:szCs w:val="24"/>
              </w:rPr>
            </w:rPrChange>
          </w:rPr>
          <w:delText xml:space="preserve">случае апокалиптического сценария </w:delText>
        </w:r>
        <w:r w:rsidRPr="00545004" w:rsidDel="00545004">
          <w:rPr>
            <w:rFonts w:ascii="Times New Roman" w:hAnsi="Times New Roman" w:cs="Times New Roman"/>
            <w:b/>
            <w:sz w:val="36"/>
            <w:szCs w:val="36"/>
            <w:rPrChange w:id="2064" w:author="Tima" w:date="2026-01-10T18:44:00Z">
              <w:rPr>
                <w:rFonts w:ascii="Times New Roman" w:hAnsi="Times New Roman" w:cs="Times New Roman"/>
                <w:sz w:val="24"/>
                <w:szCs w:val="24"/>
              </w:rPr>
            </w:rPrChange>
          </w:rPr>
          <w:delText>предлагаемый сервис</w:delText>
        </w:r>
        <w:r w:rsidR="00032C64" w:rsidRPr="00545004" w:rsidDel="00545004">
          <w:rPr>
            <w:rFonts w:ascii="Times New Roman" w:hAnsi="Times New Roman" w:cs="Times New Roman"/>
            <w:b/>
            <w:sz w:val="36"/>
            <w:szCs w:val="36"/>
            <w:rPrChange w:id="2065" w:author="Tima" w:date="2026-01-10T18:44:00Z">
              <w:rPr>
                <w:rFonts w:ascii="Times New Roman" w:hAnsi="Times New Roman" w:cs="Times New Roman"/>
                <w:sz w:val="24"/>
                <w:szCs w:val="24"/>
              </w:rPr>
            </w:rPrChange>
          </w:rPr>
          <w:delText xml:space="preserve"> сможет вернуть NFT тем, у кого остались целые ЦФА, а остаток компенсировать деньгами, на которые ЦФА были куплены (на самый крайний случай, у </w:delText>
        </w:r>
        <w:r w:rsidRPr="00545004" w:rsidDel="00545004">
          <w:rPr>
            <w:rFonts w:ascii="Times New Roman" w:hAnsi="Times New Roman" w:cs="Times New Roman"/>
            <w:b/>
            <w:sz w:val="36"/>
            <w:szCs w:val="36"/>
            <w:rPrChange w:id="2066" w:author="Tima" w:date="2026-01-10T18:44:00Z">
              <w:rPr>
                <w:rFonts w:ascii="Times New Roman" w:hAnsi="Times New Roman" w:cs="Times New Roman"/>
                <w:sz w:val="24"/>
                <w:szCs w:val="24"/>
              </w:rPr>
            </w:rPrChange>
          </w:rPr>
          <w:delText>сервиса</w:delText>
        </w:r>
        <w:r w:rsidR="00032C64" w:rsidRPr="00545004" w:rsidDel="00545004">
          <w:rPr>
            <w:rFonts w:ascii="Times New Roman" w:hAnsi="Times New Roman" w:cs="Times New Roman"/>
            <w:b/>
            <w:sz w:val="36"/>
            <w:szCs w:val="36"/>
            <w:rPrChange w:id="2067" w:author="Tima" w:date="2026-01-10T18:44:00Z">
              <w:rPr>
                <w:rFonts w:ascii="Times New Roman" w:hAnsi="Times New Roman" w:cs="Times New Roman"/>
                <w:sz w:val="24"/>
                <w:szCs w:val="24"/>
              </w:rPr>
            </w:rPrChange>
          </w:rPr>
          <w:delText xml:space="preserve"> есть заработок с комиссий (который должен оставаться б</w:delText>
        </w:r>
        <w:r w:rsidR="00032C64" w:rsidRPr="00545004" w:rsidDel="00545004">
          <w:rPr>
            <w:rFonts w:ascii="Times New Roman" w:hAnsi="Times New Roman" w:cs="Times New Roman"/>
            <w:b/>
            <w:i/>
            <w:sz w:val="36"/>
            <w:szCs w:val="36"/>
            <w:rPrChange w:id="2068" w:author="Tima" w:date="2026-01-10T18:44:00Z">
              <w:rPr>
                <w:rFonts w:ascii="Times New Roman" w:hAnsi="Times New Roman" w:cs="Times New Roman"/>
                <w:i/>
                <w:sz w:val="24"/>
                <w:szCs w:val="24"/>
              </w:rPr>
            </w:rPrChange>
          </w:rPr>
          <w:delText>о</w:delText>
        </w:r>
        <w:r w:rsidR="00032C64" w:rsidRPr="00545004" w:rsidDel="00545004">
          <w:rPr>
            <w:rFonts w:ascii="Times New Roman" w:hAnsi="Times New Roman" w:cs="Times New Roman"/>
            <w:b/>
            <w:sz w:val="36"/>
            <w:szCs w:val="36"/>
            <w:rPrChange w:id="2069" w:author="Tima" w:date="2026-01-10T18:44:00Z">
              <w:rPr>
                <w:rFonts w:ascii="Times New Roman" w:hAnsi="Times New Roman" w:cs="Times New Roman"/>
                <w:sz w:val="24"/>
                <w:szCs w:val="24"/>
              </w:rPr>
            </w:rPrChange>
          </w:rPr>
          <w:delText>льшим, чем зарплата людей в штате проекта), с помощью которого он сможет компенсировать все потери, полученные не по вине самих пользователей).</w:delText>
        </w:r>
      </w:del>
      <w:bookmarkStart w:id="2070" w:name="_Toc219756782"/>
      <w:ins w:id="2071" w:author="Tima" w:date="2026-01-10T18:44:00Z">
        <w:r w:rsidR="00545004">
          <w:rPr>
            <w:rFonts w:ascii="Times New Roman" w:hAnsi="Times New Roman" w:cs="Times New Roman"/>
            <w:b/>
            <w:sz w:val="36"/>
            <w:szCs w:val="36"/>
          </w:rPr>
          <w:t>И</w:t>
        </w:r>
      </w:ins>
      <w:ins w:id="2072" w:author="Tima" w:date="2026-01-19T22:46:00Z">
        <w:r w:rsidR="00342938">
          <w:rPr>
            <w:rFonts w:ascii="Times New Roman" w:hAnsi="Times New Roman" w:cs="Times New Roman"/>
            <w:b/>
            <w:sz w:val="36"/>
            <w:szCs w:val="36"/>
          </w:rPr>
          <w:t>СТОРИЯ ИЗМЕНЕНИЙ</w:t>
        </w:r>
      </w:ins>
      <w:bookmarkEnd w:id="2070"/>
    </w:p>
    <w:p w14:paraId="188BD059" w14:textId="77777777" w:rsidR="00545004" w:rsidRDefault="00545004" w:rsidP="00545004">
      <w:pPr>
        <w:pStyle w:val="af0"/>
        <w:rPr>
          <w:ins w:id="2073" w:author="Tima" w:date="2026-01-10T18:45:00Z"/>
        </w:rPr>
      </w:pPr>
      <w:bookmarkStart w:id="2074" w:name="_Ref148995894"/>
      <w:ins w:id="2075" w:author="Tima" w:date="2026-01-10T18:45:00Z">
        <w:r>
          <w:t xml:space="preserve">Таблица </w:t>
        </w:r>
        <w:r>
          <w:fldChar w:fldCharType="begin"/>
        </w:r>
        <w:r>
          <w:instrText xml:space="preserve">SEQ Таблица \* Arabic </w:instrText>
        </w:r>
        <w:r>
          <w:fldChar w:fldCharType="separate"/>
        </w:r>
        <w:r>
          <w:t>1</w:t>
        </w:r>
        <w:r>
          <w:fldChar w:fldCharType="end"/>
        </w:r>
        <w:bookmarkEnd w:id="2074"/>
        <w:r>
          <w:t xml:space="preserve"> – История изменений </w:t>
        </w:r>
      </w:ins>
    </w:p>
    <w:tbl>
      <w:tblPr>
        <w:tblW w:w="94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3"/>
        <w:gridCol w:w="1843"/>
        <w:gridCol w:w="4394"/>
        <w:gridCol w:w="1843"/>
      </w:tblGrid>
      <w:tr w:rsidR="00545004" w:rsidRPr="00C65D59" w14:paraId="5A37028B" w14:textId="77777777" w:rsidTr="00496C6C">
        <w:trPr>
          <w:jc w:val="center"/>
          <w:ins w:id="2076" w:author="Tima" w:date="2026-01-10T18:45:00Z"/>
        </w:trPr>
        <w:tc>
          <w:tcPr>
            <w:tcW w:w="1413" w:type="dxa"/>
            <w:tcBorders>
              <w:top w:val="single" w:sz="4" w:space="0" w:color="000000"/>
              <w:left w:val="single" w:sz="4" w:space="0" w:color="000000"/>
              <w:bottom w:val="single" w:sz="4" w:space="0" w:color="000000"/>
              <w:right w:val="single" w:sz="4" w:space="0" w:color="000000"/>
            </w:tcBorders>
            <w:shd w:val="clear" w:color="FFFFFF" w:fill="D9D9D9"/>
            <w:vAlign w:val="center"/>
          </w:tcPr>
          <w:p w14:paraId="46C4B635" w14:textId="77777777" w:rsidR="00545004" w:rsidRPr="00545004" w:rsidRDefault="00545004" w:rsidP="00496C6C">
            <w:pPr>
              <w:spacing w:after="120"/>
              <w:jc w:val="center"/>
              <w:rPr>
                <w:ins w:id="2077" w:author="Tima" w:date="2026-01-10T18:45:00Z"/>
                <w:rFonts w:ascii="Times New Roman" w:hAnsi="Times New Roman" w:cs="Times New Roman"/>
                <w:b/>
                <w:sz w:val="24"/>
                <w:szCs w:val="24"/>
                <w:lang w:bidi="ru-RU"/>
                <w:rPrChange w:id="2078" w:author="Tima" w:date="2026-01-10T18:46:00Z">
                  <w:rPr>
                    <w:ins w:id="2079" w:author="Tima" w:date="2026-01-10T18:45:00Z"/>
                    <w:rFonts w:cs="Times New Roman"/>
                    <w:b/>
                    <w:sz w:val="24"/>
                    <w:lang w:bidi="ru-RU"/>
                  </w:rPr>
                </w:rPrChange>
              </w:rPr>
            </w:pPr>
            <w:ins w:id="2080" w:author="Tima" w:date="2026-01-10T18:45:00Z">
              <w:r w:rsidRPr="00545004">
                <w:rPr>
                  <w:rFonts w:ascii="Times New Roman" w:hAnsi="Times New Roman" w:cs="Times New Roman"/>
                  <w:b/>
                  <w:sz w:val="24"/>
                  <w:szCs w:val="24"/>
                  <w:lang w:bidi="ru-RU"/>
                  <w:rPrChange w:id="2081" w:author="Tima" w:date="2026-01-10T18:46:00Z">
                    <w:rPr>
                      <w:rFonts w:cs="Times New Roman"/>
                      <w:b/>
                      <w:sz w:val="24"/>
                      <w:lang w:bidi="ru-RU"/>
                    </w:rPr>
                  </w:rPrChange>
                </w:rPr>
                <w:t>№ версии</w:t>
              </w:r>
            </w:ins>
          </w:p>
        </w:tc>
        <w:tc>
          <w:tcPr>
            <w:tcW w:w="1843" w:type="dxa"/>
            <w:tcBorders>
              <w:top w:val="single" w:sz="4" w:space="0" w:color="000000"/>
              <w:left w:val="single" w:sz="4" w:space="0" w:color="000000"/>
              <w:bottom w:val="single" w:sz="4" w:space="0" w:color="000000"/>
              <w:right w:val="single" w:sz="4" w:space="0" w:color="000000"/>
            </w:tcBorders>
            <w:shd w:val="clear" w:color="FFFFFF" w:fill="D9D9D9"/>
            <w:vAlign w:val="center"/>
          </w:tcPr>
          <w:p w14:paraId="038EDADC" w14:textId="77777777" w:rsidR="00545004" w:rsidRPr="00545004" w:rsidRDefault="00545004" w:rsidP="00496C6C">
            <w:pPr>
              <w:spacing w:after="120"/>
              <w:jc w:val="center"/>
              <w:rPr>
                <w:ins w:id="2082" w:author="Tima" w:date="2026-01-10T18:45:00Z"/>
                <w:rFonts w:ascii="Times New Roman" w:hAnsi="Times New Roman" w:cs="Times New Roman"/>
                <w:b/>
                <w:sz w:val="24"/>
                <w:szCs w:val="24"/>
                <w:lang w:bidi="ru-RU"/>
                <w:rPrChange w:id="2083" w:author="Tima" w:date="2026-01-10T18:46:00Z">
                  <w:rPr>
                    <w:ins w:id="2084" w:author="Tima" w:date="2026-01-10T18:45:00Z"/>
                    <w:rFonts w:cs="Times New Roman"/>
                    <w:b/>
                    <w:sz w:val="24"/>
                    <w:lang w:bidi="ru-RU"/>
                  </w:rPr>
                </w:rPrChange>
              </w:rPr>
            </w:pPr>
            <w:ins w:id="2085" w:author="Tima" w:date="2026-01-10T18:45:00Z">
              <w:r w:rsidRPr="00545004">
                <w:rPr>
                  <w:rFonts w:ascii="Times New Roman" w:hAnsi="Times New Roman" w:cs="Times New Roman"/>
                  <w:b/>
                  <w:sz w:val="24"/>
                  <w:szCs w:val="24"/>
                  <w:lang w:bidi="ru-RU"/>
                  <w:rPrChange w:id="2086" w:author="Tima" w:date="2026-01-10T18:46:00Z">
                    <w:rPr>
                      <w:rFonts w:cs="Times New Roman"/>
                      <w:b/>
                      <w:sz w:val="24"/>
                      <w:lang w:bidi="ru-RU"/>
                    </w:rPr>
                  </w:rPrChange>
                </w:rPr>
                <w:t>Дата обновления</w:t>
              </w:r>
            </w:ins>
          </w:p>
        </w:tc>
        <w:tc>
          <w:tcPr>
            <w:tcW w:w="4394" w:type="dxa"/>
            <w:tcBorders>
              <w:top w:val="single" w:sz="4" w:space="0" w:color="000000"/>
              <w:left w:val="single" w:sz="4" w:space="0" w:color="000000"/>
              <w:bottom w:val="single" w:sz="4" w:space="0" w:color="000000"/>
              <w:right w:val="single" w:sz="4" w:space="0" w:color="000000"/>
            </w:tcBorders>
            <w:shd w:val="clear" w:color="FFFFFF" w:fill="D9D9D9"/>
            <w:vAlign w:val="center"/>
          </w:tcPr>
          <w:p w14:paraId="1A6EE7F7" w14:textId="77777777" w:rsidR="00545004" w:rsidRPr="00545004" w:rsidRDefault="00545004" w:rsidP="00496C6C">
            <w:pPr>
              <w:spacing w:after="120"/>
              <w:jc w:val="center"/>
              <w:rPr>
                <w:ins w:id="2087" w:author="Tima" w:date="2026-01-10T18:45:00Z"/>
                <w:rFonts w:ascii="Times New Roman" w:hAnsi="Times New Roman" w:cs="Times New Roman"/>
                <w:b/>
                <w:sz w:val="24"/>
                <w:szCs w:val="24"/>
                <w:lang w:bidi="ru-RU"/>
                <w:rPrChange w:id="2088" w:author="Tima" w:date="2026-01-10T18:46:00Z">
                  <w:rPr>
                    <w:ins w:id="2089" w:author="Tima" w:date="2026-01-10T18:45:00Z"/>
                    <w:rFonts w:cs="Times New Roman"/>
                    <w:b/>
                    <w:sz w:val="24"/>
                    <w:lang w:bidi="ru-RU"/>
                  </w:rPr>
                </w:rPrChange>
              </w:rPr>
            </w:pPr>
            <w:ins w:id="2090" w:author="Tima" w:date="2026-01-10T18:45:00Z">
              <w:r w:rsidRPr="00545004">
                <w:rPr>
                  <w:rFonts w:ascii="Times New Roman" w:hAnsi="Times New Roman" w:cs="Times New Roman"/>
                  <w:b/>
                  <w:sz w:val="24"/>
                  <w:szCs w:val="24"/>
                  <w:lang w:bidi="ru-RU"/>
                  <w:rPrChange w:id="2091" w:author="Tima" w:date="2026-01-10T18:46:00Z">
                    <w:rPr>
                      <w:rFonts w:cs="Times New Roman"/>
                      <w:b/>
                      <w:sz w:val="24"/>
                      <w:lang w:bidi="ru-RU"/>
                    </w:rPr>
                  </w:rPrChange>
                </w:rPr>
                <w:t>Краткое описание изменения</w:t>
              </w:r>
            </w:ins>
          </w:p>
        </w:tc>
        <w:tc>
          <w:tcPr>
            <w:tcW w:w="1843" w:type="dxa"/>
            <w:tcBorders>
              <w:top w:val="single" w:sz="4" w:space="0" w:color="000000"/>
              <w:left w:val="single" w:sz="4" w:space="0" w:color="000000"/>
              <w:bottom w:val="single" w:sz="4" w:space="0" w:color="000000"/>
              <w:right w:val="single" w:sz="4" w:space="0" w:color="000000"/>
            </w:tcBorders>
            <w:shd w:val="clear" w:color="FFFFFF" w:fill="D9D9D9"/>
            <w:vAlign w:val="center"/>
          </w:tcPr>
          <w:p w14:paraId="2BC5B17E" w14:textId="77777777" w:rsidR="00545004" w:rsidRPr="00545004" w:rsidRDefault="00545004" w:rsidP="00496C6C">
            <w:pPr>
              <w:spacing w:after="120"/>
              <w:jc w:val="center"/>
              <w:rPr>
                <w:ins w:id="2092" w:author="Tima" w:date="2026-01-10T18:45:00Z"/>
                <w:rFonts w:ascii="Times New Roman" w:hAnsi="Times New Roman" w:cs="Times New Roman"/>
                <w:b/>
                <w:sz w:val="24"/>
                <w:szCs w:val="24"/>
                <w:lang w:bidi="ru-RU"/>
                <w:rPrChange w:id="2093" w:author="Tima" w:date="2026-01-10T18:46:00Z">
                  <w:rPr>
                    <w:ins w:id="2094" w:author="Tima" w:date="2026-01-10T18:45:00Z"/>
                    <w:rFonts w:cs="Times New Roman"/>
                    <w:b/>
                    <w:sz w:val="24"/>
                    <w:lang w:bidi="ru-RU"/>
                  </w:rPr>
                </w:rPrChange>
              </w:rPr>
            </w:pPr>
            <w:ins w:id="2095" w:author="Tima" w:date="2026-01-10T18:45:00Z">
              <w:r w:rsidRPr="00545004">
                <w:rPr>
                  <w:rFonts w:ascii="Times New Roman" w:hAnsi="Times New Roman" w:cs="Times New Roman"/>
                  <w:b/>
                  <w:sz w:val="24"/>
                  <w:szCs w:val="24"/>
                  <w:lang w:bidi="ru-RU"/>
                  <w:rPrChange w:id="2096" w:author="Tima" w:date="2026-01-10T18:46:00Z">
                    <w:rPr>
                      <w:rFonts w:cs="Times New Roman"/>
                      <w:b/>
                      <w:sz w:val="24"/>
                      <w:lang w:bidi="ru-RU"/>
                    </w:rPr>
                  </w:rPrChange>
                </w:rPr>
                <w:t>Обновлено</w:t>
              </w:r>
            </w:ins>
          </w:p>
        </w:tc>
      </w:tr>
      <w:tr w:rsidR="00545004" w:rsidRPr="00C65D59" w14:paraId="248CEDF9" w14:textId="77777777" w:rsidTr="00496C6C">
        <w:trPr>
          <w:jc w:val="center"/>
          <w:ins w:id="2097" w:author="Tima" w:date="2026-01-10T18:45:00Z"/>
        </w:trPr>
        <w:tc>
          <w:tcPr>
            <w:tcW w:w="1413"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6641B7FF" w14:textId="0591139E" w:rsidR="00122F6F" w:rsidRPr="00545004" w:rsidRDefault="00122F6F" w:rsidP="00496C6C">
            <w:pPr>
              <w:spacing w:after="120"/>
              <w:jc w:val="center"/>
              <w:rPr>
                <w:ins w:id="2098" w:author="Tima" w:date="2026-01-10T18:45:00Z"/>
                <w:rFonts w:ascii="Times New Roman" w:hAnsi="Times New Roman" w:cs="Times New Roman"/>
                <w:sz w:val="24"/>
                <w:szCs w:val="24"/>
                <w:lang w:bidi="ru-RU"/>
                <w:rPrChange w:id="2099" w:author="Tima" w:date="2026-01-10T18:46:00Z">
                  <w:rPr>
                    <w:ins w:id="2100" w:author="Tima" w:date="2026-01-10T18:45:00Z"/>
                    <w:rFonts w:cs="Times New Roman"/>
                    <w:lang w:bidi="ru-RU"/>
                  </w:rPr>
                </w:rPrChange>
              </w:rPr>
            </w:pPr>
            <w:ins w:id="2101" w:author="Tima" w:date="2026-01-15T22:04:00Z">
              <w:r>
                <w:rPr>
                  <w:rFonts w:ascii="Times New Roman" w:hAnsi="Times New Roman" w:cs="Times New Roman"/>
                  <w:sz w:val="24"/>
                  <w:szCs w:val="24"/>
                  <w:lang w:bidi="ru-RU"/>
                </w:rPr>
                <w:t>0.0.0</w:t>
              </w:r>
            </w:ins>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6CF55CFC" w14:textId="1403BF69" w:rsidR="00122F6F" w:rsidRPr="00545004" w:rsidRDefault="00122F6F" w:rsidP="00FA4881">
            <w:pPr>
              <w:spacing w:after="120"/>
              <w:jc w:val="center"/>
              <w:rPr>
                <w:ins w:id="2102" w:author="Tima" w:date="2026-01-10T18:45:00Z"/>
                <w:rFonts w:ascii="Times New Roman" w:hAnsi="Times New Roman" w:cs="Times New Roman"/>
                <w:sz w:val="24"/>
                <w:szCs w:val="24"/>
                <w:lang w:bidi="ru-RU"/>
                <w:rPrChange w:id="2103" w:author="Tima" w:date="2026-01-10T18:46:00Z">
                  <w:rPr>
                    <w:ins w:id="2104" w:author="Tima" w:date="2026-01-10T18:45:00Z"/>
                    <w:rFonts w:cs="Times New Roman"/>
                    <w:lang w:bidi="ru-RU"/>
                  </w:rPr>
                </w:rPrChange>
              </w:rPr>
            </w:pPr>
            <w:ins w:id="2105" w:author="Tima" w:date="2026-01-15T22:04:00Z">
              <w:r>
                <w:rPr>
                  <w:rFonts w:ascii="Times New Roman" w:hAnsi="Times New Roman" w:cs="Times New Roman"/>
                  <w:sz w:val="24"/>
                  <w:szCs w:val="24"/>
                  <w:lang w:bidi="ru-RU"/>
                </w:rPr>
                <w:t>15.01.2026</w:t>
              </w:r>
            </w:ins>
          </w:p>
        </w:tc>
        <w:tc>
          <w:tcPr>
            <w:tcW w:w="4394"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1BFD0EEF" w14:textId="2081E956" w:rsidR="00545004" w:rsidRPr="00545004" w:rsidRDefault="00D97870" w:rsidP="00496C6C">
            <w:pPr>
              <w:spacing w:after="120"/>
              <w:rPr>
                <w:ins w:id="2106" w:author="Tima" w:date="2026-01-10T18:45:00Z"/>
                <w:rFonts w:ascii="Times New Roman" w:hAnsi="Times New Roman" w:cs="Times New Roman"/>
                <w:sz w:val="24"/>
                <w:szCs w:val="24"/>
                <w:lang w:bidi="ru-RU"/>
                <w:rPrChange w:id="2107" w:author="Tima" w:date="2026-01-10T18:46:00Z">
                  <w:rPr>
                    <w:ins w:id="2108" w:author="Tima" w:date="2026-01-10T18:45:00Z"/>
                    <w:rFonts w:cs="Times New Roman"/>
                    <w:lang w:bidi="ru-RU"/>
                  </w:rPr>
                </w:rPrChange>
              </w:rPr>
            </w:pPr>
            <w:ins w:id="2109" w:author="Tima" w:date="2026-01-15T22:05:00Z">
              <w:r>
                <w:rPr>
                  <w:rFonts w:ascii="Times New Roman" w:hAnsi="Times New Roman" w:cs="Times New Roman"/>
                  <w:sz w:val="24"/>
                  <w:szCs w:val="24"/>
                  <w:lang w:bidi="ru-RU"/>
                </w:rPr>
                <w:t xml:space="preserve">В п. 1.3 </w:t>
              </w:r>
              <w:r w:rsidR="00122F6F">
                <w:rPr>
                  <w:rFonts w:ascii="Times New Roman" w:hAnsi="Times New Roman" w:cs="Times New Roman"/>
                  <w:sz w:val="24"/>
                  <w:szCs w:val="24"/>
                  <w:lang w:bidi="ru-RU"/>
                </w:rPr>
                <w:t>добавлена информация о том, какой именно баланс пополняет/ списывает сервис</w:t>
              </w:r>
            </w:ins>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731916CF" w14:textId="4609AD6C" w:rsidR="00545004" w:rsidRPr="00545004" w:rsidRDefault="00122F6F" w:rsidP="00496C6C">
            <w:pPr>
              <w:spacing w:after="120"/>
              <w:rPr>
                <w:ins w:id="2110" w:author="Tima" w:date="2026-01-10T18:45:00Z"/>
                <w:rFonts w:ascii="Times New Roman" w:hAnsi="Times New Roman" w:cs="Times New Roman"/>
                <w:sz w:val="24"/>
                <w:szCs w:val="24"/>
                <w:lang w:bidi="ru-RU"/>
                <w:rPrChange w:id="2111" w:author="Tima" w:date="2026-01-10T18:46:00Z">
                  <w:rPr>
                    <w:ins w:id="2112" w:author="Tima" w:date="2026-01-10T18:45:00Z"/>
                    <w:rFonts w:cs="Times New Roman"/>
                    <w:lang w:bidi="ru-RU"/>
                  </w:rPr>
                </w:rPrChange>
              </w:rPr>
            </w:pPr>
            <w:ins w:id="2113" w:author="Tima" w:date="2026-01-15T22:06:00Z">
              <w:r>
                <w:rPr>
                  <w:rFonts w:ascii="Times New Roman" w:hAnsi="Times New Roman" w:cs="Times New Roman"/>
                  <w:sz w:val="24"/>
                  <w:szCs w:val="24"/>
                  <w:lang w:bidi="ru-RU"/>
                </w:rPr>
                <w:t>Шевченко Р.Д</w:t>
              </w:r>
            </w:ins>
            <w:ins w:id="2114" w:author="Tima" w:date="2026-01-15T22:08:00Z">
              <w:r w:rsidR="00FD37ED">
                <w:rPr>
                  <w:rFonts w:ascii="Times New Roman" w:hAnsi="Times New Roman" w:cs="Times New Roman"/>
                  <w:sz w:val="24"/>
                  <w:szCs w:val="24"/>
                  <w:lang w:bidi="ru-RU"/>
                </w:rPr>
                <w:t>.</w:t>
              </w:r>
            </w:ins>
          </w:p>
        </w:tc>
      </w:tr>
      <w:tr w:rsidR="00FD37ED" w:rsidRPr="00C65D59" w14:paraId="155C20B1" w14:textId="77777777" w:rsidTr="00496C6C">
        <w:trPr>
          <w:jc w:val="center"/>
          <w:ins w:id="2115" w:author="Tima" w:date="2026-01-15T22:07:00Z"/>
        </w:trPr>
        <w:tc>
          <w:tcPr>
            <w:tcW w:w="1413"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541E152C" w14:textId="5A9BAE24" w:rsidR="00FD37ED" w:rsidRDefault="00FD37ED" w:rsidP="00496C6C">
            <w:pPr>
              <w:spacing w:after="120"/>
              <w:jc w:val="center"/>
              <w:rPr>
                <w:ins w:id="2116" w:author="Tima" w:date="2026-01-15T22:07:00Z"/>
                <w:rFonts w:ascii="Times New Roman" w:hAnsi="Times New Roman" w:cs="Times New Roman"/>
                <w:sz w:val="24"/>
                <w:szCs w:val="24"/>
                <w:lang w:bidi="ru-RU"/>
              </w:rPr>
            </w:pPr>
            <w:ins w:id="2117" w:author="Tima" w:date="2026-01-15T22:07:00Z">
              <w:r>
                <w:rPr>
                  <w:rFonts w:ascii="Times New Roman" w:hAnsi="Times New Roman" w:cs="Times New Roman"/>
                  <w:sz w:val="24"/>
                  <w:szCs w:val="24"/>
                  <w:lang w:bidi="ru-RU"/>
                </w:rPr>
                <w:t>0.0.0</w:t>
              </w:r>
            </w:ins>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211F0C88" w14:textId="6EB87E14" w:rsidR="00FD37ED" w:rsidRDefault="00FD37ED" w:rsidP="00122F6F">
            <w:pPr>
              <w:spacing w:after="120"/>
              <w:jc w:val="center"/>
              <w:rPr>
                <w:ins w:id="2118" w:author="Tima" w:date="2026-01-15T22:07:00Z"/>
                <w:rFonts w:ascii="Times New Roman" w:hAnsi="Times New Roman" w:cs="Times New Roman"/>
                <w:sz w:val="24"/>
                <w:szCs w:val="24"/>
                <w:lang w:bidi="ru-RU"/>
              </w:rPr>
            </w:pPr>
            <w:ins w:id="2119" w:author="Tima" w:date="2026-01-15T22:07:00Z">
              <w:r>
                <w:rPr>
                  <w:rFonts w:ascii="Times New Roman" w:hAnsi="Times New Roman" w:cs="Times New Roman"/>
                  <w:sz w:val="24"/>
                  <w:szCs w:val="24"/>
                  <w:lang w:bidi="ru-RU"/>
                </w:rPr>
                <w:t>15.01.2026</w:t>
              </w:r>
            </w:ins>
          </w:p>
        </w:tc>
        <w:tc>
          <w:tcPr>
            <w:tcW w:w="4394"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3F308530" w14:textId="43FF7A0F" w:rsidR="00FD37ED" w:rsidRDefault="00FD37ED" w:rsidP="00496C6C">
            <w:pPr>
              <w:spacing w:after="120"/>
              <w:rPr>
                <w:ins w:id="2120" w:author="Tima" w:date="2026-01-15T22:07:00Z"/>
                <w:rFonts w:ascii="Times New Roman" w:hAnsi="Times New Roman" w:cs="Times New Roman"/>
                <w:sz w:val="24"/>
                <w:szCs w:val="24"/>
                <w:lang w:bidi="ru-RU"/>
              </w:rPr>
            </w:pPr>
            <w:ins w:id="2121" w:author="Tima" w:date="2026-01-15T22:07:00Z">
              <w:r>
                <w:rPr>
                  <w:rFonts w:ascii="Times New Roman" w:hAnsi="Times New Roman" w:cs="Times New Roman"/>
                  <w:sz w:val="24"/>
                  <w:szCs w:val="24"/>
                  <w:lang w:bidi="ru-RU"/>
                </w:rPr>
                <w:t>Уменьшено количество вопросов в опроснике с 18</w:t>
              </w:r>
            </w:ins>
            <w:ins w:id="2122" w:author="Tima" w:date="2026-01-16T00:03:00Z">
              <w:r w:rsidR="00D97870">
                <w:rPr>
                  <w:rFonts w:ascii="Times New Roman" w:hAnsi="Times New Roman" w:cs="Times New Roman"/>
                  <w:sz w:val="24"/>
                  <w:szCs w:val="24"/>
                  <w:lang w:bidi="ru-RU"/>
                </w:rPr>
                <w:t>-ти</w:t>
              </w:r>
            </w:ins>
            <w:ins w:id="2123" w:author="Tima" w:date="2026-01-15T22:07:00Z">
              <w:r>
                <w:rPr>
                  <w:rFonts w:ascii="Times New Roman" w:hAnsi="Times New Roman" w:cs="Times New Roman"/>
                  <w:sz w:val="24"/>
                  <w:szCs w:val="24"/>
                  <w:lang w:bidi="ru-RU"/>
                </w:rPr>
                <w:t xml:space="preserve"> до 11</w:t>
              </w:r>
            </w:ins>
            <w:ins w:id="2124" w:author="Tima" w:date="2026-01-16T00:03:00Z">
              <w:r w:rsidR="00D97870">
                <w:rPr>
                  <w:rFonts w:ascii="Times New Roman" w:hAnsi="Times New Roman" w:cs="Times New Roman"/>
                  <w:sz w:val="24"/>
                  <w:szCs w:val="24"/>
                  <w:lang w:bidi="ru-RU"/>
                </w:rPr>
                <w:t>-ти</w:t>
              </w:r>
            </w:ins>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43725CBA" w14:textId="64FDFAFB" w:rsidR="00FD37ED" w:rsidRDefault="00FD37ED" w:rsidP="00496C6C">
            <w:pPr>
              <w:spacing w:after="120"/>
              <w:rPr>
                <w:ins w:id="2125" w:author="Tima" w:date="2026-01-15T22:07:00Z"/>
                <w:rFonts w:ascii="Times New Roman" w:hAnsi="Times New Roman" w:cs="Times New Roman"/>
                <w:sz w:val="24"/>
                <w:szCs w:val="24"/>
                <w:lang w:bidi="ru-RU"/>
              </w:rPr>
            </w:pPr>
            <w:ins w:id="2126" w:author="Tima" w:date="2026-01-15T22:07:00Z">
              <w:r>
                <w:rPr>
                  <w:rFonts w:ascii="Times New Roman" w:hAnsi="Times New Roman" w:cs="Times New Roman"/>
                  <w:sz w:val="24"/>
                  <w:szCs w:val="24"/>
                  <w:lang w:bidi="ru-RU"/>
                </w:rPr>
                <w:t>Шевченко Р.Д.</w:t>
              </w:r>
            </w:ins>
          </w:p>
        </w:tc>
      </w:tr>
      <w:tr w:rsidR="00481DBC" w:rsidRPr="00C65D59" w14:paraId="0F03B49F" w14:textId="77777777" w:rsidTr="00496C6C">
        <w:trPr>
          <w:jc w:val="center"/>
          <w:ins w:id="2127" w:author="Tima" w:date="2026-01-19T09:39:00Z"/>
        </w:trPr>
        <w:tc>
          <w:tcPr>
            <w:tcW w:w="1413"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7345BF2F" w14:textId="315352B3" w:rsidR="00481DBC" w:rsidRDefault="00481DBC" w:rsidP="00496C6C">
            <w:pPr>
              <w:spacing w:after="120"/>
              <w:jc w:val="center"/>
              <w:rPr>
                <w:ins w:id="2128" w:author="Tima" w:date="2026-01-19T09:39:00Z"/>
                <w:rFonts w:ascii="Times New Roman" w:hAnsi="Times New Roman" w:cs="Times New Roman"/>
                <w:sz w:val="24"/>
                <w:szCs w:val="24"/>
                <w:lang w:bidi="ru-RU"/>
              </w:rPr>
            </w:pPr>
            <w:ins w:id="2129" w:author="Tima" w:date="2026-01-19T09:39:00Z">
              <w:r>
                <w:rPr>
                  <w:rFonts w:ascii="Times New Roman" w:hAnsi="Times New Roman" w:cs="Times New Roman"/>
                  <w:sz w:val="24"/>
                  <w:szCs w:val="24"/>
                  <w:lang w:bidi="ru-RU"/>
                </w:rPr>
                <w:t>0.0.0</w:t>
              </w:r>
            </w:ins>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55C45C71" w14:textId="3BC1A631" w:rsidR="00481DBC" w:rsidRDefault="00481DBC" w:rsidP="00122F6F">
            <w:pPr>
              <w:spacing w:after="120"/>
              <w:jc w:val="center"/>
              <w:rPr>
                <w:ins w:id="2130" w:author="Tima" w:date="2026-01-19T09:39:00Z"/>
                <w:rFonts w:ascii="Times New Roman" w:hAnsi="Times New Roman" w:cs="Times New Roman"/>
                <w:sz w:val="24"/>
                <w:szCs w:val="24"/>
                <w:lang w:bidi="ru-RU"/>
              </w:rPr>
            </w:pPr>
            <w:ins w:id="2131" w:author="Tima" w:date="2026-01-19T09:39:00Z">
              <w:r>
                <w:rPr>
                  <w:rFonts w:ascii="Times New Roman" w:hAnsi="Times New Roman" w:cs="Times New Roman"/>
                  <w:sz w:val="24"/>
                  <w:szCs w:val="24"/>
                  <w:lang w:bidi="ru-RU"/>
                </w:rPr>
                <w:t>19.01.2026</w:t>
              </w:r>
            </w:ins>
          </w:p>
        </w:tc>
        <w:tc>
          <w:tcPr>
            <w:tcW w:w="4394"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691B4A51" w14:textId="50310111" w:rsidR="00481DBC" w:rsidRPr="00481DBC" w:rsidRDefault="00481DBC" w:rsidP="00496C6C">
            <w:pPr>
              <w:spacing w:after="120"/>
              <w:rPr>
                <w:ins w:id="2132" w:author="Tima" w:date="2026-01-19T09:39:00Z"/>
                <w:rFonts w:ascii="Times New Roman" w:hAnsi="Times New Roman" w:cs="Times New Roman"/>
                <w:sz w:val="24"/>
                <w:szCs w:val="24"/>
                <w:lang w:bidi="ru-RU"/>
              </w:rPr>
            </w:pPr>
            <w:ins w:id="2133" w:author="Tima" w:date="2026-01-19T09:39:00Z">
              <w:r>
                <w:rPr>
                  <w:rFonts w:ascii="Times New Roman" w:hAnsi="Times New Roman" w:cs="Times New Roman"/>
                  <w:sz w:val="24"/>
                  <w:szCs w:val="24"/>
                  <w:lang w:bidi="ru-RU"/>
                </w:rPr>
                <w:t xml:space="preserve">Обновлена таблица сценариев развития сервиса, учтено, что 1 сделка </w:t>
              </w:r>
            </w:ins>
            <w:ins w:id="2134" w:author="Tima" w:date="2026-01-19T09:40:00Z">
              <w:r>
                <w:rPr>
                  <w:rFonts w:ascii="Times New Roman" w:hAnsi="Times New Roman" w:cs="Times New Roman"/>
                  <w:sz w:val="24"/>
                  <w:szCs w:val="24"/>
                  <w:lang w:bidi="ru-RU"/>
                </w:rPr>
                <w:t>–</w:t>
              </w:r>
            </w:ins>
            <w:ins w:id="2135" w:author="Tima" w:date="2026-01-19T09:39:00Z">
              <w:r>
                <w:rPr>
                  <w:rFonts w:ascii="Times New Roman" w:hAnsi="Times New Roman" w:cs="Times New Roman"/>
                  <w:sz w:val="24"/>
                  <w:szCs w:val="24"/>
                  <w:lang w:bidi="ru-RU"/>
                </w:rPr>
                <w:t xml:space="preserve"> не </w:t>
              </w:r>
            </w:ins>
            <w:ins w:id="2136" w:author="Tima" w:date="2026-01-19T09:40:00Z">
              <w:r>
                <w:rPr>
                  <w:rFonts w:ascii="Times New Roman" w:hAnsi="Times New Roman" w:cs="Times New Roman"/>
                  <w:sz w:val="24"/>
                  <w:szCs w:val="24"/>
                  <w:lang w:bidi="ru-RU"/>
                </w:rPr>
                <w:t xml:space="preserve">только обмен </w:t>
              </w:r>
              <w:r>
                <w:rPr>
                  <w:rFonts w:ascii="Times New Roman" w:hAnsi="Times New Roman" w:cs="Times New Roman"/>
                  <w:sz w:val="24"/>
                  <w:szCs w:val="24"/>
                  <w:lang w:val="en-US" w:bidi="ru-RU"/>
                </w:rPr>
                <w:t>NFT</w:t>
              </w:r>
              <w:r w:rsidRPr="00481DBC">
                <w:rPr>
                  <w:rFonts w:ascii="Times New Roman" w:hAnsi="Times New Roman" w:cs="Times New Roman"/>
                  <w:sz w:val="24"/>
                  <w:szCs w:val="24"/>
                  <w:lang w:bidi="ru-RU"/>
                  <w:rPrChange w:id="2137" w:author="Tima" w:date="2026-01-19T09:40:00Z">
                    <w:rPr>
                      <w:rFonts w:ascii="Times New Roman" w:hAnsi="Times New Roman" w:cs="Times New Roman"/>
                      <w:sz w:val="24"/>
                      <w:szCs w:val="24"/>
                      <w:lang w:val="en-US" w:bidi="ru-RU"/>
                    </w:rPr>
                  </w:rPrChange>
                </w:rPr>
                <w:t xml:space="preserve"> </w:t>
              </w:r>
              <w:r>
                <w:rPr>
                  <w:rFonts w:ascii="Times New Roman" w:hAnsi="Times New Roman" w:cs="Times New Roman"/>
                  <w:sz w:val="24"/>
                  <w:szCs w:val="24"/>
                  <w:lang w:bidi="ru-RU"/>
                </w:rPr>
                <w:t xml:space="preserve">на ЦФА, но и ЦФА на </w:t>
              </w:r>
              <w:r>
                <w:rPr>
                  <w:rFonts w:ascii="Times New Roman" w:hAnsi="Times New Roman" w:cs="Times New Roman"/>
                  <w:sz w:val="24"/>
                  <w:szCs w:val="24"/>
                  <w:lang w:val="en-US" w:bidi="ru-RU"/>
                </w:rPr>
                <w:t>NFT</w:t>
              </w:r>
              <w:r>
                <w:rPr>
                  <w:rFonts w:ascii="Times New Roman" w:hAnsi="Times New Roman" w:cs="Times New Roman"/>
                  <w:sz w:val="24"/>
                  <w:szCs w:val="24"/>
                  <w:lang w:bidi="ru-RU"/>
                </w:rPr>
                <w:t xml:space="preserve"> (следовательно, прибыль увеличена в 2 раза)</w:t>
              </w:r>
            </w:ins>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56FEFB83" w14:textId="32964FF1" w:rsidR="00481DBC" w:rsidRDefault="00481DBC" w:rsidP="00496C6C">
            <w:pPr>
              <w:spacing w:after="120"/>
              <w:rPr>
                <w:ins w:id="2138" w:author="Tima" w:date="2026-01-19T09:39:00Z"/>
                <w:rFonts w:ascii="Times New Roman" w:hAnsi="Times New Roman" w:cs="Times New Roman"/>
                <w:sz w:val="24"/>
                <w:szCs w:val="24"/>
                <w:lang w:bidi="ru-RU"/>
              </w:rPr>
            </w:pPr>
            <w:ins w:id="2139" w:author="Tima" w:date="2026-01-19T09:40:00Z">
              <w:r>
                <w:rPr>
                  <w:rFonts w:ascii="Times New Roman" w:hAnsi="Times New Roman" w:cs="Times New Roman"/>
                  <w:sz w:val="24"/>
                  <w:szCs w:val="24"/>
                  <w:lang w:bidi="ru-RU"/>
                </w:rPr>
                <w:t>Шевченко Р.Д.</w:t>
              </w:r>
            </w:ins>
          </w:p>
        </w:tc>
      </w:tr>
    </w:tbl>
    <w:p w14:paraId="475ACBDB" w14:textId="0A3790ED" w:rsidR="00545004" w:rsidRDefault="00545004" w:rsidP="00545004">
      <w:pPr>
        <w:rPr>
          <w:ins w:id="2140" w:author="Tima" w:date="2026-01-10T18:47:00Z"/>
          <w:rFonts w:ascii="Times New Roman" w:hAnsi="Times New Roman" w:cs="Times New Roman"/>
          <w:sz w:val="24"/>
          <w:szCs w:val="24"/>
        </w:rPr>
      </w:pPr>
    </w:p>
    <w:p w14:paraId="10BF7E23" w14:textId="77777777" w:rsidR="00545004" w:rsidRDefault="00545004">
      <w:pPr>
        <w:rPr>
          <w:ins w:id="2141" w:author="Tima" w:date="2026-01-10T18:47:00Z"/>
          <w:rFonts w:ascii="Times New Roman" w:hAnsi="Times New Roman" w:cs="Times New Roman"/>
          <w:sz w:val="24"/>
          <w:szCs w:val="24"/>
        </w:rPr>
      </w:pPr>
      <w:ins w:id="2142" w:author="Tima" w:date="2026-01-10T18:47:00Z">
        <w:r>
          <w:rPr>
            <w:rFonts w:ascii="Times New Roman" w:hAnsi="Times New Roman" w:cs="Times New Roman"/>
            <w:sz w:val="24"/>
            <w:szCs w:val="24"/>
          </w:rPr>
          <w:br w:type="page"/>
        </w:r>
      </w:ins>
    </w:p>
    <w:p w14:paraId="34A8868D" w14:textId="5E05F9BC" w:rsidR="00545004" w:rsidRDefault="00545004" w:rsidP="00545004">
      <w:pPr>
        <w:keepNext/>
        <w:keepLines/>
        <w:spacing w:before="240" w:after="440"/>
        <w:jc w:val="center"/>
        <w:outlineLvl w:val="0"/>
        <w:rPr>
          <w:ins w:id="2143" w:author="Tima" w:date="2026-01-10T18:48:00Z"/>
          <w:rFonts w:ascii="Times New Roman" w:hAnsi="Times New Roman" w:cs="Times New Roman"/>
          <w:b/>
          <w:sz w:val="36"/>
          <w:szCs w:val="36"/>
        </w:rPr>
      </w:pPr>
      <w:bookmarkStart w:id="2144" w:name="_Toc219756783"/>
      <w:ins w:id="2145" w:author="Tima" w:date="2026-01-10T18:48:00Z">
        <w:r>
          <w:rPr>
            <w:rFonts w:ascii="Times New Roman" w:hAnsi="Times New Roman" w:cs="Times New Roman"/>
            <w:b/>
            <w:sz w:val="36"/>
            <w:szCs w:val="36"/>
          </w:rPr>
          <w:lastRenderedPageBreak/>
          <w:t>ТЕРМИНЫ, ОПРЕДЕЛЕНИЯ И СОКРАЩЕНИЯ</w:t>
        </w:r>
        <w:bookmarkEnd w:id="2144"/>
      </w:ins>
    </w:p>
    <w:p w14:paraId="0428E757" w14:textId="77777777" w:rsidR="00545004" w:rsidRDefault="00545004" w:rsidP="00545004">
      <w:pPr>
        <w:pStyle w:val="af0"/>
        <w:rPr>
          <w:ins w:id="2146" w:author="Tima" w:date="2026-01-10T18:49:00Z"/>
        </w:rPr>
      </w:pPr>
      <w:bookmarkStart w:id="2147" w:name="_Ref148995895"/>
      <w:ins w:id="2148" w:author="Tima" w:date="2026-01-10T18:49:00Z">
        <w:r>
          <w:t xml:space="preserve">Таблица </w:t>
        </w:r>
        <w:r>
          <w:fldChar w:fldCharType="begin"/>
        </w:r>
        <w:r>
          <w:instrText xml:space="preserve">SEQ Таблица \* Arabic </w:instrText>
        </w:r>
        <w:r>
          <w:fldChar w:fldCharType="separate"/>
        </w:r>
        <w:r>
          <w:t>2</w:t>
        </w:r>
        <w:r>
          <w:fldChar w:fldCharType="end"/>
        </w:r>
        <w:bookmarkEnd w:id="2147"/>
        <w:r>
          <w:t xml:space="preserve"> – Термины, определения, сокращения </w:t>
        </w:r>
      </w:ins>
    </w:p>
    <w:tbl>
      <w:tblPr>
        <w:tblW w:w="92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1"/>
        <w:gridCol w:w="2268"/>
        <w:gridCol w:w="5671"/>
        <w:tblGridChange w:id="2149">
          <w:tblGrid>
            <w:gridCol w:w="1271"/>
            <w:gridCol w:w="2268"/>
            <w:gridCol w:w="5671"/>
          </w:tblGrid>
        </w:tblGridChange>
      </w:tblGrid>
      <w:tr w:rsidR="00545004" w:rsidRPr="00545004" w14:paraId="06CA7C33" w14:textId="77777777" w:rsidTr="00496C6C">
        <w:trPr>
          <w:tblHeader/>
          <w:jc w:val="center"/>
          <w:ins w:id="2150" w:author="Tima" w:date="2026-01-10T18:49:00Z"/>
        </w:trPr>
        <w:tc>
          <w:tcPr>
            <w:tcW w:w="1271"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303FA23D" w14:textId="77777777" w:rsidR="00545004" w:rsidRPr="00545004" w:rsidRDefault="00545004" w:rsidP="00496C6C">
            <w:pPr>
              <w:spacing w:before="120" w:after="120" w:line="276" w:lineRule="auto"/>
              <w:jc w:val="center"/>
              <w:rPr>
                <w:ins w:id="2151" w:author="Tima" w:date="2026-01-10T18:49:00Z"/>
                <w:rFonts w:ascii="Times New Roman" w:hAnsi="Times New Roman" w:cs="Times New Roman"/>
                <w:b/>
                <w:bCs/>
                <w:sz w:val="24"/>
                <w:szCs w:val="24"/>
                <w:lang w:bidi="ru-RU"/>
                <w:rPrChange w:id="2152" w:author="Tima" w:date="2026-01-10T18:49:00Z">
                  <w:rPr>
                    <w:ins w:id="2153" w:author="Tima" w:date="2026-01-10T18:49:00Z"/>
                    <w:rFonts w:cs="Times New Roman"/>
                    <w:b/>
                    <w:bCs/>
                    <w:sz w:val="24"/>
                    <w:szCs w:val="24"/>
                    <w:lang w:bidi="ru-RU"/>
                  </w:rPr>
                </w:rPrChange>
              </w:rPr>
            </w:pPr>
            <w:proofErr w:type="spellStart"/>
            <w:ins w:id="2154" w:author="Tima" w:date="2026-01-10T18:49:00Z">
              <w:r w:rsidRPr="00545004">
                <w:rPr>
                  <w:rFonts w:ascii="Times New Roman" w:hAnsi="Times New Roman" w:cs="Times New Roman"/>
                  <w:b/>
                  <w:bCs/>
                  <w:sz w:val="24"/>
                  <w:szCs w:val="24"/>
                  <w:lang w:bidi="ru-RU"/>
                  <w:rPrChange w:id="2155" w:author="Tima" w:date="2026-01-10T18:49:00Z">
                    <w:rPr>
                      <w:rFonts w:cs="Times New Roman"/>
                      <w:b/>
                      <w:bCs/>
                      <w:sz w:val="24"/>
                      <w:szCs w:val="24"/>
                      <w:lang w:bidi="ru-RU"/>
                    </w:rPr>
                  </w:rPrChange>
                </w:rPr>
                <w:t>Аббр</w:t>
              </w:r>
              <w:proofErr w:type="spellEnd"/>
              <w:r w:rsidRPr="00545004">
                <w:rPr>
                  <w:rFonts w:ascii="Times New Roman" w:hAnsi="Times New Roman" w:cs="Times New Roman"/>
                  <w:b/>
                  <w:bCs/>
                  <w:sz w:val="24"/>
                  <w:szCs w:val="24"/>
                  <w:lang w:bidi="ru-RU"/>
                  <w:rPrChange w:id="2156" w:author="Tima" w:date="2026-01-10T18:49:00Z">
                    <w:rPr>
                      <w:rFonts w:cs="Times New Roman"/>
                      <w:b/>
                      <w:bCs/>
                      <w:sz w:val="24"/>
                      <w:szCs w:val="24"/>
                      <w:lang w:bidi="ru-RU"/>
                    </w:rPr>
                  </w:rPrChange>
                </w:rPr>
                <w:t>.</w:t>
              </w:r>
            </w:ins>
          </w:p>
        </w:tc>
        <w:tc>
          <w:tcPr>
            <w:tcW w:w="2268"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143FC964" w14:textId="77777777" w:rsidR="00545004" w:rsidRPr="00545004" w:rsidRDefault="00545004" w:rsidP="00496C6C">
            <w:pPr>
              <w:spacing w:before="120" w:after="120" w:line="276" w:lineRule="auto"/>
              <w:jc w:val="center"/>
              <w:rPr>
                <w:ins w:id="2157" w:author="Tima" w:date="2026-01-10T18:49:00Z"/>
                <w:rFonts w:ascii="Times New Roman" w:hAnsi="Times New Roman" w:cs="Times New Roman"/>
                <w:b/>
                <w:bCs/>
                <w:sz w:val="24"/>
                <w:szCs w:val="24"/>
                <w:lang w:bidi="ru-RU"/>
                <w:rPrChange w:id="2158" w:author="Tima" w:date="2026-01-10T18:49:00Z">
                  <w:rPr>
                    <w:ins w:id="2159" w:author="Tima" w:date="2026-01-10T18:49:00Z"/>
                    <w:rFonts w:cs="Times New Roman"/>
                    <w:b/>
                    <w:bCs/>
                    <w:sz w:val="24"/>
                    <w:szCs w:val="24"/>
                    <w:lang w:bidi="ru-RU"/>
                  </w:rPr>
                </w:rPrChange>
              </w:rPr>
            </w:pPr>
            <w:ins w:id="2160" w:author="Tima" w:date="2026-01-10T18:49:00Z">
              <w:r w:rsidRPr="00545004">
                <w:rPr>
                  <w:rFonts w:ascii="Times New Roman" w:hAnsi="Times New Roman" w:cs="Times New Roman"/>
                  <w:b/>
                  <w:bCs/>
                  <w:sz w:val="24"/>
                  <w:szCs w:val="24"/>
                  <w:lang w:bidi="ru-RU"/>
                  <w:rPrChange w:id="2161" w:author="Tima" w:date="2026-01-10T18:49:00Z">
                    <w:rPr>
                      <w:rFonts w:cs="Times New Roman"/>
                      <w:b/>
                      <w:bCs/>
                      <w:sz w:val="24"/>
                      <w:szCs w:val="24"/>
                      <w:lang w:bidi="ru-RU"/>
                    </w:rPr>
                  </w:rPrChange>
                </w:rPr>
                <w:t>Термин</w:t>
              </w:r>
            </w:ins>
          </w:p>
        </w:tc>
        <w:tc>
          <w:tcPr>
            <w:tcW w:w="5671"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6E1DC2E3" w14:textId="77777777" w:rsidR="00545004" w:rsidRPr="00545004" w:rsidRDefault="00545004" w:rsidP="00496C6C">
            <w:pPr>
              <w:spacing w:before="120" w:after="120" w:line="276" w:lineRule="auto"/>
              <w:jc w:val="center"/>
              <w:rPr>
                <w:ins w:id="2162" w:author="Tima" w:date="2026-01-10T18:49:00Z"/>
                <w:rFonts w:ascii="Times New Roman" w:hAnsi="Times New Roman" w:cs="Times New Roman"/>
                <w:b/>
                <w:bCs/>
                <w:sz w:val="24"/>
                <w:szCs w:val="24"/>
                <w:lang w:bidi="ru-RU"/>
                <w:rPrChange w:id="2163" w:author="Tima" w:date="2026-01-10T18:49:00Z">
                  <w:rPr>
                    <w:ins w:id="2164" w:author="Tima" w:date="2026-01-10T18:49:00Z"/>
                    <w:rFonts w:cs="Times New Roman"/>
                    <w:b/>
                    <w:bCs/>
                    <w:sz w:val="24"/>
                    <w:szCs w:val="24"/>
                    <w:lang w:bidi="ru-RU"/>
                  </w:rPr>
                </w:rPrChange>
              </w:rPr>
            </w:pPr>
            <w:ins w:id="2165" w:author="Tima" w:date="2026-01-10T18:49:00Z">
              <w:r w:rsidRPr="00545004">
                <w:rPr>
                  <w:rFonts w:ascii="Times New Roman" w:hAnsi="Times New Roman" w:cs="Times New Roman"/>
                  <w:b/>
                  <w:bCs/>
                  <w:sz w:val="24"/>
                  <w:szCs w:val="24"/>
                  <w:lang w:bidi="ru-RU"/>
                  <w:rPrChange w:id="2166" w:author="Tima" w:date="2026-01-10T18:49:00Z">
                    <w:rPr>
                      <w:rFonts w:cs="Times New Roman"/>
                      <w:b/>
                      <w:bCs/>
                      <w:sz w:val="24"/>
                      <w:szCs w:val="24"/>
                      <w:lang w:bidi="ru-RU"/>
                    </w:rPr>
                  </w:rPrChange>
                </w:rPr>
                <w:t>Описание</w:t>
              </w:r>
            </w:ins>
          </w:p>
        </w:tc>
      </w:tr>
      <w:tr w:rsidR="009A43C4" w:rsidRPr="00545004" w14:paraId="1723BFBC" w14:textId="77777777" w:rsidTr="009A43C4">
        <w:tblPrEx>
          <w:tblW w:w="92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Change w:id="2167" w:author="Tima" w:date="2026-01-12T14:24:00Z">
            <w:tblPrEx>
              <w:tblW w:w="92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
          </w:tblPrExChange>
        </w:tblPrEx>
        <w:trPr>
          <w:tblHeader/>
          <w:jc w:val="center"/>
          <w:ins w:id="2168" w:author="Tima" w:date="2026-01-12T14:24:00Z"/>
          <w:trPrChange w:id="2169" w:author="Tima" w:date="2026-01-12T14:24:00Z">
            <w:trPr>
              <w:tblHeader/>
              <w:jc w:val="center"/>
            </w:trPr>
          </w:trPrChange>
        </w:trPr>
        <w:tc>
          <w:tcPr>
            <w:tcW w:w="1271" w:type="dxa"/>
            <w:tcBorders>
              <w:top w:val="single" w:sz="4" w:space="0" w:color="000000"/>
              <w:left w:val="single" w:sz="4" w:space="0" w:color="000000"/>
              <w:bottom w:val="single" w:sz="4" w:space="0" w:color="000000"/>
              <w:right w:val="single" w:sz="4" w:space="0" w:color="000000"/>
            </w:tcBorders>
            <w:shd w:val="clear" w:color="auto" w:fill="auto"/>
            <w:vAlign w:val="center"/>
            <w:tcPrChange w:id="2170" w:author="Tima" w:date="2026-01-12T14:24:00Z">
              <w:tcPr>
                <w:tcW w:w="1271"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tcPrChange>
          </w:tcPr>
          <w:p w14:paraId="73D144BE" w14:textId="2B671214" w:rsidR="009A43C4" w:rsidRPr="00F87636" w:rsidRDefault="00F87636">
            <w:pPr>
              <w:spacing w:before="120" w:after="120" w:line="276" w:lineRule="auto"/>
              <w:jc w:val="center"/>
              <w:rPr>
                <w:ins w:id="2171" w:author="Tima" w:date="2026-01-12T14:24:00Z"/>
                <w:rFonts w:ascii="Times New Roman" w:hAnsi="Times New Roman" w:cs="Times New Roman"/>
                <w:bCs/>
                <w:sz w:val="24"/>
                <w:szCs w:val="24"/>
                <w:lang w:bidi="ru-RU"/>
                <w:rPrChange w:id="2172" w:author="Tima" w:date="2026-01-18T13:53:00Z">
                  <w:rPr>
                    <w:ins w:id="2173" w:author="Tima" w:date="2026-01-12T14:24:00Z"/>
                    <w:rFonts w:ascii="Times New Roman" w:hAnsi="Times New Roman" w:cs="Times New Roman"/>
                    <w:b/>
                    <w:bCs/>
                    <w:sz w:val="24"/>
                    <w:szCs w:val="24"/>
                    <w:lang w:bidi="ru-RU"/>
                  </w:rPr>
                </w:rPrChange>
              </w:rPr>
            </w:pPr>
            <w:ins w:id="2174" w:author="Tima" w:date="2026-01-18T13:53:00Z">
              <w:r w:rsidRPr="00F87636">
                <w:rPr>
                  <w:rFonts w:ascii="Times New Roman" w:hAnsi="Times New Roman" w:cs="Times New Roman"/>
                  <w:bCs/>
                  <w:sz w:val="24"/>
                  <w:szCs w:val="24"/>
                  <w:lang w:bidi="ru-RU"/>
                </w:rPr>
                <w:t>ИТ</w:t>
              </w:r>
            </w:ins>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Change w:id="2175" w:author="Tima" w:date="2026-01-12T14:24:00Z">
              <w:tcPr>
                <w:tcW w:w="2268"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tcPrChange>
          </w:tcPr>
          <w:p w14:paraId="3E4719D2" w14:textId="77ED3528" w:rsidR="009A43C4" w:rsidRPr="00F87636" w:rsidRDefault="00F87636">
            <w:pPr>
              <w:spacing w:before="120" w:after="120" w:line="276" w:lineRule="auto"/>
              <w:rPr>
                <w:ins w:id="2176" w:author="Tima" w:date="2026-01-12T14:24:00Z"/>
                <w:rFonts w:ascii="Times New Roman" w:hAnsi="Times New Roman" w:cs="Times New Roman"/>
                <w:bCs/>
                <w:sz w:val="24"/>
                <w:szCs w:val="24"/>
                <w:lang w:bidi="ru-RU"/>
                <w:rPrChange w:id="2177" w:author="Tima" w:date="2026-01-18T13:53:00Z">
                  <w:rPr>
                    <w:ins w:id="2178" w:author="Tima" w:date="2026-01-12T14:24:00Z"/>
                    <w:rFonts w:ascii="Times New Roman" w:hAnsi="Times New Roman" w:cs="Times New Roman"/>
                    <w:b/>
                    <w:bCs/>
                    <w:sz w:val="24"/>
                    <w:szCs w:val="24"/>
                    <w:lang w:bidi="ru-RU"/>
                  </w:rPr>
                </w:rPrChange>
              </w:rPr>
              <w:pPrChange w:id="2179" w:author="Tima" w:date="2026-01-18T22:32:00Z">
                <w:pPr>
                  <w:spacing w:before="120" w:after="120" w:line="276" w:lineRule="auto"/>
                  <w:jc w:val="center"/>
                </w:pPr>
              </w:pPrChange>
            </w:pPr>
            <w:ins w:id="2180" w:author="Tima" w:date="2026-01-18T13:53:00Z">
              <w:r>
                <w:rPr>
                  <w:rFonts w:ascii="Times New Roman" w:hAnsi="Times New Roman" w:cs="Times New Roman"/>
                  <w:bCs/>
                  <w:sz w:val="24"/>
                  <w:szCs w:val="24"/>
                  <w:lang w:bidi="ru-RU"/>
                </w:rPr>
                <w:t>Информационные технологии</w:t>
              </w:r>
            </w:ins>
          </w:p>
        </w:tc>
        <w:tc>
          <w:tcPr>
            <w:tcW w:w="5671" w:type="dxa"/>
            <w:tcBorders>
              <w:top w:val="single" w:sz="4" w:space="0" w:color="000000"/>
              <w:left w:val="single" w:sz="4" w:space="0" w:color="000000"/>
              <w:bottom w:val="single" w:sz="4" w:space="0" w:color="000000"/>
              <w:right w:val="single" w:sz="4" w:space="0" w:color="000000"/>
            </w:tcBorders>
            <w:shd w:val="clear" w:color="auto" w:fill="auto"/>
            <w:vAlign w:val="center"/>
            <w:tcPrChange w:id="2181" w:author="Tima" w:date="2026-01-12T14:24:00Z">
              <w:tcPr>
                <w:tcW w:w="5671"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tcPrChange>
          </w:tcPr>
          <w:p w14:paraId="48B65D3D" w14:textId="787E6F46" w:rsidR="009A43C4" w:rsidRPr="00F87636" w:rsidRDefault="00CF26E4">
            <w:pPr>
              <w:spacing w:before="120" w:after="120" w:line="276" w:lineRule="auto"/>
              <w:rPr>
                <w:ins w:id="2182" w:author="Tima" w:date="2026-01-12T14:24:00Z"/>
                <w:rFonts w:ascii="Times New Roman" w:hAnsi="Times New Roman" w:cs="Times New Roman"/>
                <w:bCs/>
                <w:sz w:val="24"/>
                <w:szCs w:val="24"/>
                <w:lang w:bidi="ru-RU"/>
                <w:rPrChange w:id="2183" w:author="Tima" w:date="2026-01-18T13:53:00Z">
                  <w:rPr>
                    <w:ins w:id="2184" w:author="Tima" w:date="2026-01-12T14:24:00Z"/>
                    <w:rFonts w:ascii="Times New Roman" w:hAnsi="Times New Roman" w:cs="Times New Roman"/>
                    <w:b/>
                    <w:bCs/>
                    <w:sz w:val="24"/>
                    <w:szCs w:val="24"/>
                    <w:lang w:bidi="ru-RU"/>
                  </w:rPr>
                </w:rPrChange>
              </w:rPr>
              <w:pPrChange w:id="2185" w:author="Tima" w:date="2026-01-12T14:25:00Z">
                <w:pPr>
                  <w:spacing w:before="120" w:after="120" w:line="276" w:lineRule="auto"/>
                  <w:jc w:val="center"/>
                </w:pPr>
              </w:pPrChange>
            </w:pPr>
            <w:ins w:id="2186" w:author="Tima" w:date="2026-01-18T22:28:00Z">
              <w:r>
                <w:rPr>
                  <w:rFonts w:ascii="Times New Roman" w:hAnsi="Times New Roman" w:cs="Times New Roman"/>
                  <w:bCs/>
                  <w:sz w:val="24"/>
                  <w:szCs w:val="24"/>
                  <w:lang w:bidi="ru-RU"/>
                </w:rPr>
                <w:t>Сфера деятельности компании</w:t>
              </w:r>
            </w:ins>
          </w:p>
        </w:tc>
      </w:tr>
      <w:tr w:rsidR="00F87636" w:rsidRPr="00545004" w14:paraId="73330578" w14:textId="77777777" w:rsidTr="009A43C4">
        <w:trPr>
          <w:tblHeader/>
          <w:jc w:val="center"/>
          <w:ins w:id="2187" w:author="Tima" w:date="2026-01-18T13:53:00Z"/>
        </w:trPr>
        <w:tc>
          <w:tcPr>
            <w:tcW w:w="12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65A2DA" w14:textId="057A6122" w:rsidR="00F87636" w:rsidRPr="00F87636" w:rsidRDefault="00F87636">
            <w:pPr>
              <w:spacing w:before="120" w:after="120" w:line="276" w:lineRule="auto"/>
              <w:jc w:val="center"/>
              <w:rPr>
                <w:ins w:id="2188" w:author="Tima" w:date="2026-01-18T13:53:00Z"/>
                <w:rFonts w:ascii="Times New Roman" w:hAnsi="Times New Roman" w:cs="Times New Roman"/>
                <w:bCs/>
                <w:sz w:val="24"/>
                <w:szCs w:val="24"/>
                <w:lang w:bidi="ru-RU"/>
                <w:rPrChange w:id="2189" w:author="Tima" w:date="2026-01-18T13:53:00Z">
                  <w:rPr>
                    <w:ins w:id="2190" w:author="Tima" w:date="2026-01-18T13:53:00Z"/>
                    <w:rFonts w:ascii="Times New Roman" w:hAnsi="Times New Roman" w:cs="Times New Roman"/>
                    <w:b/>
                    <w:bCs/>
                    <w:sz w:val="24"/>
                    <w:szCs w:val="24"/>
                    <w:lang w:bidi="ru-RU"/>
                  </w:rPr>
                </w:rPrChange>
              </w:rPr>
              <w:pPrChange w:id="2191" w:author="Tima" w:date="2026-01-18T22:32:00Z">
                <w:pPr>
                  <w:spacing w:before="120" w:after="120" w:line="276" w:lineRule="auto"/>
                </w:pPr>
              </w:pPrChange>
            </w:pPr>
            <w:ins w:id="2192" w:author="Tima" w:date="2026-01-18T13:53:00Z">
              <w:r>
                <w:rPr>
                  <w:rFonts w:ascii="Times New Roman" w:hAnsi="Times New Roman" w:cs="Times New Roman"/>
                  <w:bCs/>
                  <w:sz w:val="24"/>
                  <w:szCs w:val="24"/>
                  <w:lang w:bidi="ru-RU"/>
                </w:rPr>
                <w:t>ПО</w:t>
              </w:r>
            </w:ins>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255DFB" w14:textId="355569D9" w:rsidR="00F87636" w:rsidRPr="00F87636" w:rsidRDefault="00F87636">
            <w:pPr>
              <w:spacing w:before="120" w:after="120" w:line="276" w:lineRule="auto"/>
              <w:rPr>
                <w:ins w:id="2193" w:author="Tima" w:date="2026-01-18T13:53:00Z"/>
                <w:rFonts w:ascii="Times New Roman" w:hAnsi="Times New Roman" w:cs="Times New Roman"/>
                <w:bCs/>
                <w:sz w:val="24"/>
                <w:szCs w:val="24"/>
                <w:lang w:bidi="ru-RU"/>
                <w:rPrChange w:id="2194" w:author="Tima" w:date="2026-01-18T13:53:00Z">
                  <w:rPr>
                    <w:ins w:id="2195" w:author="Tima" w:date="2026-01-18T13:53:00Z"/>
                    <w:rFonts w:ascii="Times New Roman" w:hAnsi="Times New Roman" w:cs="Times New Roman"/>
                    <w:b/>
                    <w:bCs/>
                    <w:sz w:val="24"/>
                    <w:szCs w:val="24"/>
                    <w:lang w:bidi="ru-RU"/>
                  </w:rPr>
                </w:rPrChange>
              </w:rPr>
            </w:pPr>
            <w:ins w:id="2196" w:author="Tima" w:date="2026-01-18T13:53:00Z">
              <w:r>
                <w:rPr>
                  <w:rFonts w:ascii="Times New Roman" w:hAnsi="Times New Roman" w:cs="Times New Roman"/>
                  <w:bCs/>
                  <w:sz w:val="24"/>
                  <w:szCs w:val="24"/>
                  <w:lang w:bidi="ru-RU"/>
                </w:rPr>
                <w:t>Програм</w:t>
              </w:r>
            </w:ins>
            <w:ins w:id="2197" w:author="Tima" w:date="2026-01-18T13:54:00Z">
              <w:r>
                <w:rPr>
                  <w:rFonts w:ascii="Times New Roman" w:hAnsi="Times New Roman" w:cs="Times New Roman"/>
                  <w:bCs/>
                  <w:sz w:val="24"/>
                  <w:szCs w:val="24"/>
                  <w:lang w:bidi="ru-RU"/>
                </w:rPr>
                <w:t>м</w:t>
              </w:r>
            </w:ins>
            <w:ins w:id="2198" w:author="Tima" w:date="2026-01-18T13:53:00Z">
              <w:r>
                <w:rPr>
                  <w:rFonts w:ascii="Times New Roman" w:hAnsi="Times New Roman" w:cs="Times New Roman"/>
                  <w:bCs/>
                  <w:sz w:val="24"/>
                  <w:szCs w:val="24"/>
                  <w:lang w:bidi="ru-RU"/>
                </w:rPr>
                <w:t>ное обеспечение</w:t>
              </w:r>
            </w:ins>
          </w:p>
        </w:tc>
        <w:tc>
          <w:tcPr>
            <w:tcW w:w="5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936FC1" w14:textId="72239A3E" w:rsidR="00F87636" w:rsidRPr="00F87636" w:rsidRDefault="00CF26E4">
            <w:pPr>
              <w:spacing w:before="120" w:after="120" w:line="276" w:lineRule="auto"/>
              <w:rPr>
                <w:ins w:id="2199" w:author="Tima" w:date="2026-01-18T13:53:00Z"/>
                <w:rFonts w:ascii="Times New Roman" w:hAnsi="Times New Roman" w:cs="Times New Roman"/>
                <w:bCs/>
                <w:sz w:val="24"/>
                <w:szCs w:val="24"/>
                <w:lang w:bidi="ru-RU"/>
                <w:rPrChange w:id="2200" w:author="Tima" w:date="2026-01-18T13:53:00Z">
                  <w:rPr>
                    <w:ins w:id="2201" w:author="Tima" w:date="2026-01-18T13:53:00Z"/>
                    <w:rFonts w:ascii="Times New Roman" w:hAnsi="Times New Roman" w:cs="Times New Roman"/>
                    <w:b/>
                    <w:bCs/>
                    <w:sz w:val="24"/>
                    <w:szCs w:val="24"/>
                    <w:lang w:bidi="ru-RU"/>
                  </w:rPr>
                </w:rPrChange>
              </w:rPr>
            </w:pPr>
            <w:ins w:id="2202" w:author="Tima" w:date="2026-01-18T22:28:00Z">
              <w:r>
                <w:rPr>
                  <w:rFonts w:ascii="Times New Roman" w:hAnsi="Times New Roman" w:cs="Times New Roman"/>
                  <w:bCs/>
                  <w:sz w:val="24"/>
                  <w:szCs w:val="24"/>
                  <w:lang w:bidi="ru-RU"/>
                </w:rPr>
                <w:t>Программы для удобного написания и редактирования кода</w:t>
              </w:r>
            </w:ins>
          </w:p>
        </w:tc>
      </w:tr>
      <w:tr w:rsidR="00F87636" w:rsidRPr="00545004" w14:paraId="71A33662" w14:textId="77777777" w:rsidTr="009A43C4">
        <w:trPr>
          <w:tblHeader/>
          <w:jc w:val="center"/>
          <w:ins w:id="2203" w:author="Tima" w:date="2026-01-18T13:53:00Z"/>
        </w:trPr>
        <w:tc>
          <w:tcPr>
            <w:tcW w:w="12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EE09C3" w14:textId="480398CA" w:rsidR="00F87636" w:rsidRPr="009A43C4" w:rsidRDefault="00F87636">
            <w:pPr>
              <w:spacing w:before="120" w:after="120" w:line="276" w:lineRule="auto"/>
              <w:jc w:val="center"/>
              <w:rPr>
                <w:ins w:id="2204" w:author="Tima" w:date="2026-01-18T13:53:00Z"/>
                <w:rFonts w:ascii="Times New Roman" w:hAnsi="Times New Roman" w:cs="Times New Roman"/>
                <w:sz w:val="24"/>
                <w:szCs w:val="24"/>
              </w:rPr>
              <w:pPrChange w:id="2205" w:author="Tima" w:date="2026-01-18T22:32:00Z">
                <w:pPr>
                  <w:spacing w:before="120" w:after="120" w:line="276" w:lineRule="auto"/>
                </w:pPr>
              </w:pPrChange>
            </w:pPr>
            <w:ins w:id="2206" w:author="Tima" w:date="2026-01-18T13:53:00Z">
              <w:r w:rsidRPr="00356E26">
                <w:rPr>
                  <w:rFonts w:ascii="Times New Roman" w:hAnsi="Times New Roman" w:cs="Times New Roman"/>
                  <w:sz w:val="24"/>
                  <w:szCs w:val="24"/>
                </w:rPr>
                <w:t>СБП</w:t>
              </w:r>
            </w:ins>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F96158" w14:textId="5F1A6030" w:rsidR="00F87636" w:rsidRPr="009A43C4" w:rsidRDefault="00F87636">
            <w:pPr>
              <w:spacing w:before="120" w:after="120" w:line="276" w:lineRule="auto"/>
              <w:rPr>
                <w:ins w:id="2207" w:author="Tima" w:date="2026-01-18T13:53:00Z"/>
                <w:rFonts w:ascii="Times New Roman" w:hAnsi="Times New Roman" w:cs="Times New Roman"/>
                <w:sz w:val="24"/>
                <w:szCs w:val="24"/>
              </w:rPr>
            </w:pPr>
            <w:ins w:id="2208" w:author="Tima" w:date="2026-01-18T13:53:00Z">
              <w:r w:rsidRPr="00356E26">
                <w:rPr>
                  <w:rFonts w:ascii="Times New Roman" w:hAnsi="Times New Roman" w:cs="Times New Roman"/>
                  <w:sz w:val="24"/>
                  <w:szCs w:val="24"/>
                </w:rPr>
                <w:t>Система быстрых платежей</w:t>
              </w:r>
            </w:ins>
          </w:p>
        </w:tc>
        <w:tc>
          <w:tcPr>
            <w:tcW w:w="5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184F33" w14:textId="11E8FB2A" w:rsidR="00F87636" w:rsidRPr="009A43C4" w:rsidRDefault="00F87636" w:rsidP="00F87636">
            <w:pPr>
              <w:spacing w:before="120" w:after="120" w:line="276" w:lineRule="auto"/>
              <w:rPr>
                <w:ins w:id="2209" w:author="Tima" w:date="2026-01-18T13:53:00Z"/>
                <w:rFonts w:ascii="Times New Roman" w:hAnsi="Times New Roman" w:cs="Times New Roman"/>
                <w:sz w:val="24"/>
              </w:rPr>
            </w:pPr>
            <w:ins w:id="2210" w:author="Tima" w:date="2026-01-18T13:53:00Z">
              <w:r w:rsidRPr="00356E26">
                <w:rPr>
                  <w:rFonts w:ascii="Times New Roman" w:hAnsi="Times New Roman" w:cs="Times New Roman"/>
                  <w:sz w:val="24"/>
                </w:rPr>
                <w:t>Сервис Банка России, с помощью которого можно совершать межбанковские переводы по номеру мобильного телефона</w:t>
              </w:r>
              <w:r w:rsidRPr="00356E26">
                <w:rPr>
                  <w:rFonts w:ascii="Times New Roman" w:hAnsi="Times New Roman" w:cs="Times New Roman"/>
                  <w:sz w:val="24"/>
                  <w:szCs w:val="24"/>
                </w:rPr>
                <w:t>.</w:t>
              </w:r>
            </w:ins>
          </w:p>
        </w:tc>
      </w:tr>
      <w:tr w:rsidR="00F87636" w:rsidRPr="00545004" w14:paraId="2B336D18" w14:textId="77777777" w:rsidTr="009A43C4">
        <w:trPr>
          <w:tblHeader/>
          <w:jc w:val="center"/>
          <w:ins w:id="2211" w:author="Tima" w:date="2026-01-12T14:25:00Z"/>
        </w:trPr>
        <w:tc>
          <w:tcPr>
            <w:tcW w:w="12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2CC683" w14:textId="1A162448" w:rsidR="00F87636" w:rsidRPr="009A43C4" w:rsidRDefault="00F87636">
            <w:pPr>
              <w:spacing w:before="120" w:after="120" w:line="276" w:lineRule="auto"/>
              <w:jc w:val="center"/>
              <w:rPr>
                <w:ins w:id="2212" w:author="Tima" w:date="2026-01-12T14:25:00Z"/>
                <w:rFonts w:ascii="Times New Roman" w:hAnsi="Times New Roman" w:cs="Times New Roman"/>
                <w:sz w:val="24"/>
                <w:szCs w:val="24"/>
              </w:rPr>
              <w:pPrChange w:id="2213" w:author="Tima" w:date="2026-01-18T22:32:00Z">
                <w:pPr>
                  <w:spacing w:before="120" w:after="120" w:line="276" w:lineRule="auto"/>
                </w:pPr>
              </w:pPrChange>
            </w:pPr>
            <w:ins w:id="2214" w:author="Tima" w:date="2026-01-12T14:25:00Z">
              <w:r>
                <w:rPr>
                  <w:rFonts w:ascii="Times New Roman" w:hAnsi="Times New Roman"/>
                  <w:sz w:val="24"/>
                  <w:szCs w:val="24"/>
                </w:rPr>
                <w:t>ОИС</w:t>
              </w:r>
            </w:ins>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C85294" w14:textId="5E7A9A66" w:rsidR="00F87636" w:rsidRPr="009A43C4" w:rsidRDefault="00F87636">
            <w:pPr>
              <w:spacing w:before="120" w:after="120" w:line="276" w:lineRule="auto"/>
              <w:rPr>
                <w:ins w:id="2215" w:author="Tima" w:date="2026-01-12T14:25:00Z"/>
                <w:rFonts w:ascii="Times New Roman" w:hAnsi="Times New Roman" w:cs="Times New Roman"/>
                <w:sz w:val="24"/>
                <w:szCs w:val="24"/>
              </w:rPr>
            </w:pPr>
            <w:ins w:id="2216" w:author="Tima" w:date="2026-01-12T14:25:00Z">
              <w:r w:rsidRPr="009A43C4">
                <w:rPr>
                  <w:rFonts w:ascii="Times New Roman" w:hAnsi="Times New Roman" w:cs="Times New Roman"/>
                  <w:sz w:val="24"/>
                  <w:szCs w:val="24"/>
                  <w:rPrChange w:id="2217" w:author="Tima" w:date="2026-01-12T14:25:00Z">
                    <w:rPr>
                      <w:szCs w:val="24"/>
                    </w:rPr>
                  </w:rPrChange>
                </w:rPr>
                <w:t>Оператор информационной системы</w:t>
              </w:r>
            </w:ins>
          </w:p>
        </w:tc>
        <w:tc>
          <w:tcPr>
            <w:tcW w:w="5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14BA13" w14:textId="20821665" w:rsidR="00F87636" w:rsidRPr="009A43C4" w:rsidRDefault="00F87636" w:rsidP="00F87636">
            <w:pPr>
              <w:spacing w:before="120" w:after="120" w:line="276" w:lineRule="auto"/>
              <w:rPr>
                <w:ins w:id="2218" w:author="Tima" w:date="2026-01-12T14:25:00Z"/>
                <w:rFonts w:ascii="Times New Roman" w:hAnsi="Times New Roman" w:cs="Times New Roman"/>
                <w:sz w:val="24"/>
              </w:rPr>
            </w:pPr>
            <w:proofErr w:type="spellStart"/>
            <w:ins w:id="2219" w:author="Tima" w:date="2026-01-12T14:25:00Z">
              <w:r>
                <w:rPr>
                  <w:rFonts w:ascii="Times New Roman" w:hAnsi="Times New Roman"/>
                  <w:sz w:val="24"/>
                  <w:szCs w:val="24"/>
                  <w:lang w:bidi="ru-RU"/>
                </w:rPr>
                <w:t>Актор</w:t>
              </w:r>
              <w:proofErr w:type="spellEnd"/>
              <w:r>
                <w:rPr>
                  <w:rFonts w:ascii="Times New Roman" w:hAnsi="Times New Roman"/>
                  <w:sz w:val="24"/>
                  <w:szCs w:val="24"/>
                  <w:lang w:bidi="ru-RU"/>
                </w:rPr>
                <w:t xml:space="preserve"> предлагаемого сервиса, совершающий выпуск, обращение и погашение записей о ЦФА</w:t>
              </w:r>
            </w:ins>
          </w:p>
        </w:tc>
      </w:tr>
      <w:tr w:rsidR="00F87636" w:rsidRPr="00545004" w14:paraId="279D6F5D" w14:textId="77777777" w:rsidTr="009A43C4">
        <w:trPr>
          <w:tblHeader/>
          <w:jc w:val="center"/>
          <w:ins w:id="2220" w:author="Tima" w:date="2026-01-16T22:07:00Z"/>
        </w:trPr>
        <w:tc>
          <w:tcPr>
            <w:tcW w:w="12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BEEAE7" w14:textId="0AED0826" w:rsidR="00F87636" w:rsidRDefault="00F87636">
            <w:pPr>
              <w:spacing w:before="120" w:after="120" w:line="276" w:lineRule="auto"/>
              <w:jc w:val="center"/>
              <w:rPr>
                <w:ins w:id="2221" w:author="Tima" w:date="2026-01-16T22:07:00Z"/>
                <w:rFonts w:ascii="Times New Roman" w:hAnsi="Times New Roman"/>
                <w:sz w:val="24"/>
                <w:szCs w:val="24"/>
              </w:rPr>
              <w:pPrChange w:id="2222" w:author="Tima" w:date="2026-01-18T22:32:00Z">
                <w:pPr>
                  <w:spacing w:before="120" w:after="120" w:line="276" w:lineRule="auto"/>
                </w:pPr>
              </w:pPrChange>
            </w:pPr>
            <w:ins w:id="2223" w:author="Tima" w:date="2026-01-16T22:07:00Z">
              <w:r>
                <w:rPr>
                  <w:rFonts w:ascii="Times New Roman" w:hAnsi="Times New Roman"/>
                  <w:sz w:val="24"/>
                  <w:szCs w:val="24"/>
                </w:rPr>
                <w:t>ЦОД</w:t>
              </w:r>
            </w:ins>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466DFF" w14:textId="15D8C497" w:rsidR="00F87636" w:rsidRPr="00FA4881" w:rsidRDefault="00F87636">
            <w:pPr>
              <w:spacing w:before="120" w:after="120" w:line="276" w:lineRule="auto"/>
              <w:rPr>
                <w:ins w:id="2224" w:author="Tima" w:date="2026-01-16T22:07:00Z"/>
                <w:rFonts w:ascii="Times New Roman" w:hAnsi="Times New Roman" w:cs="Times New Roman"/>
                <w:sz w:val="24"/>
                <w:szCs w:val="24"/>
              </w:rPr>
            </w:pPr>
            <w:ins w:id="2225" w:author="Tima" w:date="2026-01-16T22:08:00Z">
              <w:r>
                <w:rPr>
                  <w:rFonts w:ascii="Times New Roman" w:hAnsi="Times New Roman" w:cs="Times New Roman"/>
                  <w:sz w:val="24"/>
                  <w:szCs w:val="24"/>
                </w:rPr>
                <w:t>Центр обработки данных</w:t>
              </w:r>
            </w:ins>
          </w:p>
        </w:tc>
        <w:tc>
          <w:tcPr>
            <w:tcW w:w="5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F68D73" w14:textId="210EFD2D" w:rsidR="00F87636" w:rsidRDefault="00CF26E4" w:rsidP="00F87636">
            <w:pPr>
              <w:spacing w:before="120" w:after="120" w:line="276" w:lineRule="auto"/>
              <w:rPr>
                <w:ins w:id="2226" w:author="Tima" w:date="2026-01-16T22:07:00Z"/>
                <w:rFonts w:ascii="Times New Roman" w:hAnsi="Times New Roman"/>
                <w:sz w:val="24"/>
                <w:szCs w:val="24"/>
                <w:lang w:bidi="ru-RU"/>
              </w:rPr>
            </w:pPr>
            <w:ins w:id="2227" w:author="Tima" w:date="2026-01-18T22:30:00Z">
              <w:r>
                <w:rPr>
                  <w:rFonts w:ascii="Times New Roman" w:hAnsi="Times New Roman"/>
                  <w:sz w:val="24"/>
                  <w:szCs w:val="24"/>
                  <w:lang w:bidi="ru-RU"/>
                </w:rPr>
                <w:t>Сервер или несколько серверов для обработки запросов</w:t>
              </w:r>
            </w:ins>
            <w:ins w:id="2228" w:author="Tima" w:date="2026-01-18T22:31:00Z">
              <w:r>
                <w:rPr>
                  <w:rFonts w:ascii="Times New Roman" w:hAnsi="Times New Roman"/>
                  <w:sz w:val="24"/>
                  <w:szCs w:val="24"/>
                  <w:lang w:bidi="ru-RU"/>
                </w:rPr>
                <w:t xml:space="preserve"> и внутренней деятельности</w:t>
              </w:r>
            </w:ins>
            <w:ins w:id="2229" w:author="Tima" w:date="2026-01-18T22:30:00Z">
              <w:r>
                <w:rPr>
                  <w:rFonts w:ascii="Times New Roman" w:hAnsi="Times New Roman"/>
                  <w:sz w:val="24"/>
                  <w:szCs w:val="24"/>
                  <w:lang w:bidi="ru-RU"/>
                </w:rPr>
                <w:t xml:space="preserve"> в сервисе</w:t>
              </w:r>
            </w:ins>
          </w:p>
        </w:tc>
      </w:tr>
      <w:tr w:rsidR="00F87636" w:rsidRPr="00545004" w14:paraId="03596289" w14:textId="77777777" w:rsidTr="00545004">
        <w:tblPrEx>
          <w:tblW w:w="92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Change w:id="2230" w:author="Tima" w:date="2026-01-10T18:51:00Z">
            <w:tblPrEx>
              <w:tblW w:w="92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
          </w:tblPrExChange>
        </w:tblPrEx>
        <w:trPr>
          <w:trHeight w:val="1078"/>
          <w:jc w:val="center"/>
          <w:ins w:id="2231" w:author="Tima" w:date="2026-01-10T18:49:00Z"/>
          <w:trPrChange w:id="2232" w:author="Tima" w:date="2026-01-10T18:51:00Z">
            <w:trPr>
              <w:jc w:val="center"/>
            </w:trPr>
          </w:trPrChange>
        </w:trPr>
        <w:tc>
          <w:tcPr>
            <w:tcW w:w="1271" w:type="dxa"/>
            <w:tcBorders>
              <w:top w:val="single" w:sz="4" w:space="0" w:color="000000"/>
              <w:left w:val="single" w:sz="4" w:space="0" w:color="000000"/>
              <w:bottom w:val="single" w:sz="4" w:space="0" w:color="000000"/>
              <w:right w:val="single" w:sz="4" w:space="0" w:color="000000"/>
            </w:tcBorders>
            <w:shd w:val="clear" w:color="FFFFFF" w:fill="FFFFFF"/>
            <w:vAlign w:val="center"/>
            <w:tcPrChange w:id="2233" w:author="Tima" w:date="2026-01-10T18:51:00Z">
              <w:tcPr>
                <w:tcW w:w="1271" w:type="dxa"/>
                <w:tcBorders>
                  <w:top w:val="single" w:sz="4" w:space="0" w:color="000000"/>
                  <w:left w:val="single" w:sz="4" w:space="0" w:color="000000"/>
                  <w:bottom w:val="single" w:sz="4" w:space="0" w:color="000000"/>
                  <w:right w:val="single" w:sz="4" w:space="0" w:color="000000"/>
                </w:tcBorders>
                <w:shd w:val="clear" w:color="FFFFFF" w:fill="FFFFFF"/>
                <w:vAlign w:val="center"/>
              </w:tcPr>
            </w:tcPrChange>
          </w:tcPr>
          <w:p w14:paraId="210B5C36" w14:textId="7D07BB70" w:rsidR="00F87636" w:rsidRPr="00545004" w:rsidRDefault="00F87636">
            <w:pPr>
              <w:pStyle w:val="af5"/>
              <w:spacing w:before="120" w:after="120" w:line="276" w:lineRule="auto"/>
              <w:jc w:val="center"/>
              <w:rPr>
                <w:ins w:id="2234" w:author="Tima" w:date="2026-01-10T18:49:00Z"/>
                <w:rFonts w:ascii="Times New Roman" w:hAnsi="Times New Roman"/>
                <w:sz w:val="24"/>
                <w:szCs w:val="24"/>
                <w:lang w:bidi="ru-RU"/>
                <w:rPrChange w:id="2235" w:author="Tima" w:date="2026-01-10T18:49:00Z">
                  <w:rPr>
                    <w:ins w:id="2236" w:author="Tima" w:date="2026-01-10T18:49:00Z"/>
                    <w:rFonts w:ascii="Times New Roman" w:hAnsi="Times New Roman"/>
                    <w:szCs w:val="24"/>
                    <w:lang w:bidi="ru-RU"/>
                  </w:rPr>
                </w:rPrChange>
              </w:rPr>
            </w:pPr>
            <w:ins w:id="2237" w:author="Tima" w:date="2026-01-10T18:49:00Z">
              <w:r>
                <w:rPr>
                  <w:rFonts w:ascii="Times New Roman" w:hAnsi="Times New Roman"/>
                  <w:sz w:val="24"/>
                  <w:szCs w:val="24"/>
                </w:rPr>
                <w:t>ЦФА</w:t>
              </w:r>
            </w:ins>
          </w:p>
        </w:tc>
        <w:tc>
          <w:tcPr>
            <w:tcW w:w="2268" w:type="dxa"/>
            <w:tcBorders>
              <w:top w:val="single" w:sz="4" w:space="0" w:color="000000"/>
              <w:left w:val="single" w:sz="4" w:space="0" w:color="000000"/>
              <w:bottom w:val="single" w:sz="4" w:space="0" w:color="000000"/>
              <w:right w:val="single" w:sz="4" w:space="0" w:color="000000"/>
            </w:tcBorders>
            <w:shd w:val="clear" w:color="FFFFFF" w:fill="FFFFFF"/>
            <w:vAlign w:val="center"/>
            <w:tcPrChange w:id="2238" w:author="Tima" w:date="2026-01-10T18:51:00Z">
              <w:tcPr>
                <w:tcW w:w="2268" w:type="dxa"/>
                <w:tcBorders>
                  <w:top w:val="single" w:sz="4" w:space="0" w:color="000000"/>
                  <w:left w:val="single" w:sz="4" w:space="0" w:color="000000"/>
                  <w:bottom w:val="single" w:sz="4" w:space="0" w:color="000000"/>
                  <w:right w:val="single" w:sz="4" w:space="0" w:color="000000"/>
                </w:tcBorders>
                <w:shd w:val="clear" w:color="FFFFFF" w:fill="FFFFFF"/>
                <w:vAlign w:val="center"/>
              </w:tcPr>
            </w:tcPrChange>
          </w:tcPr>
          <w:p w14:paraId="4BDD597C" w14:textId="5BF22CFD" w:rsidR="00F87636" w:rsidRPr="00545004" w:rsidRDefault="00F87636">
            <w:pPr>
              <w:pStyle w:val="af3"/>
              <w:spacing w:before="120" w:after="120"/>
              <w:ind w:firstLine="0"/>
              <w:jc w:val="left"/>
              <w:rPr>
                <w:ins w:id="2239" w:author="Tima" w:date="2026-01-10T18:49:00Z"/>
                <w:szCs w:val="24"/>
                <w:lang w:bidi="ru-RU"/>
                <w:rPrChange w:id="2240" w:author="Tima" w:date="2026-01-10T18:49:00Z">
                  <w:rPr>
                    <w:ins w:id="2241" w:author="Tima" w:date="2026-01-10T18:49:00Z"/>
                    <w:sz w:val="22"/>
                    <w:szCs w:val="24"/>
                    <w:lang w:bidi="ru-RU"/>
                  </w:rPr>
                </w:rPrChange>
              </w:rPr>
              <w:pPrChange w:id="2242" w:author="Tima" w:date="2026-01-18T22:32:00Z">
                <w:pPr>
                  <w:pStyle w:val="af3"/>
                  <w:spacing w:before="120" w:after="120"/>
                  <w:ind w:firstLine="0"/>
                  <w:jc w:val="center"/>
                </w:pPr>
              </w:pPrChange>
            </w:pPr>
            <w:ins w:id="2243" w:author="Tima" w:date="2026-01-10T18:50:00Z">
              <w:r>
                <w:rPr>
                  <w:szCs w:val="24"/>
                </w:rPr>
                <w:t>Цифровой(-</w:t>
              </w:r>
              <w:proofErr w:type="spellStart"/>
              <w:r>
                <w:rPr>
                  <w:szCs w:val="24"/>
                </w:rPr>
                <w:t>ые</w:t>
              </w:r>
              <w:proofErr w:type="spellEnd"/>
              <w:r>
                <w:rPr>
                  <w:szCs w:val="24"/>
                </w:rPr>
                <w:t>) финансовый(-</w:t>
              </w:r>
              <w:proofErr w:type="spellStart"/>
              <w:r>
                <w:rPr>
                  <w:szCs w:val="24"/>
                </w:rPr>
                <w:t>ые</w:t>
              </w:r>
              <w:proofErr w:type="spellEnd"/>
              <w:r>
                <w:rPr>
                  <w:szCs w:val="24"/>
                </w:rPr>
                <w:t>) актив(-ы)</w:t>
              </w:r>
            </w:ins>
          </w:p>
        </w:tc>
        <w:tc>
          <w:tcPr>
            <w:tcW w:w="5671" w:type="dxa"/>
            <w:tcBorders>
              <w:top w:val="single" w:sz="4" w:space="0" w:color="000000"/>
              <w:left w:val="single" w:sz="4" w:space="0" w:color="000000"/>
              <w:bottom w:val="single" w:sz="4" w:space="0" w:color="000000"/>
              <w:right w:val="single" w:sz="4" w:space="0" w:color="000000"/>
            </w:tcBorders>
            <w:shd w:val="clear" w:color="FFFFFF" w:fill="FFFFFF"/>
            <w:vAlign w:val="center"/>
            <w:tcPrChange w:id="2244" w:author="Tima" w:date="2026-01-10T18:51:00Z">
              <w:tcPr>
                <w:tcW w:w="5671" w:type="dxa"/>
                <w:tcBorders>
                  <w:top w:val="single" w:sz="4" w:space="0" w:color="000000"/>
                  <w:left w:val="single" w:sz="4" w:space="0" w:color="000000"/>
                  <w:bottom w:val="single" w:sz="4" w:space="0" w:color="000000"/>
                  <w:right w:val="single" w:sz="4" w:space="0" w:color="000000"/>
                </w:tcBorders>
                <w:shd w:val="clear" w:color="FFFFFF" w:fill="FFFFFF"/>
                <w:vAlign w:val="center"/>
              </w:tcPr>
            </w:tcPrChange>
          </w:tcPr>
          <w:p w14:paraId="05BECA09" w14:textId="3A11FB01" w:rsidR="00F87636" w:rsidRPr="00CF26E4" w:rsidRDefault="00CF26E4" w:rsidP="00F87636">
            <w:pPr>
              <w:pStyle w:val="af5"/>
              <w:spacing w:before="120" w:after="120" w:line="276" w:lineRule="auto"/>
              <w:rPr>
                <w:ins w:id="2245" w:author="Tima" w:date="2026-01-10T18:49:00Z"/>
                <w:rFonts w:ascii="Times New Roman" w:hAnsi="Times New Roman"/>
                <w:sz w:val="24"/>
                <w:szCs w:val="24"/>
                <w:lang w:bidi="ru-RU"/>
                <w:rPrChange w:id="2246" w:author="Tima" w:date="2026-01-18T22:30:00Z">
                  <w:rPr>
                    <w:ins w:id="2247" w:author="Tima" w:date="2026-01-10T18:49:00Z"/>
                    <w:rFonts w:ascii="Times New Roman" w:hAnsi="Times New Roman"/>
                    <w:szCs w:val="24"/>
                    <w:lang w:bidi="ru-RU"/>
                  </w:rPr>
                </w:rPrChange>
              </w:rPr>
            </w:pPr>
            <w:ins w:id="2248" w:author="Tima" w:date="2026-01-18T22:29:00Z">
              <w:r>
                <w:rPr>
                  <w:rFonts w:ascii="Times New Roman" w:hAnsi="Times New Roman"/>
                  <w:sz w:val="24"/>
                  <w:szCs w:val="24"/>
                  <w:lang w:bidi="ru-RU"/>
                </w:rPr>
                <w:t xml:space="preserve">Единица в централизованном </w:t>
              </w:r>
              <w:proofErr w:type="spellStart"/>
              <w:r>
                <w:rPr>
                  <w:rFonts w:ascii="Times New Roman" w:hAnsi="Times New Roman"/>
                  <w:sz w:val="24"/>
                  <w:szCs w:val="24"/>
                  <w:lang w:bidi="ru-RU"/>
                </w:rPr>
                <w:t>блокчейне</w:t>
              </w:r>
            </w:ins>
            <w:proofErr w:type="spellEnd"/>
            <w:ins w:id="2249" w:author="Tima" w:date="2026-01-18T22:30:00Z">
              <w:r>
                <w:rPr>
                  <w:rFonts w:ascii="Times New Roman" w:hAnsi="Times New Roman"/>
                  <w:sz w:val="24"/>
                  <w:szCs w:val="24"/>
                  <w:lang w:bidi="ru-RU"/>
                </w:rPr>
                <w:t xml:space="preserve">, эквивалентная одной десятитысячной доле </w:t>
              </w:r>
              <w:r>
                <w:rPr>
                  <w:rFonts w:ascii="Times New Roman" w:hAnsi="Times New Roman"/>
                  <w:sz w:val="24"/>
                  <w:szCs w:val="24"/>
                  <w:lang w:val="en-US" w:bidi="ru-RU"/>
                </w:rPr>
                <w:t>NFT</w:t>
              </w:r>
              <w:r>
                <w:rPr>
                  <w:rFonts w:ascii="Times New Roman" w:hAnsi="Times New Roman"/>
                  <w:sz w:val="24"/>
                  <w:szCs w:val="24"/>
                  <w:lang w:bidi="ru-RU"/>
                </w:rPr>
                <w:t>.</w:t>
              </w:r>
            </w:ins>
          </w:p>
        </w:tc>
      </w:tr>
      <w:tr w:rsidR="00F87636" w:rsidRPr="00545004" w14:paraId="0D9A8345" w14:textId="77777777" w:rsidTr="00545004">
        <w:trPr>
          <w:trHeight w:val="1078"/>
          <w:jc w:val="center"/>
          <w:ins w:id="2250" w:author="Tima" w:date="2026-01-17T17:32:00Z"/>
        </w:trPr>
        <w:tc>
          <w:tcPr>
            <w:tcW w:w="1271"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00272BEE" w14:textId="6C9EFE32" w:rsidR="00F87636" w:rsidRDefault="00F87636">
            <w:pPr>
              <w:pStyle w:val="af5"/>
              <w:spacing w:before="120" w:after="120" w:line="276" w:lineRule="auto"/>
              <w:jc w:val="center"/>
              <w:rPr>
                <w:ins w:id="2251" w:author="Tima" w:date="2026-01-17T17:32:00Z"/>
                <w:rFonts w:ascii="Times New Roman" w:hAnsi="Times New Roman"/>
                <w:sz w:val="24"/>
                <w:szCs w:val="24"/>
              </w:rPr>
            </w:pPr>
            <w:ins w:id="2252" w:author="Tima" w:date="2026-01-17T17:32:00Z">
              <w:r>
                <w:rPr>
                  <w:rFonts w:ascii="Times New Roman" w:hAnsi="Times New Roman"/>
                  <w:sz w:val="24"/>
                  <w:szCs w:val="24"/>
                </w:rPr>
                <w:t>ЭБД</w:t>
              </w:r>
            </w:ins>
          </w:p>
        </w:tc>
        <w:tc>
          <w:tcPr>
            <w:tcW w:w="2268"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79CD00E8" w14:textId="604C938C" w:rsidR="00F87636" w:rsidRDefault="00F87636">
            <w:pPr>
              <w:pStyle w:val="af3"/>
              <w:spacing w:before="120" w:after="120"/>
              <w:ind w:firstLine="0"/>
              <w:jc w:val="left"/>
              <w:rPr>
                <w:ins w:id="2253" w:author="Tima" w:date="2026-01-17T17:32:00Z"/>
                <w:szCs w:val="24"/>
              </w:rPr>
              <w:pPrChange w:id="2254" w:author="Tima" w:date="2026-01-18T22:32:00Z">
                <w:pPr>
                  <w:pStyle w:val="af3"/>
                  <w:spacing w:before="120" w:after="120"/>
                  <w:ind w:firstLine="0"/>
                  <w:jc w:val="center"/>
                </w:pPr>
              </w:pPrChange>
            </w:pPr>
            <w:ins w:id="2255" w:author="Tima" w:date="2026-01-17T17:32:00Z">
              <w:r>
                <w:rPr>
                  <w:szCs w:val="24"/>
                </w:rPr>
                <w:t>Элемент бизнес-данных</w:t>
              </w:r>
            </w:ins>
          </w:p>
        </w:tc>
        <w:tc>
          <w:tcPr>
            <w:tcW w:w="5671"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48A8C501" w14:textId="3503363F" w:rsidR="00F87636" w:rsidRPr="00FA4881" w:rsidRDefault="00CF26E4" w:rsidP="00F87636">
            <w:pPr>
              <w:pStyle w:val="af5"/>
              <w:spacing w:before="120" w:after="120" w:line="276" w:lineRule="auto"/>
              <w:rPr>
                <w:ins w:id="2256" w:author="Tima" w:date="2026-01-17T17:32:00Z"/>
                <w:rFonts w:ascii="Times New Roman" w:hAnsi="Times New Roman"/>
                <w:sz w:val="24"/>
                <w:szCs w:val="24"/>
                <w:lang w:bidi="ru-RU"/>
              </w:rPr>
            </w:pPr>
            <w:ins w:id="2257" w:author="Tima" w:date="2026-01-18T22:31:00Z">
              <w:r>
                <w:rPr>
                  <w:rFonts w:ascii="Times New Roman" w:hAnsi="Times New Roman"/>
                  <w:sz w:val="24"/>
                  <w:szCs w:val="24"/>
                  <w:lang w:bidi="ru-RU"/>
                </w:rPr>
                <w:t>Составляющая сообщения</w:t>
              </w:r>
            </w:ins>
          </w:p>
        </w:tc>
      </w:tr>
      <w:tr w:rsidR="00F87636" w:rsidRPr="00545004" w14:paraId="698A1D0A" w14:textId="77777777" w:rsidTr="00545004">
        <w:trPr>
          <w:trHeight w:val="1078"/>
          <w:jc w:val="center"/>
          <w:ins w:id="2258" w:author="Tima" w:date="2026-01-10T18:51:00Z"/>
        </w:trPr>
        <w:tc>
          <w:tcPr>
            <w:tcW w:w="1271"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59F01D6D" w14:textId="633AE151" w:rsidR="00F87636" w:rsidRPr="00545004" w:rsidRDefault="00F87636">
            <w:pPr>
              <w:pStyle w:val="af5"/>
              <w:spacing w:before="120" w:after="120" w:line="276" w:lineRule="auto"/>
              <w:jc w:val="center"/>
              <w:rPr>
                <w:ins w:id="2259" w:author="Tima" w:date="2026-01-10T18:51:00Z"/>
                <w:rFonts w:ascii="Times New Roman" w:hAnsi="Times New Roman"/>
                <w:sz w:val="24"/>
                <w:szCs w:val="24"/>
                <w:lang w:val="en-US"/>
                <w:rPrChange w:id="2260" w:author="Tima" w:date="2026-01-10T18:51:00Z">
                  <w:rPr>
                    <w:ins w:id="2261" w:author="Tima" w:date="2026-01-10T18:51:00Z"/>
                    <w:rFonts w:ascii="Times New Roman" w:hAnsi="Times New Roman"/>
                    <w:sz w:val="24"/>
                    <w:szCs w:val="24"/>
                  </w:rPr>
                </w:rPrChange>
              </w:rPr>
            </w:pPr>
            <w:ins w:id="2262" w:author="Tima" w:date="2026-01-10T18:51:00Z">
              <w:r>
                <w:rPr>
                  <w:rFonts w:ascii="Times New Roman" w:hAnsi="Times New Roman"/>
                  <w:sz w:val="24"/>
                  <w:szCs w:val="24"/>
                  <w:lang w:val="en-US"/>
                </w:rPr>
                <w:t>NFT</w:t>
              </w:r>
            </w:ins>
          </w:p>
        </w:tc>
        <w:tc>
          <w:tcPr>
            <w:tcW w:w="2268"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6BA5CB77" w14:textId="25BDEFFD" w:rsidR="00F87636" w:rsidRPr="00545004" w:rsidRDefault="00F87636">
            <w:pPr>
              <w:pStyle w:val="af3"/>
              <w:spacing w:before="120" w:after="120"/>
              <w:ind w:firstLine="0"/>
              <w:jc w:val="left"/>
              <w:rPr>
                <w:ins w:id="2263" w:author="Tima" w:date="2026-01-10T18:51:00Z"/>
                <w:szCs w:val="24"/>
                <w:lang w:val="en-US"/>
                <w:rPrChange w:id="2264" w:author="Tima" w:date="2026-01-10T18:51:00Z">
                  <w:rPr>
                    <w:ins w:id="2265" w:author="Tima" w:date="2026-01-10T18:51:00Z"/>
                    <w:szCs w:val="24"/>
                  </w:rPr>
                </w:rPrChange>
              </w:rPr>
              <w:pPrChange w:id="2266" w:author="Tima" w:date="2026-01-18T22:32:00Z">
                <w:pPr>
                  <w:pStyle w:val="af3"/>
                  <w:spacing w:before="120" w:after="120"/>
                  <w:ind w:firstLine="0"/>
                  <w:jc w:val="center"/>
                </w:pPr>
              </w:pPrChange>
            </w:pPr>
            <w:ins w:id="2267" w:author="Tima" w:date="2026-01-10T18:51:00Z">
              <w:r>
                <w:rPr>
                  <w:szCs w:val="24"/>
                  <w:lang w:val="en-US"/>
                </w:rPr>
                <w:t>Non-Fungible Token</w:t>
              </w:r>
            </w:ins>
          </w:p>
        </w:tc>
        <w:tc>
          <w:tcPr>
            <w:tcW w:w="5671"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527B9183" w14:textId="4CABC67B" w:rsidR="00F87636" w:rsidRPr="00545004" w:rsidRDefault="00F87636" w:rsidP="00F87636">
            <w:pPr>
              <w:pStyle w:val="af5"/>
              <w:spacing w:before="120" w:after="120" w:line="276" w:lineRule="auto"/>
              <w:rPr>
                <w:ins w:id="2268" w:author="Tima" w:date="2026-01-10T18:51:00Z"/>
                <w:rFonts w:ascii="Times New Roman" w:hAnsi="Times New Roman"/>
                <w:sz w:val="24"/>
                <w:szCs w:val="24"/>
                <w:lang w:bidi="ru-RU"/>
              </w:rPr>
            </w:pPr>
            <w:ins w:id="2269" w:author="Tima" w:date="2026-01-10T18:52:00Z">
              <w:r>
                <w:rPr>
                  <w:rFonts w:ascii="Times New Roman" w:hAnsi="Times New Roman"/>
                  <w:sz w:val="24"/>
                  <w:szCs w:val="24"/>
                  <w:lang w:bidi="ru-RU"/>
                </w:rPr>
                <w:t>Уникальный п</w:t>
              </w:r>
            </w:ins>
            <w:ins w:id="2270" w:author="Tima" w:date="2026-01-10T18:51:00Z">
              <w:r>
                <w:rPr>
                  <w:rFonts w:ascii="Times New Roman" w:hAnsi="Times New Roman"/>
                  <w:sz w:val="24"/>
                  <w:szCs w:val="24"/>
                  <w:lang w:bidi="ru-RU"/>
                </w:rPr>
                <w:t>редмет в виртуальном пространстве</w:t>
              </w:r>
            </w:ins>
          </w:p>
        </w:tc>
      </w:tr>
    </w:tbl>
    <w:p w14:paraId="269A583B" w14:textId="7F0C6D78" w:rsidR="003C4F51" w:rsidRDefault="003C4F51" w:rsidP="00545004">
      <w:pPr>
        <w:rPr>
          <w:ins w:id="2271" w:author="Tima" w:date="2026-01-10T18:53:00Z"/>
          <w:rFonts w:ascii="Times New Roman" w:hAnsi="Times New Roman" w:cs="Times New Roman"/>
          <w:sz w:val="24"/>
          <w:szCs w:val="24"/>
        </w:rPr>
      </w:pPr>
    </w:p>
    <w:p w14:paraId="1AD09759" w14:textId="77777777" w:rsidR="003C4F51" w:rsidRDefault="003C4F51">
      <w:pPr>
        <w:rPr>
          <w:ins w:id="2272" w:author="Tima" w:date="2026-01-10T18:53:00Z"/>
          <w:rFonts w:ascii="Times New Roman" w:hAnsi="Times New Roman" w:cs="Times New Roman"/>
          <w:sz w:val="24"/>
          <w:szCs w:val="24"/>
        </w:rPr>
      </w:pPr>
      <w:ins w:id="2273" w:author="Tima" w:date="2026-01-10T18:53:00Z">
        <w:r>
          <w:rPr>
            <w:rFonts w:ascii="Times New Roman" w:hAnsi="Times New Roman" w:cs="Times New Roman"/>
            <w:sz w:val="24"/>
            <w:szCs w:val="24"/>
          </w:rPr>
          <w:br w:type="page"/>
        </w:r>
      </w:ins>
    </w:p>
    <w:p w14:paraId="5DA0A452" w14:textId="00F91737" w:rsidR="003C4F51" w:rsidRPr="003C4F51" w:rsidRDefault="003C4F51" w:rsidP="003C4F51">
      <w:pPr>
        <w:pStyle w:val="1"/>
        <w:numPr>
          <w:ilvl w:val="0"/>
          <w:numId w:val="23"/>
        </w:numPr>
        <w:spacing w:before="0" w:after="200" w:line="276" w:lineRule="auto"/>
        <w:ind w:left="0" w:firstLine="0"/>
        <w:jc w:val="center"/>
        <w:rPr>
          <w:ins w:id="2274" w:author="Tima" w:date="2026-01-10T18:53:00Z"/>
          <w:rFonts w:ascii="Times New Roman" w:hAnsi="Times New Roman" w:cs="Times New Roman"/>
          <w:b/>
          <w:color w:val="000000" w:themeColor="text1"/>
          <w:sz w:val="36"/>
          <w:szCs w:val="36"/>
          <w:rPrChange w:id="2275" w:author="Tima" w:date="2026-01-10T18:53:00Z">
            <w:rPr>
              <w:ins w:id="2276" w:author="Tima" w:date="2026-01-10T18:53:00Z"/>
            </w:rPr>
          </w:rPrChange>
        </w:rPr>
      </w:pPr>
      <w:bookmarkStart w:id="2277" w:name="_Toc219756784"/>
      <w:ins w:id="2278" w:author="Tima" w:date="2026-01-10T18:53:00Z">
        <w:r>
          <w:rPr>
            <w:rFonts w:ascii="Times New Roman" w:hAnsi="Times New Roman" w:cs="Times New Roman"/>
            <w:b/>
            <w:color w:val="000000" w:themeColor="text1"/>
            <w:sz w:val="36"/>
            <w:szCs w:val="36"/>
          </w:rPr>
          <w:lastRenderedPageBreak/>
          <w:t>ОПИСАНИЕ СЕРВИСА</w:t>
        </w:r>
        <w:bookmarkEnd w:id="2277"/>
      </w:ins>
    </w:p>
    <w:p w14:paraId="6F580C88" w14:textId="285F94C5" w:rsidR="00616CC6" w:rsidRPr="00DA6006" w:rsidRDefault="00616CC6">
      <w:pPr>
        <w:pStyle w:val="2"/>
        <w:numPr>
          <w:ilvl w:val="1"/>
          <w:numId w:val="31"/>
        </w:numPr>
        <w:rPr>
          <w:ins w:id="2279" w:author="Tima" w:date="2026-01-10T19:42:00Z"/>
          <w:rFonts w:ascii="Times New Roman" w:hAnsi="Times New Roman" w:cs="Times New Roman"/>
          <w:b/>
          <w:color w:val="000000" w:themeColor="text1"/>
          <w:sz w:val="28"/>
          <w:rPrChange w:id="2280" w:author="Tima" w:date="2026-01-14T10:50:00Z">
            <w:rPr>
              <w:ins w:id="2281" w:author="Tima" w:date="2026-01-10T19:42:00Z"/>
              <w:rFonts w:ascii="Times New Roman" w:hAnsi="Times New Roman" w:cs="Times New Roman"/>
              <w:sz w:val="24"/>
              <w:szCs w:val="24"/>
            </w:rPr>
          </w:rPrChange>
        </w:rPr>
        <w:pPrChange w:id="2282" w:author="Tima" w:date="2026-01-13T17:39:00Z">
          <w:pPr>
            <w:spacing w:line="276" w:lineRule="auto"/>
            <w:ind w:firstLine="709"/>
            <w:jc w:val="both"/>
          </w:pPr>
        </w:pPrChange>
      </w:pPr>
      <w:bookmarkStart w:id="2283" w:name="_Toc219756785"/>
      <w:ins w:id="2284" w:author="Tima" w:date="2026-01-10T19:42:00Z">
        <w:r w:rsidRPr="00DA6006">
          <w:rPr>
            <w:rFonts w:ascii="Times New Roman" w:hAnsi="Times New Roman" w:cs="Times New Roman"/>
            <w:b/>
            <w:color w:val="000000" w:themeColor="text1"/>
            <w:sz w:val="28"/>
            <w:rPrChange w:id="2285" w:author="Tima" w:date="2026-01-14T10:50:00Z">
              <w:rPr>
                <w:rFonts w:ascii="Times New Roman" w:hAnsi="Times New Roman" w:cs="Times New Roman"/>
                <w:b/>
                <w:color w:val="000000" w:themeColor="text1"/>
              </w:rPr>
            </w:rPrChange>
          </w:rPr>
          <w:t>Идея сервиса</w:t>
        </w:r>
        <w:bookmarkEnd w:id="2283"/>
      </w:ins>
    </w:p>
    <w:p w14:paraId="15FB4348" w14:textId="5F37953E" w:rsidR="003C4F51" w:rsidRPr="00FF7AD6" w:rsidRDefault="003C4F51" w:rsidP="003C4F51">
      <w:pPr>
        <w:spacing w:line="276" w:lineRule="auto"/>
        <w:ind w:firstLine="709"/>
        <w:jc w:val="both"/>
        <w:rPr>
          <w:ins w:id="2286" w:author="Tima" w:date="2026-01-10T18:56:00Z"/>
          <w:rFonts w:ascii="Times New Roman" w:hAnsi="Times New Roman" w:cs="Times New Roman"/>
          <w:sz w:val="24"/>
          <w:szCs w:val="24"/>
        </w:rPr>
      </w:pPr>
      <w:ins w:id="2287" w:author="Tima" w:date="2026-01-10T18:56:00Z">
        <w:r w:rsidRPr="00262FB4">
          <w:rPr>
            <w:rFonts w:ascii="Times New Roman" w:hAnsi="Times New Roman" w:cs="Times New Roman"/>
            <w:sz w:val="24"/>
            <w:szCs w:val="24"/>
          </w:rPr>
          <w:t>Идея сервиса «Купи и накопи» состоит в том</w:t>
        </w:r>
        <w:r w:rsidRPr="00FF7AD6">
          <w:rPr>
            <w:rFonts w:ascii="Times New Roman" w:hAnsi="Times New Roman" w:cs="Times New Roman"/>
            <w:sz w:val="24"/>
            <w:szCs w:val="24"/>
          </w:rPr>
          <w:t xml:space="preserve">, чтобы осуществить </w:t>
        </w:r>
        <w:r>
          <w:rPr>
            <w:rFonts w:ascii="Times New Roman" w:hAnsi="Times New Roman" w:cs="Times New Roman"/>
            <w:sz w:val="24"/>
            <w:szCs w:val="24"/>
          </w:rPr>
          <w:t>двух</w:t>
        </w:r>
        <w:r w:rsidRPr="00FF7AD6">
          <w:rPr>
            <w:rFonts w:ascii="Times New Roman" w:hAnsi="Times New Roman" w:cs="Times New Roman"/>
            <w:sz w:val="24"/>
            <w:szCs w:val="24"/>
          </w:rPr>
          <w:t>ступе</w:t>
        </w:r>
        <w:r w:rsidR="00342938">
          <w:rPr>
            <w:rFonts w:ascii="Times New Roman" w:hAnsi="Times New Roman" w:cs="Times New Roman"/>
            <w:sz w:val="24"/>
            <w:szCs w:val="24"/>
          </w:rPr>
          <w:t xml:space="preserve">нчатый механизм оборачивания </w:t>
        </w:r>
      </w:ins>
      <w:ins w:id="2288" w:author="Tima" w:date="2026-01-19T22:49:00Z">
        <w:r w:rsidR="00342938">
          <w:rPr>
            <w:rFonts w:ascii="Times New Roman" w:hAnsi="Times New Roman" w:cs="Times New Roman"/>
            <w:sz w:val="24"/>
            <w:szCs w:val="24"/>
            <w:lang w:val="en-US"/>
          </w:rPr>
          <w:t>NFT</w:t>
        </w:r>
      </w:ins>
      <w:ins w:id="2289" w:author="Tima" w:date="2026-01-10T18:56:00Z">
        <w:r w:rsidRPr="00FF7AD6">
          <w:rPr>
            <w:rFonts w:ascii="Times New Roman" w:hAnsi="Times New Roman" w:cs="Times New Roman"/>
            <w:sz w:val="24"/>
            <w:szCs w:val="24"/>
          </w:rPr>
          <w:t xml:space="preserve"> для разных жизненных сценариев пользователя (отталкиваясь от продавца </w:t>
        </w:r>
        <w:r w:rsidRPr="00FF7AD6">
          <w:rPr>
            <w:rFonts w:ascii="Times New Roman" w:hAnsi="Times New Roman" w:cs="Times New Roman"/>
            <w:sz w:val="24"/>
            <w:szCs w:val="24"/>
            <w:lang w:val="en-US"/>
          </w:rPr>
          <w:t>NFT</w:t>
        </w:r>
        <w:r w:rsidRPr="00FF7AD6">
          <w:rPr>
            <w:rFonts w:ascii="Times New Roman" w:hAnsi="Times New Roman" w:cs="Times New Roman"/>
            <w:sz w:val="24"/>
            <w:szCs w:val="24"/>
          </w:rPr>
          <w:t>):</w:t>
        </w:r>
      </w:ins>
    </w:p>
    <w:p w14:paraId="6350D980" w14:textId="77777777" w:rsidR="003C4F51" w:rsidRPr="00FF7AD6" w:rsidRDefault="003C4F51" w:rsidP="003C4F51">
      <w:pPr>
        <w:pStyle w:val="a3"/>
        <w:numPr>
          <w:ilvl w:val="0"/>
          <w:numId w:val="16"/>
        </w:numPr>
        <w:spacing w:line="276" w:lineRule="auto"/>
        <w:jc w:val="both"/>
        <w:rPr>
          <w:ins w:id="2290" w:author="Tima" w:date="2026-01-10T18:56:00Z"/>
          <w:rFonts w:ascii="Times New Roman" w:hAnsi="Times New Roman" w:cs="Times New Roman"/>
          <w:sz w:val="24"/>
          <w:szCs w:val="24"/>
        </w:rPr>
      </w:pPr>
      <w:ins w:id="2291" w:author="Tima" w:date="2026-01-10T18:56:00Z">
        <w:r w:rsidRPr="00FF7AD6">
          <w:rPr>
            <w:rFonts w:ascii="Times New Roman" w:hAnsi="Times New Roman" w:cs="Times New Roman"/>
            <w:sz w:val="24"/>
            <w:szCs w:val="24"/>
          </w:rPr>
          <w:t xml:space="preserve">Желание моментально продать </w:t>
        </w:r>
        <w:r w:rsidRPr="00FF7AD6">
          <w:rPr>
            <w:rFonts w:ascii="Times New Roman" w:hAnsi="Times New Roman" w:cs="Times New Roman"/>
            <w:sz w:val="24"/>
            <w:szCs w:val="24"/>
            <w:lang w:val="en-US"/>
          </w:rPr>
          <w:t>NFT</w:t>
        </w:r>
        <w:r w:rsidRPr="00FF7AD6">
          <w:rPr>
            <w:rFonts w:ascii="Times New Roman" w:hAnsi="Times New Roman" w:cs="Times New Roman"/>
            <w:sz w:val="24"/>
            <w:szCs w:val="24"/>
          </w:rPr>
          <w:t xml:space="preserve"> по справедливой цене;</w:t>
        </w:r>
      </w:ins>
    </w:p>
    <w:p w14:paraId="2FB4F41E" w14:textId="77777777" w:rsidR="003C4F51" w:rsidRPr="00FF7AD6" w:rsidRDefault="003C4F51" w:rsidP="003C4F51">
      <w:pPr>
        <w:pStyle w:val="a3"/>
        <w:numPr>
          <w:ilvl w:val="0"/>
          <w:numId w:val="16"/>
        </w:numPr>
        <w:spacing w:line="276" w:lineRule="auto"/>
        <w:jc w:val="both"/>
        <w:rPr>
          <w:ins w:id="2292" w:author="Tima" w:date="2026-01-10T18:56:00Z"/>
          <w:rFonts w:ascii="Times New Roman" w:hAnsi="Times New Roman" w:cs="Times New Roman"/>
          <w:sz w:val="24"/>
          <w:szCs w:val="24"/>
        </w:rPr>
      </w:pPr>
      <w:ins w:id="2293" w:author="Tima" w:date="2026-01-10T18:56:00Z">
        <w:r w:rsidRPr="00FF7AD6">
          <w:rPr>
            <w:rFonts w:ascii="Times New Roman" w:hAnsi="Times New Roman" w:cs="Times New Roman"/>
            <w:sz w:val="24"/>
            <w:szCs w:val="24"/>
          </w:rPr>
          <w:t xml:space="preserve">Желание обменять </w:t>
        </w:r>
        <w:r w:rsidRPr="00FF7AD6">
          <w:rPr>
            <w:rFonts w:ascii="Times New Roman" w:hAnsi="Times New Roman" w:cs="Times New Roman"/>
            <w:sz w:val="24"/>
            <w:szCs w:val="24"/>
            <w:lang w:val="en-US"/>
          </w:rPr>
          <w:t>NFT</w:t>
        </w:r>
        <w:r w:rsidRPr="00FF7AD6">
          <w:rPr>
            <w:rFonts w:ascii="Times New Roman" w:hAnsi="Times New Roman" w:cs="Times New Roman"/>
            <w:sz w:val="24"/>
            <w:szCs w:val="24"/>
          </w:rPr>
          <w:t xml:space="preserve"> на соответствующее количество ЦФА и продавать частями или удерживать на балансе для быстрого реагирования на рыночные настроения.</w:t>
        </w:r>
      </w:ins>
    </w:p>
    <w:p w14:paraId="41DAB988" w14:textId="72AFCE1D" w:rsidR="00545004" w:rsidRDefault="003C4F51">
      <w:pPr>
        <w:spacing w:line="276" w:lineRule="auto"/>
        <w:ind w:firstLine="709"/>
        <w:jc w:val="both"/>
        <w:rPr>
          <w:ins w:id="2294" w:author="Tima" w:date="2026-01-13T14:50:00Z"/>
          <w:rFonts w:ascii="Times New Roman" w:hAnsi="Times New Roman" w:cs="Times New Roman"/>
          <w:sz w:val="24"/>
          <w:szCs w:val="24"/>
        </w:rPr>
        <w:pPrChange w:id="2295" w:author="Tima" w:date="2026-01-10T18:56:00Z">
          <w:pPr>
            <w:ind w:firstLine="709"/>
            <w:jc w:val="both"/>
          </w:pPr>
        </w:pPrChange>
      </w:pPr>
      <w:ins w:id="2296" w:author="Tima" w:date="2026-01-10T18:56:00Z">
        <w:r>
          <w:rPr>
            <w:rFonts w:ascii="Times New Roman" w:hAnsi="Times New Roman" w:cs="Times New Roman"/>
            <w:sz w:val="24"/>
            <w:szCs w:val="24"/>
          </w:rPr>
          <w:t>В связи с тем, что</w:t>
        </w:r>
        <w:r w:rsidRPr="00FF7AD6">
          <w:rPr>
            <w:rFonts w:ascii="Times New Roman" w:hAnsi="Times New Roman" w:cs="Times New Roman"/>
            <w:sz w:val="24"/>
            <w:szCs w:val="24"/>
          </w:rPr>
          <w:t xml:space="preserve"> </w:t>
        </w:r>
        <w:r>
          <w:rPr>
            <w:rFonts w:ascii="Times New Roman" w:hAnsi="Times New Roman" w:cs="Times New Roman"/>
            <w:sz w:val="24"/>
            <w:szCs w:val="24"/>
          </w:rPr>
          <w:t>время</w:t>
        </w:r>
        <w:r w:rsidRPr="00FF7AD6">
          <w:rPr>
            <w:rFonts w:ascii="Times New Roman" w:hAnsi="Times New Roman" w:cs="Times New Roman"/>
            <w:sz w:val="24"/>
            <w:szCs w:val="24"/>
          </w:rPr>
          <w:t xml:space="preserve"> оборачивания оригинальных </w:t>
        </w:r>
        <w:r>
          <w:rPr>
            <w:rFonts w:ascii="Times New Roman" w:hAnsi="Times New Roman" w:cs="Times New Roman"/>
            <w:sz w:val="24"/>
            <w:szCs w:val="24"/>
            <w:lang w:val="en-US"/>
          </w:rPr>
          <w:t>NFT</w:t>
        </w:r>
        <w:r>
          <w:rPr>
            <w:rFonts w:ascii="Times New Roman" w:hAnsi="Times New Roman" w:cs="Times New Roman"/>
            <w:sz w:val="24"/>
            <w:szCs w:val="24"/>
          </w:rPr>
          <w:t xml:space="preserve"> велико, </w:t>
        </w:r>
        <w:r w:rsidRPr="00FF7AD6">
          <w:rPr>
            <w:rFonts w:ascii="Times New Roman" w:hAnsi="Times New Roman" w:cs="Times New Roman"/>
            <w:sz w:val="24"/>
            <w:szCs w:val="24"/>
          </w:rPr>
          <w:t>логично выпускать ЦФА (</w:t>
        </w:r>
        <w:proofErr w:type="spellStart"/>
        <w:r w:rsidRPr="00FF7AD6">
          <w:rPr>
            <w:rFonts w:ascii="Times New Roman" w:hAnsi="Times New Roman" w:cs="Times New Roman"/>
            <w:sz w:val="24"/>
            <w:szCs w:val="24"/>
          </w:rPr>
          <w:t>NFTCash</w:t>
        </w:r>
        <w:proofErr w:type="spellEnd"/>
        <w:r w:rsidRPr="00FF7AD6">
          <w:rPr>
            <w:rFonts w:ascii="Times New Roman" w:hAnsi="Times New Roman" w:cs="Times New Roman"/>
            <w:sz w:val="24"/>
            <w:szCs w:val="24"/>
          </w:rPr>
          <w:t xml:space="preserve">) при депонировании </w:t>
        </w:r>
        <w:r w:rsidRPr="00FF7AD6">
          <w:rPr>
            <w:rFonts w:ascii="Times New Roman" w:hAnsi="Times New Roman" w:cs="Times New Roman"/>
            <w:sz w:val="24"/>
            <w:szCs w:val="24"/>
            <w:lang w:val="en-US"/>
          </w:rPr>
          <w:t>NFT</w:t>
        </w:r>
        <w:r w:rsidRPr="00FF7AD6">
          <w:rPr>
            <w:rFonts w:ascii="Times New Roman" w:hAnsi="Times New Roman" w:cs="Times New Roman"/>
            <w:sz w:val="24"/>
            <w:szCs w:val="24"/>
          </w:rPr>
          <w:t xml:space="preserve"> в сервис с предоставлением возможности </w:t>
        </w:r>
        <w:proofErr w:type="gramStart"/>
        <w:r w:rsidRPr="00FF7AD6">
          <w:rPr>
            <w:rFonts w:ascii="Times New Roman" w:hAnsi="Times New Roman" w:cs="Times New Roman"/>
            <w:sz w:val="24"/>
            <w:szCs w:val="24"/>
          </w:rPr>
          <w:t>выкупа</w:t>
        </w:r>
        <w:proofErr w:type="gramEnd"/>
        <w:r w:rsidRPr="00FF7AD6">
          <w:rPr>
            <w:rFonts w:ascii="Times New Roman" w:hAnsi="Times New Roman" w:cs="Times New Roman"/>
            <w:sz w:val="24"/>
            <w:szCs w:val="24"/>
          </w:rPr>
          <w:t xml:space="preserve"> депонированного NFT за соответствующее </w:t>
        </w:r>
        <w:r w:rsidRPr="00223A24">
          <w:rPr>
            <w:rFonts w:ascii="Times New Roman" w:hAnsi="Times New Roman" w:cs="Times New Roman"/>
            <w:sz w:val="24"/>
            <w:szCs w:val="24"/>
          </w:rPr>
          <w:t xml:space="preserve">количество ЦФА. </w:t>
        </w:r>
        <w:r w:rsidRPr="00356E26">
          <w:rPr>
            <w:rFonts w:ascii="Times New Roman" w:hAnsi="Times New Roman" w:cs="Times New Roman"/>
            <w:sz w:val="24"/>
            <w:szCs w:val="24"/>
          </w:rPr>
          <w:t xml:space="preserve">Один ЦФА, выпущенный на </w:t>
        </w:r>
        <w:r w:rsidRPr="00356E26">
          <w:rPr>
            <w:rFonts w:ascii="Times New Roman" w:hAnsi="Times New Roman" w:cs="Times New Roman"/>
            <w:sz w:val="24"/>
            <w:szCs w:val="24"/>
            <w:lang w:val="en-US"/>
          </w:rPr>
          <w:t>NFT</w:t>
        </w:r>
        <w:r w:rsidRPr="00356E26">
          <w:rPr>
            <w:rFonts w:ascii="Times New Roman" w:hAnsi="Times New Roman" w:cs="Times New Roman"/>
            <w:sz w:val="24"/>
            <w:szCs w:val="24"/>
          </w:rPr>
          <w:t xml:space="preserve">, эквивалентен одному ЦФА, выпущенному на другой </w:t>
        </w:r>
        <w:r w:rsidRPr="00356E26">
          <w:rPr>
            <w:rFonts w:ascii="Times New Roman" w:hAnsi="Times New Roman" w:cs="Times New Roman"/>
            <w:sz w:val="24"/>
            <w:szCs w:val="24"/>
            <w:lang w:val="en-US"/>
          </w:rPr>
          <w:t>NFT</w:t>
        </w:r>
        <w:r w:rsidRPr="00356E26">
          <w:rPr>
            <w:rFonts w:ascii="Times New Roman" w:hAnsi="Times New Roman" w:cs="Times New Roman"/>
            <w:sz w:val="24"/>
            <w:szCs w:val="24"/>
          </w:rPr>
          <w:t xml:space="preserve">, а уникальность того или иного </w:t>
        </w:r>
        <w:r w:rsidRPr="00356E26">
          <w:rPr>
            <w:rFonts w:ascii="Times New Roman" w:hAnsi="Times New Roman" w:cs="Times New Roman"/>
            <w:sz w:val="24"/>
            <w:szCs w:val="24"/>
            <w:lang w:val="en-US"/>
          </w:rPr>
          <w:t>NFT</w:t>
        </w:r>
        <w:r w:rsidRPr="00356E26">
          <w:rPr>
            <w:rFonts w:ascii="Times New Roman" w:hAnsi="Times New Roman" w:cs="Times New Roman"/>
            <w:sz w:val="24"/>
            <w:szCs w:val="24"/>
          </w:rPr>
          <w:t xml:space="preserve"> подчёркивается количеством ЦФА, которое получает продавец </w:t>
        </w:r>
        <w:r w:rsidRPr="00356E26">
          <w:rPr>
            <w:rFonts w:ascii="Times New Roman" w:hAnsi="Times New Roman" w:cs="Times New Roman"/>
            <w:sz w:val="24"/>
            <w:szCs w:val="24"/>
            <w:lang w:val="en-US"/>
          </w:rPr>
          <w:t>NFT</w:t>
        </w:r>
        <w:r w:rsidRPr="00356E26">
          <w:rPr>
            <w:rFonts w:ascii="Times New Roman" w:hAnsi="Times New Roman" w:cs="Times New Roman"/>
            <w:sz w:val="24"/>
            <w:szCs w:val="24"/>
          </w:rPr>
          <w:t xml:space="preserve"> при депонировании своего </w:t>
        </w:r>
        <w:r w:rsidRPr="00356E26">
          <w:rPr>
            <w:rFonts w:ascii="Times New Roman" w:hAnsi="Times New Roman" w:cs="Times New Roman"/>
            <w:sz w:val="24"/>
            <w:szCs w:val="24"/>
            <w:lang w:val="en-US"/>
          </w:rPr>
          <w:t>NFT</w:t>
        </w:r>
        <w:r w:rsidRPr="00356E26">
          <w:rPr>
            <w:rFonts w:ascii="Times New Roman" w:hAnsi="Times New Roman" w:cs="Times New Roman"/>
            <w:sz w:val="24"/>
            <w:szCs w:val="24"/>
          </w:rPr>
          <w:t xml:space="preserve"> в сервис (это количество определяется системой оценки </w:t>
        </w:r>
        <w:r w:rsidRPr="00356E26">
          <w:rPr>
            <w:rFonts w:ascii="Times New Roman" w:hAnsi="Times New Roman" w:cs="Times New Roman"/>
            <w:sz w:val="24"/>
            <w:szCs w:val="24"/>
            <w:lang w:val="en-US"/>
          </w:rPr>
          <w:t>NFT</w:t>
        </w:r>
        <w:r w:rsidRPr="00356E26">
          <w:rPr>
            <w:rFonts w:ascii="Times New Roman" w:hAnsi="Times New Roman" w:cs="Times New Roman"/>
            <w:sz w:val="24"/>
            <w:szCs w:val="24"/>
          </w:rPr>
          <w:t xml:space="preserve"> (подробнее описано в п. 4)). Таким</w:t>
        </w:r>
        <w:r w:rsidRPr="00FF7AD6">
          <w:rPr>
            <w:rFonts w:ascii="Times New Roman" w:hAnsi="Times New Roman" w:cs="Times New Roman"/>
            <w:sz w:val="24"/>
            <w:szCs w:val="24"/>
          </w:rPr>
          <w:t xml:space="preserve"> образом, медленное обращение </w:t>
        </w:r>
        <w:r>
          <w:rPr>
            <w:rFonts w:ascii="Times New Roman" w:hAnsi="Times New Roman" w:cs="Times New Roman"/>
            <w:sz w:val="24"/>
            <w:szCs w:val="24"/>
            <w:lang w:val="en-US"/>
          </w:rPr>
          <w:t>NFT</w:t>
        </w:r>
        <w:r w:rsidRPr="00FF7AD6">
          <w:rPr>
            <w:rFonts w:ascii="Times New Roman" w:hAnsi="Times New Roman" w:cs="Times New Roman"/>
            <w:sz w:val="24"/>
            <w:szCs w:val="24"/>
          </w:rPr>
          <w:t xml:space="preserve"> заменяется быстрыми потребностями пользователей в купле-продаже виртуальных предметов. Здесь и далее рассматривается выпуск отдельных ЦФА на одну NFT-коллекцию (NFT одного типа) и предполагается возможность выпуска разных серий ЦФА для разных NFT-коллекций. Для обмена NFT на ЦФА (и наоборот) будет создан смарт-контракт, гарантирующий сохранность NFT и ценность ЦФА.</w:t>
        </w:r>
      </w:ins>
    </w:p>
    <w:p w14:paraId="5D8313E9" w14:textId="34F1CE8B" w:rsidR="00C3306B" w:rsidRPr="00C3306B" w:rsidRDefault="00C3306B">
      <w:pPr>
        <w:spacing w:line="276" w:lineRule="auto"/>
        <w:ind w:firstLine="709"/>
        <w:jc w:val="both"/>
        <w:rPr>
          <w:ins w:id="2297" w:author="Tima" w:date="2026-01-10T18:56:00Z"/>
          <w:rFonts w:ascii="Times New Roman" w:hAnsi="Times New Roman" w:cs="Times New Roman"/>
          <w:sz w:val="24"/>
          <w:szCs w:val="24"/>
        </w:rPr>
        <w:pPrChange w:id="2298" w:author="Tima" w:date="2026-01-10T18:56:00Z">
          <w:pPr>
            <w:ind w:firstLine="709"/>
            <w:jc w:val="both"/>
          </w:pPr>
        </w:pPrChange>
      </w:pPr>
      <w:ins w:id="2299" w:author="Tima" w:date="2026-01-13T14:50:00Z">
        <w:r>
          <w:rPr>
            <w:rFonts w:ascii="Times New Roman" w:hAnsi="Times New Roman" w:cs="Times New Roman"/>
            <w:sz w:val="24"/>
            <w:szCs w:val="24"/>
          </w:rPr>
          <w:t xml:space="preserve">Поскольку каждый </w:t>
        </w:r>
      </w:ins>
      <w:ins w:id="2300" w:author="Tima" w:date="2026-01-13T14:51:00Z">
        <w:r>
          <w:rPr>
            <w:rFonts w:ascii="Times New Roman" w:hAnsi="Times New Roman" w:cs="Times New Roman"/>
            <w:sz w:val="24"/>
            <w:szCs w:val="24"/>
            <w:lang w:val="en-US"/>
          </w:rPr>
          <w:t>NFT</w:t>
        </w:r>
        <w:r w:rsidRPr="00C3306B">
          <w:rPr>
            <w:rFonts w:ascii="Times New Roman" w:hAnsi="Times New Roman" w:cs="Times New Roman"/>
            <w:sz w:val="24"/>
            <w:szCs w:val="24"/>
            <w:rPrChange w:id="2301" w:author="Tima" w:date="2026-01-13T14:51:00Z">
              <w:rPr>
                <w:rFonts w:ascii="Times New Roman" w:hAnsi="Times New Roman" w:cs="Times New Roman"/>
                <w:sz w:val="24"/>
                <w:szCs w:val="24"/>
                <w:lang w:val="en-US"/>
              </w:rPr>
            </w:rPrChange>
          </w:rPr>
          <w:t xml:space="preserve"> </w:t>
        </w:r>
        <w:r>
          <w:rPr>
            <w:rFonts w:ascii="Times New Roman" w:hAnsi="Times New Roman" w:cs="Times New Roman"/>
            <w:sz w:val="24"/>
            <w:szCs w:val="24"/>
          </w:rPr>
          <w:t xml:space="preserve">уникален, то имеет различную ценность. </w:t>
        </w:r>
      </w:ins>
      <w:ins w:id="2302" w:author="Tima" w:date="2026-01-13T14:56:00Z">
        <w:r>
          <w:rPr>
            <w:rFonts w:ascii="Times New Roman" w:hAnsi="Times New Roman" w:cs="Times New Roman"/>
            <w:sz w:val="24"/>
            <w:szCs w:val="24"/>
          </w:rPr>
          <w:t>В связи с этим</w:t>
        </w:r>
      </w:ins>
      <w:ins w:id="2303" w:author="Tima" w:date="2026-01-13T14:51:00Z">
        <w:r>
          <w:rPr>
            <w:rFonts w:ascii="Times New Roman" w:hAnsi="Times New Roman" w:cs="Times New Roman"/>
            <w:sz w:val="24"/>
            <w:szCs w:val="24"/>
          </w:rPr>
          <w:t xml:space="preserve"> будет разработана </w:t>
        </w:r>
      </w:ins>
      <w:ins w:id="2304" w:author="Tima" w:date="2026-01-13T14:52:00Z">
        <w:r>
          <w:rPr>
            <w:rFonts w:ascii="Times New Roman" w:hAnsi="Times New Roman" w:cs="Times New Roman"/>
            <w:sz w:val="24"/>
            <w:szCs w:val="24"/>
          </w:rPr>
          <w:t xml:space="preserve">Система оценки </w:t>
        </w:r>
        <w:r>
          <w:rPr>
            <w:rFonts w:ascii="Times New Roman" w:hAnsi="Times New Roman" w:cs="Times New Roman"/>
            <w:sz w:val="24"/>
            <w:szCs w:val="24"/>
            <w:lang w:val="en-US"/>
          </w:rPr>
          <w:t>NFT</w:t>
        </w:r>
        <w:r>
          <w:rPr>
            <w:rFonts w:ascii="Times New Roman" w:hAnsi="Times New Roman" w:cs="Times New Roman"/>
            <w:sz w:val="24"/>
            <w:szCs w:val="24"/>
          </w:rPr>
          <w:t xml:space="preserve">, которая срабатывает в момент обмена </w:t>
        </w:r>
        <w:r>
          <w:rPr>
            <w:rFonts w:ascii="Times New Roman" w:hAnsi="Times New Roman" w:cs="Times New Roman"/>
            <w:sz w:val="24"/>
            <w:szCs w:val="24"/>
            <w:lang w:val="en-US"/>
          </w:rPr>
          <w:t>NFT</w:t>
        </w:r>
        <w:r w:rsidRPr="00C3306B">
          <w:rPr>
            <w:rFonts w:ascii="Times New Roman" w:hAnsi="Times New Roman" w:cs="Times New Roman"/>
            <w:sz w:val="24"/>
            <w:szCs w:val="24"/>
            <w:rPrChange w:id="2305" w:author="Tima" w:date="2026-01-13T14:52:00Z">
              <w:rPr>
                <w:rFonts w:ascii="Times New Roman" w:hAnsi="Times New Roman" w:cs="Times New Roman"/>
                <w:sz w:val="24"/>
                <w:szCs w:val="24"/>
                <w:lang w:val="en-US"/>
              </w:rPr>
            </w:rPrChange>
          </w:rPr>
          <w:t xml:space="preserve"> </w:t>
        </w:r>
        <w:r>
          <w:rPr>
            <w:rFonts w:ascii="Times New Roman" w:hAnsi="Times New Roman" w:cs="Times New Roman"/>
            <w:sz w:val="24"/>
            <w:szCs w:val="24"/>
          </w:rPr>
          <w:t xml:space="preserve">на ЦФА путём определения примерной стоимости данного </w:t>
        </w:r>
        <w:r>
          <w:rPr>
            <w:rFonts w:ascii="Times New Roman" w:hAnsi="Times New Roman" w:cs="Times New Roman"/>
            <w:sz w:val="24"/>
            <w:szCs w:val="24"/>
            <w:lang w:val="en-US"/>
          </w:rPr>
          <w:t>NFT</w:t>
        </w:r>
        <w:r w:rsidRPr="00C3306B">
          <w:rPr>
            <w:rFonts w:ascii="Times New Roman" w:hAnsi="Times New Roman" w:cs="Times New Roman"/>
            <w:sz w:val="24"/>
            <w:szCs w:val="24"/>
            <w:rPrChange w:id="2306" w:author="Tima" w:date="2026-01-13T14:52:00Z">
              <w:rPr>
                <w:rFonts w:ascii="Times New Roman" w:hAnsi="Times New Roman" w:cs="Times New Roman"/>
                <w:sz w:val="24"/>
                <w:szCs w:val="24"/>
                <w:lang w:val="en-US"/>
              </w:rPr>
            </w:rPrChange>
          </w:rPr>
          <w:t xml:space="preserve"> </w:t>
        </w:r>
      </w:ins>
      <w:ins w:id="2307" w:author="Tima" w:date="2026-01-13T14:53:00Z">
        <w:r>
          <w:rPr>
            <w:rFonts w:ascii="Times New Roman" w:hAnsi="Times New Roman" w:cs="Times New Roman"/>
            <w:sz w:val="24"/>
            <w:szCs w:val="24"/>
          </w:rPr>
          <w:t xml:space="preserve">и соответствующего этой стоимости количества ЦФА. </w:t>
        </w:r>
      </w:ins>
      <w:ins w:id="2308" w:author="Tima" w:date="2026-01-13T14:58:00Z">
        <w:r>
          <w:rPr>
            <w:rFonts w:ascii="Times New Roman" w:hAnsi="Times New Roman" w:cs="Times New Roman"/>
            <w:sz w:val="24"/>
            <w:szCs w:val="24"/>
          </w:rPr>
          <w:t>В сервисе важно, что</w:t>
        </w:r>
      </w:ins>
      <w:ins w:id="2309" w:author="Tima" w:date="2026-01-13T14:53:00Z">
        <w:r>
          <w:rPr>
            <w:rFonts w:ascii="Times New Roman" w:hAnsi="Times New Roman" w:cs="Times New Roman"/>
            <w:sz w:val="24"/>
            <w:szCs w:val="24"/>
          </w:rPr>
          <w:t xml:space="preserve"> </w:t>
        </w:r>
      </w:ins>
      <w:ins w:id="2310" w:author="Tima" w:date="2026-01-13T14:54:00Z">
        <w:r>
          <w:rPr>
            <w:rFonts w:ascii="Times New Roman" w:hAnsi="Times New Roman" w:cs="Times New Roman"/>
            <w:sz w:val="24"/>
            <w:szCs w:val="24"/>
          </w:rPr>
          <w:t>о</w:t>
        </w:r>
        <w:r w:rsidRPr="00356E26">
          <w:rPr>
            <w:rFonts w:ascii="Times New Roman" w:hAnsi="Times New Roman" w:cs="Times New Roman"/>
            <w:sz w:val="24"/>
            <w:szCs w:val="24"/>
          </w:rPr>
          <w:t xml:space="preserve">дин ЦФА, выпущенный на </w:t>
        </w:r>
        <w:r w:rsidRPr="00356E26">
          <w:rPr>
            <w:rFonts w:ascii="Times New Roman" w:hAnsi="Times New Roman" w:cs="Times New Roman"/>
            <w:sz w:val="24"/>
            <w:szCs w:val="24"/>
            <w:lang w:val="en-US"/>
          </w:rPr>
          <w:t>NFT</w:t>
        </w:r>
        <w:r w:rsidRPr="00356E26">
          <w:rPr>
            <w:rFonts w:ascii="Times New Roman" w:hAnsi="Times New Roman" w:cs="Times New Roman"/>
            <w:sz w:val="24"/>
            <w:szCs w:val="24"/>
          </w:rPr>
          <w:t xml:space="preserve">, эквивалентен одному ЦФА, выпущенному на другой </w:t>
        </w:r>
        <w:r w:rsidRPr="00356E26">
          <w:rPr>
            <w:rFonts w:ascii="Times New Roman" w:hAnsi="Times New Roman" w:cs="Times New Roman"/>
            <w:sz w:val="24"/>
            <w:szCs w:val="24"/>
            <w:lang w:val="en-US"/>
          </w:rPr>
          <w:t>NFT</w:t>
        </w:r>
      </w:ins>
      <w:ins w:id="2311" w:author="Tima" w:date="2026-01-13T14:58:00Z">
        <w:r>
          <w:rPr>
            <w:rFonts w:ascii="Times New Roman" w:hAnsi="Times New Roman" w:cs="Times New Roman"/>
            <w:sz w:val="24"/>
            <w:szCs w:val="24"/>
          </w:rPr>
          <w:t xml:space="preserve"> (благодаря этому происходит унификация </w:t>
        </w:r>
        <w:r w:rsidR="00D67B6C">
          <w:rPr>
            <w:rFonts w:ascii="Times New Roman" w:hAnsi="Times New Roman" w:cs="Times New Roman"/>
            <w:sz w:val="24"/>
            <w:szCs w:val="24"/>
            <w:lang w:val="en-US"/>
          </w:rPr>
          <w:t>NFT</w:t>
        </w:r>
        <w:r w:rsidR="00D67B6C">
          <w:rPr>
            <w:rFonts w:ascii="Times New Roman" w:hAnsi="Times New Roman" w:cs="Times New Roman"/>
            <w:sz w:val="24"/>
            <w:szCs w:val="24"/>
          </w:rPr>
          <w:t>, принимаемых сервисом</w:t>
        </w:r>
      </w:ins>
      <w:ins w:id="2312" w:author="Tima" w:date="2026-01-13T14:59:00Z">
        <w:r w:rsidR="00D67B6C">
          <w:rPr>
            <w:rFonts w:ascii="Times New Roman" w:hAnsi="Times New Roman" w:cs="Times New Roman"/>
            <w:sz w:val="24"/>
            <w:szCs w:val="24"/>
          </w:rPr>
          <w:t>, и обеспечивается честная торговля в биржевом стакане сервиса)</w:t>
        </w:r>
      </w:ins>
      <w:ins w:id="2313" w:author="Tima" w:date="2026-01-13T14:54:00Z">
        <w:r w:rsidRPr="00356E26">
          <w:rPr>
            <w:rFonts w:ascii="Times New Roman" w:hAnsi="Times New Roman" w:cs="Times New Roman"/>
            <w:sz w:val="24"/>
            <w:szCs w:val="24"/>
          </w:rPr>
          <w:t>,</w:t>
        </w:r>
      </w:ins>
      <w:ins w:id="2314" w:author="Tima" w:date="2026-01-13T14:55:00Z">
        <w:r>
          <w:rPr>
            <w:rFonts w:ascii="Times New Roman" w:hAnsi="Times New Roman" w:cs="Times New Roman"/>
            <w:sz w:val="24"/>
            <w:szCs w:val="24"/>
          </w:rPr>
          <w:t xml:space="preserve"> поэтому такая Система оценки </w:t>
        </w:r>
        <w:r>
          <w:rPr>
            <w:rFonts w:ascii="Times New Roman" w:hAnsi="Times New Roman" w:cs="Times New Roman"/>
            <w:sz w:val="24"/>
            <w:szCs w:val="24"/>
            <w:lang w:val="en-US"/>
          </w:rPr>
          <w:t>NFT</w:t>
        </w:r>
        <w:r w:rsidRPr="00C3306B">
          <w:rPr>
            <w:rFonts w:ascii="Times New Roman" w:hAnsi="Times New Roman" w:cs="Times New Roman"/>
            <w:sz w:val="24"/>
            <w:szCs w:val="24"/>
            <w:rPrChange w:id="2315" w:author="Tima" w:date="2026-01-13T14:55:00Z">
              <w:rPr>
                <w:rFonts w:ascii="Times New Roman" w:hAnsi="Times New Roman" w:cs="Times New Roman"/>
                <w:sz w:val="24"/>
                <w:szCs w:val="24"/>
                <w:lang w:val="en-US"/>
              </w:rPr>
            </w:rPrChange>
          </w:rPr>
          <w:t xml:space="preserve"> </w:t>
        </w:r>
        <w:r>
          <w:rPr>
            <w:rFonts w:ascii="Times New Roman" w:hAnsi="Times New Roman" w:cs="Times New Roman"/>
            <w:sz w:val="24"/>
            <w:szCs w:val="24"/>
          </w:rPr>
          <w:t>становится неотъемлемой частью справедливого обмена.</w:t>
        </w:r>
      </w:ins>
    </w:p>
    <w:p w14:paraId="05DFBE82" w14:textId="712CC2AD" w:rsidR="003C4F51" w:rsidRDefault="003C4F51" w:rsidP="003C4F51">
      <w:pPr>
        <w:ind w:firstLine="709"/>
        <w:jc w:val="both"/>
        <w:rPr>
          <w:ins w:id="2316" w:author="Tima" w:date="2026-01-10T18:57:00Z"/>
          <w:rFonts w:ascii="Times New Roman" w:hAnsi="Times New Roman" w:cs="Times New Roman"/>
          <w:sz w:val="24"/>
          <w:szCs w:val="24"/>
        </w:rPr>
      </w:pPr>
      <w:ins w:id="2317" w:author="Tima" w:date="2026-01-10T18:56:00Z">
        <w:r>
          <w:rPr>
            <w:rFonts w:ascii="Times New Roman" w:hAnsi="Times New Roman" w:cs="Times New Roman"/>
            <w:sz w:val="24"/>
            <w:szCs w:val="24"/>
          </w:rPr>
          <w:t xml:space="preserve">Идея сервиса должна сработать, </w:t>
        </w:r>
      </w:ins>
      <w:ins w:id="2318" w:author="Tima" w:date="2026-01-10T18:57:00Z">
        <w:r w:rsidRPr="003F0BDE">
          <w:rPr>
            <w:rFonts w:ascii="Times New Roman" w:hAnsi="Times New Roman" w:cs="Times New Roman"/>
            <w:sz w:val="24"/>
            <w:szCs w:val="24"/>
          </w:rPr>
          <w:t>так как</w:t>
        </w:r>
        <w:r>
          <w:rPr>
            <w:rFonts w:ascii="Times New Roman" w:hAnsi="Times New Roman" w:cs="Times New Roman"/>
            <w:sz w:val="24"/>
            <w:szCs w:val="24"/>
          </w:rPr>
          <w:t xml:space="preserve"> появляется</w:t>
        </w:r>
        <w:r w:rsidRPr="003F0BDE">
          <w:rPr>
            <w:rFonts w:ascii="Times New Roman" w:hAnsi="Times New Roman" w:cs="Times New Roman"/>
            <w:sz w:val="24"/>
            <w:szCs w:val="24"/>
          </w:rPr>
          <w:t xml:space="preserve"> всё больше </w:t>
        </w:r>
        <w:r>
          <w:rPr>
            <w:rFonts w:ascii="Times New Roman" w:hAnsi="Times New Roman" w:cs="Times New Roman"/>
            <w:sz w:val="24"/>
            <w:szCs w:val="24"/>
          </w:rPr>
          <w:t>пользователей</w:t>
        </w:r>
        <w:r w:rsidRPr="003F0BDE">
          <w:rPr>
            <w:rFonts w:ascii="Times New Roman" w:hAnsi="Times New Roman" w:cs="Times New Roman"/>
            <w:sz w:val="24"/>
            <w:szCs w:val="24"/>
          </w:rPr>
          <w:t xml:space="preserve">, которые имеют желание </w:t>
        </w:r>
        <w:r>
          <w:rPr>
            <w:rFonts w:ascii="Times New Roman" w:hAnsi="Times New Roman" w:cs="Times New Roman"/>
            <w:sz w:val="24"/>
            <w:szCs w:val="24"/>
          </w:rPr>
          <w:t xml:space="preserve">и возможность </w:t>
        </w:r>
        <w:r w:rsidRPr="003F0BDE">
          <w:rPr>
            <w:rFonts w:ascii="Times New Roman" w:hAnsi="Times New Roman" w:cs="Times New Roman"/>
            <w:sz w:val="24"/>
            <w:szCs w:val="24"/>
          </w:rPr>
          <w:t>накопить и купить какой-либо весомый</w:t>
        </w:r>
        <w:r>
          <w:rPr>
            <w:rFonts w:ascii="Times New Roman" w:hAnsi="Times New Roman" w:cs="Times New Roman"/>
            <w:sz w:val="24"/>
            <w:szCs w:val="24"/>
          </w:rPr>
          <w:t xml:space="preserve"> (статусный)</w:t>
        </w:r>
        <w:r w:rsidRPr="003F0BDE">
          <w:rPr>
            <w:rFonts w:ascii="Times New Roman" w:hAnsi="Times New Roman" w:cs="Times New Roman"/>
            <w:sz w:val="24"/>
            <w:szCs w:val="24"/>
          </w:rPr>
          <w:t xml:space="preserve"> пре</w:t>
        </w:r>
        <w:r>
          <w:rPr>
            <w:rFonts w:ascii="Times New Roman" w:hAnsi="Times New Roman" w:cs="Times New Roman"/>
            <w:sz w:val="24"/>
            <w:szCs w:val="24"/>
          </w:rPr>
          <w:t xml:space="preserve">дмет в виртуальном пространстве, но им нужен сервис для быстрой безопасной и законной купли-продажи </w:t>
        </w:r>
        <w:r>
          <w:rPr>
            <w:rFonts w:ascii="Times New Roman" w:hAnsi="Times New Roman" w:cs="Times New Roman"/>
            <w:sz w:val="24"/>
            <w:szCs w:val="24"/>
            <w:lang w:val="en-US"/>
          </w:rPr>
          <w:t>NFT</w:t>
        </w:r>
        <w:r>
          <w:rPr>
            <w:rFonts w:ascii="Times New Roman" w:hAnsi="Times New Roman" w:cs="Times New Roman"/>
            <w:sz w:val="24"/>
            <w:szCs w:val="24"/>
          </w:rPr>
          <w:t>.</w:t>
        </w:r>
      </w:ins>
    </w:p>
    <w:p w14:paraId="4001934F" w14:textId="54D2E259" w:rsidR="003C4F51" w:rsidRDefault="003C4F51">
      <w:pPr>
        <w:spacing w:line="276" w:lineRule="auto"/>
        <w:ind w:firstLine="709"/>
        <w:jc w:val="both"/>
        <w:rPr>
          <w:ins w:id="2319" w:author="Tima" w:date="2026-01-10T19:22:00Z"/>
          <w:rFonts w:ascii="Times New Roman" w:hAnsi="Times New Roman" w:cs="Times New Roman"/>
          <w:sz w:val="24"/>
          <w:szCs w:val="24"/>
        </w:rPr>
        <w:pPrChange w:id="2320" w:author="Tima" w:date="2026-01-10T18:56:00Z">
          <w:pPr>
            <w:ind w:firstLine="709"/>
            <w:jc w:val="both"/>
          </w:pPr>
        </w:pPrChange>
      </w:pPr>
      <w:ins w:id="2321" w:author="Tima" w:date="2026-01-10T18:58:00Z">
        <w:r>
          <w:rPr>
            <w:rFonts w:ascii="Times New Roman" w:hAnsi="Times New Roman" w:cs="Times New Roman"/>
            <w:sz w:val="24"/>
            <w:szCs w:val="24"/>
          </w:rPr>
          <w:t xml:space="preserve">Залогом успеха идеи сервиса является нарастающая популярность </w:t>
        </w:r>
      </w:ins>
      <w:ins w:id="2322" w:author="Tima" w:date="2026-01-10T18:59:00Z">
        <w:r>
          <w:rPr>
            <w:rFonts w:ascii="Times New Roman" w:hAnsi="Times New Roman" w:cs="Times New Roman"/>
            <w:sz w:val="24"/>
            <w:szCs w:val="24"/>
            <w:lang w:val="en-US"/>
          </w:rPr>
          <w:t>NFT</w:t>
        </w:r>
        <w:r w:rsidRPr="003C4F51">
          <w:rPr>
            <w:rFonts w:ascii="Times New Roman" w:hAnsi="Times New Roman" w:cs="Times New Roman"/>
            <w:sz w:val="24"/>
            <w:szCs w:val="24"/>
            <w:rPrChange w:id="2323" w:author="Tima" w:date="2026-01-10T18:59:00Z">
              <w:rPr>
                <w:rFonts w:ascii="Times New Roman" w:hAnsi="Times New Roman" w:cs="Times New Roman"/>
                <w:sz w:val="24"/>
                <w:szCs w:val="24"/>
                <w:lang w:val="en-US"/>
              </w:rPr>
            </w:rPrChange>
          </w:rPr>
          <w:t xml:space="preserve"> </w:t>
        </w:r>
        <w:r>
          <w:rPr>
            <w:rFonts w:ascii="Times New Roman" w:hAnsi="Times New Roman" w:cs="Times New Roman"/>
            <w:sz w:val="24"/>
            <w:szCs w:val="24"/>
          </w:rPr>
          <w:t xml:space="preserve">(согласно </w:t>
        </w:r>
      </w:ins>
      <w:ins w:id="2324" w:author="Tima" w:date="2026-01-10T19:19:00Z">
        <w:r w:rsidR="00F4724C">
          <w:rPr>
            <w:rFonts w:ascii="Times New Roman" w:hAnsi="Times New Roman" w:cs="Times New Roman"/>
            <w:sz w:val="24"/>
            <w:szCs w:val="24"/>
          </w:rPr>
          <w:t xml:space="preserve">исследованию </w:t>
        </w:r>
        <w:r w:rsidR="00F4724C">
          <w:rPr>
            <w:rFonts w:ascii="Times New Roman" w:hAnsi="Times New Roman" w:cs="Times New Roman"/>
            <w:sz w:val="24"/>
            <w:szCs w:val="24"/>
            <w:lang w:val="en-US"/>
          </w:rPr>
          <w:t>Brand</w:t>
        </w:r>
        <w:r w:rsidR="00F4724C" w:rsidRPr="00F4724C">
          <w:rPr>
            <w:rFonts w:ascii="Times New Roman" w:hAnsi="Times New Roman" w:cs="Times New Roman"/>
            <w:sz w:val="24"/>
            <w:szCs w:val="24"/>
            <w:rPrChange w:id="2325" w:author="Tima" w:date="2026-01-10T19:20:00Z">
              <w:rPr>
                <w:rFonts w:ascii="Times New Roman" w:hAnsi="Times New Roman" w:cs="Times New Roman"/>
                <w:sz w:val="24"/>
                <w:szCs w:val="24"/>
                <w:lang w:val="en-US"/>
              </w:rPr>
            </w:rPrChange>
          </w:rPr>
          <w:t xml:space="preserve"> </w:t>
        </w:r>
      </w:ins>
      <w:ins w:id="2326" w:author="Tima" w:date="2026-01-10T19:20:00Z">
        <w:r w:rsidR="00F4724C">
          <w:rPr>
            <w:rFonts w:ascii="Times New Roman" w:hAnsi="Times New Roman" w:cs="Times New Roman"/>
            <w:sz w:val="24"/>
            <w:szCs w:val="24"/>
            <w:lang w:val="en-US"/>
          </w:rPr>
          <w:t>Analytics</w:t>
        </w:r>
      </w:ins>
      <w:ins w:id="2327" w:author="Tima" w:date="2026-01-10T18:59:00Z">
        <w:r>
          <w:rPr>
            <w:rFonts w:ascii="Times New Roman" w:hAnsi="Times New Roman" w:cs="Times New Roman"/>
            <w:sz w:val="24"/>
            <w:szCs w:val="24"/>
          </w:rPr>
          <w:t xml:space="preserve"> слово «</w:t>
        </w:r>
      </w:ins>
      <w:proofErr w:type="spellStart"/>
      <w:ins w:id="2328" w:author="Tima" w:date="2026-01-10T19:20:00Z">
        <w:r w:rsidR="00F4724C">
          <w:rPr>
            <w:rFonts w:ascii="Times New Roman" w:hAnsi="Times New Roman" w:cs="Times New Roman"/>
            <w:sz w:val="24"/>
            <w:szCs w:val="24"/>
          </w:rPr>
          <w:t>Нфт</w:t>
        </w:r>
      </w:ins>
      <w:proofErr w:type="spellEnd"/>
      <w:ins w:id="2329" w:author="Tima" w:date="2026-01-10T18:59:00Z">
        <w:r>
          <w:rPr>
            <w:rFonts w:ascii="Times New Roman" w:hAnsi="Times New Roman" w:cs="Times New Roman"/>
            <w:sz w:val="24"/>
            <w:szCs w:val="24"/>
          </w:rPr>
          <w:t xml:space="preserve">» стало самым упоминаемым </w:t>
        </w:r>
      </w:ins>
      <w:ins w:id="2330" w:author="Tima" w:date="2026-01-10T19:20:00Z">
        <w:r w:rsidR="00F4724C">
          <w:rPr>
            <w:rFonts w:ascii="Times New Roman" w:hAnsi="Times New Roman" w:cs="Times New Roman"/>
            <w:sz w:val="24"/>
            <w:szCs w:val="24"/>
          </w:rPr>
          <w:t xml:space="preserve">в русскоязычных социальных медиа за прошедшие 2 года </w:t>
        </w:r>
      </w:ins>
      <w:ins w:id="2331" w:author="Tima" w:date="2026-01-10T19:21:00Z">
        <w:r w:rsidR="00F4724C">
          <w:rPr>
            <w:rFonts w:ascii="Times New Roman" w:hAnsi="Times New Roman" w:cs="Times New Roman"/>
            <w:sz w:val="24"/>
            <w:szCs w:val="24"/>
          </w:rPr>
          <w:t>– с 01.01.2024 по 29.12.2025</w:t>
        </w:r>
      </w:ins>
      <w:ins w:id="2332" w:author="Tima" w:date="2026-01-10T19:22:00Z">
        <w:r w:rsidR="00F4724C">
          <w:rPr>
            <w:rFonts w:ascii="Times New Roman" w:hAnsi="Times New Roman" w:cs="Times New Roman"/>
            <w:sz w:val="24"/>
            <w:szCs w:val="24"/>
          </w:rPr>
          <w:t xml:space="preserve"> ( </w:t>
        </w:r>
        <w:r w:rsidR="00F4724C">
          <w:rPr>
            <w:rFonts w:ascii="Times New Roman" w:hAnsi="Times New Roman" w:cs="Times New Roman"/>
            <w:sz w:val="24"/>
            <w:szCs w:val="24"/>
          </w:rPr>
          <w:fldChar w:fldCharType="begin"/>
        </w:r>
        <w:r w:rsidR="00F4724C">
          <w:rPr>
            <w:rFonts w:ascii="Times New Roman" w:hAnsi="Times New Roman" w:cs="Times New Roman"/>
            <w:sz w:val="24"/>
            <w:szCs w:val="24"/>
          </w:rPr>
          <w:instrText xml:space="preserve"> HYPERLINK "</w:instrText>
        </w:r>
        <w:r w:rsidR="00F4724C" w:rsidRPr="00F4724C">
          <w:rPr>
            <w:rFonts w:ascii="Times New Roman" w:hAnsi="Times New Roman" w:cs="Times New Roman"/>
            <w:sz w:val="24"/>
            <w:szCs w:val="24"/>
          </w:rPr>
          <w:instrText>https://brandanalytics.ru/blog/word-of-the-year-2025</w:instrText>
        </w:r>
        <w:r w:rsidR="00F4724C">
          <w:rPr>
            <w:rFonts w:ascii="Times New Roman" w:hAnsi="Times New Roman" w:cs="Times New Roman"/>
            <w:sz w:val="24"/>
            <w:szCs w:val="24"/>
          </w:rPr>
          <w:instrText xml:space="preserve">" </w:instrText>
        </w:r>
        <w:r w:rsidR="00F4724C">
          <w:rPr>
            <w:rFonts w:ascii="Times New Roman" w:hAnsi="Times New Roman" w:cs="Times New Roman"/>
            <w:sz w:val="24"/>
            <w:szCs w:val="24"/>
          </w:rPr>
          <w:fldChar w:fldCharType="separate"/>
        </w:r>
        <w:r w:rsidR="00F4724C" w:rsidRPr="00174A47">
          <w:rPr>
            <w:rStyle w:val="af6"/>
            <w:rFonts w:ascii="Times New Roman" w:hAnsi="Times New Roman" w:cs="Times New Roman"/>
            <w:sz w:val="24"/>
            <w:szCs w:val="24"/>
          </w:rPr>
          <w:t>https://brandanalytics.ru/blog/word-of-the-year-2025</w:t>
        </w:r>
        <w:r w:rsidR="00F4724C">
          <w:rPr>
            <w:rFonts w:ascii="Times New Roman" w:hAnsi="Times New Roman" w:cs="Times New Roman"/>
            <w:sz w:val="24"/>
            <w:szCs w:val="24"/>
          </w:rPr>
          <w:fldChar w:fldCharType="end"/>
        </w:r>
        <w:r w:rsidR="00F4724C">
          <w:rPr>
            <w:rFonts w:ascii="Times New Roman" w:hAnsi="Times New Roman" w:cs="Times New Roman"/>
            <w:sz w:val="24"/>
            <w:szCs w:val="24"/>
          </w:rPr>
          <w:t xml:space="preserve"> )</w:t>
        </w:r>
      </w:ins>
      <w:ins w:id="2333" w:author="Tima" w:date="2026-01-10T18:59:00Z">
        <w:r>
          <w:rPr>
            <w:rFonts w:ascii="Times New Roman" w:hAnsi="Times New Roman" w:cs="Times New Roman"/>
            <w:sz w:val="24"/>
            <w:szCs w:val="24"/>
          </w:rPr>
          <w:t>).</w:t>
        </w:r>
      </w:ins>
    </w:p>
    <w:p w14:paraId="39424F58" w14:textId="55442300" w:rsidR="00F4724C" w:rsidRDefault="00F4724C">
      <w:pPr>
        <w:spacing w:line="276" w:lineRule="auto"/>
        <w:ind w:firstLine="709"/>
        <w:jc w:val="both"/>
        <w:rPr>
          <w:ins w:id="2334" w:author="Tima" w:date="2026-01-10T19:23:00Z"/>
          <w:rFonts w:ascii="Times New Roman" w:hAnsi="Times New Roman" w:cs="Times New Roman"/>
          <w:sz w:val="24"/>
          <w:szCs w:val="24"/>
        </w:rPr>
        <w:pPrChange w:id="2335" w:author="Tima" w:date="2026-01-10T18:56:00Z">
          <w:pPr>
            <w:ind w:firstLine="709"/>
            <w:jc w:val="both"/>
          </w:pPr>
        </w:pPrChange>
      </w:pPr>
      <w:ins w:id="2336" w:author="Tima" w:date="2026-01-10T19:22:00Z">
        <w:r>
          <w:rPr>
            <w:rFonts w:ascii="Times New Roman" w:hAnsi="Times New Roman" w:cs="Times New Roman"/>
            <w:sz w:val="24"/>
            <w:szCs w:val="24"/>
          </w:rPr>
          <w:t xml:space="preserve">Идея сервиса основана на следующих предположениях </w:t>
        </w:r>
      </w:ins>
      <w:ins w:id="2337" w:author="Tima" w:date="2026-01-10T19:23:00Z">
        <w:r>
          <w:rPr>
            <w:rFonts w:ascii="Times New Roman" w:hAnsi="Times New Roman" w:cs="Times New Roman"/>
            <w:sz w:val="24"/>
            <w:szCs w:val="24"/>
          </w:rPr>
          <w:t>и убеждениях:</w:t>
        </w:r>
      </w:ins>
    </w:p>
    <w:p w14:paraId="31FFA825" w14:textId="6D6BBCC5" w:rsidR="00F4724C" w:rsidRDefault="00F4724C">
      <w:pPr>
        <w:pStyle w:val="a3"/>
        <w:numPr>
          <w:ilvl w:val="0"/>
          <w:numId w:val="25"/>
        </w:numPr>
        <w:jc w:val="both"/>
        <w:rPr>
          <w:ins w:id="2338" w:author="Tima" w:date="2026-01-10T19:29:00Z"/>
          <w:rFonts w:ascii="Times New Roman" w:hAnsi="Times New Roman" w:cs="Times New Roman"/>
          <w:sz w:val="24"/>
          <w:szCs w:val="24"/>
        </w:rPr>
        <w:pPrChange w:id="2339" w:author="Tima" w:date="2026-01-10T19:28:00Z">
          <w:pPr>
            <w:ind w:firstLine="709"/>
            <w:jc w:val="both"/>
          </w:pPr>
        </w:pPrChange>
      </w:pPr>
      <w:ins w:id="2340" w:author="Tima" w:date="2026-01-10T19:23:00Z">
        <w:r w:rsidRPr="00A76C56">
          <w:rPr>
            <w:rFonts w:ascii="Times New Roman" w:hAnsi="Times New Roman" w:cs="Times New Roman"/>
            <w:sz w:val="24"/>
            <w:szCs w:val="24"/>
            <w:rPrChange w:id="2341" w:author="Tima" w:date="2026-01-10T19:25:00Z">
              <w:rPr/>
            </w:rPrChange>
          </w:rPr>
          <w:t xml:space="preserve">Прямые конкуренты предлагаемого сервиса </w:t>
        </w:r>
      </w:ins>
      <w:ins w:id="2342" w:author="Tima" w:date="2026-01-10T19:24:00Z">
        <w:r w:rsidRPr="00A76C56">
          <w:rPr>
            <w:rFonts w:ascii="Times New Roman" w:hAnsi="Times New Roman" w:cs="Times New Roman"/>
            <w:sz w:val="24"/>
            <w:szCs w:val="24"/>
            <w:rPrChange w:id="2343" w:author="Tima" w:date="2026-01-10T19:25:00Z">
              <w:rPr/>
            </w:rPrChange>
          </w:rPr>
          <w:t>отсутствуют (или еще себя не проявили), поскольку</w:t>
        </w:r>
      </w:ins>
      <w:ins w:id="2344" w:author="Tima" w:date="2026-01-10T19:25:00Z">
        <w:r w:rsidR="00A76C56" w:rsidRPr="00A76C56">
          <w:rPr>
            <w:rFonts w:ascii="Times New Roman" w:hAnsi="Times New Roman" w:cs="Times New Roman"/>
            <w:sz w:val="24"/>
            <w:szCs w:val="24"/>
            <w:rPrChange w:id="2345" w:author="Tima" w:date="2026-01-10T19:25:00Z">
              <w:rPr/>
            </w:rPrChange>
          </w:rPr>
          <w:t xml:space="preserve"> </w:t>
        </w:r>
        <w:r w:rsidR="00A76C56">
          <w:rPr>
            <w:rFonts w:ascii="Times New Roman" w:hAnsi="Times New Roman" w:cs="Times New Roman"/>
            <w:sz w:val="24"/>
            <w:szCs w:val="24"/>
          </w:rPr>
          <w:t>и</w:t>
        </w:r>
        <w:r w:rsidR="00A76C56" w:rsidRPr="00A76C56">
          <w:rPr>
            <w:rFonts w:ascii="Times New Roman" w:hAnsi="Times New Roman" w:cs="Times New Roman"/>
            <w:sz w:val="24"/>
            <w:szCs w:val="24"/>
            <w:rPrChange w:id="2346" w:author="Tima" w:date="2026-01-10T19:25:00Z">
              <w:rPr/>
            </w:rPrChange>
          </w:rPr>
          <w:t>звестны</w:t>
        </w:r>
        <w:r w:rsidR="00A76C56">
          <w:rPr>
            <w:rFonts w:ascii="Times New Roman" w:hAnsi="Times New Roman" w:cs="Times New Roman"/>
            <w:sz w:val="24"/>
            <w:szCs w:val="24"/>
          </w:rPr>
          <w:t xml:space="preserve"> лишь 2 случая, когда дорогой</w:t>
        </w:r>
        <w:r w:rsidR="00A76C56" w:rsidRPr="00A76C56">
          <w:rPr>
            <w:rFonts w:ascii="Times New Roman" w:hAnsi="Times New Roman" w:cs="Times New Roman"/>
            <w:sz w:val="24"/>
            <w:szCs w:val="24"/>
            <w:rPrChange w:id="2347" w:author="Tima" w:date="2026-01-10T19:25:00Z">
              <w:rPr/>
            </w:rPrChange>
          </w:rPr>
          <w:t xml:space="preserve"> </w:t>
        </w:r>
        <w:r w:rsidR="00A76C56" w:rsidRPr="00A76C56">
          <w:rPr>
            <w:rFonts w:ascii="Times New Roman" w:hAnsi="Times New Roman" w:cs="Times New Roman"/>
            <w:sz w:val="24"/>
            <w:szCs w:val="24"/>
            <w:lang w:val="en-US"/>
            <w:rPrChange w:id="2348" w:author="Tima" w:date="2026-01-10T19:25:00Z">
              <w:rPr>
                <w:lang w:val="en-US"/>
              </w:rPr>
            </w:rPrChange>
          </w:rPr>
          <w:t>NFT</w:t>
        </w:r>
      </w:ins>
      <w:ins w:id="2349" w:author="Tima" w:date="2026-01-10T19:26:00Z">
        <w:r w:rsidR="00A76C56">
          <w:rPr>
            <w:rFonts w:ascii="Times New Roman" w:hAnsi="Times New Roman" w:cs="Times New Roman"/>
            <w:sz w:val="24"/>
            <w:szCs w:val="24"/>
          </w:rPr>
          <w:t xml:space="preserve"> был перепродан коллективным инвесторам в размере</w:t>
        </w:r>
      </w:ins>
      <w:ins w:id="2350" w:author="Tima" w:date="2026-01-10T19:25:00Z">
        <w:r w:rsidR="00A76C56" w:rsidRPr="00A76C56">
          <w:rPr>
            <w:rFonts w:ascii="Times New Roman" w:hAnsi="Times New Roman" w:cs="Times New Roman"/>
            <w:sz w:val="24"/>
            <w:szCs w:val="24"/>
            <w:rPrChange w:id="2351" w:author="Tima" w:date="2026-01-10T19:25:00Z">
              <w:rPr/>
            </w:rPrChange>
          </w:rPr>
          <w:t xml:space="preserve"> 1000 и 2500 частей через </w:t>
        </w:r>
        <w:r w:rsidR="00A76C56" w:rsidRPr="00A76C56">
          <w:rPr>
            <w:rFonts w:ascii="Times New Roman" w:hAnsi="Times New Roman" w:cs="Times New Roman"/>
            <w:sz w:val="24"/>
            <w:szCs w:val="24"/>
            <w:rPrChange w:id="2352" w:author="Tima" w:date="2026-01-10T19:25:00Z">
              <w:rPr/>
            </w:rPrChange>
          </w:rPr>
          <w:lastRenderedPageBreak/>
          <w:t xml:space="preserve">виртуальный </w:t>
        </w:r>
        <w:proofErr w:type="spellStart"/>
        <w:r w:rsidR="00A76C56" w:rsidRPr="00A76C56">
          <w:rPr>
            <w:rFonts w:ascii="Times New Roman" w:hAnsi="Times New Roman" w:cs="Times New Roman"/>
            <w:sz w:val="24"/>
            <w:szCs w:val="24"/>
            <w:rPrChange w:id="2353" w:author="Tima" w:date="2026-01-10T19:25:00Z">
              <w:rPr/>
            </w:rPrChange>
          </w:rPr>
          <w:t>маркетплейс</w:t>
        </w:r>
        <w:proofErr w:type="spellEnd"/>
        <w:r w:rsidR="00A76C56" w:rsidRPr="00A76C56">
          <w:rPr>
            <w:rFonts w:ascii="Times New Roman" w:hAnsi="Times New Roman" w:cs="Times New Roman"/>
            <w:sz w:val="24"/>
            <w:szCs w:val="24"/>
            <w:rPrChange w:id="2354" w:author="Tima" w:date="2026-01-10T19:25:00Z">
              <w:rPr/>
            </w:rPrChange>
          </w:rPr>
          <w:t xml:space="preserve"> </w:t>
        </w:r>
        <w:proofErr w:type="spellStart"/>
        <w:r w:rsidR="00A76C56" w:rsidRPr="00A76C56">
          <w:rPr>
            <w:rFonts w:ascii="Times New Roman" w:hAnsi="Times New Roman" w:cs="Times New Roman"/>
            <w:sz w:val="24"/>
            <w:szCs w:val="24"/>
            <w:lang w:val="en-US"/>
            <w:rPrChange w:id="2355" w:author="Tima" w:date="2026-01-10T19:25:00Z">
              <w:rPr>
                <w:lang w:val="en-US"/>
              </w:rPr>
            </w:rPrChange>
          </w:rPr>
          <w:t>Getgems</w:t>
        </w:r>
        <w:proofErr w:type="spellEnd"/>
        <w:r w:rsidR="00A76C56" w:rsidRPr="00A76C56">
          <w:rPr>
            <w:rFonts w:ascii="Times New Roman" w:hAnsi="Times New Roman" w:cs="Times New Roman"/>
            <w:sz w:val="24"/>
            <w:szCs w:val="24"/>
            <w:rPrChange w:id="2356" w:author="Tima" w:date="2026-01-10T19:25:00Z">
              <w:rPr/>
            </w:rPrChange>
          </w:rPr>
          <w:t>.</w:t>
        </w:r>
        <w:proofErr w:type="spellStart"/>
        <w:r w:rsidR="00A76C56" w:rsidRPr="00A76C56">
          <w:rPr>
            <w:rFonts w:ascii="Times New Roman" w:hAnsi="Times New Roman" w:cs="Times New Roman"/>
            <w:sz w:val="24"/>
            <w:szCs w:val="24"/>
            <w:lang w:val="en-US"/>
            <w:rPrChange w:id="2357" w:author="Tima" w:date="2026-01-10T19:25:00Z">
              <w:rPr>
                <w:lang w:val="en-US"/>
              </w:rPr>
            </w:rPrChange>
          </w:rPr>
          <w:t>io</w:t>
        </w:r>
      </w:ins>
      <w:proofErr w:type="spellEnd"/>
      <w:ins w:id="2358" w:author="Tima" w:date="2026-01-10T19:27:00Z">
        <w:r w:rsidR="00A76C56">
          <w:rPr>
            <w:rFonts w:ascii="Times New Roman" w:hAnsi="Times New Roman" w:cs="Times New Roman"/>
            <w:sz w:val="24"/>
            <w:szCs w:val="24"/>
          </w:rPr>
          <w:t>, но в таком случае инвестор не сможет принимать самостоятельные решения из-за на</w:t>
        </w:r>
        <w:r w:rsidR="00373482">
          <w:rPr>
            <w:rFonts w:ascii="Times New Roman" w:hAnsi="Times New Roman" w:cs="Times New Roman"/>
            <w:sz w:val="24"/>
            <w:szCs w:val="24"/>
          </w:rPr>
          <w:t>личия массы других ему подобных</w:t>
        </w:r>
      </w:ins>
      <w:ins w:id="2359" w:author="Tima" w:date="2026-01-14T12:12:00Z">
        <w:r w:rsidR="00373482">
          <w:rPr>
            <w:rFonts w:ascii="Times New Roman" w:hAnsi="Times New Roman" w:cs="Times New Roman"/>
            <w:sz w:val="24"/>
            <w:szCs w:val="24"/>
          </w:rPr>
          <w:t>,</w:t>
        </w:r>
      </w:ins>
      <w:ins w:id="2360" w:author="Tima" w:date="2026-01-10T19:27:00Z">
        <w:r w:rsidR="00A76C56">
          <w:rPr>
            <w:rFonts w:ascii="Times New Roman" w:hAnsi="Times New Roman" w:cs="Times New Roman"/>
            <w:sz w:val="24"/>
            <w:szCs w:val="24"/>
          </w:rPr>
          <w:t xml:space="preserve"> </w:t>
        </w:r>
      </w:ins>
      <w:ins w:id="2361" w:author="Tima" w:date="2026-01-14T12:12:00Z">
        <w:r w:rsidR="00373482">
          <w:rPr>
            <w:rFonts w:ascii="Times New Roman" w:hAnsi="Times New Roman" w:cs="Times New Roman"/>
            <w:sz w:val="24"/>
            <w:szCs w:val="24"/>
          </w:rPr>
          <w:t>п</w:t>
        </w:r>
      </w:ins>
      <w:ins w:id="2362" w:author="Tima" w:date="2026-01-10T19:28:00Z">
        <w:r w:rsidR="00A76C56">
          <w:rPr>
            <w:rFonts w:ascii="Times New Roman" w:hAnsi="Times New Roman" w:cs="Times New Roman"/>
            <w:sz w:val="24"/>
            <w:szCs w:val="24"/>
          </w:rPr>
          <w:t>оэтому</w:t>
        </w:r>
        <w:r w:rsidR="000469E2">
          <w:rPr>
            <w:rFonts w:ascii="Times New Roman" w:hAnsi="Times New Roman" w:cs="Times New Roman"/>
            <w:sz w:val="24"/>
            <w:szCs w:val="24"/>
          </w:rPr>
          <w:t xml:space="preserve"> не считаю такой вариант жизне</w:t>
        </w:r>
        <w:r w:rsidR="00A76C56">
          <w:rPr>
            <w:rFonts w:ascii="Times New Roman" w:hAnsi="Times New Roman" w:cs="Times New Roman"/>
            <w:sz w:val="24"/>
            <w:szCs w:val="24"/>
          </w:rPr>
          <w:t xml:space="preserve">способным. </w:t>
        </w:r>
      </w:ins>
      <w:ins w:id="2363" w:author="Tima" w:date="2026-01-10T19:25:00Z">
        <w:r w:rsidR="00A76C56" w:rsidRPr="00A76C56">
          <w:rPr>
            <w:rFonts w:ascii="Times New Roman" w:hAnsi="Times New Roman" w:cs="Times New Roman"/>
            <w:sz w:val="24"/>
            <w:szCs w:val="24"/>
            <w:rPrChange w:id="2364" w:author="Tima" w:date="2026-01-10T19:28:00Z">
              <w:rPr/>
            </w:rPrChange>
          </w:rPr>
          <w:t xml:space="preserve">Ссылки на источники: </w:t>
        </w:r>
        <w:r w:rsidR="00A76C56" w:rsidRPr="00FA4881">
          <w:fldChar w:fldCharType="begin"/>
        </w:r>
        <w:r w:rsidR="00A76C56">
          <w:instrText xml:space="preserve"> HYPERLINK "https://telegra.ph/Green-Heart-Club-Disclaimer-RU-09-17" </w:instrText>
        </w:r>
        <w:r w:rsidR="00A76C56" w:rsidRPr="00FA4881">
          <w:fldChar w:fldCharType="separate"/>
        </w:r>
        <w:r w:rsidR="00A76C56" w:rsidRPr="00A76C56">
          <w:rPr>
            <w:rStyle w:val="af6"/>
            <w:rFonts w:ascii="Times New Roman" w:hAnsi="Times New Roman" w:cs="Times New Roman"/>
            <w:sz w:val="24"/>
            <w:szCs w:val="24"/>
          </w:rPr>
          <w:t>https://telegra.ph/Green-Heart-Club-Disclaimer-RU-09-17</w:t>
        </w:r>
        <w:r w:rsidR="00A76C56" w:rsidRPr="00FA4881">
          <w:rPr>
            <w:rStyle w:val="af6"/>
            <w:rFonts w:ascii="Times New Roman" w:hAnsi="Times New Roman" w:cs="Times New Roman"/>
            <w:sz w:val="24"/>
            <w:szCs w:val="24"/>
          </w:rPr>
          <w:fldChar w:fldCharType="end"/>
        </w:r>
        <w:r w:rsidR="00A76C56" w:rsidRPr="00A76C56">
          <w:rPr>
            <w:rFonts w:ascii="Times New Roman" w:hAnsi="Times New Roman" w:cs="Times New Roman"/>
            <w:sz w:val="24"/>
            <w:szCs w:val="24"/>
            <w:rPrChange w:id="2365" w:author="Tima" w:date="2026-01-10T19:28:00Z">
              <w:rPr/>
            </w:rPrChange>
          </w:rPr>
          <w:t xml:space="preserve">, </w:t>
        </w:r>
        <w:r w:rsidR="00A76C56" w:rsidRPr="00FA4881">
          <w:fldChar w:fldCharType="begin"/>
        </w:r>
        <w:r w:rsidR="00A76C56">
          <w:instrText xml:space="preserve"> HYPERLINK "https://getgems.io/launchpad/green-heart-club" </w:instrText>
        </w:r>
        <w:r w:rsidR="00A76C56" w:rsidRPr="00FA4881">
          <w:fldChar w:fldCharType="separate"/>
        </w:r>
        <w:r w:rsidR="00A76C56" w:rsidRPr="00A76C56">
          <w:rPr>
            <w:rStyle w:val="af6"/>
            <w:rFonts w:ascii="Times New Roman" w:hAnsi="Times New Roman" w:cs="Times New Roman"/>
            <w:sz w:val="24"/>
            <w:szCs w:val="24"/>
          </w:rPr>
          <w:t>https://getgems.io/launchpad/green-heart-club</w:t>
        </w:r>
        <w:r w:rsidR="00A76C56" w:rsidRPr="00FA4881">
          <w:rPr>
            <w:rStyle w:val="af6"/>
            <w:rFonts w:ascii="Times New Roman" w:hAnsi="Times New Roman" w:cs="Times New Roman"/>
            <w:sz w:val="24"/>
            <w:szCs w:val="24"/>
          </w:rPr>
          <w:fldChar w:fldCharType="end"/>
        </w:r>
        <w:r w:rsidR="00A76C56" w:rsidRPr="00A76C56">
          <w:rPr>
            <w:rFonts w:ascii="Times New Roman" w:hAnsi="Times New Roman" w:cs="Times New Roman"/>
            <w:sz w:val="24"/>
            <w:szCs w:val="24"/>
            <w:rPrChange w:id="2366" w:author="Tima" w:date="2026-01-10T19:28:00Z">
              <w:rPr/>
            </w:rPrChange>
          </w:rPr>
          <w:t xml:space="preserve"> </w:t>
        </w:r>
      </w:ins>
      <w:ins w:id="2367" w:author="Tima" w:date="2026-01-10T19:29:00Z">
        <w:r w:rsidR="00A76C56">
          <w:rPr>
            <w:rFonts w:ascii="Times New Roman" w:hAnsi="Times New Roman" w:cs="Times New Roman"/>
            <w:sz w:val="24"/>
            <w:szCs w:val="24"/>
          </w:rPr>
          <w:t>.</w:t>
        </w:r>
      </w:ins>
    </w:p>
    <w:p w14:paraId="726CD45C" w14:textId="3C641CD5" w:rsidR="00A76C56" w:rsidRDefault="00A76C56">
      <w:pPr>
        <w:pStyle w:val="a3"/>
        <w:numPr>
          <w:ilvl w:val="0"/>
          <w:numId w:val="25"/>
        </w:numPr>
        <w:jc w:val="both"/>
        <w:rPr>
          <w:ins w:id="2368" w:author="Tima" w:date="2026-01-10T19:33:00Z"/>
          <w:rFonts w:ascii="Times New Roman" w:hAnsi="Times New Roman" w:cs="Times New Roman"/>
          <w:sz w:val="24"/>
          <w:szCs w:val="24"/>
        </w:rPr>
        <w:pPrChange w:id="2369" w:author="Tima" w:date="2026-01-10T19:28:00Z">
          <w:pPr>
            <w:ind w:firstLine="709"/>
            <w:jc w:val="both"/>
          </w:pPr>
        </w:pPrChange>
      </w:pPr>
      <w:ins w:id="2370" w:author="Tima" w:date="2026-01-10T19:29:00Z">
        <w:r>
          <w:rPr>
            <w:rFonts w:ascii="Times New Roman" w:hAnsi="Times New Roman" w:cs="Times New Roman"/>
            <w:sz w:val="24"/>
            <w:szCs w:val="24"/>
          </w:rPr>
          <w:t>Людям становится трудно выделяться в реальном мире, поэтому про</w:t>
        </w:r>
      </w:ins>
      <w:ins w:id="2371" w:author="Tima" w:date="2026-01-10T19:30:00Z">
        <w:r>
          <w:rPr>
            <w:rFonts w:ascii="Times New Roman" w:hAnsi="Times New Roman" w:cs="Times New Roman"/>
            <w:sz w:val="24"/>
            <w:szCs w:val="24"/>
          </w:rPr>
          <w:t>и</w:t>
        </w:r>
      </w:ins>
      <w:ins w:id="2372" w:author="Tima" w:date="2026-01-10T19:29:00Z">
        <w:r>
          <w:rPr>
            <w:rFonts w:ascii="Times New Roman" w:hAnsi="Times New Roman" w:cs="Times New Roman"/>
            <w:sz w:val="24"/>
            <w:szCs w:val="24"/>
          </w:rPr>
          <w:t>сходит переход в виртуальный, где показать свою уникальность удаётся большей частью через дорогостоящие статусные предметы</w:t>
        </w:r>
      </w:ins>
      <w:ins w:id="2373" w:author="Tima" w:date="2026-01-10T19:31:00Z">
        <w:r>
          <w:rPr>
            <w:rFonts w:ascii="Times New Roman" w:hAnsi="Times New Roman" w:cs="Times New Roman"/>
            <w:sz w:val="24"/>
            <w:szCs w:val="24"/>
          </w:rPr>
          <w:t xml:space="preserve"> (</w:t>
        </w:r>
        <w:r>
          <w:rPr>
            <w:rFonts w:ascii="Times New Roman" w:hAnsi="Times New Roman" w:cs="Times New Roman"/>
            <w:sz w:val="24"/>
            <w:szCs w:val="24"/>
            <w:lang w:val="en-US"/>
          </w:rPr>
          <w:t>NFT</w:t>
        </w:r>
        <w:r>
          <w:rPr>
            <w:rFonts w:ascii="Times New Roman" w:hAnsi="Times New Roman" w:cs="Times New Roman"/>
            <w:sz w:val="24"/>
            <w:szCs w:val="24"/>
          </w:rPr>
          <w:t>, артефакты в компьютерных играх)</w:t>
        </w:r>
      </w:ins>
      <w:ins w:id="2374" w:author="Tima" w:date="2026-01-10T19:29:00Z">
        <w:r>
          <w:rPr>
            <w:rFonts w:ascii="Times New Roman" w:hAnsi="Times New Roman" w:cs="Times New Roman"/>
            <w:sz w:val="24"/>
            <w:szCs w:val="24"/>
          </w:rPr>
          <w:t xml:space="preserve">. </w:t>
        </w:r>
      </w:ins>
      <w:ins w:id="2375" w:author="Tima" w:date="2026-01-10T19:30:00Z">
        <w:r>
          <w:rPr>
            <w:rFonts w:ascii="Times New Roman" w:hAnsi="Times New Roman" w:cs="Times New Roman"/>
            <w:sz w:val="24"/>
            <w:szCs w:val="24"/>
          </w:rPr>
          <w:t>Так как многим невозможно приобрести подобное за раз</w:t>
        </w:r>
      </w:ins>
      <w:ins w:id="2376" w:author="Tima" w:date="2026-01-10T19:32:00Z">
        <w:r>
          <w:rPr>
            <w:rFonts w:ascii="Times New Roman" w:hAnsi="Times New Roman" w:cs="Times New Roman"/>
            <w:sz w:val="24"/>
            <w:szCs w:val="24"/>
          </w:rPr>
          <w:t>, то возникает идея накапливания этого предмета взаимозаменяемыми частями</w:t>
        </w:r>
      </w:ins>
      <w:ins w:id="2377" w:author="Tima" w:date="2026-01-10T19:33:00Z">
        <w:r>
          <w:rPr>
            <w:rFonts w:ascii="Times New Roman" w:hAnsi="Times New Roman" w:cs="Times New Roman"/>
            <w:sz w:val="24"/>
            <w:szCs w:val="24"/>
          </w:rPr>
          <w:t>, чтобы не терять средства из-за их обесценивания.</w:t>
        </w:r>
      </w:ins>
    </w:p>
    <w:p w14:paraId="67B2DE7C" w14:textId="56FCD9C4" w:rsidR="00A76C56" w:rsidRDefault="00A76C56">
      <w:pPr>
        <w:ind w:firstLine="709"/>
        <w:jc w:val="both"/>
        <w:rPr>
          <w:ins w:id="2378" w:author="Tima" w:date="2026-01-10T19:39:00Z"/>
          <w:rFonts w:ascii="Times New Roman" w:hAnsi="Times New Roman" w:cs="Times New Roman"/>
          <w:sz w:val="24"/>
          <w:szCs w:val="24"/>
        </w:rPr>
      </w:pPr>
      <w:ins w:id="2379" w:author="Tima" w:date="2026-01-10T19:34:00Z">
        <w:r>
          <w:rPr>
            <w:rFonts w:ascii="Times New Roman" w:hAnsi="Times New Roman" w:cs="Times New Roman"/>
            <w:sz w:val="24"/>
            <w:szCs w:val="24"/>
          </w:rPr>
          <w:t>Работа сервиса</w:t>
        </w:r>
        <w:r w:rsidR="005C0EC8">
          <w:rPr>
            <w:rFonts w:ascii="Times New Roman" w:hAnsi="Times New Roman" w:cs="Times New Roman"/>
            <w:sz w:val="24"/>
            <w:szCs w:val="24"/>
          </w:rPr>
          <w:t xml:space="preserve"> происходит с помощью </w:t>
        </w:r>
      </w:ins>
      <w:ins w:id="2380" w:author="Tima" w:date="2026-01-10T19:56:00Z">
        <w:r w:rsidR="005C0EC8">
          <w:rPr>
            <w:rFonts w:ascii="Times New Roman" w:hAnsi="Times New Roman" w:cs="Times New Roman"/>
            <w:sz w:val="24"/>
            <w:szCs w:val="24"/>
          </w:rPr>
          <w:t xml:space="preserve">взаимозаменяемых ЦФА </w:t>
        </w:r>
      </w:ins>
      <w:ins w:id="2381" w:author="Tima" w:date="2026-01-10T19:34:00Z">
        <w:r>
          <w:rPr>
            <w:rFonts w:ascii="Times New Roman" w:hAnsi="Times New Roman" w:cs="Times New Roman"/>
            <w:sz w:val="24"/>
            <w:szCs w:val="24"/>
          </w:rPr>
          <w:t>(</w:t>
        </w:r>
      </w:ins>
      <w:ins w:id="2382" w:author="Tima" w:date="2026-01-10T19:56:00Z">
        <w:r w:rsidR="005C0EC8">
          <w:rPr>
            <w:rFonts w:ascii="Times New Roman" w:hAnsi="Times New Roman" w:cs="Times New Roman"/>
            <w:sz w:val="24"/>
            <w:szCs w:val="24"/>
          </w:rPr>
          <w:t xml:space="preserve">их </w:t>
        </w:r>
      </w:ins>
      <w:ins w:id="2383" w:author="Tima" w:date="2026-01-10T19:34:00Z">
        <w:r>
          <w:rPr>
            <w:rFonts w:ascii="Times New Roman" w:hAnsi="Times New Roman" w:cs="Times New Roman"/>
            <w:sz w:val="24"/>
            <w:szCs w:val="24"/>
          </w:rPr>
          <w:t>выпуск</w:t>
        </w:r>
      </w:ins>
      <w:ins w:id="2384" w:author="Tima" w:date="2026-01-10T19:56:00Z">
        <w:r w:rsidR="005C0EC8">
          <w:rPr>
            <w:rFonts w:ascii="Times New Roman" w:hAnsi="Times New Roman" w:cs="Times New Roman"/>
            <w:sz w:val="24"/>
            <w:szCs w:val="24"/>
          </w:rPr>
          <w:t xml:space="preserve"> происходит</w:t>
        </w:r>
      </w:ins>
      <w:ins w:id="2385" w:author="Tima" w:date="2026-01-10T19:35:00Z">
        <w:r>
          <w:rPr>
            <w:rFonts w:ascii="Times New Roman" w:hAnsi="Times New Roman" w:cs="Times New Roman"/>
            <w:sz w:val="24"/>
            <w:szCs w:val="24"/>
          </w:rPr>
          <w:t xml:space="preserve"> на стороне ОИС</w:t>
        </w:r>
      </w:ins>
      <w:ins w:id="2386" w:author="Tima" w:date="2026-01-10T19:34:00Z">
        <w:r>
          <w:rPr>
            <w:rFonts w:ascii="Times New Roman" w:hAnsi="Times New Roman" w:cs="Times New Roman"/>
            <w:sz w:val="24"/>
            <w:szCs w:val="24"/>
          </w:rPr>
          <w:t>, торговли</w:t>
        </w:r>
      </w:ins>
      <w:ins w:id="2387" w:author="Tima" w:date="2026-01-10T19:56:00Z">
        <w:r w:rsidR="005C0EC8">
          <w:rPr>
            <w:rFonts w:ascii="Times New Roman" w:hAnsi="Times New Roman" w:cs="Times New Roman"/>
            <w:sz w:val="24"/>
            <w:szCs w:val="24"/>
          </w:rPr>
          <w:t xml:space="preserve"> ими</w:t>
        </w:r>
      </w:ins>
      <w:ins w:id="2388" w:author="Tima" w:date="2026-01-10T19:34:00Z">
        <w:r>
          <w:rPr>
            <w:rFonts w:ascii="Times New Roman" w:hAnsi="Times New Roman" w:cs="Times New Roman"/>
            <w:sz w:val="24"/>
            <w:szCs w:val="24"/>
          </w:rPr>
          <w:t xml:space="preserve"> внутри</w:t>
        </w:r>
      </w:ins>
      <w:ins w:id="2389" w:author="Tima" w:date="2026-01-10T19:38:00Z">
        <w:r w:rsidR="00616CC6">
          <w:rPr>
            <w:rFonts w:ascii="Times New Roman" w:hAnsi="Times New Roman" w:cs="Times New Roman"/>
            <w:sz w:val="24"/>
            <w:szCs w:val="24"/>
          </w:rPr>
          <w:t xml:space="preserve"> биржевого стакана</w:t>
        </w:r>
      </w:ins>
      <w:ins w:id="2390" w:author="Tima" w:date="2026-01-10T19:34:00Z">
        <w:r>
          <w:rPr>
            <w:rFonts w:ascii="Times New Roman" w:hAnsi="Times New Roman" w:cs="Times New Roman"/>
            <w:sz w:val="24"/>
            <w:szCs w:val="24"/>
          </w:rPr>
          <w:t xml:space="preserve"> сервиса</w:t>
        </w:r>
      </w:ins>
      <w:ins w:id="2391" w:author="Tima" w:date="2026-01-10T19:38:00Z">
        <w:r w:rsidR="00616CC6">
          <w:rPr>
            <w:rFonts w:ascii="Times New Roman" w:hAnsi="Times New Roman" w:cs="Times New Roman"/>
            <w:sz w:val="24"/>
            <w:szCs w:val="24"/>
          </w:rPr>
          <w:t xml:space="preserve">, где ликвидность обеспечит </w:t>
        </w:r>
        <w:proofErr w:type="spellStart"/>
        <w:r w:rsidR="00616CC6">
          <w:rPr>
            <w:rFonts w:ascii="Times New Roman" w:hAnsi="Times New Roman" w:cs="Times New Roman"/>
            <w:sz w:val="24"/>
            <w:szCs w:val="24"/>
          </w:rPr>
          <w:t>маркетмейкер</w:t>
        </w:r>
      </w:ins>
      <w:proofErr w:type="spellEnd"/>
      <w:ins w:id="2392" w:author="Tima" w:date="2026-01-10T19:39:00Z">
        <w:r w:rsidR="00616CC6">
          <w:rPr>
            <w:rFonts w:ascii="Times New Roman" w:hAnsi="Times New Roman" w:cs="Times New Roman"/>
            <w:sz w:val="24"/>
            <w:szCs w:val="24"/>
          </w:rPr>
          <w:t>,</w:t>
        </w:r>
      </w:ins>
      <w:ins w:id="2393" w:author="Tima" w:date="2026-01-10T19:35:00Z">
        <w:r>
          <w:rPr>
            <w:rFonts w:ascii="Times New Roman" w:hAnsi="Times New Roman" w:cs="Times New Roman"/>
            <w:sz w:val="24"/>
            <w:szCs w:val="24"/>
          </w:rPr>
          <w:t xml:space="preserve"> и погашения</w:t>
        </w:r>
      </w:ins>
      <w:ins w:id="2394" w:author="Tima" w:date="2026-01-10T19:56:00Z">
        <w:r w:rsidR="005C0EC8">
          <w:rPr>
            <w:rFonts w:ascii="Times New Roman" w:hAnsi="Times New Roman" w:cs="Times New Roman"/>
            <w:sz w:val="24"/>
            <w:szCs w:val="24"/>
          </w:rPr>
          <w:t xml:space="preserve"> записей о них</w:t>
        </w:r>
      </w:ins>
      <w:ins w:id="2395" w:author="Tima" w:date="2026-01-10T19:35:00Z">
        <w:r>
          <w:rPr>
            <w:rFonts w:ascii="Times New Roman" w:hAnsi="Times New Roman" w:cs="Times New Roman"/>
            <w:sz w:val="24"/>
            <w:szCs w:val="24"/>
          </w:rPr>
          <w:t xml:space="preserve"> на стороне ОИС)</w:t>
        </w:r>
      </w:ins>
      <w:ins w:id="2396" w:author="Tima" w:date="2026-01-10T19:36:00Z">
        <w:r w:rsidR="00616CC6">
          <w:rPr>
            <w:rFonts w:ascii="Times New Roman" w:hAnsi="Times New Roman" w:cs="Times New Roman"/>
            <w:sz w:val="24"/>
            <w:szCs w:val="24"/>
          </w:rPr>
          <w:t xml:space="preserve">, благодаря чему не требуется привязка ЦФА к конкретному </w:t>
        </w:r>
        <w:r w:rsidR="00616CC6">
          <w:rPr>
            <w:rFonts w:ascii="Times New Roman" w:hAnsi="Times New Roman" w:cs="Times New Roman"/>
            <w:sz w:val="24"/>
            <w:szCs w:val="24"/>
            <w:lang w:val="en-US"/>
          </w:rPr>
          <w:t>NFT</w:t>
        </w:r>
      </w:ins>
      <w:ins w:id="2397" w:author="Tima" w:date="2026-01-10T19:37:00Z">
        <w:r w:rsidR="00616CC6">
          <w:rPr>
            <w:rFonts w:ascii="Times New Roman" w:hAnsi="Times New Roman" w:cs="Times New Roman"/>
            <w:sz w:val="24"/>
            <w:szCs w:val="24"/>
          </w:rPr>
          <w:t>.</w:t>
        </w:r>
      </w:ins>
    </w:p>
    <w:p w14:paraId="15A47FD8" w14:textId="036A1C97" w:rsidR="00616CC6" w:rsidRDefault="00616CC6">
      <w:pPr>
        <w:ind w:firstLine="709"/>
        <w:jc w:val="both"/>
        <w:rPr>
          <w:ins w:id="2398" w:author="Tima" w:date="2026-01-10T19:43:00Z"/>
          <w:rFonts w:ascii="Times New Roman" w:hAnsi="Times New Roman" w:cs="Times New Roman"/>
          <w:sz w:val="24"/>
          <w:szCs w:val="24"/>
        </w:rPr>
      </w:pPr>
      <w:ins w:id="2399" w:author="Tima" w:date="2026-01-10T19:39:00Z">
        <w:r>
          <w:rPr>
            <w:rFonts w:ascii="Times New Roman" w:hAnsi="Times New Roman" w:cs="Times New Roman"/>
            <w:sz w:val="24"/>
            <w:szCs w:val="24"/>
          </w:rPr>
          <w:t>Идея сервиса является предвосхищением потребностей</w:t>
        </w:r>
      </w:ins>
      <w:ins w:id="2400" w:author="Tima" w:date="2026-01-10T19:40:00Z">
        <w:r>
          <w:rPr>
            <w:rFonts w:ascii="Times New Roman" w:hAnsi="Times New Roman" w:cs="Times New Roman"/>
            <w:sz w:val="24"/>
            <w:szCs w:val="24"/>
          </w:rPr>
          <w:t>, отголоски которых имеются уже сейчас, однако острая необходимость которых возникнет в ближайшем будущем.</w:t>
        </w:r>
      </w:ins>
    </w:p>
    <w:p w14:paraId="70E9D82B" w14:textId="4DC7A0C3" w:rsidR="00616CC6" w:rsidRPr="00DA6006" w:rsidRDefault="00616CC6">
      <w:pPr>
        <w:pStyle w:val="2"/>
        <w:numPr>
          <w:ilvl w:val="1"/>
          <w:numId w:val="31"/>
        </w:numPr>
        <w:rPr>
          <w:ins w:id="2401" w:author="Tima" w:date="2026-01-10T19:43:00Z"/>
          <w:rFonts w:ascii="Times New Roman" w:hAnsi="Times New Roman" w:cs="Times New Roman"/>
          <w:b/>
          <w:color w:val="000000" w:themeColor="text1"/>
          <w:sz w:val="28"/>
          <w:rPrChange w:id="2402" w:author="Tima" w:date="2026-01-14T10:50:00Z">
            <w:rPr>
              <w:ins w:id="2403" w:author="Tima" w:date="2026-01-10T19:43:00Z"/>
              <w:rFonts w:ascii="Times New Roman" w:hAnsi="Times New Roman" w:cs="Times New Roman"/>
              <w:b/>
              <w:color w:val="000000" w:themeColor="text1"/>
            </w:rPr>
          </w:rPrChange>
        </w:rPr>
        <w:pPrChange w:id="2404" w:author="Tima" w:date="2026-01-14T10:50:00Z">
          <w:pPr>
            <w:pStyle w:val="2"/>
          </w:pPr>
        </w:pPrChange>
      </w:pPr>
      <w:bookmarkStart w:id="2405" w:name="_Toc219756786"/>
      <w:proofErr w:type="spellStart"/>
      <w:ins w:id="2406" w:author="Tima" w:date="2026-01-10T19:43:00Z">
        <w:r w:rsidRPr="00DA6006">
          <w:rPr>
            <w:rFonts w:ascii="Times New Roman" w:hAnsi="Times New Roman" w:cs="Times New Roman"/>
            <w:b/>
            <w:color w:val="000000" w:themeColor="text1"/>
            <w:sz w:val="28"/>
            <w:rPrChange w:id="2407" w:author="Tima" w:date="2026-01-14T10:50:00Z">
              <w:rPr>
                <w:rFonts w:ascii="Times New Roman" w:hAnsi="Times New Roman" w:cs="Times New Roman"/>
                <w:b/>
                <w:color w:val="000000" w:themeColor="text1"/>
              </w:rPr>
            </w:rPrChange>
          </w:rPr>
          <w:t>Акторы</w:t>
        </w:r>
        <w:proofErr w:type="spellEnd"/>
        <w:r w:rsidRPr="00DA6006">
          <w:rPr>
            <w:rFonts w:ascii="Times New Roman" w:hAnsi="Times New Roman" w:cs="Times New Roman"/>
            <w:b/>
            <w:color w:val="000000" w:themeColor="text1"/>
            <w:sz w:val="28"/>
            <w:rPrChange w:id="2408" w:author="Tima" w:date="2026-01-14T10:50:00Z">
              <w:rPr>
                <w:rFonts w:ascii="Times New Roman" w:hAnsi="Times New Roman" w:cs="Times New Roman"/>
                <w:b/>
                <w:color w:val="000000" w:themeColor="text1"/>
              </w:rPr>
            </w:rPrChange>
          </w:rPr>
          <w:t xml:space="preserve">. </w:t>
        </w:r>
      </w:ins>
      <w:ins w:id="2409" w:author="Tima" w:date="2026-01-10T19:45:00Z">
        <w:r w:rsidRPr="00DA6006">
          <w:rPr>
            <w:rFonts w:ascii="Times New Roman" w:hAnsi="Times New Roman" w:cs="Times New Roman"/>
            <w:b/>
            <w:color w:val="000000" w:themeColor="text1"/>
            <w:sz w:val="28"/>
            <w:rPrChange w:id="2410" w:author="Tima" w:date="2026-01-14T10:50:00Z">
              <w:rPr>
                <w:rFonts w:ascii="Times New Roman" w:hAnsi="Times New Roman" w:cs="Times New Roman"/>
                <w:b/>
                <w:color w:val="000000" w:themeColor="text1"/>
              </w:rPr>
            </w:rPrChange>
          </w:rPr>
          <w:t>Их описание и функции</w:t>
        </w:r>
      </w:ins>
      <w:bookmarkEnd w:id="2405"/>
    </w:p>
    <w:p w14:paraId="424F3B89" w14:textId="77777777" w:rsidR="00616CC6" w:rsidRPr="00FF7AD6" w:rsidRDefault="00616CC6" w:rsidP="00616CC6">
      <w:pPr>
        <w:pStyle w:val="a3"/>
        <w:numPr>
          <w:ilvl w:val="0"/>
          <w:numId w:val="2"/>
        </w:numPr>
        <w:spacing w:line="276" w:lineRule="auto"/>
        <w:jc w:val="both"/>
        <w:rPr>
          <w:ins w:id="2411" w:author="Tima" w:date="2026-01-10T19:44:00Z"/>
          <w:rFonts w:ascii="Times New Roman" w:hAnsi="Times New Roman" w:cs="Times New Roman"/>
          <w:sz w:val="24"/>
          <w:szCs w:val="24"/>
        </w:rPr>
      </w:pPr>
      <w:ins w:id="2412" w:author="Tima" w:date="2026-01-10T19:44:00Z">
        <w:r w:rsidRPr="00FF7AD6">
          <w:rPr>
            <w:rFonts w:ascii="Times New Roman" w:hAnsi="Times New Roman" w:cs="Times New Roman"/>
            <w:sz w:val="24"/>
            <w:szCs w:val="24"/>
          </w:rPr>
          <w:t>«Купи и накопи» – предлагаемый сервис.</w:t>
        </w:r>
      </w:ins>
    </w:p>
    <w:p w14:paraId="74ABC5D1" w14:textId="77777777" w:rsidR="00616CC6" w:rsidRPr="0029185C" w:rsidRDefault="00616CC6" w:rsidP="00616CC6">
      <w:pPr>
        <w:pStyle w:val="a3"/>
        <w:numPr>
          <w:ilvl w:val="0"/>
          <w:numId w:val="2"/>
        </w:numPr>
        <w:spacing w:line="276" w:lineRule="auto"/>
        <w:ind w:left="0" w:firstLine="709"/>
        <w:jc w:val="both"/>
        <w:rPr>
          <w:ins w:id="2413" w:author="Tima" w:date="2026-01-10T19:44:00Z"/>
          <w:rFonts w:ascii="Times New Roman" w:hAnsi="Times New Roman" w:cs="Times New Roman"/>
          <w:sz w:val="24"/>
          <w:szCs w:val="24"/>
        </w:rPr>
      </w:pPr>
      <w:ins w:id="2414" w:author="Tima" w:date="2026-01-10T19:44:00Z">
        <w:r w:rsidRPr="00D8175E">
          <w:rPr>
            <w:rFonts w:ascii="Times New Roman" w:hAnsi="Times New Roman" w:cs="Times New Roman"/>
            <w:sz w:val="24"/>
            <w:szCs w:val="24"/>
          </w:rPr>
          <w:t>ОИС (Оператор информационной системы)</w:t>
        </w:r>
        <w:r w:rsidRPr="0029185C">
          <w:rPr>
            <w:rFonts w:ascii="Times New Roman" w:hAnsi="Times New Roman" w:cs="Times New Roman"/>
            <w:sz w:val="24"/>
            <w:szCs w:val="24"/>
          </w:rPr>
          <w:t xml:space="preserve">. Функция ОИС состоит в эмиссии ЦФА, обеспечение которых находится на электронном кошельке предлагаемого сервиса (по смарт-контракту продавец переводит свой NFT на электронный кошелёк сервиса, который запрашивает выпуск ЦФА на эту NFT у ОИС, и Оператор, выпустив ЦФА, переводит их продавцу). То есть предлагаемый сервис владеет NFT весь период времени, пока на него выпущены ЦФА. Каждый раз при создании или погашении записей о ЦФА, соответствующих конкретной NFT, ОИС получает часть комиссии, уплачиваемой продавцом </w:t>
        </w:r>
        <w:r w:rsidRPr="0029185C">
          <w:rPr>
            <w:rFonts w:ascii="Times New Roman" w:hAnsi="Times New Roman" w:cs="Times New Roman"/>
            <w:sz w:val="24"/>
            <w:szCs w:val="24"/>
            <w:lang w:val="en-US"/>
          </w:rPr>
          <w:t>NFT</w:t>
        </w:r>
        <w:r w:rsidRPr="0029185C">
          <w:rPr>
            <w:rFonts w:ascii="Times New Roman" w:hAnsi="Times New Roman" w:cs="Times New Roman"/>
            <w:sz w:val="24"/>
            <w:szCs w:val="24"/>
          </w:rPr>
          <w:t xml:space="preserve"> или покупателем ЦФА при выполнении сделок.</w:t>
        </w:r>
      </w:ins>
    </w:p>
    <w:p w14:paraId="7CD0D4F7" w14:textId="77777777" w:rsidR="00616CC6" w:rsidRPr="00FF7AD6" w:rsidRDefault="00616CC6" w:rsidP="00616CC6">
      <w:pPr>
        <w:pStyle w:val="a3"/>
        <w:numPr>
          <w:ilvl w:val="0"/>
          <w:numId w:val="2"/>
        </w:numPr>
        <w:spacing w:line="276" w:lineRule="auto"/>
        <w:ind w:left="0" w:firstLine="709"/>
        <w:jc w:val="both"/>
        <w:rPr>
          <w:ins w:id="2415" w:author="Tima" w:date="2026-01-10T19:44:00Z"/>
          <w:rFonts w:ascii="Times New Roman" w:hAnsi="Times New Roman" w:cs="Times New Roman"/>
          <w:sz w:val="24"/>
          <w:szCs w:val="24"/>
        </w:rPr>
      </w:pPr>
      <w:ins w:id="2416" w:author="Tima" w:date="2026-01-10T19:44:00Z">
        <w:r w:rsidRPr="00FF7AD6">
          <w:rPr>
            <w:rFonts w:ascii="Times New Roman" w:hAnsi="Times New Roman" w:cs="Times New Roman"/>
            <w:sz w:val="24"/>
            <w:szCs w:val="24"/>
          </w:rPr>
          <w:t xml:space="preserve">Владелец или Продавец </w:t>
        </w:r>
        <w:r w:rsidRPr="00FF7AD6">
          <w:rPr>
            <w:rFonts w:ascii="Times New Roman" w:hAnsi="Times New Roman" w:cs="Times New Roman"/>
            <w:sz w:val="24"/>
            <w:szCs w:val="24"/>
            <w:lang w:val="en-US"/>
          </w:rPr>
          <w:t>NFT</w:t>
        </w:r>
        <w:r w:rsidRPr="00FF7AD6">
          <w:rPr>
            <w:rFonts w:ascii="Times New Roman" w:hAnsi="Times New Roman" w:cs="Times New Roman"/>
            <w:sz w:val="24"/>
            <w:szCs w:val="24"/>
          </w:rPr>
          <w:t xml:space="preserve">. </w:t>
        </w:r>
        <w:r>
          <w:rPr>
            <w:rFonts w:ascii="Times New Roman" w:hAnsi="Times New Roman" w:cs="Times New Roman"/>
            <w:sz w:val="24"/>
            <w:szCs w:val="24"/>
          </w:rPr>
          <w:t>Пользователь</w:t>
        </w:r>
        <w:r w:rsidRPr="00FF7AD6">
          <w:rPr>
            <w:rFonts w:ascii="Times New Roman" w:hAnsi="Times New Roman" w:cs="Times New Roman"/>
            <w:sz w:val="24"/>
            <w:szCs w:val="24"/>
          </w:rPr>
          <w:t xml:space="preserve">, на электронном кошельке которого имеется </w:t>
        </w:r>
        <w:r w:rsidRPr="00FF7AD6">
          <w:rPr>
            <w:rFonts w:ascii="Times New Roman" w:hAnsi="Times New Roman" w:cs="Times New Roman"/>
            <w:sz w:val="24"/>
            <w:szCs w:val="24"/>
            <w:lang w:val="en-US"/>
          </w:rPr>
          <w:t>NFT</w:t>
        </w:r>
        <w:r w:rsidRPr="00FF7AD6">
          <w:rPr>
            <w:rFonts w:ascii="Times New Roman" w:hAnsi="Times New Roman" w:cs="Times New Roman"/>
            <w:sz w:val="24"/>
            <w:szCs w:val="24"/>
          </w:rPr>
          <w:t xml:space="preserve">, является Владельцем </w:t>
        </w:r>
        <w:r w:rsidRPr="00FF7AD6">
          <w:rPr>
            <w:rFonts w:ascii="Times New Roman" w:hAnsi="Times New Roman" w:cs="Times New Roman"/>
            <w:sz w:val="24"/>
            <w:szCs w:val="24"/>
            <w:lang w:val="en-US"/>
          </w:rPr>
          <w:t>NFT</w:t>
        </w:r>
        <w:r w:rsidRPr="00FF7AD6">
          <w:rPr>
            <w:rFonts w:ascii="Times New Roman" w:hAnsi="Times New Roman" w:cs="Times New Roman"/>
            <w:sz w:val="24"/>
            <w:szCs w:val="24"/>
          </w:rPr>
          <w:t xml:space="preserve">. Решив его продать, он может разместить на стандартный </w:t>
        </w:r>
        <w:proofErr w:type="spellStart"/>
        <w:r w:rsidRPr="00FF7AD6">
          <w:rPr>
            <w:rFonts w:ascii="Times New Roman" w:hAnsi="Times New Roman" w:cs="Times New Roman"/>
            <w:sz w:val="24"/>
            <w:szCs w:val="24"/>
          </w:rPr>
          <w:t>маркетплейс</w:t>
        </w:r>
        <w:proofErr w:type="spellEnd"/>
        <w:r w:rsidRPr="00FF7AD6">
          <w:rPr>
            <w:rFonts w:ascii="Times New Roman" w:hAnsi="Times New Roman" w:cs="Times New Roman"/>
            <w:sz w:val="24"/>
            <w:szCs w:val="24"/>
          </w:rPr>
          <w:t xml:space="preserve"> </w:t>
        </w:r>
        <w:r w:rsidRPr="00FF7AD6">
          <w:rPr>
            <w:rFonts w:ascii="Times New Roman" w:hAnsi="Times New Roman" w:cs="Times New Roman"/>
            <w:sz w:val="24"/>
            <w:szCs w:val="24"/>
            <w:lang w:val="en-US"/>
          </w:rPr>
          <w:t>NFT</w:t>
        </w:r>
        <w:r w:rsidRPr="00FF7AD6">
          <w:rPr>
            <w:rFonts w:ascii="Times New Roman" w:hAnsi="Times New Roman" w:cs="Times New Roman"/>
            <w:sz w:val="24"/>
            <w:szCs w:val="24"/>
          </w:rPr>
          <w:t xml:space="preserve"> (обычно такая продажа требует большого количества времени), либо осуществить с помощью предлагаемого сервиса справедливый обмен своего </w:t>
        </w:r>
        <w:r w:rsidRPr="00FF7AD6">
          <w:rPr>
            <w:rFonts w:ascii="Times New Roman" w:hAnsi="Times New Roman" w:cs="Times New Roman"/>
            <w:sz w:val="24"/>
            <w:szCs w:val="24"/>
            <w:lang w:val="en-US"/>
          </w:rPr>
          <w:t>NFT</w:t>
        </w:r>
        <w:r w:rsidRPr="00FF7AD6">
          <w:rPr>
            <w:rFonts w:ascii="Times New Roman" w:hAnsi="Times New Roman" w:cs="Times New Roman"/>
            <w:sz w:val="24"/>
            <w:szCs w:val="24"/>
          </w:rPr>
          <w:t xml:space="preserve"> на ЦФА – даже заплатив определённую комиссию, продажа пройдёт быстрее</w:t>
        </w:r>
        <w:r w:rsidRPr="0029185C">
          <w:rPr>
            <w:rFonts w:ascii="Times New Roman" w:hAnsi="Times New Roman" w:cs="Times New Roman"/>
            <w:sz w:val="24"/>
            <w:szCs w:val="24"/>
          </w:rPr>
          <w:t xml:space="preserve">. Процесс продажи </w:t>
        </w:r>
        <w:r w:rsidRPr="0029185C">
          <w:rPr>
            <w:rFonts w:ascii="Times New Roman" w:hAnsi="Times New Roman" w:cs="Times New Roman"/>
            <w:sz w:val="24"/>
            <w:szCs w:val="24"/>
            <w:lang w:val="en-US"/>
          </w:rPr>
          <w:t>NFT</w:t>
        </w:r>
        <w:r w:rsidRPr="0029185C">
          <w:rPr>
            <w:rFonts w:ascii="Times New Roman" w:hAnsi="Times New Roman" w:cs="Times New Roman"/>
            <w:sz w:val="24"/>
            <w:szCs w:val="24"/>
          </w:rPr>
          <w:t xml:space="preserve"> будет происходить через выпуск ЦФА на </w:t>
        </w:r>
        <w:r w:rsidRPr="0029185C">
          <w:rPr>
            <w:rFonts w:ascii="Times New Roman" w:hAnsi="Times New Roman" w:cs="Times New Roman"/>
            <w:sz w:val="24"/>
            <w:szCs w:val="24"/>
            <w:lang w:val="en-US"/>
          </w:rPr>
          <w:t>NFT</w:t>
        </w:r>
        <w:r w:rsidRPr="0029185C">
          <w:rPr>
            <w:rFonts w:ascii="Times New Roman" w:hAnsi="Times New Roman" w:cs="Times New Roman"/>
            <w:sz w:val="24"/>
            <w:szCs w:val="24"/>
          </w:rPr>
          <w:t xml:space="preserve"> с последующей торговлей этими ЦФА. Таким образом, продавец реализовывает не дорогостоящий </w:t>
        </w:r>
        <w:r w:rsidRPr="0029185C">
          <w:rPr>
            <w:rFonts w:ascii="Times New Roman" w:hAnsi="Times New Roman" w:cs="Times New Roman"/>
            <w:sz w:val="24"/>
            <w:szCs w:val="24"/>
            <w:lang w:val="en-US"/>
          </w:rPr>
          <w:t>NFT</w:t>
        </w:r>
        <w:r w:rsidRPr="0029185C">
          <w:rPr>
            <w:rFonts w:ascii="Times New Roman" w:hAnsi="Times New Roman" w:cs="Times New Roman"/>
            <w:sz w:val="24"/>
            <w:szCs w:val="24"/>
          </w:rPr>
          <w:t>, а определённое количество взаимозаменяемых ЦФА, поэтому продажа с помощью биржевого стакана существенно облегчит задачу.</w:t>
        </w:r>
        <w:r w:rsidRPr="00FF7AD6">
          <w:rPr>
            <w:rFonts w:ascii="Times New Roman" w:hAnsi="Times New Roman" w:cs="Times New Roman"/>
            <w:sz w:val="24"/>
            <w:szCs w:val="24"/>
          </w:rPr>
          <w:t xml:space="preserve"> Выгода Продавца NFT заключается в быстрой и безопасной сделке по справедливой цене.</w:t>
        </w:r>
      </w:ins>
    </w:p>
    <w:p w14:paraId="7286F340" w14:textId="77777777" w:rsidR="00616CC6" w:rsidRPr="00FF7AD6" w:rsidRDefault="00616CC6" w:rsidP="00616CC6">
      <w:pPr>
        <w:pStyle w:val="a3"/>
        <w:numPr>
          <w:ilvl w:val="0"/>
          <w:numId w:val="2"/>
        </w:numPr>
        <w:spacing w:line="276" w:lineRule="auto"/>
        <w:ind w:left="0" w:firstLine="709"/>
        <w:jc w:val="both"/>
        <w:rPr>
          <w:ins w:id="2417" w:author="Tima" w:date="2026-01-10T19:44:00Z"/>
          <w:rFonts w:ascii="Times New Roman" w:hAnsi="Times New Roman" w:cs="Times New Roman"/>
          <w:sz w:val="24"/>
          <w:szCs w:val="24"/>
        </w:rPr>
      </w:pPr>
      <w:ins w:id="2418" w:author="Tima" w:date="2026-01-10T19:44:00Z">
        <w:r w:rsidRPr="00FF7AD6">
          <w:rPr>
            <w:rFonts w:ascii="Times New Roman" w:hAnsi="Times New Roman" w:cs="Times New Roman"/>
            <w:sz w:val="24"/>
            <w:szCs w:val="24"/>
          </w:rPr>
          <w:t xml:space="preserve">Покупатель NFT. В этой роли может выступать любой </w:t>
        </w:r>
        <w:r>
          <w:rPr>
            <w:rFonts w:ascii="Times New Roman" w:hAnsi="Times New Roman" w:cs="Times New Roman"/>
            <w:sz w:val="24"/>
            <w:szCs w:val="24"/>
          </w:rPr>
          <w:t>пользователь</w:t>
        </w:r>
        <w:r w:rsidRPr="00FF7AD6">
          <w:rPr>
            <w:rFonts w:ascii="Times New Roman" w:hAnsi="Times New Roman" w:cs="Times New Roman"/>
            <w:sz w:val="24"/>
            <w:szCs w:val="24"/>
          </w:rPr>
          <w:t xml:space="preserve">, имеющий желание купить NFT, но не имеющий достаточное для этого количество средств. Покупатель </w:t>
        </w:r>
        <w:r w:rsidRPr="00FF7AD6">
          <w:rPr>
            <w:rFonts w:ascii="Times New Roman" w:hAnsi="Times New Roman" w:cs="Times New Roman"/>
            <w:sz w:val="24"/>
            <w:szCs w:val="24"/>
            <w:lang w:val="en-US"/>
          </w:rPr>
          <w:t>NFT</w:t>
        </w:r>
        <w:r w:rsidRPr="00FF7AD6">
          <w:rPr>
            <w:rFonts w:ascii="Times New Roman" w:hAnsi="Times New Roman" w:cs="Times New Roman"/>
            <w:sz w:val="24"/>
            <w:szCs w:val="24"/>
          </w:rPr>
          <w:t xml:space="preserve"> может делать депозит средств </w:t>
        </w:r>
        <w:r>
          <w:rPr>
            <w:rFonts w:ascii="Times New Roman" w:hAnsi="Times New Roman" w:cs="Times New Roman"/>
            <w:sz w:val="24"/>
            <w:szCs w:val="24"/>
          </w:rPr>
          <w:t>в сервисе</w:t>
        </w:r>
        <w:r w:rsidRPr="00FF7AD6">
          <w:rPr>
            <w:rFonts w:ascii="Times New Roman" w:hAnsi="Times New Roman" w:cs="Times New Roman"/>
            <w:sz w:val="24"/>
            <w:szCs w:val="24"/>
          </w:rPr>
          <w:t xml:space="preserve"> путём перевода через СБП, покупать ЦФА, а также, аккумулировав нужное количество</w:t>
        </w:r>
        <w:r>
          <w:rPr>
            <w:rFonts w:ascii="Times New Roman" w:hAnsi="Times New Roman" w:cs="Times New Roman"/>
            <w:sz w:val="24"/>
            <w:szCs w:val="24"/>
          </w:rPr>
          <w:t xml:space="preserve"> </w:t>
        </w:r>
        <w:r w:rsidRPr="0029185C">
          <w:rPr>
            <w:rFonts w:ascii="Times New Roman" w:hAnsi="Times New Roman" w:cs="Times New Roman"/>
            <w:sz w:val="24"/>
            <w:szCs w:val="24"/>
          </w:rPr>
          <w:t>(путём покупки в биржевом стакане),</w:t>
        </w:r>
        <w:r w:rsidRPr="00FF7AD6">
          <w:rPr>
            <w:rFonts w:ascii="Times New Roman" w:hAnsi="Times New Roman" w:cs="Times New Roman"/>
            <w:sz w:val="24"/>
            <w:szCs w:val="24"/>
          </w:rPr>
          <w:t xml:space="preserve"> конвертировать их в NFT. При этом записи о ЦФА погашаются, а пользователь платит комиссию предлагаемому сервису (сервис, в свою очередь, часть комиссии – </w:t>
        </w:r>
        <w:r>
          <w:rPr>
            <w:rFonts w:ascii="Times New Roman" w:hAnsi="Times New Roman" w:cs="Times New Roman"/>
            <w:sz w:val="24"/>
            <w:szCs w:val="24"/>
          </w:rPr>
          <w:t>ОИС</w:t>
        </w:r>
        <w:r w:rsidRPr="00FF7AD6">
          <w:rPr>
            <w:rFonts w:ascii="Times New Roman" w:hAnsi="Times New Roman" w:cs="Times New Roman"/>
            <w:sz w:val="24"/>
            <w:szCs w:val="24"/>
          </w:rPr>
          <w:t xml:space="preserve">). Покупатель, благодаря предлагаемому сервису, сможет накапливать NFT, откладывая </w:t>
        </w:r>
        <w:r w:rsidRPr="00FF7AD6">
          <w:rPr>
            <w:rFonts w:ascii="Times New Roman" w:hAnsi="Times New Roman" w:cs="Times New Roman"/>
            <w:sz w:val="24"/>
            <w:szCs w:val="24"/>
          </w:rPr>
          <w:lastRenderedPageBreak/>
          <w:t>определённую сумму каждый месяц, а также безопасно обменивать купленные ЦФА на NFT.</w:t>
        </w:r>
      </w:ins>
    </w:p>
    <w:p w14:paraId="6D30E0AD" w14:textId="34C0F823" w:rsidR="00CB3FDC" w:rsidRPr="00CB3FDC" w:rsidRDefault="00616CC6">
      <w:pPr>
        <w:pStyle w:val="a3"/>
        <w:numPr>
          <w:ilvl w:val="0"/>
          <w:numId w:val="2"/>
        </w:numPr>
        <w:spacing w:line="276" w:lineRule="auto"/>
        <w:ind w:left="0" w:firstLine="709"/>
        <w:jc w:val="both"/>
        <w:rPr>
          <w:ins w:id="2419" w:author="Tima" w:date="2026-01-10T19:44:00Z"/>
          <w:rFonts w:ascii="Times New Roman" w:hAnsi="Times New Roman" w:cs="Times New Roman"/>
          <w:sz w:val="24"/>
          <w:szCs w:val="24"/>
          <w:rPrChange w:id="2420" w:author="Tima" w:date="2026-01-18T22:34:00Z">
            <w:rPr>
              <w:ins w:id="2421" w:author="Tima" w:date="2026-01-10T19:44:00Z"/>
            </w:rPr>
          </w:rPrChange>
        </w:rPr>
      </w:pPr>
      <w:proofErr w:type="spellStart"/>
      <w:ins w:id="2422" w:author="Tima" w:date="2026-01-10T19:44:00Z">
        <w:r w:rsidRPr="00FF7AD6">
          <w:rPr>
            <w:rFonts w:ascii="Times New Roman" w:hAnsi="Times New Roman" w:cs="Times New Roman"/>
            <w:sz w:val="24"/>
            <w:szCs w:val="24"/>
          </w:rPr>
          <w:t>Маркетмайкер</w:t>
        </w:r>
        <w:proofErr w:type="spellEnd"/>
        <w:r w:rsidRPr="00FF7AD6">
          <w:rPr>
            <w:rFonts w:ascii="Times New Roman" w:hAnsi="Times New Roman" w:cs="Times New Roman"/>
            <w:sz w:val="24"/>
            <w:szCs w:val="24"/>
          </w:rPr>
          <w:t>. Отдельный человек с большим личным капиталом или капиталом под управлением, или компания. Обеспечивает ликвидность для возможности быстрой купли-продажи ЦФА. За это получает вознаграждение от предлагаемого сервиса.</w:t>
        </w:r>
      </w:ins>
    </w:p>
    <w:p w14:paraId="59FB907F" w14:textId="2AFBBB95" w:rsidR="00DB14D5" w:rsidRPr="00DA6006" w:rsidRDefault="00DB14D5">
      <w:pPr>
        <w:pStyle w:val="2"/>
        <w:numPr>
          <w:ilvl w:val="1"/>
          <w:numId w:val="31"/>
        </w:numPr>
        <w:rPr>
          <w:ins w:id="2423" w:author="Tima" w:date="2026-01-10T19:48:00Z"/>
          <w:rFonts w:ascii="Times New Roman" w:hAnsi="Times New Roman" w:cs="Times New Roman"/>
          <w:b/>
          <w:color w:val="000000" w:themeColor="text1"/>
          <w:sz w:val="28"/>
          <w:rPrChange w:id="2424" w:author="Tima" w:date="2026-01-14T10:50:00Z">
            <w:rPr>
              <w:ins w:id="2425" w:author="Tima" w:date="2026-01-10T19:48:00Z"/>
              <w:rFonts w:ascii="Times New Roman" w:hAnsi="Times New Roman" w:cs="Times New Roman"/>
              <w:b/>
              <w:color w:val="000000" w:themeColor="text1"/>
            </w:rPr>
          </w:rPrChange>
        </w:rPr>
        <w:pPrChange w:id="2426" w:author="Tima" w:date="2026-01-14T10:50:00Z">
          <w:pPr>
            <w:pStyle w:val="2"/>
          </w:pPr>
        </w:pPrChange>
      </w:pPr>
      <w:bookmarkStart w:id="2427" w:name="_Toc219756787"/>
      <w:ins w:id="2428" w:author="Tima" w:date="2026-01-10T19:48:00Z">
        <w:r w:rsidRPr="00DA6006">
          <w:rPr>
            <w:rFonts w:ascii="Times New Roman" w:hAnsi="Times New Roman" w:cs="Times New Roman"/>
            <w:b/>
            <w:color w:val="000000" w:themeColor="text1"/>
            <w:sz w:val="28"/>
            <w:rPrChange w:id="2429" w:author="Tima" w:date="2026-01-14T10:50:00Z">
              <w:rPr>
                <w:rFonts w:ascii="Times New Roman" w:hAnsi="Times New Roman" w:cs="Times New Roman"/>
                <w:b/>
                <w:color w:val="000000" w:themeColor="text1"/>
              </w:rPr>
            </w:rPrChange>
          </w:rPr>
          <w:t>Архитектурные схемы. Внешние процессы</w:t>
        </w:r>
        <w:bookmarkEnd w:id="2427"/>
      </w:ins>
    </w:p>
    <w:p w14:paraId="6D9C7A7E" w14:textId="77777777" w:rsidR="00DB14D5" w:rsidRPr="00FF7AD6" w:rsidRDefault="00DB14D5" w:rsidP="00DB14D5">
      <w:pPr>
        <w:spacing w:line="276" w:lineRule="auto"/>
        <w:ind w:firstLine="709"/>
        <w:jc w:val="both"/>
        <w:rPr>
          <w:ins w:id="2430" w:author="Tima" w:date="2026-01-10T19:49:00Z"/>
          <w:rFonts w:ascii="Times New Roman" w:hAnsi="Times New Roman" w:cs="Times New Roman"/>
          <w:sz w:val="24"/>
          <w:szCs w:val="24"/>
        </w:rPr>
      </w:pPr>
      <w:ins w:id="2431" w:author="Tima" w:date="2026-01-10T19:49:00Z">
        <w:r w:rsidRPr="007671CD">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ru-RU"/>
          </w:rPr>
          <w:drawing>
            <wp:inline distT="0" distB="0" distL="0" distR="0" wp14:anchorId="5F81F95F" wp14:editId="1848A401">
              <wp:extent cx="5940425" cy="3341489"/>
              <wp:effectExtent l="0" t="0" r="3175" b="0"/>
              <wp:docPr id="3" name="Рисунок 3" descr="C:\Users\Vlad\Desktop\Архитектура к 1 карточке идей 23-12-2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lad\Desktop\Архитектура к 1 карточке идей 23-12-202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341489"/>
                      </a:xfrm>
                      <a:prstGeom prst="rect">
                        <a:avLst/>
                      </a:prstGeom>
                      <a:noFill/>
                      <a:ln>
                        <a:noFill/>
                      </a:ln>
                    </pic:spPr>
                  </pic:pic>
                </a:graphicData>
              </a:graphic>
            </wp:inline>
          </w:drawing>
        </w:r>
      </w:ins>
    </w:p>
    <w:p w14:paraId="271433FA" w14:textId="346B2CD0" w:rsidR="00DB14D5" w:rsidRPr="00FF7AD6" w:rsidRDefault="00DB14D5" w:rsidP="00DB14D5">
      <w:pPr>
        <w:spacing w:after="360"/>
        <w:jc w:val="center"/>
        <w:rPr>
          <w:ins w:id="2432" w:author="Tima" w:date="2026-01-10T19:49:00Z"/>
          <w:rFonts w:ascii="Times New Roman" w:hAnsi="Times New Roman" w:cs="Times New Roman"/>
          <w:i/>
          <w:sz w:val="24"/>
          <w:szCs w:val="24"/>
        </w:rPr>
      </w:pPr>
      <w:ins w:id="2433" w:author="Tima" w:date="2026-01-10T19:49:00Z">
        <w:r w:rsidRPr="00FF7AD6">
          <w:rPr>
            <w:rFonts w:ascii="Times New Roman" w:hAnsi="Times New Roman" w:cs="Times New Roman"/>
            <w:i/>
            <w:sz w:val="24"/>
            <w:szCs w:val="24"/>
          </w:rPr>
          <w:t>Рисунок 1</w:t>
        </w:r>
        <w:r>
          <w:rPr>
            <w:rFonts w:ascii="Times New Roman" w:hAnsi="Times New Roman" w:cs="Times New Roman"/>
            <w:i/>
            <w:sz w:val="24"/>
            <w:szCs w:val="24"/>
          </w:rPr>
          <w:t xml:space="preserve"> –</w:t>
        </w:r>
        <w:r w:rsidRPr="00FF7AD6">
          <w:rPr>
            <w:rFonts w:ascii="Times New Roman" w:hAnsi="Times New Roman" w:cs="Times New Roman"/>
            <w:i/>
            <w:sz w:val="24"/>
            <w:szCs w:val="24"/>
          </w:rPr>
          <w:t xml:space="preserve"> Схема существующих процессов (</w:t>
        </w:r>
        <w:r w:rsidRPr="00FF7AD6">
          <w:rPr>
            <w:rFonts w:ascii="Times New Roman" w:hAnsi="Times New Roman" w:cs="Times New Roman"/>
            <w:i/>
            <w:sz w:val="24"/>
            <w:szCs w:val="24"/>
            <w:lang w:val="en-US"/>
          </w:rPr>
          <w:t>AS</w:t>
        </w:r>
        <w:r w:rsidRPr="00FF7AD6">
          <w:rPr>
            <w:rFonts w:ascii="Times New Roman" w:hAnsi="Times New Roman" w:cs="Times New Roman"/>
            <w:i/>
            <w:sz w:val="24"/>
            <w:szCs w:val="24"/>
          </w:rPr>
          <w:t xml:space="preserve"> </w:t>
        </w:r>
        <w:r w:rsidRPr="00FF7AD6">
          <w:rPr>
            <w:rFonts w:ascii="Times New Roman" w:hAnsi="Times New Roman" w:cs="Times New Roman"/>
            <w:i/>
            <w:sz w:val="24"/>
            <w:szCs w:val="24"/>
            <w:lang w:val="en-US"/>
          </w:rPr>
          <w:t>IS</w:t>
        </w:r>
        <w:r w:rsidRPr="00FF7AD6">
          <w:rPr>
            <w:rFonts w:ascii="Times New Roman" w:hAnsi="Times New Roman" w:cs="Times New Roman"/>
            <w:i/>
            <w:sz w:val="24"/>
            <w:szCs w:val="24"/>
          </w:rPr>
          <w:t>)</w:t>
        </w:r>
      </w:ins>
    </w:p>
    <w:p w14:paraId="4D1ACF91" w14:textId="77777777" w:rsidR="00DB14D5" w:rsidRPr="00FF7AD6" w:rsidRDefault="00DB14D5">
      <w:pPr>
        <w:pStyle w:val="a3"/>
        <w:numPr>
          <w:ilvl w:val="0"/>
          <w:numId w:val="15"/>
        </w:numPr>
        <w:jc w:val="both"/>
        <w:rPr>
          <w:ins w:id="2434" w:author="Tima" w:date="2026-01-10T19:49:00Z"/>
          <w:rFonts w:ascii="Times New Roman" w:hAnsi="Times New Roman" w:cs="Times New Roman"/>
          <w:sz w:val="24"/>
          <w:szCs w:val="24"/>
        </w:rPr>
        <w:pPrChange w:id="2435" w:author="Tima" w:date="2026-01-18T22:45:00Z">
          <w:pPr>
            <w:pStyle w:val="a3"/>
            <w:numPr>
              <w:numId w:val="15"/>
            </w:numPr>
            <w:ind w:hanging="360"/>
          </w:pPr>
        </w:pPrChange>
      </w:pPr>
      <w:ins w:id="2436" w:author="Tima" w:date="2026-01-10T19:49:00Z">
        <w:r w:rsidRPr="00FF7AD6">
          <w:rPr>
            <w:rFonts w:ascii="Times New Roman" w:hAnsi="Times New Roman" w:cs="Times New Roman"/>
            <w:sz w:val="24"/>
            <w:szCs w:val="24"/>
          </w:rPr>
          <w:t xml:space="preserve">Продавец размещает </w:t>
        </w:r>
        <w:r w:rsidRPr="00FF7AD6">
          <w:rPr>
            <w:rFonts w:ascii="Times New Roman" w:hAnsi="Times New Roman" w:cs="Times New Roman"/>
            <w:sz w:val="24"/>
            <w:szCs w:val="24"/>
            <w:lang w:val="en-US"/>
          </w:rPr>
          <w:t>NFT</w:t>
        </w:r>
        <w:r w:rsidRPr="00FF7AD6">
          <w:rPr>
            <w:rFonts w:ascii="Times New Roman" w:hAnsi="Times New Roman" w:cs="Times New Roman"/>
            <w:sz w:val="24"/>
            <w:szCs w:val="24"/>
          </w:rPr>
          <w:t xml:space="preserve"> на одном из существующих </w:t>
        </w:r>
        <w:proofErr w:type="spellStart"/>
        <w:r w:rsidRPr="00FF7AD6">
          <w:rPr>
            <w:rFonts w:ascii="Times New Roman" w:hAnsi="Times New Roman" w:cs="Times New Roman"/>
            <w:sz w:val="24"/>
            <w:szCs w:val="24"/>
          </w:rPr>
          <w:t>маркетплейсов</w:t>
        </w:r>
        <w:proofErr w:type="spellEnd"/>
        <w:r w:rsidRPr="00FF7AD6">
          <w:rPr>
            <w:rFonts w:ascii="Times New Roman" w:hAnsi="Times New Roman" w:cs="Times New Roman"/>
            <w:sz w:val="24"/>
            <w:szCs w:val="24"/>
          </w:rPr>
          <w:t xml:space="preserve"> и устанавливает цену, чтобы получить деньги от продажи. При этом неизвестен ни факт, объективна ли оценка </w:t>
        </w:r>
        <w:r w:rsidRPr="00FF7AD6">
          <w:rPr>
            <w:rFonts w:ascii="Times New Roman" w:hAnsi="Times New Roman" w:cs="Times New Roman"/>
            <w:sz w:val="24"/>
            <w:szCs w:val="24"/>
            <w:lang w:val="en-US"/>
          </w:rPr>
          <w:t>NFT</w:t>
        </w:r>
        <w:r w:rsidRPr="00FF7AD6">
          <w:rPr>
            <w:rFonts w:ascii="Times New Roman" w:hAnsi="Times New Roman" w:cs="Times New Roman"/>
            <w:sz w:val="24"/>
            <w:szCs w:val="24"/>
          </w:rPr>
          <w:t>, ни время, которое потребуется для его продажи.</w:t>
        </w:r>
      </w:ins>
    </w:p>
    <w:p w14:paraId="1899CE09" w14:textId="2979B513" w:rsidR="00DB14D5" w:rsidRPr="00C92392" w:rsidRDefault="00DB14D5">
      <w:pPr>
        <w:pStyle w:val="a3"/>
        <w:numPr>
          <w:ilvl w:val="0"/>
          <w:numId w:val="15"/>
        </w:numPr>
        <w:jc w:val="both"/>
        <w:rPr>
          <w:ins w:id="2437" w:author="Tima" w:date="2026-01-10T19:54:00Z"/>
          <w:rFonts w:ascii="Times New Roman" w:eastAsia="Times New Roman" w:hAnsi="Times New Roman" w:cs="Times New Roman"/>
          <w:snapToGrid w:val="0"/>
          <w:color w:val="000000"/>
          <w:w w:val="0"/>
          <w:sz w:val="24"/>
          <w:szCs w:val="24"/>
          <w:u w:color="000000"/>
          <w:bdr w:val="none" w:sz="0" w:space="0" w:color="000000"/>
          <w:shd w:val="clear" w:color="000000" w:fill="000000"/>
          <w:lang w:val="x-none" w:eastAsia="x-none" w:bidi="x-none"/>
          <w:rPrChange w:id="2438" w:author="Tima" w:date="2026-01-10T19:54:00Z">
            <w:rPr>
              <w:ins w:id="2439" w:author="Tima" w:date="2026-01-10T19:54:00Z"/>
              <w:rFonts w:ascii="Times New Roman" w:hAnsi="Times New Roman" w:cs="Times New Roman"/>
              <w:sz w:val="24"/>
              <w:szCs w:val="24"/>
            </w:rPr>
          </w:rPrChange>
        </w:rPr>
        <w:pPrChange w:id="2440" w:author="Tima" w:date="2026-01-18T22:45:00Z">
          <w:pPr>
            <w:pStyle w:val="a3"/>
            <w:numPr>
              <w:numId w:val="15"/>
            </w:numPr>
            <w:ind w:hanging="360"/>
          </w:pPr>
        </w:pPrChange>
      </w:pPr>
      <w:ins w:id="2441" w:author="Tima" w:date="2026-01-10T19:49:00Z">
        <w:r w:rsidRPr="00FF7AD6">
          <w:rPr>
            <w:rFonts w:ascii="Times New Roman" w:hAnsi="Times New Roman" w:cs="Times New Roman"/>
            <w:sz w:val="24"/>
            <w:szCs w:val="24"/>
          </w:rPr>
          <w:t xml:space="preserve">Покупатель производит покупку </w:t>
        </w:r>
        <w:r w:rsidRPr="00FF7AD6">
          <w:rPr>
            <w:rFonts w:ascii="Times New Roman" w:hAnsi="Times New Roman" w:cs="Times New Roman"/>
            <w:sz w:val="24"/>
            <w:szCs w:val="24"/>
            <w:lang w:val="en-US"/>
          </w:rPr>
          <w:t>NFT</w:t>
        </w:r>
        <w:r w:rsidRPr="00FF7AD6">
          <w:rPr>
            <w:rFonts w:ascii="Times New Roman" w:hAnsi="Times New Roman" w:cs="Times New Roman"/>
            <w:sz w:val="24"/>
            <w:szCs w:val="24"/>
          </w:rPr>
          <w:t xml:space="preserve"> на </w:t>
        </w:r>
        <w:proofErr w:type="spellStart"/>
        <w:r w:rsidRPr="00FF7AD6">
          <w:rPr>
            <w:rFonts w:ascii="Times New Roman" w:hAnsi="Times New Roman" w:cs="Times New Roman"/>
            <w:sz w:val="24"/>
            <w:szCs w:val="24"/>
          </w:rPr>
          <w:t>маркетплейсе</w:t>
        </w:r>
        <w:proofErr w:type="spellEnd"/>
        <w:r w:rsidRPr="00FF7AD6">
          <w:rPr>
            <w:rFonts w:ascii="Times New Roman" w:hAnsi="Times New Roman" w:cs="Times New Roman"/>
            <w:sz w:val="24"/>
            <w:szCs w:val="24"/>
          </w:rPr>
          <w:t>, поскольку хотел это сделать ранее. Непонятно, купил он по выгодной цене или переплатил.</w:t>
        </w:r>
      </w:ins>
    </w:p>
    <w:p w14:paraId="3D247205" w14:textId="77777777" w:rsidR="00C92392" w:rsidRPr="00C92392" w:rsidRDefault="00C92392">
      <w:pPr>
        <w:rPr>
          <w:ins w:id="2442" w:author="Tima" w:date="2026-01-10T19:49:00Z"/>
          <w:rFonts w:ascii="Times New Roman" w:eastAsia="Times New Roman" w:hAnsi="Times New Roman" w:cs="Times New Roman"/>
          <w:snapToGrid w:val="0"/>
          <w:color w:val="000000"/>
          <w:w w:val="0"/>
          <w:sz w:val="24"/>
          <w:szCs w:val="24"/>
          <w:u w:color="000000"/>
          <w:bdr w:val="none" w:sz="0" w:space="0" w:color="000000"/>
          <w:shd w:val="clear" w:color="000000" w:fill="000000"/>
          <w:lang w:val="x-none" w:eastAsia="x-none" w:bidi="x-none"/>
          <w:rPrChange w:id="2443" w:author="Tima" w:date="2026-01-10T19:54:00Z">
            <w:rPr>
              <w:ins w:id="2444" w:author="Tima" w:date="2026-01-10T19:49:00Z"/>
              <w:snapToGrid w:val="0"/>
              <w:w w:val="0"/>
              <w:u w:color="000000"/>
              <w:bdr w:val="none" w:sz="0" w:space="0" w:color="000000"/>
              <w:shd w:val="clear" w:color="000000" w:fill="000000"/>
            </w:rPr>
          </w:rPrChange>
        </w:rPr>
        <w:pPrChange w:id="2445" w:author="Tima" w:date="2026-01-10T19:54:00Z">
          <w:pPr>
            <w:pStyle w:val="a3"/>
            <w:numPr>
              <w:numId w:val="15"/>
            </w:numPr>
            <w:ind w:hanging="360"/>
          </w:pPr>
        </w:pPrChange>
      </w:pPr>
    </w:p>
    <w:p w14:paraId="0E6BDE8B" w14:textId="063F991D" w:rsidR="00DB14D5" w:rsidRPr="009B3732" w:rsidRDefault="00C8471B" w:rsidP="00DB14D5">
      <w:pPr>
        <w:jc w:val="both"/>
        <w:rPr>
          <w:ins w:id="2446" w:author="Tima" w:date="2026-01-10T19:52:00Z"/>
          <w:rFonts w:ascii="Times New Roman" w:hAnsi="Times New Roman" w:cs="Times New Roman"/>
          <w:sz w:val="24"/>
          <w:szCs w:val="24"/>
        </w:rPr>
      </w:pPr>
      <w:ins w:id="2447" w:author="Tima" w:date="2026-01-15T21:58:00Z">
        <w:r w:rsidRPr="00C8471B">
          <w:rPr>
            <w:rFonts w:ascii="Times New Roman" w:hAnsi="Times New Roman" w:cs="Times New Roman"/>
            <w:noProof/>
            <w:sz w:val="24"/>
            <w:szCs w:val="24"/>
            <w:lang w:eastAsia="ru-RU"/>
          </w:rPr>
          <w:lastRenderedPageBreak/>
          <w:drawing>
            <wp:inline distT="0" distB="0" distL="0" distR="0" wp14:anchorId="41521309" wp14:editId="567F5DF8">
              <wp:extent cx="5940425" cy="3341489"/>
              <wp:effectExtent l="0" t="0" r="3175" b="0"/>
              <wp:docPr id="8" name="Рисунок 8" descr="C:\Users\Vlad\Desktop\Архитектура к 1 карточке идей 13-01-2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lad\Desktop\Архитектура к 1 карточке идей 13-01-2026.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3341489"/>
                      </a:xfrm>
                      <a:prstGeom prst="rect">
                        <a:avLst/>
                      </a:prstGeom>
                      <a:noFill/>
                      <a:ln>
                        <a:noFill/>
                      </a:ln>
                    </pic:spPr>
                  </pic:pic>
                </a:graphicData>
              </a:graphic>
            </wp:inline>
          </w:drawing>
        </w:r>
      </w:ins>
    </w:p>
    <w:p w14:paraId="5B452774" w14:textId="77777777" w:rsidR="00DB14D5" w:rsidRPr="00B26C11" w:rsidRDefault="00DB14D5" w:rsidP="00DB14D5">
      <w:pPr>
        <w:spacing w:after="360"/>
        <w:jc w:val="center"/>
        <w:rPr>
          <w:ins w:id="2448" w:author="Tima" w:date="2026-01-10T19:52:00Z"/>
          <w:rFonts w:eastAsia="Times New Roman"/>
          <w:snapToGrid w:val="0"/>
          <w:color w:val="000000"/>
          <w:w w:val="0"/>
          <w:u w:color="000000"/>
          <w:bdr w:val="none" w:sz="0" w:space="0" w:color="000000"/>
          <w:shd w:val="clear" w:color="000000" w:fill="000000"/>
          <w:lang w:val="x-none" w:eastAsia="x-none" w:bidi="x-none"/>
        </w:rPr>
      </w:pPr>
      <w:ins w:id="2449" w:author="Tima" w:date="2026-01-10T19:52:00Z">
        <w:r w:rsidRPr="00FF7AD6">
          <w:rPr>
            <w:rFonts w:ascii="Times New Roman" w:hAnsi="Times New Roman" w:cs="Times New Roman"/>
            <w:i/>
            <w:sz w:val="24"/>
            <w:szCs w:val="24"/>
          </w:rPr>
          <w:t>Рисунок 2.</w:t>
        </w:r>
        <w:r w:rsidRPr="00356E26">
          <w:rPr>
            <w:rFonts w:ascii="Times New Roman" w:hAnsi="Times New Roman" w:cs="Times New Roman"/>
            <w:i/>
            <w:sz w:val="24"/>
            <w:szCs w:val="24"/>
          </w:rPr>
          <w:t xml:space="preserve"> Схема старых и новых процессов после внедрения сервиса</w:t>
        </w:r>
        <w:r w:rsidRPr="00356E26" w:rsidDel="00796C3C">
          <w:rPr>
            <w:rFonts w:ascii="Times New Roman" w:hAnsi="Times New Roman" w:cs="Times New Roman"/>
            <w:i/>
            <w:sz w:val="24"/>
            <w:szCs w:val="24"/>
          </w:rPr>
          <w:t xml:space="preserve"> </w:t>
        </w:r>
        <w:r w:rsidRPr="00FF7AD6">
          <w:rPr>
            <w:rFonts w:ascii="Times New Roman" w:hAnsi="Times New Roman" w:cs="Times New Roman"/>
            <w:i/>
            <w:sz w:val="24"/>
            <w:szCs w:val="24"/>
          </w:rPr>
          <w:t>(</w:t>
        </w:r>
        <w:r w:rsidRPr="00FF7AD6">
          <w:rPr>
            <w:rFonts w:ascii="Times New Roman" w:hAnsi="Times New Roman" w:cs="Times New Roman"/>
            <w:i/>
            <w:sz w:val="24"/>
            <w:szCs w:val="24"/>
            <w:lang w:val="en-US"/>
          </w:rPr>
          <w:t>TO</w:t>
        </w:r>
        <w:r w:rsidRPr="00FF7AD6">
          <w:rPr>
            <w:rFonts w:ascii="Times New Roman" w:hAnsi="Times New Roman" w:cs="Times New Roman"/>
            <w:i/>
            <w:sz w:val="24"/>
            <w:szCs w:val="24"/>
          </w:rPr>
          <w:t xml:space="preserve"> </w:t>
        </w:r>
        <w:r w:rsidRPr="00FF7AD6">
          <w:rPr>
            <w:rFonts w:ascii="Times New Roman" w:hAnsi="Times New Roman" w:cs="Times New Roman"/>
            <w:i/>
            <w:sz w:val="24"/>
            <w:szCs w:val="24"/>
            <w:lang w:val="en-US"/>
          </w:rPr>
          <w:t>BE</w:t>
        </w:r>
        <w:r w:rsidRPr="00FF7AD6">
          <w:rPr>
            <w:rFonts w:ascii="Times New Roman" w:hAnsi="Times New Roman" w:cs="Times New Roman"/>
            <w:i/>
            <w:sz w:val="24"/>
            <w:szCs w:val="24"/>
          </w:rPr>
          <w:t>)</w:t>
        </w:r>
      </w:ins>
    </w:p>
    <w:p w14:paraId="07076662" w14:textId="75D18644" w:rsidR="00DB14D5" w:rsidRPr="00CF26E4" w:rsidRDefault="00DB14D5">
      <w:pPr>
        <w:pStyle w:val="a3"/>
        <w:numPr>
          <w:ilvl w:val="0"/>
          <w:numId w:val="15"/>
        </w:numPr>
        <w:jc w:val="both"/>
        <w:rPr>
          <w:ins w:id="2450" w:author="Tima" w:date="2026-01-10T19:52:00Z"/>
          <w:rFonts w:ascii="Times New Roman" w:hAnsi="Times New Roman" w:cs="Times New Roman"/>
          <w:bCs/>
          <w:sz w:val="24"/>
          <w:szCs w:val="24"/>
        </w:rPr>
        <w:pPrChange w:id="2451" w:author="Tima" w:date="2026-01-10T19:52:00Z">
          <w:pPr>
            <w:pStyle w:val="a3"/>
            <w:numPr>
              <w:numId w:val="26"/>
            </w:numPr>
            <w:ind w:hanging="360"/>
            <w:jc w:val="both"/>
          </w:pPr>
        </w:pPrChange>
      </w:pPr>
      <w:ins w:id="2452" w:author="Tima" w:date="2026-01-10T19:52:00Z">
        <w:r w:rsidRPr="00FF7AD6">
          <w:rPr>
            <w:rFonts w:ascii="Times New Roman" w:hAnsi="Times New Roman" w:cs="Times New Roman"/>
            <w:bCs/>
            <w:sz w:val="24"/>
            <w:szCs w:val="24"/>
          </w:rPr>
          <w:t xml:space="preserve">Покупатель совершает депозит средств (в рублях) </w:t>
        </w:r>
        <w:r>
          <w:rPr>
            <w:rFonts w:ascii="Times New Roman" w:hAnsi="Times New Roman" w:cs="Times New Roman"/>
            <w:bCs/>
            <w:sz w:val="24"/>
            <w:szCs w:val="24"/>
          </w:rPr>
          <w:t>на счет</w:t>
        </w:r>
        <w:r w:rsidRPr="00FF7AD6">
          <w:rPr>
            <w:rFonts w:ascii="Times New Roman" w:hAnsi="Times New Roman" w:cs="Times New Roman"/>
            <w:bCs/>
            <w:sz w:val="24"/>
            <w:szCs w:val="24"/>
          </w:rPr>
          <w:t xml:space="preserve"> сервис</w:t>
        </w:r>
        <w:r>
          <w:rPr>
            <w:rFonts w:ascii="Times New Roman" w:hAnsi="Times New Roman" w:cs="Times New Roman"/>
            <w:bCs/>
            <w:sz w:val="24"/>
            <w:szCs w:val="24"/>
          </w:rPr>
          <w:t>а</w:t>
        </w:r>
        <w:r w:rsidRPr="00FF7AD6">
          <w:rPr>
            <w:rFonts w:ascii="Times New Roman" w:hAnsi="Times New Roman" w:cs="Times New Roman"/>
            <w:bCs/>
            <w:sz w:val="24"/>
            <w:szCs w:val="24"/>
          </w:rPr>
          <w:t xml:space="preserve"> при помощи платежа </w:t>
        </w:r>
        <w:r w:rsidRPr="0029185C">
          <w:rPr>
            <w:rFonts w:ascii="Times New Roman" w:hAnsi="Times New Roman" w:cs="Times New Roman"/>
            <w:bCs/>
            <w:sz w:val="24"/>
            <w:szCs w:val="24"/>
          </w:rPr>
          <w:t xml:space="preserve">СБП, чтобы купить ЦФА (когда Банк сервиса уведомляет сервис о </w:t>
        </w:r>
        <w:r w:rsidRPr="00CF26E4">
          <w:rPr>
            <w:rFonts w:ascii="Times New Roman" w:hAnsi="Times New Roman" w:cs="Times New Roman"/>
            <w:bCs/>
            <w:sz w:val="24"/>
            <w:szCs w:val="24"/>
          </w:rPr>
          <w:t>поступлении средств от конкретного пользователя, сервис пополняет его баланс</w:t>
        </w:r>
      </w:ins>
      <w:ins w:id="2453" w:author="Tima" w:date="2026-01-15T21:59:00Z">
        <w:r w:rsidR="00FC0FEA" w:rsidRPr="00CF26E4">
          <w:rPr>
            <w:rFonts w:ascii="Times New Roman" w:hAnsi="Times New Roman" w:cs="Times New Roman"/>
            <w:bCs/>
            <w:sz w:val="24"/>
            <w:szCs w:val="24"/>
          </w:rPr>
          <w:t xml:space="preserve"> на счёте в сервисе (Е.4 или Е.5 на </w:t>
        </w:r>
        <w:r w:rsidR="00C0724F">
          <w:rPr>
            <w:rFonts w:ascii="Times New Roman" w:hAnsi="Times New Roman" w:cs="Times New Roman"/>
            <w:bCs/>
            <w:sz w:val="24"/>
            <w:szCs w:val="24"/>
          </w:rPr>
          <w:t>рисунке 10</w:t>
        </w:r>
        <w:r w:rsidR="00122F6F" w:rsidRPr="00CF26E4">
          <w:rPr>
            <w:rFonts w:ascii="Times New Roman" w:hAnsi="Times New Roman" w:cs="Times New Roman"/>
            <w:bCs/>
            <w:sz w:val="24"/>
            <w:szCs w:val="24"/>
          </w:rPr>
          <w:t xml:space="preserve"> в п. </w:t>
        </w:r>
      </w:ins>
      <w:ins w:id="2454" w:author="Tima" w:date="2026-01-15T22:01:00Z">
        <w:r w:rsidR="00C0724F">
          <w:rPr>
            <w:rFonts w:ascii="Times New Roman" w:hAnsi="Times New Roman" w:cs="Times New Roman"/>
            <w:bCs/>
            <w:sz w:val="24"/>
            <w:szCs w:val="24"/>
          </w:rPr>
          <w:t>1.6</w:t>
        </w:r>
      </w:ins>
      <w:ins w:id="2455" w:author="Tima" w:date="2026-01-10T19:52:00Z">
        <w:r w:rsidRPr="00CF26E4">
          <w:rPr>
            <w:rFonts w:ascii="Times New Roman" w:hAnsi="Times New Roman" w:cs="Times New Roman"/>
            <w:bCs/>
            <w:sz w:val="24"/>
            <w:szCs w:val="24"/>
          </w:rPr>
          <w:t>).</w:t>
        </w:r>
      </w:ins>
    </w:p>
    <w:p w14:paraId="41EF7DE4" w14:textId="0D14D06B" w:rsidR="00DB14D5" w:rsidRPr="00CF26E4" w:rsidRDefault="00DB14D5">
      <w:pPr>
        <w:pStyle w:val="a3"/>
        <w:numPr>
          <w:ilvl w:val="0"/>
          <w:numId w:val="15"/>
        </w:numPr>
        <w:jc w:val="both"/>
        <w:rPr>
          <w:ins w:id="2456" w:author="Tima" w:date="2026-01-10T19:52:00Z"/>
          <w:rFonts w:ascii="Times New Roman" w:hAnsi="Times New Roman" w:cs="Times New Roman"/>
          <w:bCs/>
          <w:sz w:val="24"/>
          <w:szCs w:val="24"/>
        </w:rPr>
        <w:pPrChange w:id="2457" w:author="Tima" w:date="2026-01-10T19:52:00Z">
          <w:pPr>
            <w:pStyle w:val="a3"/>
            <w:numPr>
              <w:numId w:val="26"/>
            </w:numPr>
            <w:ind w:hanging="360"/>
            <w:jc w:val="both"/>
          </w:pPr>
        </w:pPrChange>
      </w:pPr>
      <w:ins w:id="2458" w:author="Tima" w:date="2026-01-10T19:52:00Z">
        <w:r w:rsidRPr="00CF26E4">
          <w:rPr>
            <w:rFonts w:ascii="Times New Roman" w:hAnsi="Times New Roman" w:cs="Times New Roman"/>
            <w:bCs/>
            <w:sz w:val="24"/>
            <w:szCs w:val="24"/>
          </w:rPr>
          <w:t>Продавец совершает вывод средств из предлагаемого сервиса при помощи платежа СБП для личных потребностей (когда Продавец совершает вывод, сервис замораживает на его балансе сумму вывода и после уведомления Банком сервиса о списании средств уменьшает баланс</w:t>
        </w:r>
      </w:ins>
      <w:ins w:id="2459" w:author="Tima" w:date="2026-01-15T22:00:00Z">
        <w:r w:rsidR="00FC0FEA" w:rsidRPr="00CF26E4">
          <w:rPr>
            <w:rFonts w:ascii="Times New Roman" w:hAnsi="Times New Roman" w:cs="Times New Roman"/>
            <w:bCs/>
            <w:sz w:val="24"/>
            <w:szCs w:val="24"/>
          </w:rPr>
          <w:t xml:space="preserve"> счёта</w:t>
        </w:r>
      </w:ins>
      <w:ins w:id="2460" w:author="Tima" w:date="2026-01-10T19:52:00Z">
        <w:r w:rsidRPr="00CF26E4">
          <w:rPr>
            <w:rFonts w:ascii="Times New Roman" w:hAnsi="Times New Roman" w:cs="Times New Roman"/>
            <w:bCs/>
            <w:sz w:val="24"/>
            <w:szCs w:val="24"/>
          </w:rPr>
          <w:t xml:space="preserve"> продавца</w:t>
        </w:r>
      </w:ins>
      <w:ins w:id="2461" w:author="Tima" w:date="2026-01-15T22:00:00Z">
        <w:r w:rsidR="00FC0FEA" w:rsidRPr="00CF26E4">
          <w:rPr>
            <w:rFonts w:ascii="Times New Roman" w:hAnsi="Times New Roman" w:cs="Times New Roman"/>
            <w:bCs/>
            <w:sz w:val="24"/>
            <w:szCs w:val="24"/>
          </w:rPr>
          <w:t xml:space="preserve"> в сервисе (Е.4 или Е.</w:t>
        </w:r>
        <w:r w:rsidR="00122F6F" w:rsidRPr="00CF26E4">
          <w:rPr>
            <w:rFonts w:ascii="Times New Roman" w:hAnsi="Times New Roman" w:cs="Times New Roman"/>
            <w:bCs/>
            <w:sz w:val="24"/>
            <w:szCs w:val="24"/>
          </w:rPr>
          <w:t xml:space="preserve">5 на рисунке </w:t>
        </w:r>
      </w:ins>
      <w:ins w:id="2462" w:author="Tima" w:date="2026-01-18T22:45:00Z">
        <w:r w:rsidR="00C0724F">
          <w:rPr>
            <w:rFonts w:ascii="Times New Roman" w:hAnsi="Times New Roman" w:cs="Times New Roman"/>
            <w:bCs/>
            <w:sz w:val="24"/>
            <w:szCs w:val="24"/>
          </w:rPr>
          <w:t>10</w:t>
        </w:r>
      </w:ins>
      <w:ins w:id="2463" w:author="Tima" w:date="2026-01-15T22:00:00Z">
        <w:r w:rsidR="00122F6F" w:rsidRPr="00CF26E4">
          <w:rPr>
            <w:rFonts w:ascii="Times New Roman" w:hAnsi="Times New Roman" w:cs="Times New Roman"/>
            <w:bCs/>
            <w:sz w:val="24"/>
            <w:szCs w:val="24"/>
          </w:rPr>
          <w:t xml:space="preserve"> в п.</w:t>
        </w:r>
      </w:ins>
      <w:ins w:id="2464" w:author="Tima" w:date="2026-01-15T22:01:00Z">
        <w:r w:rsidR="00C0724F">
          <w:rPr>
            <w:rFonts w:ascii="Times New Roman" w:hAnsi="Times New Roman" w:cs="Times New Roman"/>
            <w:bCs/>
            <w:sz w:val="24"/>
            <w:szCs w:val="24"/>
          </w:rPr>
          <w:t xml:space="preserve"> 1.6</w:t>
        </w:r>
      </w:ins>
      <w:ins w:id="2465" w:author="Tima" w:date="2026-01-15T22:00:00Z">
        <w:r w:rsidR="00FC0FEA" w:rsidRPr="00CF26E4">
          <w:rPr>
            <w:rFonts w:ascii="Times New Roman" w:hAnsi="Times New Roman" w:cs="Times New Roman"/>
            <w:bCs/>
            <w:sz w:val="24"/>
            <w:szCs w:val="24"/>
          </w:rPr>
          <w:t>)</w:t>
        </w:r>
      </w:ins>
      <w:ins w:id="2466" w:author="Tima" w:date="2026-01-10T19:52:00Z">
        <w:r w:rsidRPr="00CF26E4">
          <w:rPr>
            <w:rFonts w:ascii="Times New Roman" w:hAnsi="Times New Roman" w:cs="Times New Roman"/>
            <w:bCs/>
            <w:sz w:val="24"/>
            <w:szCs w:val="24"/>
          </w:rPr>
          <w:t xml:space="preserve"> на сумму вывода).</w:t>
        </w:r>
      </w:ins>
    </w:p>
    <w:p w14:paraId="1BBD67D3" w14:textId="77777777" w:rsidR="00DB14D5" w:rsidRPr="00356E26" w:rsidRDefault="00DB14D5">
      <w:pPr>
        <w:pStyle w:val="a3"/>
        <w:numPr>
          <w:ilvl w:val="0"/>
          <w:numId w:val="15"/>
        </w:numPr>
        <w:jc w:val="both"/>
        <w:rPr>
          <w:ins w:id="2467" w:author="Tima" w:date="2026-01-10T19:52:00Z"/>
          <w:rFonts w:ascii="Times New Roman" w:hAnsi="Times New Roman" w:cs="Times New Roman"/>
          <w:sz w:val="24"/>
          <w:szCs w:val="24"/>
        </w:rPr>
        <w:pPrChange w:id="2468" w:author="Tima" w:date="2026-01-10T19:52:00Z">
          <w:pPr>
            <w:pStyle w:val="a3"/>
            <w:numPr>
              <w:numId w:val="26"/>
            </w:numPr>
            <w:ind w:hanging="360"/>
            <w:jc w:val="both"/>
          </w:pPr>
        </w:pPrChange>
      </w:pPr>
      <w:ins w:id="2469" w:author="Tima" w:date="2026-01-10T19:52:00Z">
        <w:r w:rsidRPr="00CF26E4">
          <w:rPr>
            <w:rFonts w:ascii="Times New Roman" w:hAnsi="Times New Roman" w:cs="Times New Roman"/>
            <w:sz w:val="24"/>
            <w:szCs w:val="24"/>
          </w:rPr>
          <w:t>Продавец активирует смарт</w:t>
        </w:r>
        <w:r w:rsidRPr="00356E26">
          <w:rPr>
            <w:rFonts w:ascii="Times New Roman" w:hAnsi="Times New Roman" w:cs="Times New Roman"/>
            <w:sz w:val="24"/>
            <w:szCs w:val="24"/>
          </w:rPr>
          <w:t xml:space="preserve">-контракт по обмену своего NFT на количество ЦФА, определяемое системой оценки </w:t>
        </w:r>
        <w:r w:rsidRPr="00356E26">
          <w:rPr>
            <w:rFonts w:ascii="Times New Roman" w:hAnsi="Times New Roman" w:cs="Times New Roman"/>
            <w:sz w:val="24"/>
            <w:szCs w:val="24"/>
            <w:lang w:val="en-US"/>
          </w:rPr>
          <w:t>NFT</w:t>
        </w:r>
        <w:r w:rsidRPr="00356E26">
          <w:rPr>
            <w:rFonts w:ascii="Times New Roman" w:hAnsi="Times New Roman" w:cs="Times New Roman"/>
            <w:sz w:val="24"/>
            <w:szCs w:val="24"/>
          </w:rPr>
          <w:t xml:space="preserve"> (ключевой процесс 1, описан ниже), чтобы осуществить его продажу.</w:t>
        </w:r>
      </w:ins>
    </w:p>
    <w:p w14:paraId="4C44D4E1" w14:textId="77777777" w:rsidR="00DB14D5" w:rsidRPr="00356E26" w:rsidRDefault="00DB14D5">
      <w:pPr>
        <w:pStyle w:val="a3"/>
        <w:numPr>
          <w:ilvl w:val="0"/>
          <w:numId w:val="15"/>
        </w:numPr>
        <w:jc w:val="both"/>
        <w:rPr>
          <w:ins w:id="2470" w:author="Tima" w:date="2026-01-10T19:52:00Z"/>
          <w:rFonts w:ascii="Times New Roman" w:hAnsi="Times New Roman" w:cs="Times New Roman"/>
          <w:sz w:val="24"/>
          <w:szCs w:val="24"/>
        </w:rPr>
        <w:pPrChange w:id="2471" w:author="Tima" w:date="2026-01-10T19:52:00Z">
          <w:pPr>
            <w:pStyle w:val="a3"/>
            <w:numPr>
              <w:numId w:val="26"/>
            </w:numPr>
            <w:ind w:hanging="360"/>
            <w:jc w:val="both"/>
          </w:pPr>
        </w:pPrChange>
      </w:pPr>
      <w:ins w:id="2472" w:author="Tima" w:date="2026-01-10T19:52:00Z">
        <w:r w:rsidRPr="00356E26">
          <w:rPr>
            <w:rFonts w:ascii="Times New Roman" w:hAnsi="Times New Roman" w:cs="Times New Roman"/>
            <w:sz w:val="24"/>
            <w:szCs w:val="24"/>
          </w:rPr>
          <w:t xml:space="preserve">Покупатель активирует смарт-контракт для обмена определённого количества ЦФА, определяемого системой оценки </w:t>
        </w:r>
        <w:r w:rsidRPr="00356E26">
          <w:rPr>
            <w:rFonts w:ascii="Times New Roman" w:hAnsi="Times New Roman" w:cs="Times New Roman"/>
            <w:sz w:val="24"/>
            <w:szCs w:val="24"/>
            <w:lang w:val="en-US"/>
          </w:rPr>
          <w:t>NFT</w:t>
        </w:r>
        <w:r w:rsidRPr="00356E26">
          <w:rPr>
            <w:rFonts w:ascii="Times New Roman" w:hAnsi="Times New Roman" w:cs="Times New Roman"/>
            <w:sz w:val="24"/>
            <w:szCs w:val="24"/>
          </w:rPr>
          <w:t xml:space="preserve">, на NFT (ключевой процесс 2, также описан ниже), чтобы получить оригинальный </w:t>
        </w:r>
        <w:r w:rsidRPr="00356E26">
          <w:rPr>
            <w:rFonts w:ascii="Times New Roman" w:hAnsi="Times New Roman" w:cs="Times New Roman"/>
            <w:sz w:val="24"/>
            <w:szCs w:val="24"/>
            <w:lang w:val="en-US"/>
          </w:rPr>
          <w:t>NFT</w:t>
        </w:r>
        <w:r w:rsidRPr="00356E26">
          <w:rPr>
            <w:rFonts w:ascii="Times New Roman" w:hAnsi="Times New Roman" w:cs="Times New Roman"/>
            <w:sz w:val="24"/>
            <w:szCs w:val="24"/>
          </w:rPr>
          <w:t>.</w:t>
        </w:r>
      </w:ins>
    </w:p>
    <w:p w14:paraId="18D77E9C" w14:textId="14407D65" w:rsidR="00FE4DC8" w:rsidRDefault="00FE4DC8">
      <w:pPr>
        <w:rPr>
          <w:ins w:id="2473" w:author="Tima" w:date="2026-01-12T13:56:00Z"/>
          <w:rFonts w:ascii="Times New Roman" w:hAnsi="Times New Roman" w:cs="Times New Roman"/>
          <w:sz w:val="24"/>
          <w:szCs w:val="24"/>
        </w:rPr>
      </w:pPr>
      <w:ins w:id="2474" w:author="Tima" w:date="2026-01-12T13:56:00Z">
        <w:r>
          <w:rPr>
            <w:rFonts w:ascii="Times New Roman" w:hAnsi="Times New Roman" w:cs="Times New Roman"/>
            <w:sz w:val="24"/>
            <w:szCs w:val="24"/>
          </w:rPr>
          <w:br w:type="page"/>
        </w:r>
      </w:ins>
    </w:p>
    <w:p w14:paraId="714B2555" w14:textId="51872F3C" w:rsidR="00D41EF5" w:rsidRPr="00DA6006" w:rsidRDefault="00DA6006">
      <w:pPr>
        <w:pStyle w:val="2"/>
        <w:numPr>
          <w:ilvl w:val="1"/>
          <w:numId w:val="31"/>
        </w:numPr>
        <w:rPr>
          <w:ins w:id="2475" w:author="Tima" w:date="2026-01-13T14:13:00Z"/>
          <w:rFonts w:ascii="Times New Roman" w:hAnsi="Times New Roman" w:cs="Times New Roman"/>
          <w:b/>
          <w:color w:val="000000" w:themeColor="text1"/>
          <w:sz w:val="28"/>
          <w:rPrChange w:id="2476" w:author="Tima" w:date="2026-01-14T10:51:00Z">
            <w:rPr>
              <w:ins w:id="2477" w:author="Tima" w:date="2026-01-13T14:13:00Z"/>
            </w:rPr>
          </w:rPrChange>
        </w:rPr>
        <w:pPrChange w:id="2478" w:author="Tima" w:date="2026-01-14T10:51:00Z">
          <w:pPr/>
        </w:pPrChange>
      </w:pPr>
      <w:bookmarkStart w:id="2479" w:name="_Toc219756788"/>
      <w:ins w:id="2480" w:author="Tima" w:date="2026-01-14T10:44:00Z">
        <w:r w:rsidRPr="00DA6006">
          <w:rPr>
            <w:rFonts w:ascii="Times New Roman" w:hAnsi="Times New Roman" w:cs="Times New Roman"/>
            <w:b/>
            <w:color w:val="000000" w:themeColor="text1"/>
            <w:sz w:val="28"/>
            <w:rPrChange w:id="2481" w:author="Tima" w:date="2026-01-14T10:51:00Z">
              <w:rPr>
                <w:rFonts w:ascii="Times New Roman" w:hAnsi="Times New Roman" w:cs="Times New Roman"/>
                <w:b/>
                <w:color w:val="000000" w:themeColor="text1"/>
              </w:rPr>
            </w:rPrChange>
          </w:rPr>
          <w:lastRenderedPageBreak/>
          <w:t>Пользовательские сценарии</w:t>
        </w:r>
      </w:ins>
      <w:bookmarkEnd w:id="2479"/>
    </w:p>
    <w:p w14:paraId="66A8ED35" w14:textId="614BE718" w:rsidR="00496C6C" w:rsidRPr="00DA6006" w:rsidRDefault="00DA6006">
      <w:pPr>
        <w:pStyle w:val="3"/>
        <w:numPr>
          <w:ilvl w:val="2"/>
          <w:numId w:val="39"/>
        </w:numPr>
        <w:rPr>
          <w:ins w:id="2482" w:author="Tima" w:date="2026-01-13T14:33:00Z"/>
          <w:rFonts w:ascii="Times New Roman" w:hAnsi="Times New Roman" w:cs="Times New Roman"/>
          <w:b/>
          <w:color w:val="000000" w:themeColor="text1"/>
          <w:rPrChange w:id="2483" w:author="Tima" w:date="2026-01-14T10:46:00Z">
            <w:rPr>
              <w:ins w:id="2484" w:author="Tima" w:date="2026-01-13T14:33:00Z"/>
            </w:rPr>
          </w:rPrChange>
        </w:rPr>
        <w:pPrChange w:id="2485" w:author="Tima" w:date="2026-01-14T10:46:00Z">
          <w:pPr>
            <w:pStyle w:val="2"/>
          </w:pPr>
        </w:pPrChange>
      </w:pPr>
      <w:bookmarkStart w:id="2486" w:name="_Toc219756789"/>
      <w:ins w:id="2487" w:author="Tima" w:date="2026-01-14T10:46:00Z">
        <w:r>
          <w:rPr>
            <w:rFonts w:ascii="Times New Roman" w:hAnsi="Times New Roman" w:cs="Times New Roman"/>
            <w:b/>
            <w:color w:val="000000" w:themeColor="text1"/>
          </w:rPr>
          <w:t>Перечень пользовательских сценариев</w:t>
        </w:r>
      </w:ins>
      <w:bookmarkEnd w:id="2486"/>
    </w:p>
    <w:p w14:paraId="56C08B0A" w14:textId="100D39E3" w:rsidR="001B4DF9" w:rsidRDefault="00496C6C">
      <w:pPr>
        <w:pStyle w:val="a3"/>
        <w:numPr>
          <w:ilvl w:val="0"/>
          <w:numId w:val="30"/>
        </w:numPr>
        <w:spacing w:line="276" w:lineRule="auto"/>
        <w:jc w:val="both"/>
        <w:rPr>
          <w:ins w:id="2488" w:author="Tima" w:date="2026-01-13T14:36:00Z"/>
          <w:rFonts w:ascii="Times New Roman" w:hAnsi="Times New Roman" w:cs="Times New Roman"/>
          <w:sz w:val="24"/>
          <w:szCs w:val="24"/>
        </w:rPr>
        <w:pPrChange w:id="2489" w:author="Tima" w:date="2026-01-13T14:33:00Z">
          <w:pPr>
            <w:ind w:firstLine="709"/>
            <w:jc w:val="both"/>
          </w:pPr>
        </w:pPrChange>
      </w:pPr>
      <w:ins w:id="2490" w:author="Tima" w:date="2026-01-13T14:34:00Z">
        <w:r>
          <w:rPr>
            <w:rFonts w:ascii="Times New Roman" w:hAnsi="Times New Roman" w:cs="Times New Roman"/>
            <w:sz w:val="24"/>
            <w:szCs w:val="24"/>
          </w:rPr>
          <w:t>Регистрация с использованием ЕСИА</w:t>
        </w:r>
      </w:ins>
      <w:ins w:id="2491" w:author="Tima" w:date="2026-01-13T14:36:00Z">
        <w:r>
          <w:rPr>
            <w:rFonts w:ascii="Times New Roman" w:hAnsi="Times New Roman" w:cs="Times New Roman"/>
            <w:sz w:val="24"/>
            <w:szCs w:val="24"/>
          </w:rPr>
          <w:t xml:space="preserve"> – п</w:t>
        </w:r>
        <w:r w:rsidR="00C8471B">
          <w:rPr>
            <w:rFonts w:ascii="Times New Roman" w:hAnsi="Times New Roman" w:cs="Times New Roman"/>
            <w:sz w:val="24"/>
            <w:szCs w:val="24"/>
          </w:rPr>
          <w:t>ользователь создаёт свою учётную запись</w:t>
        </w:r>
        <w:r>
          <w:rPr>
            <w:rFonts w:ascii="Times New Roman" w:hAnsi="Times New Roman" w:cs="Times New Roman"/>
            <w:sz w:val="24"/>
            <w:szCs w:val="24"/>
          </w:rPr>
          <w:t xml:space="preserve"> в сервисе</w:t>
        </w:r>
      </w:ins>
      <w:ins w:id="2492" w:author="Tima" w:date="2026-01-13T14:37:00Z">
        <w:r>
          <w:rPr>
            <w:rFonts w:ascii="Times New Roman" w:hAnsi="Times New Roman" w:cs="Times New Roman"/>
            <w:sz w:val="24"/>
            <w:szCs w:val="24"/>
          </w:rPr>
          <w:t xml:space="preserve">, подтверждая свою личность, чтобы иметь доступ к функционалу сервиса. </w:t>
        </w:r>
      </w:ins>
      <w:ins w:id="2493" w:author="Tima" w:date="2026-01-13T14:38:00Z">
        <w:r>
          <w:rPr>
            <w:rFonts w:ascii="Times New Roman" w:hAnsi="Times New Roman" w:cs="Times New Roman"/>
            <w:sz w:val="24"/>
            <w:szCs w:val="24"/>
          </w:rPr>
          <w:t xml:space="preserve">Сервис создаёт </w:t>
        </w:r>
        <w:r w:rsidR="00733A62">
          <w:rPr>
            <w:rFonts w:ascii="Times New Roman" w:hAnsi="Times New Roman" w:cs="Times New Roman"/>
            <w:sz w:val="24"/>
            <w:szCs w:val="24"/>
          </w:rPr>
          <w:t xml:space="preserve">его </w:t>
        </w:r>
        <w:r>
          <w:rPr>
            <w:rFonts w:ascii="Times New Roman" w:hAnsi="Times New Roman" w:cs="Times New Roman"/>
            <w:sz w:val="24"/>
            <w:szCs w:val="24"/>
          </w:rPr>
          <w:t>счёт.</w:t>
        </w:r>
      </w:ins>
    </w:p>
    <w:p w14:paraId="2FC00DEF" w14:textId="0E0B050C" w:rsidR="00496C6C" w:rsidRDefault="006A78E1">
      <w:pPr>
        <w:pStyle w:val="a3"/>
        <w:numPr>
          <w:ilvl w:val="0"/>
          <w:numId w:val="30"/>
        </w:numPr>
        <w:spacing w:line="276" w:lineRule="auto"/>
        <w:jc w:val="both"/>
        <w:rPr>
          <w:ins w:id="2494" w:author="Tima" w:date="2026-01-13T14:34:00Z"/>
          <w:rFonts w:ascii="Times New Roman" w:hAnsi="Times New Roman" w:cs="Times New Roman"/>
          <w:sz w:val="24"/>
          <w:szCs w:val="24"/>
        </w:rPr>
        <w:pPrChange w:id="2495" w:author="Tima" w:date="2026-01-13T14:33:00Z">
          <w:pPr>
            <w:ind w:firstLine="709"/>
            <w:jc w:val="both"/>
          </w:pPr>
        </w:pPrChange>
      </w:pPr>
      <w:proofErr w:type="spellStart"/>
      <w:ins w:id="2496" w:author="Tima" w:date="2026-01-15T22:23:00Z">
        <w:r>
          <w:rPr>
            <w:rFonts w:ascii="Times New Roman" w:hAnsi="Times New Roman" w:cs="Times New Roman"/>
            <w:sz w:val="24"/>
            <w:szCs w:val="24"/>
          </w:rPr>
          <w:t>Аутенфикация</w:t>
        </w:r>
      </w:ins>
      <w:proofErr w:type="spellEnd"/>
      <w:ins w:id="2497" w:author="Tima" w:date="2026-01-13T14:36:00Z">
        <w:r w:rsidR="00496C6C">
          <w:rPr>
            <w:rFonts w:ascii="Times New Roman" w:hAnsi="Times New Roman" w:cs="Times New Roman"/>
            <w:sz w:val="24"/>
            <w:szCs w:val="24"/>
          </w:rPr>
          <w:t xml:space="preserve"> </w:t>
        </w:r>
      </w:ins>
      <w:ins w:id="2498" w:author="Tima" w:date="2026-01-18T22:36:00Z">
        <w:r w:rsidR="00CB3FDC">
          <w:rPr>
            <w:rFonts w:ascii="Times New Roman" w:hAnsi="Times New Roman" w:cs="Times New Roman"/>
            <w:sz w:val="24"/>
            <w:szCs w:val="24"/>
          </w:rPr>
          <w:t xml:space="preserve">и авторизация </w:t>
        </w:r>
      </w:ins>
      <w:ins w:id="2499" w:author="Tima" w:date="2026-01-13T14:36:00Z">
        <w:r w:rsidR="00496C6C">
          <w:rPr>
            <w:rFonts w:ascii="Times New Roman" w:hAnsi="Times New Roman" w:cs="Times New Roman"/>
            <w:sz w:val="24"/>
            <w:szCs w:val="24"/>
          </w:rPr>
          <w:t>пользователя в сервисе</w:t>
        </w:r>
      </w:ins>
      <w:ins w:id="2500" w:author="Tima" w:date="2026-01-13T14:38:00Z">
        <w:r w:rsidR="00733A62">
          <w:rPr>
            <w:rFonts w:ascii="Times New Roman" w:hAnsi="Times New Roman" w:cs="Times New Roman"/>
            <w:sz w:val="24"/>
            <w:szCs w:val="24"/>
          </w:rPr>
          <w:t xml:space="preserve"> – каждый раз при открытии приложения с интервалом более 20-ти минут</w:t>
        </w:r>
      </w:ins>
      <w:ins w:id="2501" w:author="Tima" w:date="2026-01-13T14:39:00Z">
        <w:r w:rsidR="00733A62">
          <w:rPr>
            <w:rFonts w:ascii="Times New Roman" w:hAnsi="Times New Roman" w:cs="Times New Roman"/>
            <w:sz w:val="24"/>
            <w:szCs w:val="24"/>
          </w:rPr>
          <w:t xml:space="preserve"> потребуется </w:t>
        </w:r>
        <w:r w:rsidR="00C8471B">
          <w:rPr>
            <w:rFonts w:ascii="Times New Roman" w:hAnsi="Times New Roman" w:cs="Times New Roman"/>
            <w:sz w:val="24"/>
            <w:szCs w:val="24"/>
          </w:rPr>
          <w:t>ввести пароль от своей учётной записи</w:t>
        </w:r>
        <w:r w:rsidR="00733A62">
          <w:rPr>
            <w:rFonts w:ascii="Times New Roman" w:hAnsi="Times New Roman" w:cs="Times New Roman"/>
            <w:sz w:val="24"/>
            <w:szCs w:val="24"/>
          </w:rPr>
          <w:t xml:space="preserve"> для </w:t>
        </w:r>
      </w:ins>
      <w:proofErr w:type="spellStart"/>
      <w:ins w:id="2502" w:author="Tima" w:date="2026-01-15T22:23:00Z">
        <w:r>
          <w:rPr>
            <w:rFonts w:ascii="Times New Roman" w:hAnsi="Times New Roman" w:cs="Times New Roman"/>
            <w:sz w:val="24"/>
            <w:szCs w:val="24"/>
          </w:rPr>
          <w:t>аутенфикации</w:t>
        </w:r>
      </w:ins>
      <w:proofErr w:type="spellEnd"/>
      <w:ins w:id="2503" w:author="Tima" w:date="2026-01-13T14:39:00Z">
        <w:r w:rsidR="00733A62">
          <w:rPr>
            <w:rFonts w:ascii="Times New Roman" w:hAnsi="Times New Roman" w:cs="Times New Roman"/>
            <w:sz w:val="24"/>
            <w:szCs w:val="24"/>
          </w:rPr>
          <w:t xml:space="preserve"> пользователя.</w:t>
        </w:r>
      </w:ins>
    </w:p>
    <w:p w14:paraId="0EBB5DBE" w14:textId="0BAD841A" w:rsidR="00496C6C" w:rsidRPr="00CF26E4" w:rsidRDefault="00496C6C">
      <w:pPr>
        <w:pStyle w:val="a3"/>
        <w:numPr>
          <w:ilvl w:val="0"/>
          <w:numId w:val="30"/>
        </w:numPr>
        <w:spacing w:line="276" w:lineRule="auto"/>
        <w:jc w:val="both"/>
        <w:rPr>
          <w:ins w:id="2504" w:author="Tima" w:date="2026-01-13T14:34:00Z"/>
          <w:rFonts w:ascii="Times New Roman" w:hAnsi="Times New Roman" w:cs="Times New Roman"/>
          <w:sz w:val="24"/>
          <w:szCs w:val="24"/>
        </w:rPr>
        <w:pPrChange w:id="2505" w:author="Tima" w:date="2026-01-13T14:33:00Z">
          <w:pPr>
            <w:ind w:firstLine="709"/>
            <w:jc w:val="both"/>
          </w:pPr>
        </w:pPrChange>
      </w:pPr>
      <w:ins w:id="2506" w:author="Tima" w:date="2026-01-13T14:34:00Z">
        <w:r w:rsidRPr="00CF26E4">
          <w:rPr>
            <w:rFonts w:ascii="Times New Roman" w:hAnsi="Times New Roman" w:cs="Times New Roman"/>
            <w:sz w:val="24"/>
            <w:szCs w:val="24"/>
          </w:rPr>
          <w:t>Депозит средств на счёт в сервисе</w:t>
        </w:r>
      </w:ins>
      <w:ins w:id="2507" w:author="Tima" w:date="2026-01-13T14:39:00Z">
        <w:r w:rsidR="00733A62" w:rsidRPr="00CF26E4">
          <w:rPr>
            <w:rFonts w:ascii="Times New Roman" w:hAnsi="Times New Roman" w:cs="Times New Roman"/>
            <w:sz w:val="24"/>
            <w:szCs w:val="24"/>
          </w:rPr>
          <w:t xml:space="preserve"> </w:t>
        </w:r>
      </w:ins>
      <w:ins w:id="2508" w:author="Tima" w:date="2026-01-13T14:40:00Z">
        <w:r w:rsidR="00733A62" w:rsidRPr="00CF26E4">
          <w:rPr>
            <w:rFonts w:ascii="Times New Roman" w:hAnsi="Times New Roman" w:cs="Times New Roman"/>
            <w:sz w:val="24"/>
            <w:szCs w:val="24"/>
          </w:rPr>
          <w:t>–</w:t>
        </w:r>
      </w:ins>
      <w:ins w:id="2509" w:author="Tima" w:date="2026-01-13T14:39:00Z">
        <w:r w:rsidR="00733A62" w:rsidRPr="00CF26E4">
          <w:rPr>
            <w:rFonts w:ascii="Times New Roman" w:hAnsi="Times New Roman" w:cs="Times New Roman"/>
            <w:sz w:val="24"/>
            <w:szCs w:val="24"/>
          </w:rPr>
          <w:t xml:space="preserve"> перевод </w:t>
        </w:r>
      </w:ins>
      <w:ins w:id="2510" w:author="Tima" w:date="2026-01-13T14:40:00Z">
        <w:r w:rsidR="00733A62" w:rsidRPr="00CF26E4">
          <w:rPr>
            <w:rFonts w:ascii="Times New Roman" w:hAnsi="Times New Roman" w:cs="Times New Roman"/>
            <w:sz w:val="24"/>
            <w:szCs w:val="24"/>
          </w:rPr>
          <w:t>средств пользователем со своего счёта в банке на счёт сервиса. Сервис пополняет счёт данного пользователя</w:t>
        </w:r>
      </w:ins>
      <w:ins w:id="2511" w:author="Tima" w:date="2026-01-13T14:41:00Z">
        <w:r w:rsidR="00733A62" w:rsidRPr="00CF26E4">
          <w:rPr>
            <w:rFonts w:ascii="Times New Roman" w:hAnsi="Times New Roman" w:cs="Times New Roman"/>
            <w:sz w:val="24"/>
            <w:szCs w:val="24"/>
          </w:rPr>
          <w:t xml:space="preserve"> (Е.4/Е.5</w:t>
        </w:r>
      </w:ins>
      <w:ins w:id="2512" w:author="Tima" w:date="2026-01-15T22:21:00Z">
        <w:r w:rsidR="006A78E1" w:rsidRPr="00CF26E4">
          <w:rPr>
            <w:rFonts w:ascii="Times New Roman" w:hAnsi="Times New Roman" w:cs="Times New Roman"/>
            <w:sz w:val="24"/>
            <w:szCs w:val="24"/>
          </w:rPr>
          <w:t xml:space="preserve"> </w:t>
        </w:r>
        <w:r w:rsidR="00C0724F">
          <w:rPr>
            <w:rFonts w:ascii="Times New Roman" w:hAnsi="Times New Roman" w:cs="Times New Roman"/>
            <w:sz w:val="24"/>
            <w:szCs w:val="24"/>
          </w:rPr>
          <w:t>на рисунке 10 в п. 1.6</w:t>
        </w:r>
      </w:ins>
      <w:ins w:id="2513" w:author="Tima" w:date="2026-01-13T14:41:00Z">
        <w:r w:rsidR="00733A62" w:rsidRPr="00CF26E4">
          <w:rPr>
            <w:rFonts w:ascii="Times New Roman" w:hAnsi="Times New Roman" w:cs="Times New Roman"/>
            <w:sz w:val="24"/>
            <w:szCs w:val="24"/>
          </w:rPr>
          <w:t>).</w:t>
        </w:r>
      </w:ins>
    </w:p>
    <w:p w14:paraId="27BC8F37" w14:textId="12E2007B" w:rsidR="00496C6C" w:rsidRDefault="00496C6C">
      <w:pPr>
        <w:pStyle w:val="a3"/>
        <w:numPr>
          <w:ilvl w:val="0"/>
          <w:numId w:val="30"/>
        </w:numPr>
        <w:spacing w:line="276" w:lineRule="auto"/>
        <w:jc w:val="both"/>
        <w:rPr>
          <w:ins w:id="2514" w:author="Tima" w:date="2026-01-13T14:34:00Z"/>
          <w:rFonts w:ascii="Times New Roman" w:hAnsi="Times New Roman" w:cs="Times New Roman"/>
          <w:sz w:val="24"/>
          <w:szCs w:val="24"/>
        </w:rPr>
        <w:pPrChange w:id="2515" w:author="Tima" w:date="2026-01-13T14:33:00Z">
          <w:pPr>
            <w:ind w:firstLine="709"/>
            <w:jc w:val="both"/>
          </w:pPr>
        </w:pPrChange>
      </w:pPr>
      <w:ins w:id="2516" w:author="Tima" w:date="2026-01-13T14:34:00Z">
        <w:r w:rsidRPr="00CF26E4">
          <w:rPr>
            <w:rFonts w:ascii="Times New Roman" w:hAnsi="Times New Roman" w:cs="Times New Roman"/>
            <w:sz w:val="24"/>
            <w:szCs w:val="24"/>
          </w:rPr>
          <w:t>Вывод средств со счёта сервиса</w:t>
        </w:r>
      </w:ins>
      <w:ins w:id="2517" w:author="Tima" w:date="2026-01-13T14:41:00Z">
        <w:r w:rsidR="00733A62" w:rsidRPr="00CF26E4">
          <w:rPr>
            <w:rFonts w:ascii="Times New Roman" w:hAnsi="Times New Roman" w:cs="Times New Roman"/>
            <w:sz w:val="24"/>
            <w:szCs w:val="24"/>
          </w:rPr>
          <w:t xml:space="preserve"> – перевод средств сервисом со своего банковского счёта на счёт пользователя в банке по распоряжению этого пользователя со списанием суммы вывода с баланса пользовательского счёта </w:t>
        </w:r>
      </w:ins>
      <w:ins w:id="2518" w:author="Tima" w:date="2026-01-13T14:42:00Z">
        <w:r w:rsidR="00733A62" w:rsidRPr="00CF26E4">
          <w:rPr>
            <w:rFonts w:ascii="Times New Roman" w:hAnsi="Times New Roman" w:cs="Times New Roman"/>
            <w:sz w:val="24"/>
            <w:szCs w:val="24"/>
          </w:rPr>
          <w:t>(Е.4/Е.5</w:t>
        </w:r>
      </w:ins>
      <w:ins w:id="2519" w:author="Tima" w:date="2026-01-15T22:22:00Z">
        <w:r w:rsidR="006A78E1" w:rsidRPr="00CF26E4">
          <w:rPr>
            <w:rFonts w:ascii="Times New Roman" w:hAnsi="Times New Roman" w:cs="Times New Roman"/>
            <w:sz w:val="24"/>
            <w:szCs w:val="24"/>
          </w:rPr>
          <w:t xml:space="preserve"> </w:t>
        </w:r>
        <w:r w:rsidR="00CB3FDC">
          <w:rPr>
            <w:rFonts w:ascii="Times New Roman" w:hAnsi="Times New Roman" w:cs="Times New Roman"/>
            <w:sz w:val="24"/>
            <w:szCs w:val="24"/>
          </w:rPr>
          <w:t xml:space="preserve">на рисунке </w:t>
        </w:r>
      </w:ins>
      <w:ins w:id="2520" w:author="Tima" w:date="2026-01-18T22:45:00Z">
        <w:r w:rsidR="00C0724F">
          <w:rPr>
            <w:rFonts w:ascii="Times New Roman" w:hAnsi="Times New Roman" w:cs="Times New Roman"/>
            <w:sz w:val="24"/>
            <w:szCs w:val="24"/>
          </w:rPr>
          <w:t>10</w:t>
        </w:r>
      </w:ins>
      <w:ins w:id="2521" w:author="Tima" w:date="2026-01-15T22:22:00Z">
        <w:r w:rsidR="00CB3FDC">
          <w:rPr>
            <w:rFonts w:ascii="Times New Roman" w:hAnsi="Times New Roman" w:cs="Times New Roman"/>
            <w:sz w:val="24"/>
            <w:szCs w:val="24"/>
          </w:rPr>
          <w:t xml:space="preserve"> в п. 1.6</w:t>
        </w:r>
      </w:ins>
      <w:ins w:id="2522" w:author="Tima" w:date="2026-01-13T14:42:00Z">
        <w:r w:rsidR="00733A62" w:rsidRPr="00CF26E4">
          <w:rPr>
            <w:rFonts w:ascii="Times New Roman" w:hAnsi="Times New Roman" w:cs="Times New Roman"/>
            <w:sz w:val="24"/>
            <w:szCs w:val="24"/>
          </w:rPr>
          <w:t>). Выводимая</w:t>
        </w:r>
        <w:r w:rsidR="00733A62">
          <w:rPr>
            <w:rFonts w:ascii="Times New Roman" w:hAnsi="Times New Roman" w:cs="Times New Roman"/>
            <w:sz w:val="24"/>
            <w:szCs w:val="24"/>
          </w:rPr>
          <w:t xml:space="preserve"> сумма не может быть больше доступного баланса.</w:t>
        </w:r>
      </w:ins>
    </w:p>
    <w:p w14:paraId="1B9E4A16" w14:textId="66D153B2" w:rsidR="00496C6C" w:rsidRDefault="00496C6C">
      <w:pPr>
        <w:pStyle w:val="a3"/>
        <w:numPr>
          <w:ilvl w:val="0"/>
          <w:numId w:val="30"/>
        </w:numPr>
        <w:spacing w:line="276" w:lineRule="auto"/>
        <w:jc w:val="both"/>
        <w:rPr>
          <w:ins w:id="2523" w:author="Tima" w:date="2026-01-13T14:35:00Z"/>
          <w:rFonts w:ascii="Times New Roman" w:hAnsi="Times New Roman" w:cs="Times New Roman"/>
          <w:sz w:val="24"/>
          <w:szCs w:val="24"/>
        </w:rPr>
        <w:pPrChange w:id="2524" w:author="Tima" w:date="2026-01-13T14:33:00Z">
          <w:pPr>
            <w:ind w:firstLine="709"/>
            <w:jc w:val="both"/>
          </w:pPr>
        </w:pPrChange>
      </w:pPr>
      <w:ins w:id="2525" w:author="Tima" w:date="2026-01-13T14:35:00Z">
        <w:r>
          <w:rPr>
            <w:rFonts w:ascii="Times New Roman" w:hAnsi="Times New Roman" w:cs="Times New Roman"/>
            <w:sz w:val="24"/>
            <w:szCs w:val="24"/>
          </w:rPr>
          <w:t>Торговля ЦФА</w:t>
        </w:r>
      </w:ins>
      <w:ins w:id="2526" w:author="Tima" w:date="2026-01-13T14:43:00Z">
        <w:r w:rsidR="00733A62">
          <w:rPr>
            <w:rFonts w:ascii="Times New Roman" w:hAnsi="Times New Roman" w:cs="Times New Roman"/>
            <w:sz w:val="24"/>
            <w:szCs w:val="24"/>
          </w:rPr>
          <w:t xml:space="preserve"> – операция купли-продажи ЦФА в биржевом стакане сервиса.</w:t>
        </w:r>
      </w:ins>
    </w:p>
    <w:p w14:paraId="5C4BC591" w14:textId="17BDE41B" w:rsidR="00496C6C" w:rsidRDefault="00496C6C">
      <w:pPr>
        <w:pStyle w:val="a3"/>
        <w:numPr>
          <w:ilvl w:val="0"/>
          <w:numId w:val="30"/>
        </w:numPr>
        <w:spacing w:line="276" w:lineRule="auto"/>
        <w:jc w:val="both"/>
        <w:rPr>
          <w:ins w:id="2527" w:author="Tima" w:date="2026-01-13T14:35:00Z"/>
          <w:rFonts w:ascii="Times New Roman" w:hAnsi="Times New Roman" w:cs="Times New Roman"/>
          <w:sz w:val="24"/>
          <w:szCs w:val="24"/>
        </w:rPr>
        <w:pPrChange w:id="2528" w:author="Tima" w:date="2026-01-13T14:33:00Z">
          <w:pPr>
            <w:ind w:firstLine="709"/>
            <w:jc w:val="both"/>
          </w:pPr>
        </w:pPrChange>
      </w:pPr>
      <w:ins w:id="2529" w:author="Tima" w:date="2026-01-13T14:35:00Z">
        <w:r>
          <w:rPr>
            <w:rFonts w:ascii="Times New Roman" w:hAnsi="Times New Roman" w:cs="Times New Roman"/>
            <w:sz w:val="24"/>
            <w:szCs w:val="24"/>
          </w:rPr>
          <w:t xml:space="preserve">Обмен </w:t>
        </w:r>
        <w:r>
          <w:rPr>
            <w:rFonts w:ascii="Times New Roman" w:hAnsi="Times New Roman" w:cs="Times New Roman"/>
            <w:sz w:val="24"/>
            <w:szCs w:val="24"/>
            <w:lang w:val="en-US"/>
          </w:rPr>
          <w:t>NFT</w:t>
        </w:r>
        <w:r w:rsidRPr="00733A62">
          <w:rPr>
            <w:rFonts w:ascii="Times New Roman" w:hAnsi="Times New Roman" w:cs="Times New Roman"/>
            <w:sz w:val="24"/>
            <w:szCs w:val="24"/>
            <w:rPrChange w:id="2530" w:author="Tima" w:date="2026-01-13T14:42:00Z">
              <w:rPr>
                <w:rFonts w:ascii="Times New Roman" w:hAnsi="Times New Roman" w:cs="Times New Roman"/>
                <w:sz w:val="24"/>
                <w:szCs w:val="24"/>
                <w:lang w:val="en-US"/>
              </w:rPr>
            </w:rPrChange>
          </w:rPr>
          <w:t xml:space="preserve"> </w:t>
        </w:r>
        <w:r>
          <w:rPr>
            <w:rFonts w:ascii="Times New Roman" w:hAnsi="Times New Roman" w:cs="Times New Roman"/>
            <w:sz w:val="24"/>
            <w:szCs w:val="24"/>
          </w:rPr>
          <w:t>на ЦФА</w:t>
        </w:r>
      </w:ins>
      <w:ins w:id="2531" w:author="Tima" w:date="2026-01-13T14:45:00Z">
        <w:r w:rsidR="00733A62">
          <w:rPr>
            <w:rFonts w:ascii="Times New Roman" w:hAnsi="Times New Roman" w:cs="Times New Roman"/>
            <w:sz w:val="24"/>
            <w:szCs w:val="24"/>
          </w:rPr>
          <w:t xml:space="preserve"> </w:t>
        </w:r>
      </w:ins>
      <w:ins w:id="2532" w:author="Tima" w:date="2026-01-13T14:46:00Z">
        <w:r w:rsidR="00733A62">
          <w:rPr>
            <w:rFonts w:ascii="Times New Roman" w:hAnsi="Times New Roman" w:cs="Times New Roman"/>
            <w:sz w:val="24"/>
            <w:szCs w:val="24"/>
          </w:rPr>
          <w:t>–</w:t>
        </w:r>
      </w:ins>
      <w:ins w:id="2533" w:author="Tima" w:date="2026-01-13T14:45:00Z">
        <w:r w:rsidR="00733A62">
          <w:rPr>
            <w:rFonts w:ascii="Times New Roman" w:hAnsi="Times New Roman" w:cs="Times New Roman"/>
            <w:sz w:val="24"/>
            <w:szCs w:val="24"/>
          </w:rPr>
          <w:t xml:space="preserve"> процесс </w:t>
        </w:r>
      </w:ins>
      <w:ins w:id="2534" w:author="Tima" w:date="2026-01-13T14:46:00Z">
        <w:r w:rsidR="00733A62">
          <w:rPr>
            <w:rFonts w:ascii="Times New Roman" w:hAnsi="Times New Roman" w:cs="Times New Roman"/>
            <w:sz w:val="24"/>
            <w:szCs w:val="24"/>
          </w:rPr>
          <w:t>обмена, инициируемый пользователем, желающим обменя</w:t>
        </w:r>
      </w:ins>
      <w:ins w:id="2535" w:author="Tima" w:date="2026-01-13T14:48:00Z">
        <w:r w:rsidR="00733A62">
          <w:rPr>
            <w:rFonts w:ascii="Times New Roman" w:hAnsi="Times New Roman" w:cs="Times New Roman"/>
            <w:sz w:val="24"/>
            <w:szCs w:val="24"/>
          </w:rPr>
          <w:t>ть свой</w:t>
        </w:r>
      </w:ins>
      <w:ins w:id="2536" w:author="Tima" w:date="2026-01-13T14:46:00Z">
        <w:r w:rsidR="00733A62">
          <w:rPr>
            <w:rFonts w:ascii="Times New Roman" w:hAnsi="Times New Roman" w:cs="Times New Roman"/>
            <w:sz w:val="24"/>
            <w:szCs w:val="24"/>
          </w:rPr>
          <w:t xml:space="preserve"> </w:t>
        </w:r>
        <w:r w:rsidR="00733A62">
          <w:rPr>
            <w:rFonts w:ascii="Times New Roman" w:hAnsi="Times New Roman" w:cs="Times New Roman"/>
            <w:sz w:val="24"/>
            <w:szCs w:val="24"/>
            <w:lang w:val="en-US"/>
          </w:rPr>
          <w:t>NFT</w:t>
        </w:r>
      </w:ins>
      <w:ins w:id="2537" w:author="Tima" w:date="2026-01-13T14:48:00Z">
        <w:r w:rsidR="00733A62">
          <w:rPr>
            <w:rFonts w:ascii="Times New Roman" w:hAnsi="Times New Roman" w:cs="Times New Roman"/>
            <w:sz w:val="24"/>
            <w:szCs w:val="24"/>
          </w:rPr>
          <w:t xml:space="preserve"> на ЦФА для последующей их продажи</w:t>
        </w:r>
      </w:ins>
      <w:ins w:id="2538" w:author="Tima" w:date="2026-01-13T14:46:00Z">
        <w:r w:rsidR="00733A62">
          <w:rPr>
            <w:rFonts w:ascii="Times New Roman" w:hAnsi="Times New Roman" w:cs="Times New Roman"/>
            <w:sz w:val="24"/>
            <w:szCs w:val="24"/>
          </w:rPr>
          <w:t>, – продавцом.</w:t>
        </w:r>
      </w:ins>
      <w:ins w:id="2539" w:author="Tima" w:date="2026-01-13T15:01:00Z">
        <w:r w:rsidR="00D67B6C">
          <w:rPr>
            <w:rFonts w:ascii="Times New Roman" w:hAnsi="Times New Roman" w:cs="Times New Roman"/>
            <w:sz w:val="24"/>
            <w:szCs w:val="24"/>
          </w:rPr>
          <w:t xml:space="preserve"> </w:t>
        </w:r>
      </w:ins>
      <w:ins w:id="2540" w:author="Tima" w:date="2026-01-13T15:02:00Z">
        <w:r w:rsidR="00D67B6C">
          <w:rPr>
            <w:rFonts w:ascii="Times New Roman" w:hAnsi="Times New Roman" w:cs="Times New Roman"/>
            <w:sz w:val="24"/>
            <w:szCs w:val="24"/>
          </w:rPr>
          <w:t>К</w:t>
        </w:r>
      </w:ins>
      <w:ins w:id="2541" w:author="Tima" w:date="2026-01-13T15:01:00Z">
        <w:r w:rsidR="00D67B6C">
          <w:rPr>
            <w:rFonts w:ascii="Times New Roman" w:hAnsi="Times New Roman" w:cs="Times New Roman"/>
            <w:sz w:val="24"/>
            <w:szCs w:val="24"/>
          </w:rPr>
          <w:t>оличество ЦФА, получаемое от обмена т</w:t>
        </w:r>
      </w:ins>
      <w:ins w:id="2542" w:author="Tima" w:date="2026-01-13T15:02:00Z">
        <w:r w:rsidR="00D67B6C">
          <w:rPr>
            <w:rFonts w:ascii="Times New Roman" w:hAnsi="Times New Roman" w:cs="Times New Roman"/>
            <w:sz w:val="24"/>
            <w:szCs w:val="24"/>
          </w:rPr>
          <w:t>ого</w:t>
        </w:r>
      </w:ins>
      <w:ins w:id="2543" w:author="Tima" w:date="2026-01-13T15:01:00Z">
        <w:r w:rsidR="00D67B6C">
          <w:rPr>
            <w:rFonts w:ascii="Times New Roman" w:hAnsi="Times New Roman" w:cs="Times New Roman"/>
            <w:sz w:val="24"/>
            <w:szCs w:val="24"/>
          </w:rPr>
          <w:t xml:space="preserve"> или иного </w:t>
        </w:r>
        <w:r w:rsidR="00D67B6C">
          <w:rPr>
            <w:rFonts w:ascii="Times New Roman" w:hAnsi="Times New Roman" w:cs="Times New Roman"/>
            <w:sz w:val="24"/>
            <w:szCs w:val="24"/>
            <w:lang w:val="en-US"/>
          </w:rPr>
          <w:t>NFT</w:t>
        </w:r>
        <w:r w:rsidR="00D67B6C">
          <w:rPr>
            <w:rFonts w:ascii="Times New Roman" w:hAnsi="Times New Roman" w:cs="Times New Roman"/>
            <w:sz w:val="24"/>
            <w:szCs w:val="24"/>
          </w:rPr>
          <w:t xml:space="preserve">, определяется Системой оценки </w:t>
        </w:r>
        <w:r w:rsidR="00D67B6C">
          <w:rPr>
            <w:rFonts w:ascii="Times New Roman" w:hAnsi="Times New Roman" w:cs="Times New Roman"/>
            <w:sz w:val="24"/>
            <w:szCs w:val="24"/>
            <w:lang w:val="en-US"/>
          </w:rPr>
          <w:t>NFT</w:t>
        </w:r>
        <w:r w:rsidR="00D67B6C">
          <w:rPr>
            <w:rFonts w:ascii="Times New Roman" w:hAnsi="Times New Roman" w:cs="Times New Roman"/>
            <w:sz w:val="24"/>
            <w:szCs w:val="24"/>
          </w:rPr>
          <w:t>.</w:t>
        </w:r>
      </w:ins>
    </w:p>
    <w:p w14:paraId="36610410" w14:textId="7C0F765F" w:rsidR="001C032F" w:rsidRDefault="00496C6C" w:rsidP="00496C6C">
      <w:pPr>
        <w:pStyle w:val="a3"/>
        <w:numPr>
          <w:ilvl w:val="0"/>
          <w:numId w:val="30"/>
        </w:numPr>
        <w:spacing w:line="276" w:lineRule="auto"/>
        <w:jc w:val="both"/>
        <w:rPr>
          <w:ins w:id="2544" w:author="Tima" w:date="2026-01-13T17:19:00Z"/>
          <w:rFonts w:ascii="Times New Roman" w:hAnsi="Times New Roman" w:cs="Times New Roman"/>
          <w:sz w:val="24"/>
          <w:szCs w:val="24"/>
        </w:rPr>
      </w:pPr>
      <w:ins w:id="2545" w:author="Tima" w:date="2026-01-13T14:35:00Z">
        <w:r>
          <w:rPr>
            <w:rFonts w:ascii="Times New Roman" w:hAnsi="Times New Roman" w:cs="Times New Roman"/>
            <w:sz w:val="24"/>
            <w:szCs w:val="24"/>
          </w:rPr>
          <w:t>Обмен ЦФА н</w:t>
        </w:r>
        <w:r w:rsidRPr="00733A62">
          <w:rPr>
            <w:rFonts w:ascii="Times New Roman" w:hAnsi="Times New Roman" w:cs="Times New Roman"/>
            <w:sz w:val="24"/>
            <w:szCs w:val="24"/>
            <w:rPrChange w:id="2546" w:author="Tima" w:date="2026-01-13T14:42:00Z">
              <w:rPr>
                <w:rFonts w:ascii="Times New Roman" w:hAnsi="Times New Roman" w:cs="Times New Roman"/>
                <w:sz w:val="24"/>
                <w:szCs w:val="24"/>
                <w:lang w:val="en-US"/>
              </w:rPr>
            </w:rPrChange>
          </w:rPr>
          <w:t xml:space="preserve">а </w:t>
        </w:r>
        <w:r>
          <w:rPr>
            <w:rFonts w:ascii="Times New Roman" w:hAnsi="Times New Roman" w:cs="Times New Roman"/>
            <w:sz w:val="24"/>
            <w:szCs w:val="24"/>
            <w:lang w:val="en-US"/>
          </w:rPr>
          <w:t>NFT</w:t>
        </w:r>
      </w:ins>
      <w:ins w:id="2547" w:author="Tima" w:date="2026-01-13T14:47:00Z">
        <w:r w:rsidR="00733A62">
          <w:rPr>
            <w:rFonts w:ascii="Times New Roman" w:hAnsi="Times New Roman" w:cs="Times New Roman"/>
            <w:sz w:val="24"/>
            <w:szCs w:val="24"/>
          </w:rPr>
          <w:t xml:space="preserve"> – процесс обмена, инициируемый пользователем</w:t>
        </w:r>
      </w:ins>
      <w:ins w:id="2548" w:author="Tima" w:date="2026-01-13T14:48:00Z">
        <w:r w:rsidR="00733A62">
          <w:rPr>
            <w:rFonts w:ascii="Times New Roman" w:hAnsi="Times New Roman" w:cs="Times New Roman"/>
            <w:sz w:val="24"/>
            <w:szCs w:val="24"/>
          </w:rPr>
          <w:t>, желающим обменять купленные ЦФА</w:t>
        </w:r>
      </w:ins>
      <w:ins w:id="2549" w:author="Tima" w:date="2026-01-13T14:50:00Z">
        <w:r w:rsidR="00C3306B">
          <w:rPr>
            <w:rFonts w:ascii="Times New Roman" w:hAnsi="Times New Roman" w:cs="Times New Roman"/>
            <w:sz w:val="24"/>
            <w:szCs w:val="24"/>
          </w:rPr>
          <w:t xml:space="preserve"> на </w:t>
        </w:r>
        <w:r w:rsidR="00C3306B">
          <w:rPr>
            <w:rFonts w:ascii="Times New Roman" w:hAnsi="Times New Roman" w:cs="Times New Roman"/>
            <w:sz w:val="24"/>
            <w:szCs w:val="24"/>
            <w:lang w:val="en-US"/>
          </w:rPr>
          <w:t>NFT</w:t>
        </w:r>
      </w:ins>
      <w:ins w:id="2550" w:author="Tima" w:date="2026-01-13T15:00:00Z">
        <w:r w:rsidR="00D67B6C">
          <w:rPr>
            <w:rFonts w:ascii="Times New Roman" w:hAnsi="Times New Roman" w:cs="Times New Roman"/>
            <w:sz w:val="24"/>
            <w:szCs w:val="24"/>
          </w:rPr>
          <w:t xml:space="preserve">. </w:t>
        </w:r>
      </w:ins>
      <w:ins w:id="2551" w:author="Tima" w:date="2026-01-13T15:02:00Z">
        <w:r w:rsidR="00D67B6C">
          <w:rPr>
            <w:rFonts w:ascii="Times New Roman" w:hAnsi="Times New Roman" w:cs="Times New Roman"/>
            <w:sz w:val="24"/>
            <w:szCs w:val="24"/>
          </w:rPr>
          <w:t>К</w:t>
        </w:r>
      </w:ins>
      <w:ins w:id="2552" w:author="Tima" w:date="2026-01-13T15:00:00Z">
        <w:r w:rsidR="00D67B6C">
          <w:rPr>
            <w:rFonts w:ascii="Times New Roman" w:hAnsi="Times New Roman" w:cs="Times New Roman"/>
            <w:sz w:val="24"/>
            <w:szCs w:val="24"/>
          </w:rPr>
          <w:t>оличество ЦФА</w:t>
        </w:r>
      </w:ins>
      <w:ins w:id="2553" w:author="Tima" w:date="2026-01-13T15:01:00Z">
        <w:r w:rsidR="00D67B6C">
          <w:rPr>
            <w:rFonts w:ascii="Times New Roman" w:hAnsi="Times New Roman" w:cs="Times New Roman"/>
            <w:sz w:val="24"/>
            <w:szCs w:val="24"/>
          </w:rPr>
          <w:t xml:space="preserve">, требуемое для обмена на тот или иной </w:t>
        </w:r>
        <w:r w:rsidR="00D67B6C">
          <w:rPr>
            <w:rFonts w:ascii="Times New Roman" w:hAnsi="Times New Roman" w:cs="Times New Roman"/>
            <w:sz w:val="24"/>
            <w:szCs w:val="24"/>
            <w:lang w:val="en-US"/>
          </w:rPr>
          <w:t>NFT</w:t>
        </w:r>
        <w:r w:rsidR="00D67B6C">
          <w:rPr>
            <w:rFonts w:ascii="Times New Roman" w:hAnsi="Times New Roman" w:cs="Times New Roman"/>
            <w:sz w:val="24"/>
            <w:szCs w:val="24"/>
          </w:rPr>
          <w:t xml:space="preserve">, </w:t>
        </w:r>
      </w:ins>
      <w:ins w:id="2554" w:author="Tima" w:date="2026-01-13T15:00:00Z">
        <w:r w:rsidR="00D67B6C">
          <w:rPr>
            <w:rFonts w:ascii="Times New Roman" w:hAnsi="Times New Roman" w:cs="Times New Roman"/>
            <w:sz w:val="24"/>
            <w:szCs w:val="24"/>
          </w:rPr>
          <w:t xml:space="preserve">определяется Системой оценки </w:t>
        </w:r>
        <w:r w:rsidR="00D67B6C">
          <w:rPr>
            <w:rFonts w:ascii="Times New Roman" w:hAnsi="Times New Roman" w:cs="Times New Roman"/>
            <w:sz w:val="24"/>
            <w:szCs w:val="24"/>
            <w:lang w:val="en-US"/>
          </w:rPr>
          <w:t>NFT</w:t>
        </w:r>
        <w:r w:rsidR="00D67B6C">
          <w:rPr>
            <w:rFonts w:ascii="Times New Roman" w:hAnsi="Times New Roman" w:cs="Times New Roman"/>
            <w:sz w:val="24"/>
            <w:szCs w:val="24"/>
          </w:rPr>
          <w:t>.</w:t>
        </w:r>
      </w:ins>
    </w:p>
    <w:p w14:paraId="783D15EA" w14:textId="54C30125" w:rsidR="001C032F" w:rsidRDefault="001C032F" w:rsidP="00496C6C">
      <w:pPr>
        <w:pStyle w:val="a3"/>
        <w:numPr>
          <w:ilvl w:val="0"/>
          <w:numId w:val="30"/>
        </w:numPr>
        <w:spacing w:line="276" w:lineRule="auto"/>
        <w:jc w:val="both"/>
        <w:rPr>
          <w:ins w:id="2555" w:author="Tima" w:date="2026-01-13T17:14:00Z"/>
          <w:rFonts w:ascii="Times New Roman" w:hAnsi="Times New Roman" w:cs="Times New Roman"/>
          <w:sz w:val="24"/>
          <w:szCs w:val="24"/>
        </w:rPr>
      </w:pPr>
      <w:ins w:id="2556" w:author="Tima" w:date="2026-01-13T17:19:00Z">
        <w:r>
          <w:rPr>
            <w:rFonts w:ascii="Times New Roman" w:hAnsi="Times New Roman" w:cs="Times New Roman"/>
            <w:sz w:val="24"/>
            <w:szCs w:val="24"/>
          </w:rPr>
          <w:t>Получение комиссии</w:t>
        </w:r>
      </w:ins>
      <w:ins w:id="2557" w:author="Tima" w:date="2026-01-13T17:20:00Z">
        <w:r>
          <w:rPr>
            <w:rFonts w:ascii="Times New Roman" w:hAnsi="Times New Roman" w:cs="Times New Roman"/>
            <w:sz w:val="24"/>
            <w:szCs w:val="24"/>
          </w:rPr>
          <w:t xml:space="preserve"> с обмена </w:t>
        </w:r>
        <w:r>
          <w:rPr>
            <w:rFonts w:ascii="Times New Roman" w:hAnsi="Times New Roman" w:cs="Times New Roman"/>
            <w:sz w:val="24"/>
            <w:szCs w:val="24"/>
            <w:lang w:val="en-US"/>
          </w:rPr>
          <w:t>NFT</w:t>
        </w:r>
        <w:r w:rsidRPr="001C032F">
          <w:rPr>
            <w:rFonts w:ascii="Times New Roman" w:hAnsi="Times New Roman" w:cs="Times New Roman"/>
            <w:sz w:val="24"/>
            <w:szCs w:val="24"/>
            <w:rPrChange w:id="2558" w:author="Tima" w:date="2026-01-13T17:20:00Z">
              <w:rPr>
                <w:rFonts w:ascii="Times New Roman" w:hAnsi="Times New Roman" w:cs="Times New Roman"/>
                <w:sz w:val="24"/>
                <w:szCs w:val="24"/>
                <w:lang w:val="en-US"/>
              </w:rPr>
            </w:rPrChange>
          </w:rPr>
          <w:t xml:space="preserve"> </w:t>
        </w:r>
        <w:r>
          <w:rPr>
            <w:rFonts w:ascii="Times New Roman" w:hAnsi="Times New Roman" w:cs="Times New Roman"/>
            <w:sz w:val="24"/>
            <w:szCs w:val="24"/>
          </w:rPr>
          <w:t xml:space="preserve">на ЦФА и ЦФА на </w:t>
        </w:r>
        <w:r>
          <w:rPr>
            <w:rFonts w:ascii="Times New Roman" w:hAnsi="Times New Roman" w:cs="Times New Roman"/>
            <w:sz w:val="24"/>
            <w:szCs w:val="24"/>
            <w:lang w:val="en-US"/>
          </w:rPr>
          <w:t>NFT</w:t>
        </w:r>
        <w:r>
          <w:rPr>
            <w:rFonts w:ascii="Times New Roman" w:hAnsi="Times New Roman" w:cs="Times New Roman"/>
            <w:sz w:val="24"/>
            <w:szCs w:val="24"/>
          </w:rPr>
          <w:t xml:space="preserve"> – </w:t>
        </w:r>
      </w:ins>
      <w:ins w:id="2559" w:author="Tima" w:date="2026-01-13T17:30:00Z">
        <w:r w:rsidR="005170DA">
          <w:rPr>
            <w:rFonts w:ascii="Times New Roman" w:hAnsi="Times New Roman" w:cs="Times New Roman"/>
            <w:sz w:val="24"/>
            <w:szCs w:val="24"/>
          </w:rPr>
          <w:t>сценарий исключительно для ОИС. П</w:t>
        </w:r>
      </w:ins>
      <w:ins w:id="2560" w:author="Tima" w:date="2026-01-13T17:20:00Z">
        <w:r>
          <w:rPr>
            <w:rFonts w:ascii="Times New Roman" w:hAnsi="Times New Roman" w:cs="Times New Roman"/>
            <w:sz w:val="24"/>
            <w:szCs w:val="24"/>
          </w:rPr>
          <w:t>олучение происходит автоматически на расчётный счёт ОИС</w:t>
        </w:r>
      </w:ins>
      <w:ins w:id="2561" w:author="Tima" w:date="2026-01-13T17:21:00Z">
        <w:r w:rsidR="005170DA">
          <w:rPr>
            <w:rFonts w:ascii="Times New Roman" w:hAnsi="Times New Roman" w:cs="Times New Roman"/>
            <w:sz w:val="24"/>
            <w:szCs w:val="24"/>
          </w:rPr>
          <w:t xml:space="preserve"> </w:t>
        </w:r>
      </w:ins>
      <w:ins w:id="2562" w:author="Tima" w:date="2026-01-13T17:22:00Z">
        <w:r w:rsidR="005170DA">
          <w:rPr>
            <w:rFonts w:ascii="Times New Roman" w:hAnsi="Times New Roman" w:cs="Times New Roman"/>
            <w:sz w:val="24"/>
            <w:szCs w:val="24"/>
          </w:rPr>
          <w:t>(сервис осуществляет перевод части комиссии самостоятельно во время обмена).</w:t>
        </w:r>
      </w:ins>
    </w:p>
    <w:p w14:paraId="10DFF687" w14:textId="09D449F0" w:rsidR="00496C6C" w:rsidRDefault="001C032F">
      <w:pPr>
        <w:rPr>
          <w:ins w:id="2563" w:author="Tima" w:date="2026-01-13T17:15:00Z"/>
          <w:rFonts w:ascii="Times New Roman" w:hAnsi="Times New Roman" w:cs="Times New Roman"/>
          <w:sz w:val="24"/>
          <w:szCs w:val="24"/>
        </w:rPr>
        <w:pPrChange w:id="2564" w:author="Tima" w:date="2026-01-13T17:14:00Z">
          <w:pPr>
            <w:ind w:firstLine="709"/>
            <w:jc w:val="both"/>
          </w:pPr>
        </w:pPrChange>
      </w:pPr>
      <w:ins w:id="2565" w:author="Tima" w:date="2026-01-13T17:14:00Z">
        <w:r>
          <w:rPr>
            <w:rFonts w:ascii="Times New Roman" w:hAnsi="Times New Roman" w:cs="Times New Roman"/>
            <w:sz w:val="24"/>
            <w:szCs w:val="24"/>
          </w:rPr>
          <w:br w:type="page"/>
        </w:r>
      </w:ins>
    </w:p>
    <w:p w14:paraId="01BD94B6" w14:textId="51410BA7" w:rsidR="001C032F" w:rsidRPr="00FA4881" w:rsidRDefault="001C032F">
      <w:pPr>
        <w:pStyle w:val="3"/>
        <w:numPr>
          <w:ilvl w:val="2"/>
          <w:numId w:val="39"/>
        </w:numPr>
        <w:rPr>
          <w:ins w:id="2566" w:author="Tima" w:date="2026-01-13T17:15:00Z"/>
          <w:rFonts w:ascii="Times New Roman" w:hAnsi="Times New Roman" w:cs="Times New Roman"/>
          <w:b/>
          <w:color w:val="000000" w:themeColor="text1"/>
        </w:rPr>
        <w:pPrChange w:id="2567" w:author="Tima" w:date="2026-01-14T10:46:00Z">
          <w:pPr>
            <w:pStyle w:val="2"/>
            <w:numPr>
              <w:numId w:val="37"/>
            </w:numPr>
            <w:ind w:left="720" w:hanging="360"/>
          </w:pPr>
        </w:pPrChange>
      </w:pPr>
      <w:del w:id="2568" w:author="Tima" w:date="2026-01-13T17:43:00Z">
        <w:r w:rsidDel="00B318EB">
          <w:rPr>
            <w:rFonts w:ascii="Times New Roman" w:hAnsi="Times New Roman" w:cs="Times New Roman"/>
            <w:b/>
            <w:color w:val="000000" w:themeColor="text1"/>
          </w:rPr>
          <w:lastRenderedPageBreak/>
          <w:delText>2.</w:delText>
        </w:r>
        <w:r w:rsidRPr="00DA6006" w:rsidDel="00B318EB">
          <w:rPr>
            <w:rFonts w:ascii="Times New Roman" w:hAnsi="Times New Roman" w:cs="Times New Roman"/>
            <w:b/>
            <w:color w:val="000000" w:themeColor="text1"/>
            <w:rPrChange w:id="2569" w:author="Tima" w:date="2026-01-14T10:46:00Z">
              <w:rPr>
                <w:rFonts w:ascii="Times New Roman" w:hAnsi="Times New Roman" w:cs="Times New Roman"/>
                <w:b/>
                <w:color w:val="000000" w:themeColor="text1"/>
                <w:lang w:val="en-US"/>
              </w:rPr>
            </w:rPrChange>
          </w:rPr>
          <w:delText>2</w:delText>
        </w:r>
      </w:del>
      <w:bookmarkStart w:id="2570" w:name="_Toc219756790"/>
      <w:ins w:id="2571" w:author="Tima" w:date="2026-01-13T17:15:00Z">
        <w:r>
          <w:rPr>
            <w:rFonts w:ascii="Times New Roman" w:hAnsi="Times New Roman" w:cs="Times New Roman"/>
            <w:b/>
            <w:color w:val="000000" w:themeColor="text1"/>
          </w:rPr>
          <w:t>Диаграмма прецедентов</w:t>
        </w:r>
        <w:bookmarkEnd w:id="2570"/>
      </w:ins>
    </w:p>
    <w:p w14:paraId="30253F8D" w14:textId="77777777" w:rsidR="001C032F" w:rsidRPr="001C032F" w:rsidRDefault="001C032F">
      <w:pPr>
        <w:rPr>
          <w:ins w:id="2572" w:author="Tima" w:date="2026-01-13T16:50:00Z"/>
          <w:rFonts w:ascii="Times New Roman" w:hAnsi="Times New Roman" w:cs="Times New Roman"/>
          <w:sz w:val="24"/>
          <w:szCs w:val="24"/>
          <w:rPrChange w:id="2573" w:author="Tima" w:date="2026-01-13T17:14:00Z">
            <w:rPr>
              <w:ins w:id="2574" w:author="Tima" w:date="2026-01-13T16:50:00Z"/>
            </w:rPr>
          </w:rPrChange>
        </w:rPr>
        <w:pPrChange w:id="2575" w:author="Tima" w:date="2026-01-13T17:14:00Z">
          <w:pPr>
            <w:ind w:firstLine="709"/>
            <w:jc w:val="both"/>
          </w:pPr>
        </w:pPrChange>
      </w:pPr>
    </w:p>
    <w:p w14:paraId="3B140E1C" w14:textId="7B1ACC14" w:rsidR="00BD4F03" w:rsidRDefault="003D426E">
      <w:pPr>
        <w:spacing w:line="276" w:lineRule="auto"/>
        <w:jc w:val="both"/>
        <w:rPr>
          <w:ins w:id="2576" w:author="Tima" w:date="2026-01-13T17:16:00Z"/>
          <w:rFonts w:ascii="Times New Roman" w:hAnsi="Times New Roman" w:cs="Times New Roman"/>
          <w:sz w:val="24"/>
          <w:szCs w:val="24"/>
        </w:rPr>
        <w:pPrChange w:id="2577" w:author="Tima" w:date="2026-01-13T16:50:00Z">
          <w:pPr>
            <w:ind w:firstLine="709"/>
            <w:jc w:val="both"/>
          </w:pPr>
        </w:pPrChange>
      </w:pPr>
      <w:ins w:id="2578" w:author="Tima" w:date="2026-01-14T18:44:00Z">
        <w:r w:rsidRPr="003D426E">
          <w:rPr>
            <w:rFonts w:ascii="Times New Roman" w:hAnsi="Times New Roman" w:cs="Times New Roman"/>
            <w:noProof/>
            <w:sz w:val="24"/>
            <w:szCs w:val="24"/>
            <w:lang w:eastAsia="ru-RU"/>
          </w:rPr>
          <w:drawing>
            <wp:inline distT="0" distB="0" distL="0" distR="0" wp14:anchorId="41E9A7BA" wp14:editId="71F9B705">
              <wp:extent cx="5940425" cy="5154732"/>
              <wp:effectExtent l="0" t="0" r="3175" b="8255"/>
              <wp:docPr id="26" name="Рисунок 26" descr="C:\Users\Vlad\Desktop\Basic Use Case Model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Vlad\Desktop\Basic Use Case Model 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5154732"/>
                      </a:xfrm>
                      <a:prstGeom prst="rect">
                        <a:avLst/>
                      </a:prstGeom>
                      <a:noFill/>
                      <a:ln>
                        <a:noFill/>
                      </a:ln>
                    </pic:spPr>
                  </pic:pic>
                </a:graphicData>
              </a:graphic>
            </wp:inline>
          </w:drawing>
        </w:r>
      </w:ins>
    </w:p>
    <w:p w14:paraId="262D85CA" w14:textId="77777777" w:rsidR="001C032F" w:rsidRPr="001C032F" w:rsidRDefault="001C032F" w:rsidP="001C032F">
      <w:pPr>
        <w:pStyle w:val="af7"/>
        <w:rPr>
          <w:ins w:id="2579" w:author="Tima" w:date="2026-01-13T17:16:00Z"/>
          <w:rPrChange w:id="2580" w:author="Tima" w:date="2026-01-13T17:16:00Z">
            <w:rPr>
              <w:ins w:id="2581" w:author="Tima" w:date="2026-01-13T17:16:00Z"/>
              <w:lang w:val="en-US"/>
            </w:rPr>
          </w:rPrChange>
        </w:rPr>
      </w:pPr>
      <w:bookmarkStart w:id="2582" w:name="_Ref148995912"/>
      <w:ins w:id="2583" w:author="Tima" w:date="2026-01-13T17:16:00Z">
        <w:r>
          <w:t>Рисунок</w:t>
        </w:r>
        <w:r w:rsidRPr="001C032F">
          <w:rPr>
            <w:rPrChange w:id="2584" w:author="Tima" w:date="2026-01-13T17:16:00Z">
              <w:rPr>
                <w:lang w:val="en-US"/>
              </w:rPr>
            </w:rPrChange>
          </w:rPr>
          <w:t xml:space="preserve"> </w:t>
        </w:r>
        <w:r>
          <w:fldChar w:fldCharType="begin"/>
        </w:r>
        <w:r w:rsidRPr="001C032F">
          <w:rPr>
            <w:rPrChange w:id="2585" w:author="Tima" w:date="2026-01-13T17:16:00Z">
              <w:rPr>
                <w:lang w:val="en-US"/>
              </w:rPr>
            </w:rPrChange>
          </w:rPr>
          <w:instrText xml:space="preserve"> </w:instrText>
        </w:r>
        <w:r w:rsidRPr="008F264D">
          <w:rPr>
            <w:lang w:val="en-US"/>
          </w:rPr>
          <w:instrText>SEQ</w:instrText>
        </w:r>
        <w:r w:rsidRPr="001C032F">
          <w:rPr>
            <w:rPrChange w:id="2586" w:author="Tima" w:date="2026-01-13T17:16:00Z">
              <w:rPr>
                <w:lang w:val="en-US"/>
              </w:rPr>
            </w:rPrChange>
          </w:rPr>
          <w:instrText xml:space="preserve"> </w:instrText>
        </w:r>
        <w:r>
          <w:instrText>Рисунок</w:instrText>
        </w:r>
        <w:r w:rsidRPr="001C032F">
          <w:rPr>
            <w:rPrChange w:id="2587" w:author="Tima" w:date="2026-01-13T17:16:00Z">
              <w:rPr>
                <w:lang w:val="en-US"/>
              </w:rPr>
            </w:rPrChange>
          </w:rPr>
          <w:instrText xml:space="preserve"> \* </w:instrText>
        </w:r>
        <w:r w:rsidRPr="008F264D">
          <w:rPr>
            <w:lang w:val="en-US"/>
          </w:rPr>
          <w:instrText>Arabic</w:instrText>
        </w:r>
        <w:r w:rsidRPr="001C032F">
          <w:rPr>
            <w:rPrChange w:id="2588" w:author="Tima" w:date="2026-01-13T17:16:00Z">
              <w:rPr>
                <w:lang w:val="en-US"/>
              </w:rPr>
            </w:rPrChange>
          </w:rPr>
          <w:instrText xml:space="preserve"> </w:instrText>
        </w:r>
        <w:r>
          <w:fldChar w:fldCharType="separate"/>
        </w:r>
        <w:r w:rsidRPr="001C032F">
          <w:rPr>
            <w:rPrChange w:id="2589" w:author="Tima" w:date="2026-01-13T17:16:00Z">
              <w:rPr>
                <w:lang w:val="en-US"/>
              </w:rPr>
            </w:rPrChange>
          </w:rPr>
          <w:t>3</w:t>
        </w:r>
        <w:r>
          <w:fldChar w:fldCharType="end"/>
        </w:r>
        <w:bookmarkEnd w:id="2582"/>
        <w:r w:rsidRPr="001C032F">
          <w:rPr>
            <w:rPrChange w:id="2590" w:author="Tima" w:date="2026-01-13T17:16:00Z">
              <w:rPr>
                <w:lang w:val="en-US"/>
              </w:rPr>
            </w:rPrChange>
          </w:rPr>
          <w:t xml:space="preserve"> – </w:t>
        </w:r>
        <w:r>
          <w:t>Диаграмма</w:t>
        </w:r>
        <w:r w:rsidRPr="001C032F">
          <w:rPr>
            <w:rPrChange w:id="2591" w:author="Tima" w:date="2026-01-13T17:16:00Z">
              <w:rPr>
                <w:lang w:val="en-US"/>
              </w:rPr>
            </w:rPrChange>
          </w:rPr>
          <w:t xml:space="preserve"> </w:t>
        </w:r>
        <w:r>
          <w:t>прецедентов</w:t>
        </w:r>
        <w:r w:rsidRPr="001C032F">
          <w:rPr>
            <w:rPrChange w:id="2592" w:author="Tima" w:date="2026-01-13T17:16:00Z">
              <w:rPr>
                <w:lang w:val="en-US"/>
              </w:rPr>
            </w:rPrChange>
          </w:rPr>
          <w:t xml:space="preserve"> (</w:t>
        </w:r>
        <w:r w:rsidRPr="008F264D">
          <w:rPr>
            <w:lang w:val="en-US"/>
          </w:rPr>
          <w:t>UML</w:t>
        </w:r>
        <w:r w:rsidRPr="001C032F">
          <w:rPr>
            <w:rPrChange w:id="2593" w:author="Tima" w:date="2026-01-13T17:16:00Z">
              <w:rPr>
                <w:lang w:val="en-US"/>
              </w:rPr>
            </w:rPrChange>
          </w:rPr>
          <w:t xml:space="preserve"> </w:t>
        </w:r>
        <w:r>
          <w:rPr>
            <w:lang w:val="en-US"/>
          </w:rPr>
          <w:t>U</w:t>
        </w:r>
        <w:r w:rsidRPr="008F264D">
          <w:rPr>
            <w:lang w:val="en-US"/>
          </w:rPr>
          <w:t>se</w:t>
        </w:r>
        <w:r w:rsidRPr="001C032F">
          <w:rPr>
            <w:rPrChange w:id="2594" w:author="Tima" w:date="2026-01-13T17:16:00Z">
              <w:rPr>
                <w:lang w:val="en-US"/>
              </w:rPr>
            </w:rPrChange>
          </w:rPr>
          <w:t xml:space="preserve"> </w:t>
        </w:r>
        <w:r>
          <w:rPr>
            <w:lang w:val="en-US"/>
          </w:rPr>
          <w:t>C</w:t>
        </w:r>
        <w:r w:rsidRPr="008F264D">
          <w:rPr>
            <w:lang w:val="en-US"/>
          </w:rPr>
          <w:t>ase</w:t>
        </w:r>
        <w:r w:rsidRPr="001C032F">
          <w:rPr>
            <w:rPrChange w:id="2595" w:author="Tima" w:date="2026-01-13T17:16:00Z">
              <w:rPr>
                <w:lang w:val="en-US"/>
              </w:rPr>
            </w:rPrChange>
          </w:rPr>
          <w:t xml:space="preserve"> </w:t>
        </w:r>
        <w:r>
          <w:rPr>
            <w:lang w:val="en-US"/>
          </w:rPr>
          <w:t>D</w:t>
        </w:r>
        <w:r w:rsidRPr="008F264D">
          <w:rPr>
            <w:lang w:val="en-US"/>
          </w:rPr>
          <w:t>iagram</w:t>
        </w:r>
        <w:r w:rsidRPr="001C032F">
          <w:rPr>
            <w:rPrChange w:id="2596" w:author="Tima" w:date="2026-01-13T17:16:00Z">
              <w:rPr>
                <w:lang w:val="en-US"/>
              </w:rPr>
            </w:rPrChange>
          </w:rPr>
          <w:t>)</w:t>
        </w:r>
      </w:ins>
    </w:p>
    <w:p w14:paraId="5800B3F7" w14:textId="400132D2" w:rsidR="001C032F" w:rsidRDefault="001C032F">
      <w:pPr>
        <w:spacing w:line="276" w:lineRule="auto"/>
        <w:jc w:val="both"/>
        <w:rPr>
          <w:ins w:id="2597" w:author="Tima" w:date="2026-01-13T17:32:00Z"/>
          <w:rFonts w:ascii="Times New Roman" w:hAnsi="Times New Roman" w:cs="Times New Roman"/>
          <w:sz w:val="24"/>
          <w:szCs w:val="24"/>
        </w:rPr>
        <w:pPrChange w:id="2598" w:author="Tima" w:date="2026-01-13T16:50:00Z">
          <w:pPr>
            <w:ind w:firstLine="709"/>
            <w:jc w:val="both"/>
          </w:pPr>
        </w:pPrChange>
      </w:pPr>
    </w:p>
    <w:p w14:paraId="2E5A49C9" w14:textId="252F8130" w:rsidR="00DA6006" w:rsidRPr="00FA4881" w:rsidRDefault="005D3F5F">
      <w:pPr>
        <w:pStyle w:val="3"/>
        <w:numPr>
          <w:ilvl w:val="2"/>
          <w:numId w:val="39"/>
        </w:numPr>
        <w:rPr>
          <w:ins w:id="2599" w:author="Tima" w:date="2026-01-13T17:32:00Z"/>
          <w:rFonts w:ascii="Times New Roman" w:hAnsi="Times New Roman" w:cs="Times New Roman"/>
          <w:b/>
          <w:color w:val="000000" w:themeColor="text1"/>
        </w:rPr>
        <w:pPrChange w:id="2600" w:author="Tima" w:date="2026-01-14T10:47:00Z">
          <w:pPr>
            <w:pStyle w:val="2"/>
          </w:pPr>
        </w:pPrChange>
      </w:pPr>
      <w:bookmarkStart w:id="2601" w:name="_Toc219756791"/>
      <w:ins w:id="2602" w:author="Tima" w:date="2026-01-13T17:32:00Z">
        <w:r>
          <w:rPr>
            <w:rFonts w:ascii="Times New Roman" w:hAnsi="Times New Roman" w:cs="Times New Roman"/>
            <w:b/>
            <w:color w:val="000000" w:themeColor="text1"/>
          </w:rPr>
          <w:t>Описание ключевых пользовательских сценариев</w:t>
        </w:r>
        <w:bookmarkEnd w:id="2601"/>
      </w:ins>
    </w:p>
    <w:p w14:paraId="7D648A13" w14:textId="4CC5B086" w:rsidR="00DA6006" w:rsidRPr="00DA6006" w:rsidRDefault="00B318EB">
      <w:pPr>
        <w:pStyle w:val="4"/>
        <w:rPr>
          <w:ins w:id="2603" w:author="Tima" w:date="2026-01-13T17:34:00Z"/>
          <w:rFonts w:ascii="Times New Roman" w:hAnsi="Times New Roman" w:cs="Times New Roman"/>
          <w:b/>
          <w:color w:val="000000" w:themeColor="text1"/>
          <w:rPrChange w:id="2604" w:author="Tima" w:date="2026-01-14T10:48:00Z">
            <w:rPr>
              <w:ins w:id="2605" w:author="Tima" w:date="2026-01-13T17:34:00Z"/>
            </w:rPr>
          </w:rPrChange>
        </w:rPr>
        <w:pPrChange w:id="2606" w:author="Tima" w:date="2026-01-14T10:48:00Z">
          <w:pPr>
            <w:pStyle w:val="3"/>
          </w:pPr>
        </w:pPrChange>
      </w:pPr>
      <w:ins w:id="2607" w:author="Tima" w:date="2026-01-13T17:44:00Z">
        <w:r>
          <w:rPr>
            <w:rFonts w:ascii="Times New Roman" w:hAnsi="Times New Roman" w:cs="Times New Roman"/>
            <w:b/>
            <w:color w:val="000000" w:themeColor="text1"/>
          </w:rPr>
          <w:t xml:space="preserve">Обмен </w:t>
        </w:r>
        <w:r>
          <w:rPr>
            <w:rFonts w:ascii="Times New Roman" w:hAnsi="Times New Roman" w:cs="Times New Roman"/>
            <w:b/>
            <w:color w:val="000000" w:themeColor="text1"/>
            <w:lang w:val="en-US"/>
          </w:rPr>
          <w:t xml:space="preserve">NFT </w:t>
        </w:r>
        <w:r>
          <w:rPr>
            <w:rFonts w:ascii="Times New Roman" w:hAnsi="Times New Roman" w:cs="Times New Roman"/>
            <w:b/>
            <w:color w:val="000000" w:themeColor="text1"/>
          </w:rPr>
          <w:t>на ЦФА</w:t>
        </w:r>
      </w:ins>
    </w:p>
    <w:p w14:paraId="090765F4" w14:textId="3E9104EA" w:rsidR="005D3F5F" w:rsidRDefault="00B318EB">
      <w:pPr>
        <w:ind w:firstLine="709"/>
        <w:jc w:val="both"/>
        <w:rPr>
          <w:ins w:id="2608" w:author="Tima" w:date="2026-01-13T17:48:00Z"/>
          <w:rFonts w:ascii="Times New Roman" w:hAnsi="Times New Roman" w:cs="Times New Roman"/>
          <w:sz w:val="24"/>
          <w:szCs w:val="24"/>
        </w:rPr>
      </w:pPr>
      <w:ins w:id="2609" w:author="Tima" w:date="2026-01-13T17:46:00Z">
        <w:r>
          <w:rPr>
            <w:rFonts w:ascii="Times New Roman" w:hAnsi="Times New Roman" w:cs="Times New Roman"/>
            <w:sz w:val="24"/>
            <w:szCs w:val="24"/>
          </w:rPr>
          <w:t xml:space="preserve">Обмен </w:t>
        </w:r>
        <w:r w:rsidRPr="00A90A4E">
          <w:rPr>
            <w:rFonts w:ascii="Times New Roman" w:hAnsi="Times New Roman" w:cs="Times New Roman"/>
            <w:sz w:val="24"/>
            <w:szCs w:val="24"/>
            <w:rPrChange w:id="2610" w:author="Tima" w:date="2026-01-13T17:57:00Z">
              <w:rPr>
                <w:rFonts w:ascii="Times New Roman" w:hAnsi="Times New Roman" w:cs="Times New Roman"/>
                <w:sz w:val="24"/>
                <w:szCs w:val="24"/>
                <w:lang w:val="en-US"/>
              </w:rPr>
            </w:rPrChange>
          </w:rPr>
          <w:t>NFT</w:t>
        </w:r>
        <w:r w:rsidRPr="00B318EB">
          <w:rPr>
            <w:rFonts w:ascii="Times New Roman" w:hAnsi="Times New Roman" w:cs="Times New Roman"/>
            <w:sz w:val="24"/>
            <w:szCs w:val="24"/>
            <w:rPrChange w:id="2611" w:author="Tima" w:date="2026-01-13T17:47:00Z">
              <w:rPr>
                <w:rFonts w:ascii="Times New Roman" w:hAnsi="Times New Roman" w:cs="Times New Roman"/>
                <w:sz w:val="24"/>
                <w:szCs w:val="24"/>
                <w:lang w:val="en-US"/>
              </w:rPr>
            </w:rPrChange>
          </w:rPr>
          <w:t xml:space="preserve"> </w:t>
        </w:r>
        <w:r>
          <w:rPr>
            <w:rFonts w:ascii="Times New Roman" w:hAnsi="Times New Roman" w:cs="Times New Roman"/>
            <w:sz w:val="24"/>
            <w:szCs w:val="24"/>
          </w:rPr>
          <w:t xml:space="preserve">на </w:t>
        </w:r>
      </w:ins>
      <w:ins w:id="2612" w:author="Tima" w:date="2026-01-13T17:47:00Z">
        <w:r>
          <w:rPr>
            <w:rFonts w:ascii="Times New Roman" w:hAnsi="Times New Roman" w:cs="Times New Roman"/>
            <w:sz w:val="24"/>
            <w:szCs w:val="24"/>
          </w:rPr>
          <w:t xml:space="preserve">ЦФА – пользовательский сценарий, инициируемый пользователем, желающим обменять свой </w:t>
        </w:r>
        <w:r w:rsidRPr="00A90A4E">
          <w:rPr>
            <w:rFonts w:ascii="Times New Roman" w:hAnsi="Times New Roman" w:cs="Times New Roman"/>
            <w:sz w:val="24"/>
            <w:szCs w:val="24"/>
            <w:rPrChange w:id="2613" w:author="Tima" w:date="2026-01-13T17:57:00Z">
              <w:rPr>
                <w:rFonts w:ascii="Times New Roman" w:hAnsi="Times New Roman" w:cs="Times New Roman"/>
                <w:sz w:val="24"/>
                <w:szCs w:val="24"/>
                <w:lang w:val="en-US"/>
              </w:rPr>
            </w:rPrChange>
          </w:rPr>
          <w:t>NFT</w:t>
        </w:r>
        <w:r>
          <w:rPr>
            <w:rFonts w:ascii="Times New Roman" w:hAnsi="Times New Roman" w:cs="Times New Roman"/>
            <w:sz w:val="24"/>
            <w:szCs w:val="24"/>
          </w:rPr>
          <w:t xml:space="preserve"> на ЦФА для последующей их продажи, – продавцом. Количество ЦФА, получаемое от обмена того или иного </w:t>
        </w:r>
        <w:r w:rsidRPr="00A90A4E">
          <w:rPr>
            <w:rFonts w:ascii="Times New Roman" w:hAnsi="Times New Roman" w:cs="Times New Roman"/>
            <w:sz w:val="24"/>
            <w:szCs w:val="24"/>
            <w:rPrChange w:id="2614" w:author="Tima" w:date="2026-01-13T17:57:00Z">
              <w:rPr>
                <w:rFonts w:ascii="Times New Roman" w:hAnsi="Times New Roman" w:cs="Times New Roman"/>
                <w:sz w:val="24"/>
                <w:szCs w:val="24"/>
                <w:lang w:val="en-US"/>
              </w:rPr>
            </w:rPrChange>
          </w:rPr>
          <w:t>NFT</w:t>
        </w:r>
        <w:r>
          <w:rPr>
            <w:rFonts w:ascii="Times New Roman" w:hAnsi="Times New Roman" w:cs="Times New Roman"/>
            <w:sz w:val="24"/>
            <w:szCs w:val="24"/>
          </w:rPr>
          <w:t xml:space="preserve">, определяется Системой оценки </w:t>
        </w:r>
        <w:r w:rsidRPr="00A90A4E">
          <w:rPr>
            <w:rFonts w:ascii="Times New Roman" w:hAnsi="Times New Roman" w:cs="Times New Roman"/>
            <w:sz w:val="24"/>
            <w:szCs w:val="24"/>
            <w:rPrChange w:id="2615" w:author="Tima" w:date="2026-01-13T17:57:00Z">
              <w:rPr>
                <w:rFonts w:ascii="Times New Roman" w:hAnsi="Times New Roman" w:cs="Times New Roman"/>
                <w:sz w:val="24"/>
                <w:szCs w:val="24"/>
                <w:lang w:val="en-US"/>
              </w:rPr>
            </w:rPrChange>
          </w:rPr>
          <w:t>NFT</w:t>
        </w:r>
        <w:r>
          <w:rPr>
            <w:rFonts w:ascii="Times New Roman" w:hAnsi="Times New Roman" w:cs="Times New Roman"/>
            <w:sz w:val="24"/>
            <w:szCs w:val="24"/>
          </w:rPr>
          <w:t>.</w:t>
        </w:r>
      </w:ins>
    </w:p>
    <w:p w14:paraId="094F9707" w14:textId="0BCCBC97" w:rsidR="009C6F5E" w:rsidRPr="00CB3FDC" w:rsidRDefault="00B318EB">
      <w:pPr>
        <w:ind w:firstLine="709"/>
        <w:jc w:val="both"/>
        <w:rPr>
          <w:ins w:id="2616" w:author="Tima" w:date="2026-01-18T12:55:00Z"/>
          <w:rFonts w:ascii="Times New Roman" w:hAnsi="Times New Roman" w:cs="Times New Roman"/>
          <w:sz w:val="24"/>
          <w:szCs w:val="24"/>
          <w:rPrChange w:id="2617" w:author="Tima" w:date="2026-01-18T22:37:00Z">
            <w:rPr>
              <w:ins w:id="2618" w:author="Tima" w:date="2026-01-18T12:55:00Z"/>
              <w:rFonts w:ascii="Times New Roman" w:hAnsi="Times New Roman" w:cs="Times New Roman"/>
              <w:sz w:val="24"/>
              <w:szCs w:val="24"/>
              <w:lang w:val="en-US"/>
            </w:rPr>
          </w:rPrChange>
        </w:rPr>
      </w:pPr>
      <w:ins w:id="2619" w:author="Tima" w:date="2026-01-13T17:48:00Z">
        <w:r w:rsidRPr="00A90A4E">
          <w:rPr>
            <w:rFonts w:ascii="Times New Roman" w:hAnsi="Times New Roman" w:cs="Times New Roman"/>
            <w:i/>
            <w:sz w:val="24"/>
            <w:szCs w:val="24"/>
            <w:rPrChange w:id="2620" w:author="Tima" w:date="2026-01-13T17:57:00Z">
              <w:rPr>
                <w:rFonts w:ascii="Times New Roman" w:hAnsi="Times New Roman" w:cs="Times New Roman"/>
                <w:sz w:val="24"/>
                <w:szCs w:val="24"/>
              </w:rPr>
            </w:rPrChange>
          </w:rPr>
          <w:t>Предусловие:</w:t>
        </w:r>
        <w:r>
          <w:rPr>
            <w:rFonts w:ascii="Times New Roman" w:hAnsi="Times New Roman" w:cs="Times New Roman"/>
            <w:sz w:val="24"/>
            <w:szCs w:val="24"/>
          </w:rPr>
          <w:t xml:space="preserve"> наличие </w:t>
        </w:r>
        <w:r w:rsidRPr="00A90A4E">
          <w:rPr>
            <w:rFonts w:ascii="Times New Roman" w:hAnsi="Times New Roman" w:cs="Times New Roman"/>
            <w:sz w:val="24"/>
            <w:szCs w:val="24"/>
            <w:rPrChange w:id="2621" w:author="Tima" w:date="2026-01-13T17:57:00Z">
              <w:rPr>
                <w:rFonts w:ascii="Times New Roman" w:hAnsi="Times New Roman" w:cs="Times New Roman"/>
                <w:sz w:val="24"/>
                <w:szCs w:val="24"/>
                <w:lang w:val="en-US"/>
              </w:rPr>
            </w:rPrChange>
          </w:rPr>
          <w:t>NFT</w:t>
        </w:r>
        <w:r>
          <w:rPr>
            <w:rFonts w:ascii="Times New Roman" w:hAnsi="Times New Roman" w:cs="Times New Roman"/>
            <w:sz w:val="24"/>
            <w:szCs w:val="24"/>
          </w:rPr>
          <w:t>, интернета</w:t>
        </w:r>
      </w:ins>
      <w:ins w:id="2622" w:author="Tima" w:date="2026-01-13T17:49:00Z">
        <w:r>
          <w:rPr>
            <w:rFonts w:ascii="Times New Roman" w:hAnsi="Times New Roman" w:cs="Times New Roman"/>
            <w:sz w:val="24"/>
            <w:szCs w:val="24"/>
          </w:rPr>
          <w:t xml:space="preserve"> и электронного устройства со скачанным приложением.</w:t>
        </w:r>
      </w:ins>
    </w:p>
    <w:p w14:paraId="612F8EBE" w14:textId="22EE036F" w:rsidR="00A65FAE" w:rsidRPr="00BD5AB6" w:rsidRDefault="0070545C">
      <w:pPr>
        <w:jc w:val="both"/>
        <w:rPr>
          <w:ins w:id="2623" w:author="Tima" w:date="2026-01-14T09:30:00Z"/>
          <w:rFonts w:ascii="Times New Roman" w:hAnsi="Times New Roman" w:cs="Times New Roman"/>
          <w:sz w:val="24"/>
          <w:szCs w:val="24"/>
          <w:lang w:val="en-US"/>
          <w:rPrChange w:id="2624" w:author="Tima" w:date="2026-01-14T14:40:00Z">
            <w:rPr>
              <w:ins w:id="2625" w:author="Tima" w:date="2026-01-14T09:30:00Z"/>
              <w:rFonts w:ascii="Times New Roman" w:hAnsi="Times New Roman" w:cs="Times New Roman"/>
              <w:sz w:val="24"/>
              <w:szCs w:val="24"/>
            </w:rPr>
          </w:rPrChange>
        </w:rPr>
        <w:pPrChange w:id="2626" w:author="Tima" w:date="2026-01-14T09:30:00Z">
          <w:pPr>
            <w:ind w:firstLine="709"/>
            <w:jc w:val="both"/>
          </w:pPr>
        </w:pPrChange>
      </w:pPr>
      <w:ins w:id="2627" w:author="Tima" w:date="2026-01-18T22:27:00Z">
        <w:r w:rsidRPr="0070545C">
          <w:rPr>
            <w:rFonts w:ascii="Times New Roman" w:hAnsi="Times New Roman" w:cs="Times New Roman"/>
            <w:noProof/>
            <w:sz w:val="24"/>
            <w:szCs w:val="24"/>
            <w:lang w:eastAsia="ru-RU"/>
          </w:rPr>
          <w:lastRenderedPageBreak/>
          <w:drawing>
            <wp:inline distT="0" distB="0" distL="0" distR="0" wp14:anchorId="667EB891" wp14:editId="4E9E7375">
              <wp:extent cx="5940425" cy="1983782"/>
              <wp:effectExtent l="0" t="0" r="3175" b="0"/>
              <wp:docPr id="37" name="Рисунок 37" descr="C:\Users\Vlad\Desktop\Basic Activity Diagram with Partition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Vlad\Desktop\Basic Activity Diagram with Partitions 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0425" cy="1983782"/>
                      </a:xfrm>
                      <a:prstGeom prst="rect">
                        <a:avLst/>
                      </a:prstGeom>
                      <a:noFill/>
                      <a:ln>
                        <a:noFill/>
                      </a:ln>
                    </pic:spPr>
                  </pic:pic>
                </a:graphicData>
              </a:graphic>
            </wp:inline>
          </w:drawing>
        </w:r>
      </w:ins>
    </w:p>
    <w:p w14:paraId="06251E1C" w14:textId="7ABFC918" w:rsidR="009C6F5E" w:rsidRPr="00CB3FDC" w:rsidRDefault="009C6F5E">
      <w:pPr>
        <w:pStyle w:val="af7"/>
        <w:spacing w:line="276" w:lineRule="auto"/>
        <w:rPr>
          <w:ins w:id="2628" w:author="Tima" w:date="2026-01-14T09:30:00Z"/>
        </w:rPr>
        <w:pPrChange w:id="2629" w:author="Tima" w:date="2026-01-14T09:31:00Z">
          <w:pPr>
            <w:pStyle w:val="af7"/>
          </w:pPr>
        </w:pPrChange>
      </w:pPr>
      <w:bookmarkStart w:id="2630" w:name="_Ref148995910"/>
      <w:ins w:id="2631" w:author="Tima" w:date="2026-01-14T09:30:00Z">
        <w:r>
          <w:t xml:space="preserve">Рисунок </w:t>
        </w:r>
        <w:r>
          <w:fldChar w:fldCharType="begin"/>
        </w:r>
        <w:r>
          <w:instrText xml:space="preserve"> SEQ Рисунок \* Arabic </w:instrText>
        </w:r>
        <w:r>
          <w:fldChar w:fldCharType="separate"/>
        </w:r>
        <w:r>
          <w:t>4</w:t>
        </w:r>
        <w:r>
          <w:fldChar w:fldCharType="end"/>
        </w:r>
        <w:bookmarkEnd w:id="2630"/>
        <w:r>
          <w:t xml:space="preserve"> – Диаграмма активностей (UML </w:t>
        </w:r>
        <w:proofErr w:type="spellStart"/>
        <w:r>
          <w:t>Activity</w:t>
        </w:r>
        <w:proofErr w:type="spellEnd"/>
        <w:r>
          <w:t xml:space="preserve"> </w:t>
        </w:r>
        <w:proofErr w:type="spellStart"/>
        <w:r>
          <w:t>Diagram</w:t>
        </w:r>
        <w:proofErr w:type="spellEnd"/>
        <w:r>
          <w:t>)</w:t>
        </w:r>
      </w:ins>
      <w:ins w:id="2632" w:author="Tima" w:date="2026-01-18T22:43:00Z">
        <w:r w:rsidR="00CB3FDC">
          <w:t xml:space="preserve">. Обмен </w:t>
        </w:r>
        <w:r w:rsidR="00CB3FDC">
          <w:rPr>
            <w:lang w:val="en-US"/>
          </w:rPr>
          <w:t>NFT</w:t>
        </w:r>
        <w:r w:rsidR="00CB3FDC" w:rsidRPr="00C04C35">
          <w:rPr>
            <w:rPrChange w:id="2633" w:author="Tima" w:date="2026-01-18T22:53:00Z">
              <w:rPr>
                <w:lang w:val="en-US"/>
              </w:rPr>
            </w:rPrChange>
          </w:rPr>
          <w:t xml:space="preserve"> </w:t>
        </w:r>
        <w:r w:rsidR="00CB3FDC">
          <w:t>на ЦФА</w:t>
        </w:r>
      </w:ins>
    </w:p>
    <w:p w14:paraId="193D2478" w14:textId="42C8E422" w:rsidR="00F10449" w:rsidRPr="00FA4881" w:rsidRDefault="000D5C83">
      <w:pPr>
        <w:ind w:firstLine="709"/>
        <w:jc w:val="both"/>
        <w:rPr>
          <w:ins w:id="2634" w:author="Tima" w:date="2026-01-14T13:34:00Z"/>
          <w:rFonts w:ascii="Times New Roman" w:hAnsi="Times New Roman" w:cs="Times New Roman"/>
          <w:sz w:val="24"/>
          <w:szCs w:val="24"/>
        </w:rPr>
        <w:pPrChange w:id="2635" w:author="Tima" w:date="2026-01-15T23:31:00Z">
          <w:pPr/>
        </w:pPrChange>
      </w:pPr>
      <w:ins w:id="2636" w:author="Tima" w:date="2026-01-14T11:01:00Z">
        <w:r>
          <w:rPr>
            <w:rFonts w:ascii="Times New Roman" w:hAnsi="Times New Roman" w:cs="Times New Roman"/>
            <w:i/>
            <w:sz w:val="24"/>
            <w:szCs w:val="24"/>
          </w:rPr>
          <w:t>Постусловие:</w:t>
        </w:r>
        <w:r w:rsidRPr="00DB5560">
          <w:rPr>
            <w:rFonts w:ascii="Times New Roman" w:hAnsi="Times New Roman" w:cs="Times New Roman"/>
            <w:sz w:val="24"/>
            <w:szCs w:val="24"/>
          </w:rPr>
          <w:t xml:space="preserve"> Пользователь отдал свой </w:t>
        </w:r>
      </w:ins>
      <w:ins w:id="2637" w:author="Tima" w:date="2026-01-14T11:02:00Z">
        <w:r w:rsidRPr="00DB5560">
          <w:rPr>
            <w:rFonts w:ascii="Times New Roman" w:hAnsi="Times New Roman" w:cs="Times New Roman"/>
            <w:sz w:val="24"/>
            <w:szCs w:val="24"/>
            <w:rPrChange w:id="2638" w:author="Tima" w:date="2026-01-14T14:45:00Z">
              <w:rPr>
                <w:rFonts w:ascii="Times New Roman" w:hAnsi="Times New Roman" w:cs="Times New Roman"/>
                <w:sz w:val="24"/>
                <w:szCs w:val="24"/>
                <w:lang w:val="en-US"/>
              </w:rPr>
            </w:rPrChange>
          </w:rPr>
          <w:t>NFT</w:t>
        </w:r>
        <w:r w:rsidRPr="00DB5560">
          <w:rPr>
            <w:rFonts w:ascii="Times New Roman" w:hAnsi="Times New Roman" w:cs="Times New Roman"/>
            <w:sz w:val="24"/>
            <w:szCs w:val="24"/>
          </w:rPr>
          <w:t xml:space="preserve"> и заплатил комиссию, но получил ЦФА.</w:t>
        </w:r>
      </w:ins>
    </w:p>
    <w:p w14:paraId="1441A076" w14:textId="613124E2" w:rsidR="001616DD" w:rsidRPr="00356E26" w:rsidRDefault="001616DD" w:rsidP="001616DD">
      <w:pPr>
        <w:pStyle w:val="4"/>
        <w:rPr>
          <w:ins w:id="2639" w:author="Tima" w:date="2026-01-14T13:34:00Z"/>
          <w:rFonts w:ascii="Times New Roman" w:hAnsi="Times New Roman" w:cs="Times New Roman"/>
          <w:b/>
          <w:color w:val="000000" w:themeColor="text1"/>
        </w:rPr>
      </w:pPr>
      <w:ins w:id="2640" w:author="Tima" w:date="2026-01-14T13:34:00Z">
        <w:r>
          <w:rPr>
            <w:rFonts w:ascii="Times New Roman" w:hAnsi="Times New Roman" w:cs="Times New Roman"/>
            <w:b/>
            <w:color w:val="000000" w:themeColor="text1"/>
          </w:rPr>
          <w:t xml:space="preserve">Обмен ЦФА на </w:t>
        </w:r>
        <w:r>
          <w:rPr>
            <w:rFonts w:ascii="Times New Roman" w:hAnsi="Times New Roman" w:cs="Times New Roman"/>
            <w:b/>
            <w:color w:val="000000" w:themeColor="text1"/>
            <w:lang w:val="en-US"/>
          </w:rPr>
          <w:t>NFT</w:t>
        </w:r>
      </w:ins>
    </w:p>
    <w:p w14:paraId="2EFA746E" w14:textId="6265C07B" w:rsidR="001616DD" w:rsidRPr="00DB5560" w:rsidRDefault="001616DD">
      <w:pPr>
        <w:ind w:firstLine="709"/>
        <w:jc w:val="both"/>
        <w:rPr>
          <w:ins w:id="2641" w:author="Tima" w:date="2026-01-14T13:35:00Z"/>
          <w:rFonts w:ascii="Times New Roman" w:hAnsi="Times New Roman" w:cs="Times New Roman"/>
          <w:sz w:val="24"/>
          <w:szCs w:val="24"/>
          <w:rPrChange w:id="2642" w:author="Tima" w:date="2026-01-14T14:45:00Z">
            <w:rPr>
              <w:ins w:id="2643" w:author="Tima" w:date="2026-01-14T13:35:00Z"/>
            </w:rPr>
          </w:rPrChange>
        </w:rPr>
        <w:pPrChange w:id="2644" w:author="Tima" w:date="2026-01-14T14:45:00Z">
          <w:pPr>
            <w:pStyle w:val="a3"/>
            <w:numPr>
              <w:numId w:val="47"/>
            </w:numPr>
            <w:spacing w:line="276" w:lineRule="auto"/>
            <w:ind w:hanging="360"/>
            <w:jc w:val="both"/>
          </w:pPr>
        </w:pPrChange>
      </w:pPr>
      <w:ins w:id="2645" w:author="Tima" w:date="2026-01-14T13:35:00Z">
        <w:r w:rsidRPr="00DB5560">
          <w:rPr>
            <w:rFonts w:ascii="Times New Roman" w:hAnsi="Times New Roman" w:cs="Times New Roman"/>
            <w:sz w:val="24"/>
            <w:szCs w:val="24"/>
            <w:rPrChange w:id="2646" w:author="Tima" w:date="2026-01-14T14:45:00Z">
              <w:rPr/>
            </w:rPrChange>
          </w:rPr>
          <w:t xml:space="preserve">Обмен ЦФА на </w:t>
        </w:r>
        <w:r w:rsidRPr="00DB5560">
          <w:rPr>
            <w:rFonts w:ascii="Times New Roman" w:hAnsi="Times New Roman" w:cs="Times New Roman"/>
            <w:sz w:val="24"/>
            <w:szCs w:val="24"/>
            <w:rPrChange w:id="2647" w:author="Tima" w:date="2026-01-14T14:45:00Z">
              <w:rPr>
                <w:lang w:val="en-US"/>
              </w:rPr>
            </w:rPrChange>
          </w:rPr>
          <w:t>NFT</w:t>
        </w:r>
        <w:r w:rsidRPr="00DB5560">
          <w:rPr>
            <w:rFonts w:ascii="Times New Roman" w:hAnsi="Times New Roman" w:cs="Times New Roman"/>
            <w:sz w:val="24"/>
            <w:szCs w:val="24"/>
            <w:rPrChange w:id="2648" w:author="Tima" w:date="2026-01-14T14:45:00Z">
              <w:rPr/>
            </w:rPrChange>
          </w:rPr>
          <w:t xml:space="preserve"> – </w:t>
        </w:r>
        <w:r w:rsidRPr="00DB5560">
          <w:rPr>
            <w:rFonts w:ascii="Times New Roman" w:hAnsi="Times New Roman" w:cs="Times New Roman"/>
            <w:sz w:val="24"/>
            <w:szCs w:val="24"/>
          </w:rPr>
          <w:t>пользовательский сценарий</w:t>
        </w:r>
        <w:r w:rsidRPr="00DB5560">
          <w:rPr>
            <w:rFonts w:ascii="Times New Roman" w:hAnsi="Times New Roman" w:cs="Times New Roman"/>
            <w:sz w:val="24"/>
            <w:szCs w:val="24"/>
            <w:rPrChange w:id="2649" w:author="Tima" w:date="2026-01-14T14:45:00Z">
              <w:rPr/>
            </w:rPrChange>
          </w:rPr>
          <w:t xml:space="preserve">, инициируемый пользователем, желающим обменять купленные ЦФА на </w:t>
        </w:r>
        <w:r w:rsidRPr="00DB5560">
          <w:rPr>
            <w:rFonts w:ascii="Times New Roman" w:hAnsi="Times New Roman" w:cs="Times New Roman"/>
            <w:sz w:val="24"/>
            <w:szCs w:val="24"/>
            <w:rPrChange w:id="2650" w:author="Tima" w:date="2026-01-14T14:45:00Z">
              <w:rPr>
                <w:lang w:val="en-US"/>
              </w:rPr>
            </w:rPrChange>
          </w:rPr>
          <w:t>NFT</w:t>
        </w:r>
        <w:r w:rsidRPr="00DB5560">
          <w:rPr>
            <w:rFonts w:ascii="Times New Roman" w:hAnsi="Times New Roman" w:cs="Times New Roman"/>
            <w:sz w:val="24"/>
            <w:szCs w:val="24"/>
            <w:rPrChange w:id="2651" w:author="Tima" w:date="2026-01-14T14:45:00Z">
              <w:rPr/>
            </w:rPrChange>
          </w:rPr>
          <w:t xml:space="preserve">. Количество ЦФА, требуемое для обмена на тот или иной </w:t>
        </w:r>
        <w:r w:rsidRPr="00DB5560">
          <w:rPr>
            <w:rFonts w:ascii="Times New Roman" w:hAnsi="Times New Roman" w:cs="Times New Roman"/>
            <w:sz w:val="24"/>
            <w:szCs w:val="24"/>
            <w:rPrChange w:id="2652" w:author="Tima" w:date="2026-01-14T14:45:00Z">
              <w:rPr>
                <w:lang w:val="en-US"/>
              </w:rPr>
            </w:rPrChange>
          </w:rPr>
          <w:t>NFT</w:t>
        </w:r>
        <w:r w:rsidRPr="00DB5560">
          <w:rPr>
            <w:rFonts w:ascii="Times New Roman" w:hAnsi="Times New Roman" w:cs="Times New Roman"/>
            <w:sz w:val="24"/>
            <w:szCs w:val="24"/>
            <w:rPrChange w:id="2653" w:author="Tima" w:date="2026-01-14T14:45:00Z">
              <w:rPr/>
            </w:rPrChange>
          </w:rPr>
          <w:t xml:space="preserve">, определяется Системой оценки </w:t>
        </w:r>
        <w:r w:rsidRPr="00DB5560">
          <w:rPr>
            <w:rFonts w:ascii="Times New Roman" w:hAnsi="Times New Roman" w:cs="Times New Roman"/>
            <w:sz w:val="24"/>
            <w:szCs w:val="24"/>
            <w:rPrChange w:id="2654" w:author="Tima" w:date="2026-01-14T14:45:00Z">
              <w:rPr>
                <w:lang w:val="en-US"/>
              </w:rPr>
            </w:rPrChange>
          </w:rPr>
          <w:t>NFT</w:t>
        </w:r>
        <w:r w:rsidRPr="00DB5560">
          <w:rPr>
            <w:rFonts w:ascii="Times New Roman" w:hAnsi="Times New Roman" w:cs="Times New Roman"/>
            <w:sz w:val="24"/>
            <w:szCs w:val="24"/>
            <w:rPrChange w:id="2655" w:author="Tima" w:date="2026-01-14T14:45:00Z">
              <w:rPr/>
            </w:rPrChange>
          </w:rPr>
          <w:t>.</w:t>
        </w:r>
      </w:ins>
    </w:p>
    <w:p w14:paraId="2AA80265" w14:textId="564053EF" w:rsidR="001616DD" w:rsidRPr="00DB5560" w:rsidRDefault="001616DD">
      <w:pPr>
        <w:ind w:firstLine="709"/>
        <w:jc w:val="both"/>
        <w:rPr>
          <w:ins w:id="2656" w:author="Tima" w:date="2026-01-14T13:36:00Z"/>
          <w:rFonts w:ascii="Times New Roman" w:hAnsi="Times New Roman" w:cs="Times New Roman"/>
          <w:i/>
          <w:sz w:val="24"/>
          <w:szCs w:val="24"/>
          <w:rPrChange w:id="2657" w:author="Tima" w:date="2026-01-14T14:45:00Z">
            <w:rPr>
              <w:ins w:id="2658" w:author="Tima" w:date="2026-01-14T13:36:00Z"/>
              <w:rFonts w:ascii="Times New Roman" w:hAnsi="Times New Roman" w:cs="Times New Roman"/>
              <w:sz w:val="24"/>
              <w:szCs w:val="24"/>
            </w:rPr>
          </w:rPrChange>
        </w:rPr>
        <w:pPrChange w:id="2659" w:author="Tima" w:date="2026-01-14T14:45:00Z">
          <w:pPr/>
        </w:pPrChange>
      </w:pPr>
      <w:ins w:id="2660" w:author="Tima" w:date="2026-01-14T13:36:00Z">
        <w:r>
          <w:rPr>
            <w:rFonts w:ascii="Times New Roman" w:hAnsi="Times New Roman" w:cs="Times New Roman"/>
            <w:i/>
            <w:sz w:val="24"/>
            <w:szCs w:val="24"/>
          </w:rPr>
          <w:t>Предусловие:</w:t>
        </w:r>
        <w:r w:rsidRPr="00DB5560">
          <w:rPr>
            <w:rFonts w:ascii="Times New Roman" w:hAnsi="Times New Roman" w:cs="Times New Roman"/>
            <w:sz w:val="24"/>
            <w:szCs w:val="24"/>
          </w:rPr>
          <w:t xml:space="preserve"> наличие требуемого количества ЦФА, интернета и электронного устройства со скачанным приложением.</w:t>
        </w:r>
      </w:ins>
    </w:p>
    <w:p w14:paraId="7CE0EDFC" w14:textId="2F3B3BA7" w:rsidR="001616DD" w:rsidRDefault="00CB3FDC">
      <w:pPr>
        <w:rPr>
          <w:ins w:id="2661" w:author="Tima" w:date="2026-01-14T16:59:00Z"/>
          <w:rFonts w:ascii="Times New Roman" w:hAnsi="Times New Roman" w:cs="Times New Roman"/>
          <w:sz w:val="24"/>
          <w:szCs w:val="24"/>
        </w:rPr>
      </w:pPr>
      <w:ins w:id="2662" w:author="Tima" w:date="2026-01-18T22:39:00Z">
        <w:r w:rsidRPr="00CB3FDC">
          <w:rPr>
            <w:rFonts w:ascii="Times New Roman" w:hAnsi="Times New Roman" w:cs="Times New Roman"/>
            <w:noProof/>
            <w:sz w:val="24"/>
            <w:szCs w:val="24"/>
            <w:lang w:eastAsia="ru-RU"/>
          </w:rPr>
          <w:drawing>
            <wp:inline distT="0" distB="0" distL="0" distR="0" wp14:anchorId="3129D4E8" wp14:editId="1D366EA0">
              <wp:extent cx="5940425" cy="2552098"/>
              <wp:effectExtent l="0" t="0" r="3175" b="635"/>
              <wp:docPr id="38" name="Рисунок 38" descr="C:\Users\Vlad\Desktop\Pack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Vlad\Desktop\Package3.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0425" cy="2552098"/>
                      </a:xfrm>
                      <a:prstGeom prst="rect">
                        <a:avLst/>
                      </a:prstGeom>
                      <a:noFill/>
                      <a:ln>
                        <a:noFill/>
                      </a:ln>
                    </pic:spPr>
                  </pic:pic>
                </a:graphicData>
              </a:graphic>
            </wp:inline>
          </w:drawing>
        </w:r>
      </w:ins>
    </w:p>
    <w:p w14:paraId="1B99E03C" w14:textId="707C9FDB" w:rsidR="006D3086" w:rsidRPr="00E07331" w:rsidRDefault="006D3086">
      <w:pPr>
        <w:pStyle w:val="af7"/>
        <w:spacing w:line="276" w:lineRule="auto"/>
        <w:rPr>
          <w:ins w:id="2663" w:author="Tima" w:date="2026-01-14T14:43:00Z"/>
        </w:rPr>
        <w:pPrChange w:id="2664" w:author="Tima" w:date="2026-01-14T17:00:00Z">
          <w:pPr/>
        </w:pPrChange>
      </w:pPr>
      <w:ins w:id="2665" w:author="Tima" w:date="2026-01-14T16:59:00Z">
        <w:r>
          <w:t xml:space="preserve">Рисунок </w:t>
        </w:r>
      </w:ins>
      <w:ins w:id="2666" w:author="Tima" w:date="2026-01-14T17:00:00Z">
        <w:r w:rsidRPr="006D3086">
          <w:rPr>
            <w:rPrChange w:id="2667" w:author="Tima" w:date="2026-01-14T17:00:00Z">
              <w:rPr>
                <w:i/>
                <w:lang w:val="en-US"/>
              </w:rPr>
            </w:rPrChange>
          </w:rPr>
          <w:t>5</w:t>
        </w:r>
      </w:ins>
      <w:ins w:id="2668" w:author="Tima" w:date="2026-01-14T16:59:00Z">
        <w:r>
          <w:t xml:space="preserve"> – Диаграмма активностей (UML </w:t>
        </w:r>
        <w:proofErr w:type="spellStart"/>
        <w:r>
          <w:t>Activity</w:t>
        </w:r>
        <w:proofErr w:type="spellEnd"/>
        <w:r>
          <w:t xml:space="preserve"> </w:t>
        </w:r>
        <w:proofErr w:type="spellStart"/>
        <w:r>
          <w:t>Diagram</w:t>
        </w:r>
        <w:proofErr w:type="spellEnd"/>
        <w:r>
          <w:t>)</w:t>
        </w:r>
      </w:ins>
      <w:ins w:id="2669" w:author="Tima" w:date="2026-01-18T22:43:00Z">
        <w:r w:rsidR="00CB3FDC">
          <w:t xml:space="preserve">. Обмен ЦФА на </w:t>
        </w:r>
        <w:r w:rsidR="00CB3FDC">
          <w:rPr>
            <w:lang w:val="en-US"/>
          </w:rPr>
          <w:t>NFT</w:t>
        </w:r>
      </w:ins>
    </w:p>
    <w:p w14:paraId="63683D2C" w14:textId="564A4BC8" w:rsidR="00DB5560" w:rsidRDefault="00DB5560">
      <w:pPr>
        <w:ind w:firstLine="709"/>
        <w:jc w:val="both"/>
        <w:rPr>
          <w:ins w:id="2670" w:author="Tima" w:date="2026-01-14T14:45:00Z"/>
          <w:rFonts w:ascii="Times New Roman" w:hAnsi="Times New Roman" w:cs="Times New Roman"/>
          <w:sz w:val="24"/>
          <w:szCs w:val="24"/>
        </w:rPr>
        <w:pPrChange w:id="2671" w:author="Tima" w:date="2026-01-14T14:45:00Z">
          <w:pPr/>
        </w:pPrChange>
      </w:pPr>
      <w:ins w:id="2672" w:author="Tima" w:date="2026-01-14T14:44:00Z">
        <w:r w:rsidRPr="00DB5560">
          <w:rPr>
            <w:rFonts w:ascii="Times New Roman" w:hAnsi="Times New Roman" w:cs="Times New Roman"/>
            <w:i/>
            <w:sz w:val="24"/>
            <w:szCs w:val="24"/>
          </w:rPr>
          <w:t>Постусловие:</w:t>
        </w:r>
        <w:r>
          <w:rPr>
            <w:rFonts w:ascii="Times New Roman" w:hAnsi="Times New Roman" w:cs="Times New Roman"/>
            <w:sz w:val="24"/>
            <w:szCs w:val="24"/>
          </w:rPr>
          <w:t xml:space="preserve"> Пользователь отдал ЦФА и получил </w:t>
        </w:r>
        <w:r w:rsidRPr="00DB5560">
          <w:rPr>
            <w:rFonts w:ascii="Times New Roman" w:hAnsi="Times New Roman" w:cs="Times New Roman"/>
            <w:sz w:val="24"/>
            <w:szCs w:val="24"/>
            <w:rPrChange w:id="2673" w:author="Tima" w:date="2026-01-14T14:45:00Z">
              <w:rPr>
                <w:rFonts w:ascii="Times New Roman" w:hAnsi="Times New Roman" w:cs="Times New Roman"/>
                <w:sz w:val="24"/>
                <w:szCs w:val="24"/>
                <w:lang w:val="en-US"/>
              </w:rPr>
            </w:rPrChange>
          </w:rPr>
          <w:t>NFT</w:t>
        </w:r>
        <w:r w:rsidRPr="00DB5560">
          <w:rPr>
            <w:rFonts w:ascii="Times New Roman" w:hAnsi="Times New Roman" w:cs="Times New Roman"/>
            <w:sz w:val="24"/>
            <w:szCs w:val="24"/>
            <w:rPrChange w:id="2674" w:author="Tima" w:date="2026-01-14T14:44:00Z">
              <w:rPr>
                <w:rFonts w:ascii="Times New Roman" w:hAnsi="Times New Roman" w:cs="Times New Roman"/>
                <w:sz w:val="24"/>
                <w:szCs w:val="24"/>
                <w:lang w:val="en-US"/>
              </w:rPr>
            </w:rPrChange>
          </w:rPr>
          <w:t xml:space="preserve"> </w:t>
        </w:r>
        <w:r>
          <w:rPr>
            <w:rFonts w:ascii="Times New Roman" w:hAnsi="Times New Roman" w:cs="Times New Roman"/>
            <w:sz w:val="24"/>
            <w:szCs w:val="24"/>
          </w:rPr>
          <w:t>на свой электронный кошелёк.</w:t>
        </w:r>
      </w:ins>
    </w:p>
    <w:p w14:paraId="0FCA7031" w14:textId="51A4777D" w:rsidR="00DB5560" w:rsidRPr="00356E26" w:rsidRDefault="00DB5560" w:rsidP="00DB5560">
      <w:pPr>
        <w:pStyle w:val="4"/>
        <w:rPr>
          <w:ins w:id="2675" w:author="Tima" w:date="2026-01-14T14:46:00Z"/>
          <w:rFonts w:ascii="Times New Roman" w:hAnsi="Times New Roman" w:cs="Times New Roman"/>
          <w:b/>
          <w:color w:val="000000" w:themeColor="text1"/>
        </w:rPr>
      </w:pPr>
      <w:ins w:id="2676" w:author="Tima" w:date="2026-01-14T14:46:00Z">
        <w:r>
          <w:rPr>
            <w:rFonts w:ascii="Times New Roman" w:hAnsi="Times New Roman" w:cs="Times New Roman"/>
            <w:b/>
            <w:color w:val="000000" w:themeColor="text1"/>
          </w:rPr>
          <w:t>Торговля ЦФА</w:t>
        </w:r>
      </w:ins>
    </w:p>
    <w:p w14:paraId="7B4A1863" w14:textId="3B91D5C1" w:rsidR="00DB5560" w:rsidRDefault="005D5A62">
      <w:pPr>
        <w:ind w:firstLine="709"/>
        <w:jc w:val="both"/>
        <w:rPr>
          <w:ins w:id="2677" w:author="Tima" w:date="2026-01-14T16:08:00Z"/>
          <w:rFonts w:ascii="Times New Roman" w:hAnsi="Times New Roman" w:cs="Times New Roman"/>
          <w:sz w:val="24"/>
          <w:szCs w:val="24"/>
        </w:rPr>
        <w:pPrChange w:id="2678" w:author="Tima" w:date="2026-01-14T14:45:00Z">
          <w:pPr/>
        </w:pPrChange>
      </w:pPr>
      <w:ins w:id="2679" w:author="Tima" w:date="2026-01-14T16:07:00Z">
        <w:r>
          <w:rPr>
            <w:rFonts w:ascii="Times New Roman" w:hAnsi="Times New Roman" w:cs="Times New Roman"/>
            <w:sz w:val="24"/>
            <w:szCs w:val="24"/>
          </w:rPr>
          <w:t>Торговля ЦФА – пользовательский сценарий, при котором происходят операции купли-продажи ЦФА в биржевом стакане сервиса.</w:t>
        </w:r>
      </w:ins>
    </w:p>
    <w:p w14:paraId="64C230D7" w14:textId="5CB928B0" w:rsidR="005D5A62" w:rsidRDefault="005D5A62">
      <w:pPr>
        <w:ind w:firstLine="709"/>
        <w:jc w:val="both"/>
        <w:rPr>
          <w:ins w:id="2680" w:author="Tima" w:date="2026-01-14T16:10:00Z"/>
          <w:rFonts w:ascii="Times New Roman" w:hAnsi="Times New Roman" w:cs="Times New Roman"/>
          <w:sz w:val="24"/>
          <w:szCs w:val="24"/>
        </w:rPr>
        <w:pPrChange w:id="2681" w:author="Tima" w:date="2026-01-14T14:45:00Z">
          <w:pPr/>
        </w:pPrChange>
      </w:pPr>
      <w:ins w:id="2682" w:author="Tima" w:date="2026-01-14T16:08:00Z">
        <w:r>
          <w:rPr>
            <w:rFonts w:ascii="Times New Roman" w:hAnsi="Times New Roman" w:cs="Times New Roman"/>
            <w:i/>
            <w:sz w:val="24"/>
            <w:szCs w:val="24"/>
          </w:rPr>
          <w:t>Предусловие:</w:t>
        </w:r>
      </w:ins>
      <w:ins w:id="2683" w:author="Tima" w:date="2026-01-14T16:09:00Z">
        <w:r>
          <w:rPr>
            <w:rFonts w:ascii="Times New Roman" w:hAnsi="Times New Roman" w:cs="Times New Roman"/>
            <w:sz w:val="24"/>
            <w:szCs w:val="24"/>
          </w:rPr>
          <w:t xml:space="preserve"> </w:t>
        </w:r>
      </w:ins>
      <w:ins w:id="2684" w:author="Tima" w:date="2026-01-14T16:10:00Z">
        <w:r>
          <w:rPr>
            <w:rFonts w:ascii="Times New Roman" w:hAnsi="Times New Roman" w:cs="Times New Roman"/>
            <w:sz w:val="24"/>
            <w:szCs w:val="24"/>
          </w:rPr>
          <w:t xml:space="preserve">наличие </w:t>
        </w:r>
      </w:ins>
      <w:ins w:id="2685" w:author="Tima" w:date="2026-01-14T16:09:00Z">
        <w:r>
          <w:rPr>
            <w:rFonts w:ascii="Times New Roman" w:hAnsi="Times New Roman" w:cs="Times New Roman"/>
            <w:sz w:val="24"/>
            <w:szCs w:val="24"/>
          </w:rPr>
          <w:t>баланс</w:t>
        </w:r>
      </w:ins>
      <w:ins w:id="2686" w:author="Tima" w:date="2026-01-14T16:10:00Z">
        <w:r>
          <w:rPr>
            <w:rFonts w:ascii="Times New Roman" w:hAnsi="Times New Roman" w:cs="Times New Roman"/>
            <w:sz w:val="24"/>
            <w:szCs w:val="24"/>
          </w:rPr>
          <w:t>а</w:t>
        </w:r>
      </w:ins>
      <w:ins w:id="2687" w:author="Tima" w:date="2026-01-14T16:09:00Z">
        <w:r>
          <w:rPr>
            <w:rFonts w:ascii="Times New Roman" w:hAnsi="Times New Roman" w:cs="Times New Roman"/>
            <w:sz w:val="24"/>
            <w:szCs w:val="24"/>
          </w:rPr>
          <w:t xml:space="preserve"> для торговли (в ЦФА или рублях</w:t>
        </w:r>
      </w:ins>
      <w:ins w:id="2688" w:author="Tima" w:date="2026-01-14T16:10:00Z">
        <w:r>
          <w:rPr>
            <w:rFonts w:ascii="Times New Roman" w:hAnsi="Times New Roman" w:cs="Times New Roman"/>
            <w:sz w:val="24"/>
            <w:szCs w:val="24"/>
          </w:rPr>
          <w:t>), интернета и электронного устройства со скачанным прил</w:t>
        </w:r>
      </w:ins>
      <w:ins w:id="2689" w:author="Tima" w:date="2026-01-18T22:39:00Z">
        <w:r w:rsidR="00CB3FDC">
          <w:rPr>
            <w:rFonts w:ascii="Times New Roman" w:hAnsi="Times New Roman" w:cs="Times New Roman"/>
            <w:sz w:val="24"/>
            <w:szCs w:val="24"/>
          </w:rPr>
          <w:t>о</w:t>
        </w:r>
      </w:ins>
      <w:ins w:id="2690" w:author="Tima" w:date="2026-01-14T16:10:00Z">
        <w:r>
          <w:rPr>
            <w:rFonts w:ascii="Times New Roman" w:hAnsi="Times New Roman" w:cs="Times New Roman"/>
            <w:sz w:val="24"/>
            <w:szCs w:val="24"/>
          </w:rPr>
          <w:t>жением.</w:t>
        </w:r>
      </w:ins>
    </w:p>
    <w:p w14:paraId="349A20DB" w14:textId="6629B603" w:rsidR="005D5A62" w:rsidRDefault="006D3086">
      <w:pPr>
        <w:jc w:val="both"/>
        <w:rPr>
          <w:ins w:id="2691" w:author="Tima" w:date="2026-01-14T17:00:00Z"/>
          <w:rFonts w:ascii="Times New Roman" w:hAnsi="Times New Roman" w:cs="Times New Roman"/>
          <w:sz w:val="24"/>
          <w:szCs w:val="24"/>
        </w:rPr>
        <w:pPrChange w:id="2692" w:author="Tima" w:date="2026-01-14T16:59:00Z">
          <w:pPr/>
        </w:pPrChange>
      </w:pPr>
      <w:ins w:id="2693" w:author="Tima" w:date="2026-01-14T16:59:00Z">
        <w:r w:rsidRPr="006D3086">
          <w:rPr>
            <w:rFonts w:ascii="Times New Roman" w:hAnsi="Times New Roman" w:cs="Times New Roman"/>
            <w:noProof/>
            <w:sz w:val="24"/>
            <w:szCs w:val="24"/>
            <w:lang w:eastAsia="ru-RU"/>
          </w:rPr>
          <w:lastRenderedPageBreak/>
          <w:drawing>
            <wp:inline distT="0" distB="0" distL="0" distR="0" wp14:anchorId="4EB85061" wp14:editId="73027FBA">
              <wp:extent cx="5940425" cy="2876795"/>
              <wp:effectExtent l="0" t="0" r="3175" b="0"/>
              <wp:docPr id="24" name="Рисунок 24" descr="C:\Users\Vlad\Desktop\Pack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Vlad\Desktop\Package4.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0425" cy="2876795"/>
                      </a:xfrm>
                      <a:prstGeom prst="rect">
                        <a:avLst/>
                      </a:prstGeom>
                      <a:noFill/>
                      <a:ln>
                        <a:noFill/>
                      </a:ln>
                    </pic:spPr>
                  </pic:pic>
                </a:graphicData>
              </a:graphic>
            </wp:inline>
          </w:drawing>
        </w:r>
      </w:ins>
    </w:p>
    <w:p w14:paraId="693883BA" w14:textId="23DB7699" w:rsidR="006D3086" w:rsidRPr="00FA4881" w:rsidRDefault="006D3086">
      <w:pPr>
        <w:pStyle w:val="af7"/>
        <w:spacing w:line="276" w:lineRule="auto"/>
        <w:rPr>
          <w:ins w:id="2694" w:author="Tima" w:date="2026-01-14T16:59:00Z"/>
        </w:rPr>
        <w:pPrChange w:id="2695" w:author="Tima" w:date="2026-01-14T17:00:00Z">
          <w:pPr/>
        </w:pPrChange>
      </w:pPr>
      <w:ins w:id="2696" w:author="Tima" w:date="2026-01-14T17:00:00Z">
        <w:r>
          <w:t xml:space="preserve">Рисунок </w:t>
        </w:r>
        <w:r w:rsidRPr="006D3086">
          <w:rPr>
            <w:rPrChange w:id="2697" w:author="Tima" w:date="2026-01-14T17:00:00Z">
              <w:rPr>
                <w:i/>
                <w:lang w:val="en-US"/>
              </w:rPr>
            </w:rPrChange>
          </w:rPr>
          <w:t>6</w:t>
        </w:r>
        <w:r>
          <w:t xml:space="preserve"> – Диаграмма активностей (UML </w:t>
        </w:r>
        <w:proofErr w:type="spellStart"/>
        <w:r>
          <w:t>Activity</w:t>
        </w:r>
        <w:proofErr w:type="spellEnd"/>
        <w:r>
          <w:t xml:space="preserve"> </w:t>
        </w:r>
        <w:proofErr w:type="spellStart"/>
        <w:r>
          <w:t>Diagram</w:t>
        </w:r>
        <w:proofErr w:type="spellEnd"/>
        <w:r>
          <w:t>)</w:t>
        </w:r>
      </w:ins>
      <w:ins w:id="2698" w:author="Tima" w:date="2026-01-18T22:43:00Z">
        <w:r w:rsidR="00CB3FDC">
          <w:t>. Торговля ЦФА</w:t>
        </w:r>
      </w:ins>
    </w:p>
    <w:p w14:paraId="2C1981C3" w14:textId="30AD2A7D" w:rsidR="006D3086" w:rsidRDefault="006D3086">
      <w:pPr>
        <w:ind w:firstLine="709"/>
        <w:jc w:val="both"/>
        <w:rPr>
          <w:ins w:id="2699" w:author="Tima" w:date="2026-01-14T17:02:00Z"/>
          <w:rFonts w:ascii="Times New Roman" w:hAnsi="Times New Roman" w:cs="Times New Roman"/>
          <w:sz w:val="24"/>
          <w:szCs w:val="24"/>
        </w:rPr>
        <w:pPrChange w:id="2700" w:author="Tima" w:date="2026-01-14T14:45:00Z">
          <w:pPr/>
        </w:pPrChange>
      </w:pPr>
      <w:ins w:id="2701" w:author="Tima" w:date="2026-01-14T17:01:00Z">
        <w:r>
          <w:rPr>
            <w:rFonts w:ascii="Times New Roman" w:hAnsi="Times New Roman" w:cs="Times New Roman"/>
            <w:i/>
            <w:sz w:val="24"/>
            <w:szCs w:val="24"/>
          </w:rPr>
          <w:t>Постусловие:</w:t>
        </w:r>
        <w:r>
          <w:rPr>
            <w:rFonts w:ascii="Times New Roman" w:hAnsi="Times New Roman" w:cs="Times New Roman"/>
            <w:sz w:val="24"/>
            <w:szCs w:val="24"/>
          </w:rPr>
          <w:t xml:space="preserve"> пользователь купил/продал </w:t>
        </w:r>
      </w:ins>
      <w:ins w:id="2702" w:author="Tima" w:date="2026-01-14T17:02:00Z">
        <w:r>
          <w:rPr>
            <w:rFonts w:ascii="Times New Roman" w:hAnsi="Times New Roman" w:cs="Times New Roman"/>
            <w:sz w:val="24"/>
            <w:szCs w:val="24"/>
          </w:rPr>
          <w:t>ЦФА за рубли.</w:t>
        </w:r>
      </w:ins>
    </w:p>
    <w:p w14:paraId="2912241D" w14:textId="3F2F8E79" w:rsidR="006D3086" w:rsidRPr="00356E26" w:rsidRDefault="006D3086" w:rsidP="006D3086">
      <w:pPr>
        <w:pStyle w:val="4"/>
        <w:rPr>
          <w:ins w:id="2703" w:author="Tima" w:date="2026-01-14T17:02:00Z"/>
          <w:rFonts w:ascii="Times New Roman" w:hAnsi="Times New Roman" w:cs="Times New Roman"/>
          <w:b/>
          <w:color w:val="000000" w:themeColor="text1"/>
        </w:rPr>
      </w:pPr>
      <w:ins w:id="2704" w:author="Tima" w:date="2026-01-14T17:02:00Z">
        <w:r>
          <w:rPr>
            <w:rFonts w:ascii="Times New Roman" w:hAnsi="Times New Roman" w:cs="Times New Roman"/>
            <w:b/>
            <w:color w:val="000000" w:themeColor="text1"/>
          </w:rPr>
          <w:t>Депозит средств</w:t>
        </w:r>
      </w:ins>
    </w:p>
    <w:p w14:paraId="789BCA60" w14:textId="4E5A2122" w:rsidR="002E399D" w:rsidRPr="002E399D" w:rsidRDefault="002E399D">
      <w:pPr>
        <w:ind w:firstLine="709"/>
        <w:jc w:val="both"/>
        <w:rPr>
          <w:ins w:id="2705" w:author="Tima" w:date="2026-01-14T17:10:00Z"/>
          <w:rFonts w:ascii="Times New Roman" w:hAnsi="Times New Roman" w:cs="Times New Roman"/>
          <w:sz w:val="24"/>
          <w:szCs w:val="24"/>
          <w:rPrChange w:id="2706" w:author="Tima" w:date="2026-01-14T17:10:00Z">
            <w:rPr>
              <w:ins w:id="2707" w:author="Tima" w:date="2026-01-14T17:10:00Z"/>
            </w:rPr>
          </w:rPrChange>
        </w:rPr>
        <w:pPrChange w:id="2708" w:author="Tima" w:date="2026-01-14T17:12:00Z">
          <w:pPr>
            <w:pStyle w:val="a3"/>
            <w:numPr>
              <w:numId w:val="48"/>
            </w:numPr>
            <w:spacing w:line="276" w:lineRule="auto"/>
            <w:ind w:hanging="360"/>
            <w:jc w:val="both"/>
          </w:pPr>
        </w:pPrChange>
      </w:pPr>
      <w:ins w:id="2709" w:author="Tima" w:date="2026-01-14T17:10:00Z">
        <w:r w:rsidRPr="002E399D">
          <w:rPr>
            <w:rFonts w:ascii="Times New Roman" w:hAnsi="Times New Roman" w:cs="Times New Roman"/>
            <w:sz w:val="24"/>
            <w:szCs w:val="24"/>
            <w:rPrChange w:id="2710" w:author="Tima" w:date="2026-01-14T17:10:00Z">
              <w:rPr/>
            </w:rPrChange>
          </w:rPr>
          <w:t xml:space="preserve">Депозит средств на счёт в сервисе – </w:t>
        </w:r>
      </w:ins>
      <w:ins w:id="2711" w:author="Tima" w:date="2026-01-14T17:11:00Z">
        <w:r>
          <w:rPr>
            <w:rFonts w:ascii="Times New Roman" w:hAnsi="Times New Roman" w:cs="Times New Roman"/>
            <w:sz w:val="24"/>
            <w:szCs w:val="24"/>
          </w:rPr>
          <w:t xml:space="preserve">пользовательский сценарий, при котором пользователь совершает </w:t>
        </w:r>
      </w:ins>
      <w:ins w:id="2712" w:author="Tima" w:date="2026-01-14T17:10:00Z">
        <w:r w:rsidRPr="002E399D">
          <w:rPr>
            <w:rFonts w:ascii="Times New Roman" w:hAnsi="Times New Roman" w:cs="Times New Roman"/>
            <w:sz w:val="24"/>
            <w:szCs w:val="24"/>
            <w:rPrChange w:id="2713" w:author="Tima" w:date="2026-01-14T17:10:00Z">
              <w:rPr/>
            </w:rPrChange>
          </w:rPr>
          <w:t xml:space="preserve">перевод </w:t>
        </w:r>
        <w:r>
          <w:rPr>
            <w:rFonts w:ascii="Times New Roman" w:hAnsi="Times New Roman" w:cs="Times New Roman"/>
            <w:sz w:val="24"/>
            <w:szCs w:val="24"/>
          </w:rPr>
          <w:t>средств</w:t>
        </w:r>
        <w:r w:rsidRPr="002E399D">
          <w:rPr>
            <w:rFonts w:ascii="Times New Roman" w:hAnsi="Times New Roman" w:cs="Times New Roman"/>
            <w:sz w:val="24"/>
            <w:szCs w:val="24"/>
            <w:rPrChange w:id="2714" w:author="Tima" w:date="2026-01-14T17:10:00Z">
              <w:rPr/>
            </w:rPrChange>
          </w:rPr>
          <w:t xml:space="preserve"> со своего счёта в банке на счёт сервиса</w:t>
        </w:r>
      </w:ins>
      <w:ins w:id="2715" w:author="Tima" w:date="2026-01-14T17:12:00Z">
        <w:r>
          <w:rPr>
            <w:rFonts w:ascii="Times New Roman" w:hAnsi="Times New Roman" w:cs="Times New Roman"/>
            <w:sz w:val="24"/>
            <w:szCs w:val="24"/>
          </w:rPr>
          <w:t xml:space="preserve"> через СБП</w:t>
        </w:r>
      </w:ins>
      <w:ins w:id="2716" w:author="Tima" w:date="2026-01-14T17:10:00Z">
        <w:r w:rsidRPr="002E399D">
          <w:rPr>
            <w:rFonts w:ascii="Times New Roman" w:hAnsi="Times New Roman" w:cs="Times New Roman"/>
            <w:sz w:val="24"/>
            <w:szCs w:val="24"/>
            <w:rPrChange w:id="2717" w:author="Tima" w:date="2026-01-14T17:10:00Z">
              <w:rPr/>
            </w:rPrChange>
          </w:rPr>
          <w:t>. Сервис пополняет счёт данног</w:t>
        </w:r>
        <w:r>
          <w:rPr>
            <w:rFonts w:ascii="Times New Roman" w:hAnsi="Times New Roman" w:cs="Times New Roman"/>
            <w:sz w:val="24"/>
            <w:szCs w:val="24"/>
          </w:rPr>
          <w:t>о пользователя</w:t>
        </w:r>
        <w:r w:rsidRPr="002E399D">
          <w:rPr>
            <w:rFonts w:ascii="Times New Roman" w:hAnsi="Times New Roman" w:cs="Times New Roman"/>
            <w:sz w:val="24"/>
            <w:szCs w:val="24"/>
            <w:rPrChange w:id="2718" w:author="Tima" w:date="2026-01-14T17:10:00Z">
              <w:rPr/>
            </w:rPrChange>
          </w:rPr>
          <w:t>.</w:t>
        </w:r>
      </w:ins>
    </w:p>
    <w:p w14:paraId="7E43D7D8" w14:textId="3A56C1A6" w:rsidR="006D3086" w:rsidRDefault="002E399D">
      <w:pPr>
        <w:ind w:firstLine="709"/>
        <w:jc w:val="both"/>
        <w:rPr>
          <w:ins w:id="2719" w:author="Tima" w:date="2026-01-14T17:14:00Z"/>
          <w:rFonts w:ascii="Times New Roman" w:hAnsi="Times New Roman" w:cs="Times New Roman"/>
          <w:sz w:val="24"/>
          <w:szCs w:val="24"/>
        </w:rPr>
        <w:pPrChange w:id="2720" w:author="Tima" w:date="2026-01-14T14:45:00Z">
          <w:pPr/>
        </w:pPrChange>
      </w:pPr>
      <w:ins w:id="2721" w:author="Tima" w:date="2026-01-14T17:13:00Z">
        <w:r>
          <w:rPr>
            <w:rFonts w:ascii="Times New Roman" w:hAnsi="Times New Roman" w:cs="Times New Roman"/>
            <w:i/>
            <w:sz w:val="24"/>
            <w:szCs w:val="24"/>
          </w:rPr>
          <w:t>Предусловие:</w:t>
        </w:r>
        <w:r>
          <w:rPr>
            <w:rFonts w:ascii="Times New Roman" w:hAnsi="Times New Roman" w:cs="Times New Roman"/>
            <w:sz w:val="24"/>
            <w:szCs w:val="24"/>
          </w:rPr>
          <w:t xml:space="preserve"> наличие средств для перевода</w:t>
        </w:r>
      </w:ins>
      <w:ins w:id="2722" w:author="Tima" w:date="2026-01-14T17:14:00Z">
        <w:r>
          <w:rPr>
            <w:rFonts w:ascii="Times New Roman" w:hAnsi="Times New Roman" w:cs="Times New Roman"/>
            <w:sz w:val="24"/>
            <w:szCs w:val="24"/>
          </w:rPr>
          <w:t>, интернета и электронног</w:t>
        </w:r>
        <w:r w:rsidR="00FD2CC3">
          <w:rPr>
            <w:rFonts w:ascii="Times New Roman" w:hAnsi="Times New Roman" w:cs="Times New Roman"/>
            <w:sz w:val="24"/>
            <w:szCs w:val="24"/>
          </w:rPr>
          <w:t>о устройства с приложениями</w:t>
        </w:r>
        <w:r>
          <w:rPr>
            <w:rFonts w:ascii="Times New Roman" w:hAnsi="Times New Roman" w:cs="Times New Roman"/>
            <w:sz w:val="24"/>
            <w:szCs w:val="24"/>
          </w:rPr>
          <w:t xml:space="preserve"> СБП/банка и сервиса.</w:t>
        </w:r>
      </w:ins>
    </w:p>
    <w:p w14:paraId="6B001B8A" w14:textId="745FC8DD" w:rsidR="002E399D" w:rsidRDefault="00B46A27">
      <w:pPr>
        <w:jc w:val="both"/>
        <w:rPr>
          <w:ins w:id="2723" w:author="Tima" w:date="2026-01-14T18:01:00Z"/>
          <w:rFonts w:ascii="Times New Roman" w:hAnsi="Times New Roman" w:cs="Times New Roman"/>
          <w:sz w:val="24"/>
          <w:szCs w:val="24"/>
        </w:rPr>
        <w:pPrChange w:id="2724" w:author="Tima" w:date="2026-01-14T18:01:00Z">
          <w:pPr/>
        </w:pPrChange>
      </w:pPr>
      <w:ins w:id="2725" w:author="Tima" w:date="2026-01-14T19:13:00Z">
        <w:r w:rsidRPr="00B46A27">
          <w:rPr>
            <w:rFonts w:ascii="Times New Roman" w:hAnsi="Times New Roman" w:cs="Times New Roman"/>
            <w:noProof/>
            <w:sz w:val="24"/>
            <w:szCs w:val="24"/>
            <w:lang w:eastAsia="ru-RU"/>
          </w:rPr>
          <w:drawing>
            <wp:inline distT="0" distB="0" distL="0" distR="0" wp14:anchorId="13521DE0" wp14:editId="0CA071EB">
              <wp:extent cx="5940425" cy="3514728"/>
              <wp:effectExtent l="0" t="0" r="3175" b="9525"/>
              <wp:docPr id="30" name="Рисунок 30" descr="C:\Users\Vlad\Desktop\Pack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Vlad\Desktop\Package6.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0425" cy="3514728"/>
                      </a:xfrm>
                      <a:prstGeom prst="rect">
                        <a:avLst/>
                      </a:prstGeom>
                      <a:noFill/>
                      <a:ln>
                        <a:noFill/>
                      </a:ln>
                    </pic:spPr>
                  </pic:pic>
                </a:graphicData>
              </a:graphic>
            </wp:inline>
          </w:drawing>
        </w:r>
      </w:ins>
    </w:p>
    <w:p w14:paraId="3F2F4C9C" w14:textId="689E995C" w:rsidR="00AF38CB" w:rsidRPr="00FA4881" w:rsidRDefault="00AF38CB">
      <w:pPr>
        <w:pStyle w:val="af7"/>
        <w:spacing w:line="276" w:lineRule="auto"/>
        <w:rPr>
          <w:ins w:id="2726" w:author="Tima" w:date="2026-01-14T17:14:00Z"/>
        </w:rPr>
        <w:pPrChange w:id="2727" w:author="Tima" w:date="2026-01-14T18:02:00Z">
          <w:pPr/>
        </w:pPrChange>
      </w:pPr>
      <w:ins w:id="2728" w:author="Tima" w:date="2026-01-14T18:02:00Z">
        <w:r>
          <w:t xml:space="preserve">Рисунок 7 – Диаграмма активностей (UML </w:t>
        </w:r>
        <w:proofErr w:type="spellStart"/>
        <w:r>
          <w:t>Activity</w:t>
        </w:r>
        <w:proofErr w:type="spellEnd"/>
        <w:r>
          <w:t xml:space="preserve"> </w:t>
        </w:r>
        <w:proofErr w:type="spellStart"/>
        <w:r>
          <w:t>Diagram</w:t>
        </w:r>
        <w:proofErr w:type="spellEnd"/>
        <w:r>
          <w:t>)</w:t>
        </w:r>
      </w:ins>
      <w:ins w:id="2729" w:author="Tima" w:date="2026-01-18T22:43:00Z">
        <w:r w:rsidR="00CB3FDC">
          <w:t>. Депозит средств</w:t>
        </w:r>
      </w:ins>
    </w:p>
    <w:p w14:paraId="18388872" w14:textId="4A153708" w:rsidR="002E399D" w:rsidRDefault="00AF38CB">
      <w:pPr>
        <w:ind w:firstLine="709"/>
        <w:jc w:val="both"/>
        <w:rPr>
          <w:ins w:id="2730" w:author="Tima" w:date="2026-01-14T18:02:00Z"/>
          <w:rFonts w:ascii="Times New Roman" w:hAnsi="Times New Roman" w:cs="Times New Roman"/>
          <w:sz w:val="24"/>
          <w:szCs w:val="24"/>
        </w:rPr>
        <w:pPrChange w:id="2731" w:author="Tima" w:date="2026-01-14T14:45:00Z">
          <w:pPr/>
        </w:pPrChange>
      </w:pPr>
      <w:ins w:id="2732" w:author="Tima" w:date="2026-01-14T18:02:00Z">
        <w:r>
          <w:rPr>
            <w:rFonts w:ascii="Times New Roman" w:hAnsi="Times New Roman" w:cs="Times New Roman"/>
            <w:i/>
            <w:sz w:val="24"/>
            <w:szCs w:val="24"/>
          </w:rPr>
          <w:lastRenderedPageBreak/>
          <w:t>Постусловие:</w:t>
        </w:r>
        <w:r>
          <w:rPr>
            <w:rFonts w:ascii="Times New Roman" w:hAnsi="Times New Roman" w:cs="Times New Roman"/>
            <w:sz w:val="24"/>
            <w:szCs w:val="24"/>
          </w:rPr>
          <w:t xml:space="preserve"> </w:t>
        </w:r>
      </w:ins>
      <w:ins w:id="2733" w:author="Tima" w:date="2026-01-14T19:15:00Z">
        <w:r w:rsidR="00C0724F">
          <w:rPr>
            <w:rFonts w:ascii="Times New Roman" w:hAnsi="Times New Roman" w:cs="Times New Roman"/>
            <w:sz w:val="24"/>
            <w:szCs w:val="24"/>
          </w:rPr>
          <w:t>денежные средства</w:t>
        </w:r>
        <w:r w:rsidR="00B46A27">
          <w:rPr>
            <w:rFonts w:ascii="Times New Roman" w:hAnsi="Times New Roman" w:cs="Times New Roman"/>
            <w:sz w:val="24"/>
            <w:szCs w:val="24"/>
          </w:rPr>
          <w:t xml:space="preserve"> списаны со счёта пользователя в банке, пополнен баланс счёта пользователя в сервисе в рублях.</w:t>
        </w:r>
      </w:ins>
    </w:p>
    <w:p w14:paraId="063C67A4" w14:textId="5842068F" w:rsidR="00AF38CB" w:rsidRPr="00356E26" w:rsidRDefault="00AF38CB" w:rsidP="00AF38CB">
      <w:pPr>
        <w:pStyle w:val="4"/>
        <w:rPr>
          <w:ins w:id="2734" w:author="Tima" w:date="2026-01-14T18:02:00Z"/>
          <w:rFonts w:ascii="Times New Roman" w:hAnsi="Times New Roman" w:cs="Times New Roman"/>
          <w:b/>
          <w:color w:val="000000" w:themeColor="text1"/>
        </w:rPr>
      </w:pPr>
      <w:ins w:id="2735" w:author="Tima" w:date="2026-01-14T18:03:00Z">
        <w:r>
          <w:rPr>
            <w:rFonts w:ascii="Times New Roman" w:hAnsi="Times New Roman" w:cs="Times New Roman"/>
            <w:b/>
            <w:color w:val="000000" w:themeColor="text1"/>
          </w:rPr>
          <w:t>Вывод</w:t>
        </w:r>
      </w:ins>
      <w:ins w:id="2736" w:author="Tima" w:date="2026-01-14T18:02:00Z">
        <w:r>
          <w:rPr>
            <w:rFonts w:ascii="Times New Roman" w:hAnsi="Times New Roman" w:cs="Times New Roman"/>
            <w:b/>
            <w:color w:val="000000" w:themeColor="text1"/>
          </w:rPr>
          <w:t xml:space="preserve"> средств</w:t>
        </w:r>
      </w:ins>
    </w:p>
    <w:p w14:paraId="41847993" w14:textId="1DA27FDC" w:rsidR="00AF38CB" w:rsidRPr="00AF38CB" w:rsidRDefault="00AF38CB">
      <w:pPr>
        <w:ind w:firstLine="709"/>
        <w:jc w:val="both"/>
        <w:rPr>
          <w:ins w:id="2737" w:author="Tima" w:date="2026-01-14T18:09:00Z"/>
          <w:rFonts w:ascii="Times New Roman" w:hAnsi="Times New Roman" w:cs="Times New Roman"/>
          <w:sz w:val="24"/>
          <w:szCs w:val="24"/>
          <w:rPrChange w:id="2738" w:author="Tima" w:date="2026-01-14T18:09:00Z">
            <w:rPr>
              <w:ins w:id="2739" w:author="Tima" w:date="2026-01-14T18:09:00Z"/>
            </w:rPr>
          </w:rPrChange>
        </w:rPr>
        <w:pPrChange w:id="2740" w:author="Tima" w:date="2026-01-14T18:12:00Z">
          <w:pPr>
            <w:pStyle w:val="a3"/>
            <w:numPr>
              <w:numId w:val="49"/>
            </w:numPr>
            <w:spacing w:line="276" w:lineRule="auto"/>
            <w:ind w:hanging="360"/>
            <w:jc w:val="both"/>
          </w:pPr>
        </w:pPrChange>
      </w:pPr>
      <w:ins w:id="2741" w:author="Tima" w:date="2026-01-14T18:09:00Z">
        <w:r>
          <w:rPr>
            <w:rFonts w:ascii="Times New Roman" w:hAnsi="Times New Roman" w:cs="Times New Roman"/>
            <w:sz w:val="24"/>
            <w:szCs w:val="24"/>
          </w:rPr>
          <w:t>Вывод</w:t>
        </w:r>
        <w:r w:rsidRPr="00AF38CB">
          <w:rPr>
            <w:rFonts w:ascii="Times New Roman" w:hAnsi="Times New Roman" w:cs="Times New Roman"/>
            <w:sz w:val="24"/>
            <w:szCs w:val="24"/>
            <w:rPrChange w:id="2742" w:author="Tima" w:date="2026-01-14T18:09:00Z">
              <w:rPr/>
            </w:rPrChange>
          </w:rPr>
          <w:t xml:space="preserve"> средств со счёта сервиса –</w:t>
        </w:r>
      </w:ins>
      <w:ins w:id="2743" w:author="Tima" w:date="2026-01-14T18:10:00Z">
        <w:r>
          <w:rPr>
            <w:rFonts w:ascii="Times New Roman" w:hAnsi="Times New Roman" w:cs="Times New Roman"/>
            <w:sz w:val="24"/>
            <w:szCs w:val="24"/>
          </w:rPr>
          <w:t xml:space="preserve"> пользовательский сценарий, при котором сервис совершает</w:t>
        </w:r>
      </w:ins>
      <w:ins w:id="2744" w:author="Tima" w:date="2026-01-14T18:09:00Z">
        <w:r>
          <w:rPr>
            <w:rFonts w:ascii="Times New Roman" w:hAnsi="Times New Roman" w:cs="Times New Roman"/>
            <w:sz w:val="24"/>
            <w:szCs w:val="24"/>
          </w:rPr>
          <w:t xml:space="preserve"> перевод средств</w:t>
        </w:r>
        <w:r w:rsidRPr="00AF38CB">
          <w:rPr>
            <w:rFonts w:ascii="Times New Roman" w:hAnsi="Times New Roman" w:cs="Times New Roman"/>
            <w:sz w:val="24"/>
            <w:szCs w:val="24"/>
            <w:rPrChange w:id="2745" w:author="Tima" w:date="2026-01-14T18:09:00Z">
              <w:rPr/>
            </w:rPrChange>
          </w:rPr>
          <w:t xml:space="preserve"> со своего банковского счёта на счёт пользователя в банке по распоряжению этого пользователя со списанием суммы вывода с </w:t>
        </w:r>
        <w:r>
          <w:rPr>
            <w:rFonts w:ascii="Times New Roman" w:hAnsi="Times New Roman" w:cs="Times New Roman"/>
            <w:sz w:val="24"/>
            <w:szCs w:val="24"/>
          </w:rPr>
          <w:t>баланса пользовательского счёта</w:t>
        </w:r>
        <w:r w:rsidRPr="00AF38CB">
          <w:rPr>
            <w:rFonts w:ascii="Times New Roman" w:hAnsi="Times New Roman" w:cs="Times New Roman"/>
            <w:sz w:val="24"/>
            <w:szCs w:val="24"/>
            <w:rPrChange w:id="2746" w:author="Tima" w:date="2026-01-14T18:09:00Z">
              <w:rPr/>
            </w:rPrChange>
          </w:rPr>
          <w:t>. Выводимая сумма не может быть больше доступного баланса.</w:t>
        </w:r>
      </w:ins>
    </w:p>
    <w:p w14:paraId="58760340" w14:textId="7110E5F0" w:rsidR="00AF38CB" w:rsidRDefault="00FD2CC3">
      <w:pPr>
        <w:ind w:firstLine="709"/>
        <w:jc w:val="both"/>
        <w:rPr>
          <w:ins w:id="2747" w:author="Tima" w:date="2026-01-14T18:14:00Z"/>
          <w:rFonts w:ascii="Times New Roman" w:hAnsi="Times New Roman" w:cs="Times New Roman"/>
          <w:sz w:val="24"/>
          <w:szCs w:val="24"/>
        </w:rPr>
        <w:pPrChange w:id="2748" w:author="Tima" w:date="2026-01-14T14:45:00Z">
          <w:pPr/>
        </w:pPrChange>
      </w:pPr>
      <w:ins w:id="2749" w:author="Tima" w:date="2026-01-14T18:12:00Z">
        <w:r>
          <w:rPr>
            <w:rFonts w:ascii="Times New Roman" w:hAnsi="Times New Roman" w:cs="Times New Roman"/>
            <w:i/>
            <w:sz w:val="24"/>
            <w:szCs w:val="24"/>
          </w:rPr>
          <w:t>Предусловие:</w:t>
        </w:r>
        <w:r>
          <w:rPr>
            <w:rFonts w:ascii="Times New Roman" w:hAnsi="Times New Roman" w:cs="Times New Roman"/>
            <w:sz w:val="24"/>
            <w:szCs w:val="24"/>
          </w:rPr>
          <w:t xml:space="preserve"> наличие средств для вывода, интернета и электронного устройства со скачанными приложениями сервиса и банка</w:t>
        </w:r>
      </w:ins>
      <w:ins w:id="2750" w:author="Tima" w:date="2026-01-14T18:14:00Z">
        <w:r>
          <w:rPr>
            <w:rFonts w:ascii="Times New Roman" w:hAnsi="Times New Roman" w:cs="Times New Roman"/>
            <w:sz w:val="24"/>
            <w:szCs w:val="24"/>
          </w:rPr>
          <w:t xml:space="preserve"> (необязательно)</w:t>
        </w:r>
      </w:ins>
      <w:ins w:id="2751" w:author="Tima" w:date="2026-01-14T18:12:00Z">
        <w:r>
          <w:rPr>
            <w:rFonts w:ascii="Times New Roman" w:hAnsi="Times New Roman" w:cs="Times New Roman"/>
            <w:sz w:val="24"/>
            <w:szCs w:val="24"/>
          </w:rPr>
          <w:t>.</w:t>
        </w:r>
      </w:ins>
    </w:p>
    <w:p w14:paraId="30522638" w14:textId="286AD5C6" w:rsidR="00FD2CC3" w:rsidRDefault="00CB3FDC">
      <w:pPr>
        <w:jc w:val="both"/>
        <w:rPr>
          <w:ins w:id="2752" w:author="Tima" w:date="2026-01-14T18:14:00Z"/>
          <w:rFonts w:ascii="Times New Roman" w:hAnsi="Times New Roman" w:cs="Times New Roman"/>
          <w:sz w:val="24"/>
          <w:szCs w:val="24"/>
        </w:rPr>
        <w:pPrChange w:id="2753" w:author="Tima" w:date="2026-01-14T18:14:00Z">
          <w:pPr/>
        </w:pPrChange>
      </w:pPr>
      <w:ins w:id="2754" w:author="Tima" w:date="2026-01-18T22:41:00Z">
        <w:r w:rsidRPr="00CB3FDC">
          <w:rPr>
            <w:rFonts w:ascii="Times New Roman" w:hAnsi="Times New Roman" w:cs="Times New Roman"/>
            <w:noProof/>
            <w:sz w:val="24"/>
            <w:szCs w:val="24"/>
            <w:lang w:eastAsia="ru-RU"/>
          </w:rPr>
          <w:drawing>
            <wp:inline distT="0" distB="0" distL="0" distR="0" wp14:anchorId="3F992FC4" wp14:editId="13CAEBEC">
              <wp:extent cx="5940425" cy="2658864"/>
              <wp:effectExtent l="0" t="0" r="3175" b="8255"/>
              <wp:docPr id="39" name="Рисунок 39" descr="C:\Users\Vlad\Desktop\Pack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Vlad\Desktop\Package5.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0425" cy="2658864"/>
                      </a:xfrm>
                      <a:prstGeom prst="rect">
                        <a:avLst/>
                      </a:prstGeom>
                      <a:noFill/>
                      <a:ln>
                        <a:noFill/>
                      </a:ln>
                    </pic:spPr>
                  </pic:pic>
                </a:graphicData>
              </a:graphic>
            </wp:inline>
          </w:drawing>
        </w:r>
      </w:ins>
    </w:p>
    <w:p w14:paraId="53CB5D18" w14:textId="67A78C4A" w:rsidR="00FD2CC3" w:rsidRPr="00FA4881" w:rsidRDefault="00FD2CC3">
      <w:pPr>
        <w:pStyle w:val="af7"/>
        <w:spacing w:line="276" w:lineRule="auto"/>
        <w:rPr>
          <w:ins w:id="2755" w:author="Tima" w:date="2026-01-14T18:14:00Z"/>
        </w:rPr>
        <w:pPrChange w:id="2756" w:author="Tima" w:date="2026-01-14T18:14:00Z">
          <w:pPr/>
        </w:pPrChange>
      </w:pPr>
      <w:ins w:id="2757" w:author="Tima" w:date="2026-01-14T18:14:00Z">
        <w:r>
          <w:t xml:space="preserve">Рисунок 8 – Диаграмма активностей (UML </w:t>
        </w:r>
        <w:proofErr w:type="spellStart"/>
        <w:r>
          <w:t>Activity</w:t>
        </w:r>
        <w:proofErr w:type="spellEnd"/>
        <w:r>
          <w:t xml:space="preserve"> </w:t>
        </w:r>
        <w:proofErr w:type="spellStart"/>
        <w:r>
          <w:t>Diagram</w:t>
        </w:r>
        <w:proofErr w:type="spellEnd"/>
        <w:r>
          <w:t>)</w:t>
        </w:r>
      </w:ins>
      <w:ins w:id="2758" w:author="Tima" w:date="2026-01-18T22:43:00Z">
        <w:r w:rsidR="00CB3FDC">
          <w:t>. Вывод средств</w:t>
        </w:r>
      </w:ins>
    </w:p>
    <w:p w14:paraId="1F6B794D" w14:textId="307F1C8D" w:rsidR="00FD2CC3" w:rsidRPr="00FA4881" w:rsidRDefault="00FD2CC3">
      <w:pPr>
        <w:ind w:firstLine="709"/>
        <w:jc w:val="both"/>
        <w:rPr>
          <w:ins w:id="2759" w:author="Tima" w:date="2026-01-14T11:01:00Z"/>
          <w:rFonts w:ascii="Times New Roman" w:hAnsi="Times New Roman" w:cs="Times New Roman"/>
          <w:sz w:val="24"/>
          <w:szCs w:val="24"/>
        </w:rPr>
        <w:pPrChange w:id="2760" w:author="Tima" w:date="2026-01-14T14:45:00Z">
          <w:pPr/>
        </w:pPrChange>
      </w:pPr>
      <w:ins w:id="2761" w:author="Tima" w:date="2026-01-14T18:14:00Z">
        <w:r>
          <w:rPr>
            <w:rFonts w:ascii="Times New Roman" w:hAnsi="Times New Roman" w:cs="Times New Roman"/>
            <w:i/>
            <w:sz w:val="24"/>
            <w:szCs w:val="24"/>
          </w:rPr>
          <w:t>Постусловие:</w:t>
        </w:r>
        <w:r>
          <w:rPr>
            <w:rFonts w:ascii="Times New Roman" w:hAnsi="Times New Roman" w:cs="Times New Roman"/>
            <w:sz w:val="24"/>
            <w:szCs w:val="24"/>
          </w:rPr>
          <w:t xml:space="preserve"> </w:t>
        </w:r>
      </w:ins>
      <w:ins w:id="2762" w:author="Tima" w:date="2026-01-14T18:15:00Z">
        <w:r w:rsidR="00C0724F">
          <w:rPr>
            <w:rFonts w:ascii="Times New Roman" w:hAnsi="Times New Roman" w:cs="Times New Roman"/>
            <w:sz w:val="24"/>
            <w:szCs w:val="24"/>
          </w:rPr>
          <w:t>денежные средства</w:t>
        </w:r>
        <w:r>
          <w:rPr>
            <w:rFonts w:ascii="Times New Roman" w:hAnsi="Times New Roman" w:cs="Times New Roman"/>
            <w:sz w:val="24"/>
            <w:szCs w:val="24"/>
          </w:rPr>
          <w:t xml:space="preserve"> списаны со счёта пользователя в сервисе и зачислены на счёт пользователя в банке.</w:t>
        </w:r>
      </w:ins>
    </w:p>
    <w:p w14:paraId="5033781F" w14:textId="35DC814A" w:rsidR="00D41EF5" w:rsidRDefault="00D41EF5">
      <w:pPr>
        <w:rPr>
          <w:ins w:id="2763" w:author="Tima" w:date="2026-01-14T10:48:00Z"/>
          <w:rFonts w:ascii="Times New Roman" w:hAnsi="Times New Roman" w:cs="Times New Roman"/>
          <w:sz w:val="24"/>
          <w:szCs w:val="24"/>
        </w:rPr>
      </w:pPr>
      <w:ins w:id="2764" w:author="Tima" w:date="2026-01-14T10:33:00Z">
        <w:r>
          <w:rPr>
            <w:rFonts w:ascii="Times New Roman" w:hAnsi="Times New Roman" w:cs="Times New Roman"/>
            <w:sz w:val="24"/>
            <w:szCs w:val="24"/>
          </w:rPr>
          <w:br w:type="page"/>
        </w:r>
      </w:ins>
    </w:p>
    <w:p w14:paraId="4A18FD82" w14:textId="5D22B3DA" w:rsidR="00F10449" w:rsidRDefault="00F10449" w:rsidP="00DA6006">
      <w:pPr>
        <w:pStyle w:val="2"/>
        <w:numPr>
          <w:ilvl w:val="1"/>
          <w:numId w:val="31"/>
        </w:numPr>
        <w:rPr>
          <w:ins w:id="2765" w:author="Tima" w:date="2026-01-15T23:31:00Z"/>
          <w:rFonts w:ascii="Times New Roman" w:hAnsi="Times New Roman" w:cs="Times New Roman"/>
          <w:b/>
          <w:color w:val="000000" w:themeColor="text1"/>
          <w:sz w:val="28"/>
        </w:rPr>
      </w:pPr>
      <w:bookmarkStart w:id="2766" w:name="_Toc219756792"/>
      <w:ins w:id="2767" w:author="Tima" w:date="2026-01-15T23:30:00Z">
        <w:r>
          <w:rPr>
            <w:rFonts w:ascii="Times New Roman" w:hAnsi="Times New Roman" w:cs="Times New Roman"/>
            <w:b/>
            <w:color w:val="000000" w:themeColor="text1"/>
            <w:sz w:val="28"/>
          </w:rPr>
          <w:lastRenderedPageBreak/>
          <w:t>Прототипы пользовательского пути</w:t>
        </w:r>
      </w:ins>
      <w:bookmarkEnd w:id="2766"/>
    </w:p>
    <w:p w14:paraId="175A89CA" w14:textId="216444AF" w:rsidR="00F10449" w:rsidRPr="00F10449" w:rsidRDefault="00F10449">
      <w:pPr>
        <w:pStyle w:val="3"/>
        <w:numPr>
          <w:ilvl w:val="0"/>
          <w:numId w:val="75"/>
        </w:numPr>
        <w:rPr>
          <w:ins w:id="2768" w:author="Tima" w:date="2026-01-15T23:30:00Z"/>
          <w:rFonts w:ascii="Times New Roman" w:hAnsi="Times New Roman" w:cs="Times New Roman"/>
          <w:b/>
          <w:color w:val="000000" w:themeColor="text1"/>
          <w:rPrChange w:id="2769" w:author="Tima" w:date="2026-01-15T23:32:00Z">
            <w:rPr>
              <w:ins w:id="2770" w:author="Tima" w:date="2026-01-15T23:30:00Z"/>
              <w:rFonts w:ascii="Times New Roman" w:hAnsi="Times New Roman" w:cs="Times New Roman"/>
              <w:b/>
              <w:color w:val="000000" w:themeColor="text1"/>
              <w:sz w:val="28"/>
            </w:rPr>
          </w:rPrChange>
        </w:rPr>
        <w:pPrChange w:id="2771" w:author="Tima" w:date="2026-01-15T23:32:00Z">
          <w:pPr>
            <w:pStyle w:val="2"/>
            <w:numPr>
              <w:ilvl w:val="1"/>
              <w:numId w:val="31"/>
            </w:numPr>
            <w:ind w:left="1440" w:hanging="360"/>
          </w:pPr>
        </w:pPrChange>
      </w:pPr>
      <w:bookmarkStart w:id="2772" w:name="_Toc219756793"/>
      <w:ins w:id="2773" w:author="Tima" w:date="2026-01-15T23:31:00Z">
        <w:r w:rsidRPr="00F10449">
          <w:rPr>
            <w:rFonts w:ascii="Times New Roman" w:hAnsi="Times New Roman" w:cs="Times New Roman"/>
            <w:b/>
            <w:color w:val="000000" w:themeColor="text1"/>
            <w:rPrChange w:id="2774" w:author="Tima" w:date="2026-01-15T23:32:00Z">
              <w:rPr>
                <w:rFonts w:ascii="Times New Roman" w:hAnsi="Times New Roman" w:cs="Times New Roman"/>
              </w:rPr>
            </w:rPrChange>
          </w:rPr>
          <w:t xml:space="preserve">Обмен </w:t>
        </w:r>
        <w:r w:rsidRPr="00F10449">
          <w:rPr>
            <w:rFonts w:ascii="Times New Roman" w:hAnsi="Times New Roman" w:cs="Times New Roman"/>
            <w:b/>
            <w:color w:val="000000" w:themeColor="text1"/>
            <w:rPrChange w:id="2775" w:author="Tima" w:date="2026-01-15T23:32:00Z">
              <w:rPr>
                <w:rFonts w:ascii="Times New Roman" w:hAnsi="Times New Roman" w:cs="Times New Roman"/>
                <w:lang w:val="en-US"/>
              </w:rPr>
            </w:rPrChange>
          </w:rPr>
          <w:t xml:space="preserve">NFT </w:t>
        </w:r>
      </w:ins>
      <w:ins w:id="2776" w:author="Tima" w:date="2026-01-15T23:32:00Z">
        <w:r w:rsidRPr="00F10449">
          <w:rPr>
            <w:rFonts w:ascii="Times New Roman" w:hAnsi="Times New Roman" w:cs="Times New Roman"/>
            <w:b/>
            <w:color w:val="000000" w:themeColor="text1"/>
            <w:rPrChange w:id="2777" w:author="Tima" w:date="2026-01-15T23:32:00Z">
              <w:rPr>
                <w:rFonts w:ascii="Times New Roman" w:hAnsi="Times New Roman" w:cs="Times New Roman"/>
              </w:rPr>
            </w:rPrChange>
          </w:rPr>
          <w:t>на ЦФА</w:t>
        </w:r>
      </w:ins>
      <w:bookmarkEnd w:id="2772"/>
    </w:p>
    <w:p w14:paraId="6A225108" w14:textId="70C7031F" w:rsidR="00F10449" w:rsidRDefault="008E6AB9">
      <w:pPr>
        <w:rPr>
          <w:ins w:id="2778" w:author="Tima" w:date="2026-01-15T23:34:00Z"/>
          <w:rFonts w:ascii="Times New Roman" w:hAnsi="Times New Roman" w:cs="Times New Roman"/>
          <w:sz w:val="24"/>
          <w:szCs w:val="24"/>
        </w:rPr>
        <w:pPrChange w:id="2779" w:author="Tima" w:date="2026-01-15T23:30:00Z">
          <w:pPr>
            <w:pStyle w:val="2"/>
            <w:numPr>
              <w:ilvl w:val="1"/>
              <w:numId w:val="31"/>
            </w:numPr>
            <w:ind w:left="1440" w:hanging="360"/>
          </w:pPr>
        </w:pPrChange>
      </w:pPr>
      <w:ins w:id="2780" w:author="Tima" w:date="2026-01-16T00:01:00Z">
        <w:r w:rsidRPr="008E6AB9">
          <w:rPr>
            <w:rFonts w:ascii="Times New Roman" w:hAnsi="Times New Roman" w:cs="Times New Roman"/>
            <w:noProof/>
            <w:sz w:val="24"/>
            <w:szCs w:val="24"/>
            <w:lang w:eastAsia="ru-RU"/>
          </w:rPr>
          <w:drawing>
            <wp:inline distT="0" distB="0" distL="0" distR="0" wp14:anchorId="1DCFA4DD" wp14:editId="56380B9E">
              <wp:extent cx="5940425" cy="318325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183255"/>
                      </a:xfrm>
                      <a:prstGeom prst="rect">
                        <a:avLst/>
                      </a:prstGeom>
                    </pic:spPr>
                  </pic:pic>
                </a:graphicData>
              </a:graphic>
            </wp:inline>
          </w:drawing>
        </w:r>
      </w:ins>
    </w:p>
    <w:p w14:paraId="4CC36E0C" w14:textId="0A77AEA0" w:rsidR="00F10449" w:rsidRPr="00FA4881" w:rsidRDefault="00F10449" w:rsidP="00F10449">
      <w:pPr>
        <w:spacing w:after="360"/>
        <w:jc w:val="center"/>
        <w:rPr>
          <w:ins w:id="2781" w:author="Tima" w:date="2026-01-15T23:34:00Z"/>
          <w:rFonts w:ascii="Times New Roman" w:hAnsi="Times New Roman" w:cs="Times New Roman"/>
          <w:sz w:val="24"/>
          <w:szCs w:val="24"/>
        </w:rPr>
      </w:pPr>
      <w:ins w:id="2782" w:author="Tima" w:date="2026-01-15T23:34:00Z">
        <w:r w:rsidRPr="00FF7AD6">
          <w:rPr>
            <w:rFonts w:ascii="Times New Roman" w:hAnsi="Times New Roman" w:cs="Times New Roman"/>
            <w:i/>
            <w:sz w:val="24"/>
            <w:szCs w:val="24"/>
          </w:rPr>
          <w:t xml:space="preserve">Рисунок </w:t>
        </w:r>
        <w:r w:rsidRPr="00356E26">
          <w:rPr>
            <w:rFonts w:ascii="Times New Roman" w:hAnsi="Times New Roman" w:cs="Times New Roman"/>
            <w:i/>
            <w:sz w:val="24"/>
            <w:szCs w:val="24"/>
          </w:rPr>
          <w:t>9</w:t>
        </w:r>
        <w:r>
          <w:rPr>
            <w:rFonts w:ascii="Times New Roman" w:hAnsi="Times New Roman" w:cs="Times New Roman"/>
            <w:i/>
            <w:sz w:val="24"/>
            <w:szCs w:val="24"/>
          </w:rPr>
          <w:t xml:space="preserve"> </w:t>
        </w:r>
      </w:ins>
      <w:ins w:id="2783" w:author="Tima" w:date="2026-01-15T23:35:00Z">
        <w:r>
          <w:rPr>
            <w:rFonts w:ascii="Times New Roman" w:hAnsi="Times New Roman" w:cs="Times New Roman"/>
            <w:i/>
            <w:sz w:val="24"/>
            <w:szCs w:val="24"/>
          </w:rPr>
          <w:t>–</w:t>
        </w:r>
      </w:ins>
      <w:ins w:id="2784" w:author="Tima" w:date="2026-01-15T23:34:00Z">
        <w:r w:rsidRPr="00FF7AD6">
          <w:rPr>
            <w:rFonts w:ascii="Times New Roman" w:hAnsi="Times New Roman" w:cs="Times New Roman"/>
            <w:i/>
            <w:sz w:val="24"/>
            <w:szCs w:val="24"/>
          </w:rPr>
          <w:t xml:space="preserve"> </w:t>
        </w:r>
        <w:r>
          <w:rPr>
            <w:rFonts w:ascii="Times New Roman" w:hAnsi="Times New Roman" w:cs="Times New Roman"/>
            <w:i/>
            <w:sz w:val="24"/>
            <w:szCs w:val="24"/>
          </w:rPr>
          <w:t>П</w:t>
        </w:r>
      </w:ins>
      <w:ins w:id="2785" w:author="Tima" w:date="2026-01-15T23:35:00Z">
        <w:r>
          <w:rPr>
            <w:rFonts w:ascii="Times New Roman" w:hAnsi="Times New Roman" w:cs="Times New Roman"/>
            <w:i/>
            <w:sz w:val="24"/>
            <w:szCs w:val="24"/>
          </w:rPr>
          <w:t xml:space="preserve">рототип пользовательского пути: Обмен </w:t>
        </w:r>
        <w:r>
          <w:rPr>
            <w:rFonts w:ascii="Times New Roman" w:hAnsi="Times New Roman" w:cs="Times New Roman"/>
            <w:i/>
            <w:sz w:val="24"/>
            <w:szCs w:val="24"/>
            <w:lang w:val="en-US"/>
          </w:rPr>
          <w:t>NFT</w:t>
        </w:r>
        <w:r w:rsidRPr="00F10449">
          <w:rPr>
            <w:rFonts w:ascii="Times New Roman" w:hAnsi="Times New Roman" w:cs="Times New Roman"/>
            <w:i/>
            <w:sz w:val="24"/>
            <w:szCs w:val="24"/>
            <w:rPrChange w:id="2786" w:author="Tima" w:date="2026-01-15T23:35:00Z">
              <w:rPr>
                <w:rFonts w:ascii="Times New Roman" w:hAnsi="Times New Roman" w:cs="Times New Roman"/>
                <w:i/>
                <w:sz w:val="24"/>
                <w:szCs w:val="24"/>
                <w:lang w:val="en-US"/>
              </w:rPr>
            </w:rPrChange>
          </w:rPr>
          <w:t xml:space="preserve"> </w:t>
        </w:r>
        <w:r>
          <w:rPr>
            <w:rFonts w:ascii="Times New Roman" w:hAnsi="Times New Roman" w:cs="Times New Roman"/>
            <w:i/>
            <w:sz w:val="24"/>
            <w:szCs w:val="24"/>
          </w:rPr>
          <w:t>на ЦФА</w:t>
        </w:r>
      </w:ins>
    </w:p>
    <w:p w14:paraId="5CB2F34E" w14:textId="21F6FC11" w:rsidR="00F10449" w:rsidRPr="00356E26" w:rsidRDefault="00F10449">
      <w:pPr>
        <w:pStyle w:val="3"/>
        <w:numPr>
          <w:ilvl w:val="0"/>
          <w:numId w:val="75"/>
        </w:numPr>
        <w:rPr>
          <w:ins w:id="2787" w:author="Tima" w:date="2026-01-15T23:35:00Z"/>
          <w:rFonts w:ascii="Times New Roman" w:hAnsi="Times New Roman" w:cs="Times New Roman"/>
          <w:b/>
          <w:color w:val="000000" w:themeColor="text1"/>
        </w:rPr>
        <w:pPrChange w:id="2788" w:author="Tima" w:date="2026-01-15T23:35:00Z">
          <w:pPr>
            <w:pStyle w:val="3"/>
            <w:numPr>
              <w:numId w:val="76"/>
            </w:numPr>
            <w:ind w:left="2340" w:hanging="360"/>
          </w:pPr>
        </w:pPrChange>
      </w:pPr>
      <w:bookmarkStart w:id="2789" w:name="_Toc219756794"/>
      <w:ins w:id="2790" w:author="Tima" w:date="2026-01-15T23:35:00Z">
        <w:r w:rsidRPr="00356E26">
          <w:rPr>
            <w:rFonts w:ascii="Times New Roman" w:hAnsi="Times New Roman" w:cs="Times New Roman"/>
            <w:b/>
            <w:color w:val="000000" w:themeColor="text1"/>
          </w:rPr>
          <w:t>Обмен ЦФА</w:t>
        </w:r>
        <w:r>
          <w:rPr>
            <w:rFonts w:ascii="Times New Roman" w:hAnsi="Times New Roman" w:cs="Times New Roman"/>
            <w:b/>
            <w:color w:val="000000" w:themeColor="text1"/>
          </w:rPr>
          <w:t xml:space="preserve"> на </w:t>
        </w:r>
      </w:ins>
      <w:ins w:id="2791" w:author="Tima" w:date="2026-01-18T22:41:00Z">
        <w:r w:rsidR="00CB3FDC">
          <w:rPr>
            <w:rFonts w:ascii="Times New Roman" w:hAnsi="Times New Roman" w:cs="Times New Roman"/>
            <w:b/>
            <w:color w:val="000000" w:themeColor="text1"/>
            <w:lang w:val="en-US"/>
          </w:rPr>
          <w:t>NFT</w:t>
        </w:r>
      </w:ins>
      <w:bookmarkEnd w:id="2789"/>
    </w:p>
    <w:p w14:paraId="74292446" w14:textId="2291B208" w:rsidR="00F10449" w:rsidRPr="00F10449" w:rsidRDefault="00CB3FDC">
      <w:pPr>
        <w:rPr>
          <w:ins w:id="2792" w:author="Tima" w:date="2026-01-15T23:30:00Z"/>
          <w:rFonts w:ascii="Times New Roman" w:hAnsi="Times New Roman" w:cs="Times New Roman"/>
          <w:sz w:val="24"/>
          <w:szCs w:val="24"/>
          <w:rPrChange w:id="2793" w:author="Tima" w:date="2026-01-15T23:31:00Z">
            <w:rPr>
              <w:ins w:id="2794" w:author="Tima" w:date="2026-01-15T23:30:00Z"/>
              <w:rFonts w:ascii="Times New Roman" w:hAnsi="Times New Roman" w:cs="Times New Roman"/>
              <w:b/>
              <w:color w:val="000000" w:themeColor="text1"/>
              <w:sz w:val="28"/>
            </w:rPr>
          </w:rPrChange>
        </w:rPr>
        <w:pPrChange w:id="2795" w:author="Tima" w:date="2026-01-15T23:30:00Z">
          <w:pPr>
            <w:pStyle w:val="2"/>
            <w:numPr>
              <w:ilvl w:val="1"/>
              <w:numId w:val="31"/>
            </w:numPr>
            <w:ind w:left="1440" w:hanging="360"/>
          </w:pPr>
        </w:pPrChange>
      </w:pPr>
      <w:ins w:id="2796" w:author="Tima" w:date="2026-01-18T22:42:00Z">
        <w:r>
          <w:rPr>
            <w:rFonts w:ascii="Times New Roman" w:hAnsi="Times New Roman" w:cs="Times New Roman"/>
            <w:sz w:val="24"/>
            <w:szCs w:val="24"/>
          </w:rPr>
          <w:t>(Требуется доделать)</w:t>
        </w:r>
      </w:ins>
    </w:p>
    <w:p w14:paraId="29EDE5EB" w14:textId="7CE075ED" w:rsidR="00DA6006" w:rsidRDefault="00DA6006" w:rsidP="00DA6006">
      <w:pPr>
        <w:pStyle w:val="2"/>
        <w:numPr>
          <w:ilvl w:val="1"/>
          <w:numId w:val="31"/>
        </w:numPr>
        <w:rPr>
          <w:ins w:id="2797" w:author="Tima" w:date="2026-01-14T10:52:00Z"/>
          <w:rFonts w:ascii="Times New Roman" w:hAnsi="Times New Roman" w:cs="Times New Roman"/>
          <w:b/>
          <w:color w:val="000000" w:themeColor="text1"/>
          <w:sz w:val="28"/>
        </w:rPr>
      </w:pPr>
      <w:bookmarkStart w:id="2798" w:name="_Toc219756795"/>
      <w:ins w:id="2799" w:author="Tima" w:date="2026-01-14T10:48:00Z">
        <w:r w:rsidRPr="00DA6006">
          <w:rPr>
            <w:rFonts w:ascii="Times New Roman" w:hAnsi="Times New Roman" w:cs="Times New Roman"/>
            <w:b/>
            <w:color w:val="000000" w:themeColor="text1"/>
            <w:sz w:val="28"/>
            <w:rPrChange w:id="2800" w:author="Tima" w:date="2026-01-14T10:51:00Z">
              <w:rPr>
                <w:rFonts w:ascii="Times New Roman" w:hAnsi="Times New Roman" w:cs="Times New Roman"/>
                <w:b/>
                <w:color w:val="000000" w:themeColor="text1"/>
              </w:rPr>
            </w:rPrChange>
          </w:rPr>
          <w:t>Внутренняя логика работы сервиса</w:t>
        </w:r>
      </w:ins>
      <w:bookmarkEnd w:id="2798"/>
    </w:p>
    <w:p w14:paraId="7823AA63" w14:textId="77777777" w:rsidR="00DA6006" w:rsidRPr="00DA6006" w:rsidRDefault="00DA6006">
      <w:pPr>
        <w:rPr>
          <w:ins w:id="2801" w:author="Tima" w:date="2026-01-14T10:48:00Z"/>
          <w:rFonts w:ascii="Times New Roman" w:hAnsi="Times New Roman" w:cs="Times New Roman"/>
          <w:sz w:val="24"/>
          <w:rPrChange w:id="2802" w:author="Tima" w:date="2026-01-14T10:52:00Z">
            <w:rPr>
              <w:ins w:id="2803" w:author="Tima" w:date="2026-01-14T10:48:00Z"/>
              <w:rFonts w:ascii="Times New Roman" w:hAnsi="Times New Roman" w:cs="Times New Roman"/>
              <w:b/>
              <w:color w:val="000000" w:themeColor="text1"/>
            </w:rPr>
          </w:rPrChange>
        </w:rPr>
        <w:pPrChange w:id="2804" w:author="Tima" w:date="2026-01-14T10:52:00Z">
          <w:pPr>
            <w:pStyle w:val="2"/>
            <w:numPr>
              <w:ilvl w:val="1"/>
              <w:numId w:val="31"/>
            </w:numPr>
            <w:ind w:left="1440" w:hanging="360"/>
          </w:pPr>
        </w:pPrChange>
      </w:pPr>
    </w:p>
    <w:p w14:paraId="269A28D0" w14:textId="68875945" w:rsidR="00DA6006" w:rsidRPr="00356E26" w:rsidRDefault="00DA6006" w:rsidP="00DA6006">
      <w:pPr>
        <w:rPr>
          <w:ins w:id="2805" w:author="Tima" w:date="2026-01-14T10:48:00Z"/>
          <w:rFonts w:ascii="Times New Roman" w:hAnsi="Times New Roman" w:cs="Times New Roman"/>
          <w:bCs/>
          <w:sz w:val="24"/>
          <w:szCs w:val="24"/>
        </w:rPr>
      </w:pPr>
      <w:ins w:id="2806" w:author="Tima" w:date="2026-01-14T10:48:00Z">
        <w:r w:rsidRPr="00FF7AD6">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ins>
      <w:ins w:id="2807" w:author="Tima" w:date="2026-01-17T14:42:00Z">
        <w:r w:rsidR="000A5EAC" w:rsidRPr="000A5EAC">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ru-RU"/>
          </w:rPr>
          <w:drawing>
            <wp:inline distT="0" distB="0" distL="0" distR="0" wp14:anchorId="7363D69A" wp14:editId="0308372A">
              <wp:extent cx="5940425" cy="3341489"/>
              <wp:effectExtent l="0" t="0" r="3175" b="0"/>
              <wp:docPr id="25" name="Рисунок 25" descr="C:\Users\Vlad\Desktop\Архитектура к 1 карточке идей 17-01-2026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Vlad\Desktop\Архитектура к 1 карточке идей 17-01-2026 2.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3341489"/>
                      </a:xfrm>
                      <a:prstGeom prst="rect">
                        <a:avLst/>
                      </a:prstGeom>
                      <a:noFill/>
                      <a:ln>
                        <a:noFill/>
                      </a:ln>
                    </pic:spPr>
                  </pic:pic>
                </a:graphicData>
              </a:graphic>
            </wp:inline>
          </w:drawing>
        </w:r>
      </w:ins>
    </w:p>
    <w:p w14:paraId="031C6F22" w14:textId="687E6A43" w:rsidR="00DA6006" w:rsidRPr="00FF7AD6" w:rsidRDefault="00DA6006" w:rsidP="00DA6006">
      <w:pPr>
        <w:spacing w:after="360"/>
        <w:jc w:val="center"/>
        <w:rPr>
          <w:ins w:id="2808" w:author="Tima" w:date="2026-01-14T10:48:00Z"/>
          <w:rFonts w:ascii="Times New Roman" w:hAnsi="Times New Roman" w:cs="Times New Roman"/>
          <w:sz w:val="24"/>
          <w:szCs w:val="24"/>
        </w:rPr>
      </w:pPr>
      <w:ins w:id="2809" w:author="Tima" w:date="2026-01-14T10:48:00Z">
        <w:r w:rsidRPr="00FF7AD6">
          <w:rPr>
            <w:rFonts w:ascii="Times New Roman" w:hAnsi="Times New Roman" w:cs="Times New Roman"/>
            <w:i/>
            <w:sz w:val="24"/>
            <w:szCs w:val="24"/>
          </w:rPr>
          <w:t xml:space="preserve">Рисунок </w:t>
        </w:r>
      </w:ins>
      <w:ins w:id="2810" w:author="Tima" w:date="2026-01-14T17:00:00Z">
        <w:r w:rsidR="00CB3FDC">
          <w:rPr>
            <w:rFonts w:ascii="Times New Roman" w:hAnsi="Times New Roman" w:cs="Times New Roman"/>
            <w:i/>
            <w:sz w:val="24"/>
            <w:szCs w:val="24"/>
          </w:rPr>
          <w:t>10</w:t>
        </w:r>
      </w:ins>
      <w:ins w:id="2811" w:author="Tima" w:date="2026-01-14T22:32:00Z">
        <w:r w:rsidR="00D20938">
          <w:rPr>
            <w:rFonts w:ascii="Times New Roman" w:hAnsi="Times New Roman" w:cs="Times New Roman"/>
            <w:i/>
            <w:sz w:val="24"/>
            <w:szCs w:val="24"/>
          </w:rPr>
          <w:t xml:space="preserve"> </w:t>
        </w:r>
      </w:ins>
      <w:ins w:id="2812" w:author="Tima" w:date="2026-01-17T15:56:00Z">
        <w:r w:rsidR="00862847">
          <w:rPr>
            <w:rFonts w:ascii="Times New Roman" w:hAnsi="Times New Roman" w:cs="Times New Roman"/>
            <w:i/>
            <w:sz w:val="24"/>
            <w:szCs w:val="24"/>
          </w:rPr>
          <w:t>–</w:t>
        </w:r>
      </w:ins>
      <w:ins w:id="2813" w:author="Tima" w:date="2026-01-14T10:48:00Z">
        <w:r w:rsidRPr="00FF7AD6">
          <w:rPr>
            <w:rFonts w:ascii="Times New Roman" w:hAnsi="Times New Roman" w:cs="Times New Roman"/>
            <w:i/>
            <w:sz w:val="24"/>
            <w:szCs w:val="24"/>
          </w:rPr>
          <w:t xml:space="preserve"> Схема внутреннего устройства сервиса</w:t>
        </w:r>
      </w:ins>
    </w:p>
    <w:p w14:paraId="74E02E56" w14:textId="77777777" w:rsidR="00DA6006" w:rsidRPr="00356E26" w:rsidRDefault="00DA6006" w:rsidP="00DA6006">
      <w:pPr>
        <w:pStyle w:val="a3"/>
        <w:numPr>
          <w:ilvl w:val="0"/>
          <w:numId w:val="28"/>
        </w:numPr>
        <w:spacing w:line="276" w:lineRule="auto"/>
        <w:jc w:val="both"/>
        <w:rPr>
          <w:ins w:id="2814" w:author="Tima" w:date="2026-01-14T10:48:00Z"/>
          <w:rFonts w:ascii="Times New Roman" w:hAnsi="Times New Roman" w:cs="Times New Roman"/>
          <w:sz w:val="24"/>
          <w:szCs w:val="24"/>
        </w:rPr>
      </w:pPr>
      <w:ins w:id="2815" w:author="Tima" w:date="2026-01-14T10:48:00Z">
        <w:r w:rsidRPr="00356E26">
          <w:rPr>
            <w:rFonts w:ascii="Times New Roman" w:hAnsi="Times New Roman" w:cs="Times New Roman"/>
            <w:sz w:val="24"/>
            <w:szCs w:val="24"/>
          </w:rPr>
          <w:lastRenderedPageBreak/>
          <w:t>Е.1 – Модуль обработки входящих запросов. Его функция состоит в инициировании процесса обмена NFT на ЦФА (и наоборот) при получении такого запроса от пользователя.</w:t>
        </w:r>
      </w:ins>
    </w:p>
    <w:p w14:paraId="575E81EB" w14:textId="0745E7D5" w:rsidR="00DA6006" w:rsidRDefault="00DA6006" w:rsidP="00DA6006">
      <w:pPr>
        <w:pStyle w:val="a3"/>
        <w:numPr>
          <w:ilvl w:val="0"/>
          <w:numId w:val="27"/>
        </w:numPr>
        <w:jc w:val="both"/>
        <w:rPr>
          <w:ins w:id="2816" w:author="Tima" w:date="2026-01-17T11:18:00Z"/>
          <w:rFonts w:ascii="Times New Roman" w:hAnsi="Times New Roman" w:cs="Times New Roman"/>
          <w:sz w:val="24"/>
          <w:szCs w:val="24"/>
        </w:rPr>
      </w:pPr>
      <w:ins w:id="2817" w:author="Tima" w:date="2026-01-14T10:48:00Z">
        <w:r w:rsidRPr="00356E26">
          <w:rPr>
            <w:rFonts w:ascii="Times New Roman" w:hAnsi="Times New Roman" w:cs="Times New Roman"/>
            <w:sz w:val="24"/>
            <w:szCs w:val="24"/>
          </w:rPr>
          <w:t xml:space="preserve">Е.2 – Электронный кошелёк сервиса – кошелёк, созданный в сети </w:t>
        </w:r>
        <w:proofErr w:type="spellStart"/>
        <w:r w:rsidRPr="00356E26">
          <w:rPr>
            <w:rFonts w:ascii="Times New Roman" w:hAnsi="Times New Roman" w:cs="Times New Roman"/>
            <w:sz w:val="24"/>
            <w:szCs w:val="24"/>
          </w:rPr>
          <w:t>блокчейна</w:t>
        </w:r>
        <w:proofErr w:type="spellEnd"/>
        <w:r w:rsidRPr="00356E26">
          <w:rPr>
            <w:rFonts w:ascii="Times New Roman" w:hAnsi="Times New Roman" w:cs="Times New Roman"/>
            <w:sz w:val="24"/>
            <w:szCs w:val="24"/>
          </w:rPr>
          <w:t xml:space="preserve">, доступ к которому имеет исключительно сервис. Используется для хранения депонированных </w:t>
        </w:r>
        <w:r w:rsidRPr="00356E26">
          <w:rPr>
            <w:rFonts w:ascii="Times New Roman" w:hAnsi="Times New Roman" w:cs="Times New Roman"/>
            <w:sz w:val="24"/>
            <w:szCs w:val="24"/>
            <w:lang w:val="en-US"/>
          </w:rPr>
          <w:t>NFT</w:t>
        </w:r>
        <w:r w:rsidRPr="00356E26">
          <w:rPr>
            <w:rFonts w:ascii="Times New Roman" w:hAnsi="Times New Roman" w:cs="Times New Roman"/>
            <w:sz w:val="24"/>
            <w:szCs w:val="24"/>
          </w:rPr>
          <w:t xml:space="preserve">. На схеме обозначен один Электронный кошелёк, однако их будет больше при масштабировании сервиса, чтобы снизить потери при возможной хакерской атаки (она возможна при неполадках в </w:t>
        </w:r>
        <w:proofErr w:type="spellStart"/>
        <w:r w:rsidRPr="00356E26">
          <w:rPr>
            <w:rFonts w:ascii="Times New Roman" w:hAnsi="Times New Roman" w:cs="Times New Roman"/>
            <w:sz w:val="24"/>
            <w:szCs w:val="24"/>
          </w:rPr>
          <w:t>блокчейне</w:t>
        </w:r>
        <w:proofErr w:type="spellEnd"/>
        <w:r w:rsidRPr="00356E26">
          <w:rPr>
            <w:rFonts w:ascii="Times New Roman" w:hAnsi="Times New Roman" w:cs="Times New Roman"/>
            <w:sz w:val="24"/>
            <w:szCs w:val="24"/>
          </w:rPr>
          <w:t>, на что сервис влиять не может)</w:t>
        </w:r>
      </w:ins>
    </w:p>
    <w:p w14:paraId="1FDB85D0" w14:textId="5E2E3380" w:rsidR="00050963" w:rsidRDefault="00050963" w:rsidP="00DA6006">
      <w:pPr>
        <w:pStyle w:val="a3"/>
        <w:numPr>
          <w:ilvl w:val="0"/>
          <w:numId w:val="27"/>
        </w:numPr>
        <w:jc w:val="both"/>
        <w:rPr>
          <w:ins w:id="2818" w:author="Tima" w:date="2026-01-17T11:19:00Z"/>
          <w:rFonts w:ascii="Times New Roman" w:hAnsi="Times New Roman" w:cs="Times New Roman"/>
          <w:sz w:val="24"/>
          <w:szCs w:val="24"/>
        </w:rPr>
      </w:pPr>
      <w:ins w:id="2819" w:author="Tima" w:date="2026-01-17T11:18:00Z">
        <w:r>
          <w:rPr>
            <w:rFonts w:ascii="Times New Roman" w:hAnsi="Times New Roman" w:cs="Times New Roman"/>
            <w:sz w:val="24"/>
            <w:szCs w:val="24"/>
          </w:rPr>
          <w:t>Е</w:t>
        </w:r>
      </w:ins>
      <w:ins w:id="2820" w:author="Tima" w:date="2026-01-17T11:19:00Z">
        <w:r>
          <w:rPr>
            <w:rFonts w:ascii="Times New Roman" w:hAnsi="Times New Roman" w:cs="Times New Roman"/>
            <w:sz w:val="24"/>
            <w:szCs w:val="24"/>
          </w:rPr>
          <w:t xml:space="preserve">.2.1 – Горячий кошелёк сервиса с постоянным подключением к сети. Используется для хранения средств для частых транзакций </w:t>
        </w:r>
      </w:ins>
      <w:ins w:id="2821" w:author="Tima" w:date="2026-01-17T11:21:00Z">
        <w:r>
          <w:rPr>
            <w:rFonts w:ascii="Times New Roman" w:hAnsi="Times New Roman" w:cs="Times New Roman"/>
            <w:sz w:val="24"/>
            <w:szCs w:val="24"/>
          </w:rPr>
          <w:t>(если средства в сервисе удерживаются менее 7 суток).</w:t>
        </w:r>
      </w:ins>
    </w:p>
    <w:p w14:paraId="6AE0AD62" w14:textId="5DA4F56C" w:rsidR="00050963" w:rsidRPr="00356E26" w:rsidRDefault="00050963" w:rsidP="00DA6006">
      <w:pPr>
        <w:pStyle w:val="a3"/>
        <w:numPr>
          <w:ilvl w:val="0"/>
          <w:numId w:val="27"/>
        </w:numPr>
        <w:jc w:val="both"/>
        <w:rPr>
          <w:ins w:id="2822" w:author="Tima" w:date="2026-01-14T10:48:00Z"/>
          <w:rFonts w:ascii="Times New Roman" w:hAnsi="Times New Roman" w:cs="Times New Roman"/>
          <w:sz w:val="24"/>
          <w:szCs w:val="24"/>
        </w:rPr>
      </w:pPr>
      <w:ins w:id="2823" w:author="Tima" w:date="2026-01-17T11:19:00Z">
        <w:r>
          <w:rPr>
            <w:rFonts w:ascii="Times New Roman" w:hAnsi="Times New Roman" w:cs="Times New Roman"/>
            <w:sz w:val="24"/>
            <w:szCs w:val="24"/>
          </w:rPr>
          <w:t>Е.2.2 – Холодный кошелёк сервиса</w:t>
        </w:r>
      </w:ins>
      <w:ins w:id="2824" w:author="Tima" w:date="2026-01-17T11:28:00Z">
        <w:r>
          <w:rPr>
            <w:rFonts w:ascii="Times New Roman" w:hAnsi="Times New Roman" w:cs="Times New Roman"/>
            <w:sz w:val="24"/>
            <w:szCs w:val="24"/>
          </w:rPr>
          <w:t xml:space="preserve"> без подключения к сети,</w:t>
        </w:r>
        <w:r w:rsidR="007B7FF0">
          <w:rPr>
            <w:rFonts w:ascii="Times New Roman" w:hAnsi="Times New Roman" w:cs="Times New Roman"/>
            <w:sz w:val="24"/>
            <w:szCs w:val="24"/>
          </w:rPr>
          <w:t xml:space="preserve"> поэтому он намного более устойчивый</w:t>
        </w:r>
        <w:r>
          <w:rPr>
            <w:rFonts w:ascii="Times New Roman" w:hAnsi="Times New Roman" w:cs="Times New Roman"/>
            <w:sz w:val="24"/>
            <w:szCs w:val="24"/>
          </w:rPr>
          <w:t xml:space="preserve"> к хакерским атакам</w:t>
        </w:r>
      </w:ins>
      <w:ins w:id="2825" w:author="Tima" w:date="2026-01-17T11:29:00Z">
        <w:r w:rsidR="007B7FF0">
          <w:rPr>
            <w:rFonts w:ascii="Times New Roman" w:hAnsi="Times New Roman" w:cs="Times New Roman"/>
            <w:sz w:val="24"/>
            <w:szCs w:val="24"/>
          </w:rPr>
          <w:t>, нежели горячий кошелёк</w:t>
        </w:r>
      </w:ins>
      <w:ins w:id="2826" w:author="Tima" w:date="2026-01-17T11:19:00Z">
        <w:r>
          <w:rPr>
            <w:rFonts w:ascii="Times New Roman" w:hAnsi="Times New Roman" w:cs="Times New Roman"/>
            <w:sz w:val="24"/>
            <w:szCs w:val="24"/>
          </w:rPr>
          <w:t>. Используется для хранения средств</w:t>
        </w:r>
      </w:ins>
      <w:ins w:id="2827" w:author="Tima" w:date="2026-01-17T11:20:00Z">
        <w:r>
          <w:rPr>
            <w:rFonts w:ascii="Times New Roman" w:hAnsi="Times New Roman" w:cs="Times New Roman"/>
            <w:sz w:val="24"/>
            <w:szCs w:val="24"/>
          </w:rPr>
          <w:t>, которые пользователи удерживают в сервисе длительный срок</w:t>
        </w:r>
      </w:ins>
      <w:ins w:id="2828" w:author="Tima" w:date="2026-01-17T11:21:00Z">
        <w:r>
          <w:rPr>
            <w:rFonts w:ascii="Times New Roman" w:hAnsi="Times New Roman" w:cs="Times New Roman"/>
            <w:sz w:val="24"/>
            <w:szCs w:val="24"/>
          </w:rPr>
          <w:t xml:space="preserve"> (более 7 суток)</w:t>
        </w:r>
      </w:ins>
      <w:ins w:id="2829" w:author="Tima" w:date="2026-01-17T11:20:00Z">
        <w:r>
          <w:rPr>
            <w:rFonts w:ascii="Times New Roman" w:hAnsi="Times New Roman" w:cs="Times New Roman"/>
            <w:sz w:val="24"/>
            <w:szCs w:val="24"/>
          </w:rPr>
          <w:t>. Между горячим и холодным кошельком сервиса</w:t>
        </w:r>
      </w:ins>
      <w:ins w:id="2830" w:author="Tima" w:date="2026-01-17T11:21:00Z">
        <w:r>
          <w:rPr>
            <w:rFonts w:ascii="Times New Roman" w:hAnsi="Times New Roman" w:cs="Times New Roman"/>
            <w:sz w:val="24"/>
            <w:szCs w:val="24"/>
          </w:rPr>
          <w:t xml:space="preserve"> происходит постоянное взаимодействие </w:t>
        </w:r>
      </w:ins>
      <w:ins w:id="2831" w:author="Tima" w:date="2026-01-17T11:22:00Z">
        <w:r>
          <w:rPr>
            <w:rFonts w:ascii="Times New Roman" w:hAnsi="Times New Roman" w:cs="Times New Roman"/>
            <w:sz w:val="24"/>
            <w:szCs w:val="24"/>
          </w:rPr>
          <w:t>–</w:t>
        </w:r>
      </w:ins>
      <w:ins w:id="2832" w:author="Tima" w:date="2026-01-17T11:21:00Z">
        <w:r>
          <w:rPr>
            <w:rFonts w:ascii="Times New Roman" w:hAnsi="Times New Roman" w:cs="Times New Roman"/>
            <w:sz w:val="24"/>
            <w:szCs w:val="24"/>
          </w:rPr>
          <w:t xml:space="preserve"> при </w:t>
        </w:r>
      </w:ins>
      <w:ins w:id="2833" w:author="Tima" w:date="2026-01-17T11:22:00Z">
        <w:r>
          <w:rPr>
            <w:rFonts w:ascii="Times New Roman" w:hAnsi="Times New Roman" w:cs="Times New Roman"/>
            <w:sz w:val="24"/>
            <w:szCs w:val="24"/>
          </w:rPr>
          <w:t xml:space="preserve">явном недостатке средств на горячем кошельке осуществляется перевод ЦФА с холодного кошелька сервиса на горячий </w:t>
        </w:r>
      </w:ins>
      <w:ins w:id="2834" w:author="Tima" w:date="2026-01-17T11:23:00Z">
        <w:r>
          <w:rPr>
            <w:rFonts w:ascii="Times New Roman" w:hAnsi="Times New Roman" w:cs="Times New Roman"/>
            <w:sz w:val="24"/>
            <w:szCs w:val="24"/>
          </w:rPr>
          <w:t xml:space="preserve">(для обеспечения возможных обменов ЦФА </w:t>
        </w:r>
        <w:r w:rsidRPr="00050963">
          <w:rPr>
            <w:rFonts w:ascii="Times New Roman" w:hAnsi="Times New Roman" w:cs="Times New Roman"/>
            <w:sz w:val="24"/>
            <w:szCs w:val="24"/>
            <w:rPrChange w:id="2835" w:author="Tima" w:date="2026-01-17T11:23:00Z">
              <w:rPr>
                <w:rFonts w:ascii="Times New Roman" w:hAnsi="Times New Roman" w:cs="Times New Roman"/>
                <w:sz w:val="24"/>
                <w:szCs w:val="24"/>
                <w:lang w:val="en-US"/>
              </w:rPr>
            </w:rPrChange>
          </w:rPr>
          <w:t xml:space="preserve">на </w:t>
        </w:r>
        <w:r>
          <w:rPr>
            <w:rFonts w:ascii="Times New Roman" w:hAnsi="Times New Roman" w:cs="Times New Roman"/>
            <w:sz w:val="24"/>
            <w:szCs w:val="24"/>
            <w:lang w:val="en-US"/>
          </w:rPr>
          <w:t>NFT</w:t>
        </w:r>
        <w:r>
          <w:rPr>
            <w:rFonts w:ascii="Times New Roman" w:hAnsi="Times New Roman" w:cs="Times New Roman"/>
            <w:sz w:val="24"/>
            <w:szCs w:val="24"/>
          </w:rPr>
          <w:t>); в конце каждого дня</w:t>
        </w:r>
      </w:ins>
      <w:ins w:id="2836" w:author="Tima" w:date="2026-01-17T11:24:00Z">
        <w:r>
          <w:rPr>
            <w:rFonts w:ascii="Times New Roman" w:hAnsi="Times New Roman" w:cs="Times New Roman"/>
            <w:sz w:val="24"/>
            <w:szCs w:val="24"/>
          </w:rPr>
          <w:t xml:space="preserve"> при наличии большого количества </w:t>
        </w:r>
      </w:ins>
      <w:ins w:id="2837" w:author="Tima" w:date="2026-01-17T11:25:00Z">
        <w:r>
          <w:rPr>
            <w:rFonts w:ascii="Times New Roman" w:hAnsi="Times New Roman" w:cs="Times New Roman"/>
            <w:sz w:val="24"/>
            <w:szCs w:val="24"/>
          </w:rPr>
          <w:t>ЦФА на горячем кошельке часть из них переводится на холодный кошелёк.</w:t>
        </w:r>
      </w:ins>
      <w:ins w:id="2838" w:author="Tima" w:date="2026-01-17T11:30:00Z">
        <w:r w:rsidR="007B7FF0">
          <w:rPr>
            <w:rFonts w:ascii="Times New Roman" w:hAnsi="Times New Roman" w:cs="Times New Roman"/>
            <w:sz w:val="24"/>
            <w:szCs w:val="24"/>
          </w:rPr>
          <w:t xml:space="preserve"> Рекомендуемое соотношение средств на горячем кошельке и холодном не менее 5</w:t>
        </w:r>
      </w:ins>
      <w:ins w:id="2839" w:author="Tima" w:date="2026-01-17T11:31:00Z">
        <w:r w:rsidR="007B7FF0">
          <w:rPr>
            <w:rFonts w:ascii="Times New Roman" w:hAnsi="Times New Roman" w:cs="Times New Roman"/>
            <w:sz w:val="24"/>
            <w:szCs w:val="24"/>
          </w:rPr>
          <w:t>:1.</w:t>
        </w:r>
      </w:ins>
    </w:p>
    <w:p w14:paraId="5FAAFBB2" w14:textId="77777777" w:rsidR="00DA6006" w:rsidRPr="00356E26" w:rsidRDefault="00DA6006" w:rsidP="00DA6006">
      <w:pPr>
        <w:pStyle w:val="a3"/>
        <w:numPr>
          <w:ilvl w:val="0"/>
          <w:numId w:val="27"/>
        </w:numPr>
        <w:spacing w:line="276" w:lineRule="auto"/>
        <w:jc w:val="both"/>
        <w:rPr>
          <w:ins w:id="2840" w:author="Tima" w:date="2026-01-14T10:48:00Z"/>
          <w:rFonts w:ascii="Times New Roman" w:hAnsi="Times New Roman" w:cs="Times New Roman"/>
          <w:sz w:val="24"/>
          <w:szCs w:val="24"/>
        </w:rPr>
      </w:pPr>
      <w:ins w:id="2841" w:author="Tima" w:date="2026-01-14T10:48:00Z">
        <w:r w:rsidRPr="00356E26">
          <w:rPr>
            <w:rFonts w:ascii="Times New Roman" w:hAnsi="Times New Roman" w:cs="Times New Roman"/>
            <w:sz w:val="24"/>
            <w:szCs w:val="24"/>
          </w:rPr>
          <w:t>Е.3 – 3-ехсторонний договор в форме смарт-контракта с размещением внутри сервиса между продавцом, сервисом и Оператором информационной системы (ОИС), содержащим следующие условия:</w:t>
        </w:r>
      </w:ins>
    </w:p>
    <w:p w14:paraId="3D86C803" w14:textId="77777777" w:rsidR="00DA6006" w:rsidRPr="00FF7AD6" w:rsidRDefault="00DA6006" w:rsidP="00DA6006">
      <w:pPr>
        <w:spacing w:line="276" w:lineRule="auto"/>
        <w:ind w:left="1418"/>
        <w:jc w:val="both"/>
        <w:rPr>
          <w:ins w:id="2842" w:author="Tima" w:date="2026-01-14T10:48:00Z"/>
          <w:rFonts w:ascii="Times New Roman" w:hAnsi="Times New Roman" w:cs="Times New Roman"/>
          <w:bCs/>
          <w:sz w:val="24"/>
          <w:szCs w:val="24"/>
        </w:rPr>
      </w:pPr>
      <w:ins w:id="2843" w:author="Tima" w:date="2026-01-14T10:48:00Z">
        <w:r w:rsidRPr="00FF7AD6">
          <w:rPr>
            <w:rFonts w:ascii="Times New Roman" w:hAnsi="Times New Roman" w:cs="Times New Roman"/>
            <w:bCs/>
            <w:sz w:val="24"/>
            <w:szCs w:val="24"/>
          </w:rPr>
          <w:t xml:space="preserve">- наличие </w:t>
        </w:r>
        <w:r w:rsidRPr="00FF7AD6">
          <w:rPr>
            <w:rFonts w:ascii="Times New Roman" w:hAnsi="Times New Roman" w:cs="Times New Roman"/>
            <w:bCs/>
            <w:sz w:val="24"/>
            <w:szCs w:val="24"/>
            <w:lang w:val="en-US"/>
          </w:rPr>
          <w:t>NFT</w:t>
        </w:r>
        <w:r w:rsidRPr="00FF7AD6">
          <w:rPr>
            <w:rFonts w:ascii="Times New Roman" w:hAnsi="Times New Roman" w:cs="Times New Roman"/>
            <w:bCs/>
            <w:sz w:val="24"/>
            <w:szCs w:val="24"/>
          </w:rPr>
          <w:t xml:space="preserve"> на кошельке предлагаемого сервиса,</w:t>
        </w:r>
      </w:ins>
    </w:p>
    <w:p w14:paraId="76B3E797" w14:textId="77777777" w:rsidR="00DA6006" w:rsidRPr="00FF7AD6" w:rsidRDefault="00DA6006" w:rsidP="00DA6006">
      <w:pPr>
        <w:spacing w:line="276" w:lineRule="auto"/>
        <w:ind w:left="1418"/>
        <w:jc w:val="both"/>
        <w:rPr>
          <w:ins w:id="2844" w:author="Tima" w:date="2026-01-14T10:48:00Z"/>
          <w:rFonts w:ascii="Times New Roman" w:hAnsi="Times New Roman" w:cs="Times New Roman"/>
          <w:bCs/>
          <w:sz w:val="24"/>
          <w:szCs w:val="24"/>
        </w:rPr>
      </w:pPr>
      <w:ins w:id="2845" w:author="Tima" w:date="2026-01-14T10:48:00Z">
        <w:r w:rsidRPr="00FF7AD6">
          <w:rPr>
            <w:rFonts w:ascii="Times New Roman" w:hAnsi="Times New Roman" w:cs="Times New Roman"/>
            <w:bCs/>
            <w:sz w:val="24"/>
            <w:szCs w:val="24"/>
          </w:rPr>
          <w:t xml:space="preserve">- количество ЦФА, равное условной стоимости конкретного </w:t>
        </w:r>
        <w:r w:rsidRPr="00FF7AD6">
          <w:rPr>
            <w:rFonts w:ascii="Times New Roman" w:hAnsi="Times New Roman" w:cs="Times New Roman"/>
            <w:bCs/>
            <w:sz w:val="24"/>
            <w:szCs w:val="24"/>
            <w:lang w:val="en-US"/>
          </w:rPr>
          <w:t>NFT</w:t>
        </w:r>
        <w:r w:rsidRPr="00FF7AD6">
          <w:rPr>
            <w:rFonts w:ascii="Times New Roman" w:hAnsi="Times New Roman" w:cs="Times New Roman"/>
            <w:bCs/>
            <w:sz w:val="24"/>
            <w:szCs w:val="24"/>
          </w:rPr>
          <w:t>, автоматически оцененного внутренней системой сервиса на момент обмена (сделки),</w:t>
        </w:r>
      </w:ins>
    </w:p>
    <w:p w14:paraId="6EC87726" w14:textId="77777777" w:rsidR="00DA6006" w:rsidRPr="00FF7AD6" w:rsidRDefault="00DA6006" w:rsidP="00DA6006">
      <w:pPr>
        <w:spacing w:line="276" w:lineRule="auto"/>
        <w:ind w:left="1418"/>
        <w:jc w:val="both"/>
        <w:rPr>
          <w:ins w:id="2846" w:author="Tima" w:date="2026-01-14T10:48:00Z"/>
          <w:rFonts w:ascii="Times New Roman" w:hAnsi="Times New Roman" w:cs="Times New Roman"/>
          <w:bCs/>
          <w:sz w:val="24"/>
          <w:szCs w:val="24"/>
        </w:rPr>
      </w:pPr>
      <w:ins w:id="2847" w:author="Tima" w:date="2026-01-14T10:48:00Z">
        <w:r w:rsidRPr="00FF7AD6">
          <w:rPr>
            <w:rFonts w:ascii="Times New Roman" w:hAnsi="Times New Roman" w:cs="Times New Roman"/>
            <w:bCs/>
            <w:sz w:val="24"/>
            <w:szCs w:val="24"/>
          </w:rPr>
          <w:t xml:space="preserve">- выполнен ли запрос сервиса в </w:t>
        </w:r>
        <w:r>
          <w:rPr>
            <w:rFonts w:ascii="Times New Roman" w:hAnsi="Times New Roman" w:cs="Times New Roman"/>
            <w:bCs/>
            <w:sz w:val="24"/>
            <w:szCs w:val="24"/>
          </w:rPr>
          <w:t>ОИС</w:t>
        </w:r>
        <w:r w:rsidRPr="00FF7AD6">
          <w:rPr>
            <w:rFonts w:ascii="Times New Roman" w:hAnsi="Times New Roman" w:cs="Times New Roman"/>
            <w:bCs/>
            <w:sz w:val="24"/>
            <w:szCs w:val="24"/>
          </w:rPr>
          <w:t xml:space="preserve"> о выпуске новых ЦФА и в нужном количестве с обеспечением в виде </w:t>
        </w:r>
        <w:r w:rsidRPr="00FF7AD6">
          <w:rPr>
            <w:rFonts w:ascii="Times New Roman" w:hAnsi="Times New Roman" w:cs="Times New Roman"/>
            <w:bCs/>
            <w:sz w:val="24"/>
            <w:szCs w:val="24"/>
            <w:lang w:val="en-US"/>
          </w:rPr>
          <w:t>NFT</w:t>
        </w:r>
        <w:r w:rsidRPr="00FF7AD6">
          <w:rPr>
            <w:rFonts w:ascii="Times New Roman" w:hAnsi="Times New Roman" w:cs="Times New Roman"/>
            <w:bCs/>
            <w:sz w:val="24"/>
            <w:szCs w:val="24"/>
          </w:rPr>
          <w:t>,</w:t>
        </w:r>
      </w:ins>
    </w:p>
    <w:p w14:paraId="1B8FF135" w14:textId="77777777" w:rsidR="00DA6006" w:rsidRPr="00FF7AD6" w:rsidRDefault="00DA6006" w:rsidP="00DA6006">
      <w:pPr>
        <w:spacing w:line="276" w:lineRule="auto"/>
        <w:ind w:left="1418"/>
        <w:jc w:val="both"/>
        <w:rPr>
          <w:ins w:id="2848" w:author="Tima" w:date="2026-01-14T10:48:00Z"/>
          <w:rFonts w:ascii="Times New Roman" w:hAnsi="Times New Roman" w:cs="Times New Roman"/>
          <w:bCs/>
          <w:sz w:val="24"/>
          <w:szCs w:val="24"/>
        </w:rPr>
      </w:pPr>
      <w:ins w:id="2849" w:author="Tima" w:date="2026-01-14T10:48:00Z">
        <w:r w:rsidRPr="00FF7AD6">
          <w:rPr>
            <w:rFonts w:ascii="Times New Roman" w:hAnsi="Times New Roman" w:cs="Times New Roman"/>
            <w:bCs/>
            <w:sz w:val="24"/>
            <w:szCs w:val="24"/>
          </w:rPr>
          <w:t xml:space="preserve">- перевел ли </w:t>
        </w:r>
        <w:r>
          <w:rPr>
            <w:rFonts w:ascii="Times New Roman" w:hAnsi="Times New Roman" w:cs="Times New Roman"/>
            <w:bCs/>
            <w:sz w:val="24"/>
            <w:szCs w:val="24"/>
          </w:rPr>
          <w:t>ОИС</w:t>
        </w:r>
        <w:r w:rsidRPr="00FF7AD6">
          <w:rPr>
            <w:rFonts w:ascii="Times New Roman" w:hAnsi="Times New Roman" w:cs="Times New Roman"/>
            <w:bCs/>
            <w:sz w:val="24"/>
            <w:szCs w:val="24"/>
          </w:rPr>
          <w:t xml:space="preserve"> выпущенные ЦФА на счёт продавца,</w:t>
        </w:r>
      </w:ins>
    </w:p>
    <w:p w14:paraId="7C25303A" w14:textId="77777777" w:rsidR="00DA6006" w:rsidRPr="00FF7AD6" w:rsidRDefault="00DA6006" w:rsidP="00DA6006">
      <w:pPr>
        <w:spacing w:line="276" w:lineRule="auto"/>
        <w:ind w:left="1418"/>
        <w:jc w:val="both"/>
        <w:rPr>
          <w:ins w:id="2850" w:author="Tima" w:date="2026-01-14T10:48:00Z"/>
          <w:rFonts w:ascii="Times New Roman" w:hAnsi="Times New Roman" w:cs="Times New Roman"/>
          <w:bCs/>
          <w:sz w:val="24"/>
          <w:szCs w:val="24"/>
        </w:rPr>
      </w:pPr>
      <w:ins w:id="2851" w:author="Tima" w:date="2026-01-14T10:48:00Z">
        <w:r w:rsidRPr="00FF7AD6">
          <w:rPr>
            <w:rFonts w:ascii="Times New Roman" w:hAnsi="Times New Roman" w:cs="Times New Roman"/>
            <w:bCs/>
            <w:sz w:val="24"/>
            <w:szCs w:val="24"/>
          </w:rPr>
          <w:t xml:space="preserve">- уведомление о списании комиссии за сделку сервисом (не более 1% от оценочной стоимости </w:t>
        </w:r>
        <w:r w:rsidRPr="00FF7AD6">
          <w:rPr>
            <w:rFonts w:ascii="Times New Roman" w:hAnsi="Times New Roman" w:cs="Times New Roman"/>
            <w:bCs/>
            <w:sz w:val="24"/>
            <w:szCs w:val="24"/>
            <w:lang w:val="en-US"/>
          </w:rPr>
          <w:t>NFT</w:t>
        </w:r>
        <w:r w:rsidRPr="00FF7AD6">
          <w:rPr>
            <w:rFonts w:ascii="Times New Roman" w:hAnsi="Times New Roman" w:cs="Times New Roman"/>
            <w:bCs/>
            <w:sz w:val="24"/>
            <w:szCs w:val="24"/>
          </w:rPr>
          <w:t>) и переводе части полученной комиссии ОИС.</w:t>
        </w:r>
      </w:ins>
    </w:p>
    <w:p w14:paraId="39B82731" w14:textId="77777777" w:rsidR="00DA6006" w:rsidRDefault="00DA6006" w:rsidP="00DA6006">
      <w:pPr>
        <w:spacing w:line="276" w:lineRule="auto"/>
        <w:ind w:left="1418" w:firstLine="709"/>
        <w:jc w:val="both"/>
        <w:rPr>
          <w:ins w:id="2852" w:author="Tima" w:date="2026-01-14T10:48:00Z"/>
          <w:rFonts w:ascii="Times New Roman" w:hAnsi="Times New Roman" w:cs="Times New Roman"/>
          <w:sz w:val="24"/>
          <w:szCs w:val="24"/>
        </w:rPr>
      </w:pPr>
      <w:ins w:id="2853" w:author="Tima" w:date="2026-01-14T10:48:00Z">
        <w:r w:rsidRPr="00872416">
          <w:rPr>
            <w:rFonts w:ascii="Times New Roman" w:hAnsi="Times New Roman" w:cs="Times New Roman"/>
            <w:sz w:val="24"/>
            <w:szCs w:val="24"/>
          </w:rPr>
          <w:t xml:space="preserve">Сервис инициирует смарт-контракт в момент перевода продавцом своего NFT и уплаты комиссии в </w:t>
        </w:r>
        <w:proofErr w:type="spellStart"/>
        <w:r w:rsidRPr="00872416">
          <w:rPr>
            <w:rFonts w:ascii="Times New Roman" w:hAnsi="Times New Roman" w:cs="Times New Roman"/>
            <w:sz w:val="24"/>
            <w:szCs w:val="24"/>
          </w:rPr>
          <w:t>блокчейне</w:t>
        </w:r>
        <w:proofErr w:type="spellEnd"/>
        <w:r w:rsidRPr="00872416">
          <w:rPr>
            <w:rFonts w:ascii="Times New Roman" w:hAnsi="Times New Roman" w:cs="Times New Roman"/>
            <w:sz w:val="24"/>
            <w:szCs w:val="24"/>
          </w:rPr>
          <w:t xml:space="preserve"> на электронный кошелёк предлагаемого сервиса. Согласно правилам </w:t>
        </w:r>
        <w:proofErr w:type="spellStart"/>
        <w:r w:rsidRPr="00872416">
          <w:rPr>
            <w:rFonts w:ascii="Times New Roman" w:hAnsi="Times New Roman" w:cs="Times New Roman"/>
            <w:sz w:val="24"/>
            <w:szCs w:val="24"/>
          </w:rPr>
          <w:t>блокчейна</w:t>
        </w:r>
        <w:proofErr w:type="spellEnd"/>
        <w:r w:rsidRPr="00872416">
          <w:rPr>
            <w:rFonts w:ascii="Times New Roman" w:hAnsi="Times New Roman" w:cs="Times New Roman"/>
            <w:sz w:val="24"/>
            <w:szCs w:val="24"/>
          </w:rPr>
          <w:t xml:space="preserve"> комиссия списывается и распределяется между сервисом и ОИС сразу.</w:t>
        </w:r>
      </w:ins>
    </w:p>
    <w:p w14:paraId="68C46208" w14:textId="77777777" w:rsidR="00DA6006" w:rsidRPr="00872416" w:rsidRDefault="00DA6006" w:rsidP="00DA6006">
      <w:pPr>
        <w:spacing w:line="276" w:lineRule="auto"/>
        <w:ind w:left="1418" w:firstLine="709"/>
        <w:jc w:val="both"/>
        <w:rPr>
          <w:ins w:id="2854" w:author="Tima" w:date="2026-01-14T10:48:00Z"/>
          <w:rFonts w:ascii="Times New Roman" w:hAnsi="Times New Roman" w:cs="Times New Roman"/>
          <w:sz w:val="24"/>
          <w:szCs w:val="24"/>
        </w:rPr>
      </w:pPr>
      <w:ins w:id="2855" w:author="Tima" w:date="2026-01-14T10:48:00Z">
        <w:r w:rsidRPr="00872416">
          <w:rPr>
            <w:rFonts w:ascii="Times New Roman" w:hAnsi="Times New Roman" w:cs="Times New Roman"/>
            <w:sz w:val="24"/>
            <w:szCs w:val="24"/>
          </w:rPr>
          <w:t xml:space="preserve">В качестве структуры, проверяющей выполнение условий смарт-контракта («оракула»), в сети TON можно использовать проект </w:t>
        </w:r>
        <w:proofErr w:type="spellStart"/>
        <w:r w:rsidRPr="00872416">
          <w:rPr>
            <w:rFonts w:ascii="Times New Roman" w:hAnsi="Times New Roman" w:cs="Times New Roman"/>
            <w:sz w:val="24"/>
            <w:szCs w:val="24"/>
          </w:rPr>
          <w:t>RedStone</w:t>
        </w:r>
        <w:proofErr w:type="spellEnd"/>
        <w:r w:rsidRPr="00872416">
          <w:rPr>
            <w:rFonts w:ascii="Times New Roman" w:hAnsi="Times New Roman" w:cs="Times New Roman"/>
            <w:sz w:val="24"/>
            <w:szCs w:val="24"/>
          </w:rPr>
          <w:t xml:space="preserve"> или хорошо развитый </w:t>
        </w:r>
        <w:proofErr w:type="spellStart"/>
        <w:r w:rsidRPr="00872416">
          <w:rPr>
            <w:rFonts w:ascii="Times New Roman" w:hAnsi="Times New Roman" w:cs="Times New Roman"/>
            <w:sz w:val="24"/>
            <w:szCs w:val="24"/>
          </w:rPr>
          <w:t>Chainlink</w:t>
        </w:r>
        <w:proofErr w:type="spellEnd"/>
        <w:r w:rsidRPr="00872416">
          <w:rPr>
            <w:rFonts w:ascii="Times New Roman" w:hAnsi="Times New Roman" w:cs="Times New Roman"/>
            <w:sz w:val="24"/>
            <w:szCs w:val="24"/>
          </w:rPr>
          <w:t xml:space="preserve"> (в котором, однако, нет </w:t>
        </w:r>
        <w:proofErr w:type="spellStart"/>
        <w:r w:rsidRPr="00872416">
          <w:rPr>
            <w:rFonts w:ascii="Times New Roman" w:hAnsi="Times New Roman" w:cs="Times New Roman"/>
            <w:sz w:val="24"/>
            <w:szCs w:val="24"/>
          </w:rPr>
          <w:t>TONa</w:t>
        </w:r>
        <w:proofErr w:type="spellEnd"/>
        <w:r w:rsidRPr="00872416">
          <w:rPr>
            <w:rFonts w:ascii="Times New Roman" w:hAnsi="Times New Roman" w:cs="Times New Roman"/>
            <w:sz w:val="24"/>
            <w:szCs w:val="24"/>
          </w:rPr>
          <w:t xml:space="preserve">). </w:t>
        </w:r>
        <w:r w:rsidRPr="00124002">
          <w:rPr>
            <w:rFonts w:ascii="Times New Roman" w:hAnsi="Times New Roman" w:cs="Times New Roman"/>
            <w:sz w:val="24"/>
            <w:szCs w:val="24"/>
          </w:rPr>
          <w:t xml:space="preserve">Внутри оборота </w:t>
        </w:r>
        <w:r w:rsidRPr="00124002">
          <w:rPr>
            <w:rFonts w:ascii="Times New Roman" w:hAnsi="Times New Roman" w:cs="Times New Roman"/>
            <w:sz w:val="24"/>
            <w:szCs w:val="24"/>
          </w:rPr>
          <w:lastRenderedPageBreak/>
          <w:t>ЦФА оракулом сможет выступать ОИС. Сервис в таком случае завершит смарт-контракт при получении подтверждения от оракулов.</w:t>
        </w:r>
      </w:ins>
    </w:p>
    <w:p w14:paraId="50F1C7F0" w14:textId="1048B0DC" w:rsidR="00DA6006" w:rsidRPr="00356E26" w:rsidRDefault="00DA6006" w:rsidP="00DA6006">
      <w:pPr>
        <w:pStyle w:val="a3"/>
        <w:numPr>
          <w:ilvl w:val="0"/>
          <w:numId w:val="29"/>
        </w:numPr>
        <w:spacing w:line="276" w:lineRule="auto"/>
        <w:jc w:val="both"/>
        <w:rPr>
          <w:ins w:id="2856" w:author="Tima" w:date="2026-01-14T10:48:00Z"/>
          <w:rFonts w:ascii="Times New Roman" w:hAnsi="Times New Roman" w:cs="Times New Roman"/>
          <w:sz w:val="24"/>
          <w:szCs w:val="24"/>
        </w:rPr>
      </w:pPr>
      <w:ins w:id="2857" w:author="Tima" w:date="2026-01-14T10:48:00Z">
        <w:r w:rsidRPr="00356E26">
          <w:rPr>
            <w:rFonts w:ascii="Times New Roman" w:hAnsi="Times New Roman" w:cs="Times New Roman"/>
            <w:sz w:val="24"/>
            <w:szCs w:val="24"/>
          </w:rPr>
          <w:t xml:space="preserve">Е.4 – Счёт продавца – </w:t>
        </w:r>
      </w:ins>
      <w:ins w:id="2858" w:author="Tima" w:date="2026-01-17T10:45:00Z">
        <w:r w:rsidR="002E138C">
          <w:rPr>
            <w:rFonts w:ascii="Times New Roman" w:hAnsi="Times New Roman" w:cs="Times New Roman"/>
            <w:sz w:val="24"/>
            <w:szCs w:val="24"/>
          </w:rPr>
          <w:t>лицевой счёт пользователя.</w:t>
        </w:r>
      </w:ins>
      <w:ins w:id="2859" w:author="Tima" w:date="2026-01-17T10:46:00Z">
        <w:r w:rsidR="002E138C">
          <w:rPr>
            <w:rFonts w:ascii="Times New Roman" w:hAnsi="Times New Roman" w:cs="Times New Roman"/>
            <w:sz w:val="24"/>
            <w:szCs w:val="24"/>
          </w:rPr>
          <w:t xml:space="preserve"> Его</w:t>
        </w:r>
      </w:ins>
      <w:ins w:id="2860" w:author="Tima" w:date="2026-01-17T10:45:00Z">
        <w:r w:rsidR="002E138C">
          <w:rPr>
            <w:rFonts w:ascii="Times New Roman" w:hAnsi="Times New Roman" w:cs="Times New Roman"/>
            <w:sz w:val="24"/>
            <w:szCs w:val="24"/>
          </w:rPr>
          <w:t xml:space="preserve"> баланс </w:t>
        </w:r>
      </w:ins>
      <w:ins w:id="2861" w:author="Tima" w:date="2026-01-17T10:46:00Z">
        <w:r w:rsidR="002E138C">
          <w:rPr>
            <w:rFonts w:ascii="Times New Roman" w:hAnsi="Times New Roman" w:cs="Times New Roman"/>
            <w:sz w:val="24"/>
            <w:szCs w:val="24"/>
          </w:rPr>
          <w:t>рассчитывается</w:t>
        </w:r>
      </w:ins>
      <w:ins w:id="2862" w:author="Tima" w:date="2026-01-17T10:45:00Z">
        <w:r w:rsidR="002E138C">
          <w:rPr>
            <w:rFonts w:ascii="Times New Roman" w:hAnsi="Times New Roman" w:cs="Times New Roman"/>
            <w:sz w:val="24"/>
            <w:szCs w:val="24"/>
          </w:rPr>
          <w:t xml:space="preserve"> из истории транзакций.</w:t>
        </w:r>
      </w:ins>
      <w:ins w:id="2863" w:author="Tima" w:date="2026-01-17T10:46:00Z">
        <w:r w:rsidR="002E138C">
          <w:rPr>
            <w:rFonts w:ascii="Times New Roman" w:hAnsi="Times New Roman" w:cs="Times New Roman"/>
            <w:sz w:val="24"/>
            <w:szCs w:val="24"/>
          </w:rPr>
          <w:t xml:space="preserve"> Рубли</w:t>
        </w:r>
      </w:ins>
      <w:ins w:id="2864" w:author="Tima" w:date="2026-01-17T10:47:00Z">
        <w:r w:rsidR="002E138C">
          <w:rPr>
            <w:rFonts w:ascii="Times New Roman" w:hAnsi="Times New Roman" w:cs="Times New Roman"/>
            <w:sz w:val="24"/>
            <w:szCs w:val="24"/>
          </w:rPr>
          <w:t>, депозит которых был совершён через СБП, хранятся на банковском счёте сервиса, а сервис, в свою очередь, поп</w:t>
        </w:r>
      </w:ins>
      <w:ins w:id="2865" w:author="Tima" w:date="2026-01-17T10:50:00Z">
        <w:r w:rsidR="002E138C">
          <w:rPr>
            <w:rFonts w:ascii="Times New Roman" w:hAnsi="Times New Roman" w:cs="Times New Roman"/>
            <w:sz w:val="24"/>
            <w:szCs w:val="24"/>
          </w:rPr>
          <w:t>о</w:t>
        </w:r>
      </w:ins>
      <w:ins w:id="2866" w:author="Tima" w:date="2026-01-17T10:47:00Z">
        <w:r w:rsidR="002E138C">
          <w:rPr>
            <w:rFonts w:ascii="Times New Roman" w:hAnsi="Times New Roman" w:cs="Times New Roman"/>
            <w:sz w:val="24"/>
            <w:szCs w:val="24"/>
          </w:rPr>
          <w:t xml:space="preserve">лняет лицевой счёт пользователя на основе данного перевода </w:t>
        </w:r>
      </w:ins>
      <w:ins w:id="2867" w:author="Tima" w:date="2026-01-17T10:48:00Z">
        <w:r w:rsidR="002E138C">
          <w:rPr>
            <w:rFonts w:ascii="Times New Roman" w:hAnsi="Times New Roman" w:cs="Times New Roman"/>
            <w:sz w:val="24"/>
            <w:szCs w:val="24"/>
          </w:rPr>
          <w:t xml:space="preserve">(сопоставление перевода с пользователем становится возможным благодаря наличию подписи в переводе </w:t>
        </w:r>
      </w:ins>
      <w:ins w:id="2868" w:author="Tima" w:date="2026-01-17T10:49:00Z">
        <w:r w:rsidR="002E138C">
          <w:rPr>
            <w:rFonts w:ascii="Times New Roman" w:hAnsi="Times New Roman" w:cs="Times New Roman"/>
            <w:sz w:val="24"/>
            <w:szCs w:val="24"/>
          </w:rPr>
          <w:t>СБП, поскольку у сервиса есть паспортные данные пользователя после его регистрации</w:t>
        </w:r>
      </w:ins>
      <w:ins w:id="2869" w:author="Tima" w:date="2026-01-17T10:50:00Z">
        <w:r w:rsidR="002E138C">
          <w:rPr>
            <w:rFonts w:ascii="Times New Roman" w:hAnsi="Times New Roman" w:cs="Times New Roman"/>
            <w:sz w:val="24"/>
            <w:szCs w:val="24"/>
          </w:rPr>
          <w:t xml:space="preserve">). ЦФА, полученные в обмен на </w:t>
        </w:r>
        <w:r w:rsidR="002E138C">
          <w:rPr>
            <w:rFonts w:ascii="Times New Roman" w:hAnsi="Times New Roman" w:cs="Times New Roman"/>
            <w:sz w:val="24"/>
            <w:szCs w:val="24"/>
            <w:lang w:val="en-US"/>
          </w:rPr>
          <w:t>NFT</w:t>
        </w:r>
        <w:r w:rsidR="002E138C">
          <w:rPr>
            <w:rFonts w:ascii="Times New Roman" w:hAnsi="Times New Roman" w:cs="Times New Roman"/>
            <w:sz w:val="24"/>
            <w:szCs w:val="24"/>
          </w:rPr>
          <w:t>, хранятся сначала на горячем кошельке сервиса</w:t>
        </w:r>
      </w:ins>
      <w:ins w:id="2870" w:author="Tima" w:date="2026-01-17T10:51:00Z">
        <w:r w:rsidR="002E138C">
          <w:rPr>
            <w:rFonts w:ascii="Times New Roman" w:hAnsi="Times New Roman" w:cs="Times New Roman"/>
            <w:sz w:val="24"/>
            <w:szCs w:val="24"/>
          </w:rPr>
          <w:t xml:space="preserve"> (для быстрых транзакций), а затем переводятся на холодные (при длительном хранении активов)</w:t>
        </w:r>
      </w:ins>
      <w:ins w:id="2871" w:author="Tima" w:date="2026-01-17T10:45:00Z">
        <w:r w:rsidR="002E138C">
          <w:rPr>
            <w:rFonts w:ascii="Times New Roman" w:hAnsi="Times New Roman" w:cs="Times New Roman"/>
            <w:sz w:val="24"/>
            <w:szCs w:val="24"/>
          </w:rPr>
          <w:t xml:space="preserve"> </w:t>
        </w:r>
      </w:ins>
      <w:ins w:id="2872" w:author="Tima" w:date="2026-01-17T10:46:00Z">
        <w:r w:rsidR="002E138C">
          <w:rPr>
            <w:rFonts w:ascii="Times New Roman" w:hAnsi="Times New Roman" w:cs="Times New Roman"/>
            <w:sz w:val="24"/>
            <w:szCs w:val="24"/>
          </w:rPr>
          <w:t>П</w:t>
        </w:r>
      </w:ins>
      <w:ins w:id="2873" w:author="Tima" w:date="2026-01-14T10:48:00Z">
        <w:r w:rsidR="006A78E1">
          <w:rPr>
            <w:rFonts w:ascii="Times New Roman" w:hAnsi="Times New Roman" w:cs="Times New Roman"/>
            <w:sz w:val="24"/>
            <w:szCs w:val="24"/>
          </w:rPr>
          <w:t xml:space="preserve">ри </w:t>
        </w:r>
        <w:proofErr w:type="spellStart"/>
        <w:r w:rsidR="006A78E1">
          <w:rPr>
            <w:rFonts w:ascii="Times New Roman" w:hAnsi="Times New Roman" w:cs="Times New Roman"/>
            <w:sz w:val="24"/>
            <w:szCs w:val="24"/>
          </w:rPr>
          <w:t>аутенфикации</w:t>
        </w:r>
        <w:proofErr w:type="spellEnd"/>
        <w:r w:rsidRPr="00356E26">
          <w:rPr>
            <w:rFonts w:ascii="Times New Roman" w:hAnsi="Times New Roman" w:cs="Times New Roman"/>
            <w:sz w:val="24"/>
            <w:szCs w:val="24"/>
          </w:rPr>
          <w:t xml:space="preserve"> сервис предоставляе</w:t>
        </w:r>
        <w:r w:rsidR="000A5EAC">
          <w:rPr>
            <w:rFonts w:ascii="Times New Roman" w:hAnsi="Times New Roman" w:cs="Times New Roman"/>
            <w:sz w:val="24"/>
            <w:szCs w:val="24"/>
          </w:rPr>
          <w:t>т доступ к активам пользователю</w:t>
        </w:r>
        <w:r w:rsidRPr="00356E26">
          <w:rPr>
            <w:rFonts w:ascii="Times New Roman" w:hAnsi="Times New Roman" w:cs="Times New Roman"/>
            <w:sz w:val="24"/>
            <w:szCs w:val="24"/>
          </w:rPr>
          <w:t>.</w:t>
        </w:r>
      </w:ins>
    </w:p>
    <w:p w14:paraId="669025C4" w14:textId="77777777" w:rsidR="00DA6006" w:rsidRPr="00356E26" w:rsidRDefault="00DA6006" w:rsidP="00DA6006">
      <w:pPr>
        <w:pStyle w:val="a3"/>
        <w:numPr>
          <w:ilvl w:val="0"/>
          <w:numId w:val="29"/>
        </w:numPr>
        <w:spacing w:line="276" w:lineRule="auto"/>
        <w:jc w:val="both"/>
        <w:rPr>
          <w:ins w:id="2874" w:author="Tima" w:date="2026-01-14T10:48:00Z"/>
          <w:rFonts w:ascii="Times New Roman" w:hAnsi="Times New Roman" w:cs="Times New Roman"/>
          <w:sz w:val="24"/>
          <w:szCs w:val="24"/>
        </w:rPr>
      </w:pPr>
      <w:ins w:id="2875" w:author="Tima" w:date="2026-01-14T10:48:00Z">
        <w:r w:rsidRPr="00356E26">
          <w:rPr>
            <w:rFonts w:ascii="Times New Roman" w:hAnsi="Times New Roman" w:cs="Times New Roman"/>
            <w:sz w:val="24"/>
            <w:szCs w:val="24"/>
          </w:rPr>
          <w:t>Е.5 – Счёт покупателя – модуль, аналогичный Е.4, только с другим названием для разграничения процессов.</w:t>
        </w:r>
      </w:ins>
    </w:p>
    <w:p w14:paraId="4305B967" w14:textId="77777777" w:rsidR="00DA6006" w:rsidRPr="00356E26" w:rsidRDefault="00DA6006" w:rsidP="00DA6006">
      <w:pPr>
        <w:pStyle w:val="a3"/>
        <w:numPr>
          <w:ilvl w:val="0"/>
          <w:numId w:val="29"/>
        </w:numPr>
        <w:spacing w:line="276" w:lineRule="auto"/>
        <w:jc w:val="both"/>
        <w:rPr>
          <w:ins w:id="2876" w:author="Tima" w:date="2026-01-14T10:48:00Z"/>
          <w:rFonts w:ascii="Times New Roman" w:hAnsi="Times New Roman" w:cs="Times New Roman"/>
          <w:sz w:val="24"/>
          <w:szCs w:val="24"/>
        </w:rPr>
      </w:pPr>
      <w:ins w:id="2877" w:author="Tima" w:date="2026-01-14T10:48:00Z">
        <w:r w:rsidRPr="00356E26">
          <w:rPr>
            <w:rFonts w:ascii="Times New Roman" w:hAnsi="Times New Roman" w:cs="Times New Roman"/>
            <w:sz w:val="24"/>
            <w:szCs w:val="24"/>
          </w:rPr>
          <w:t>Е.6 – Модуль торговли – ключевой модуль в сервисе, поскольку именно здесь происходит торговля ЦФА.</w:t>
        </w:r>
      </w:ins>
    </w:p>
    <w:p w14:paraId="4DA67F28" w14:textId="77777777" w:rsidR="00DA6006" w:rsidRPr="00356E26" w:rsidRDefault="00DA6006" w:rsidP="00DA6006">
      <w:pPr>
        <w:pStyle w:val="a3"/>
        <w:numPr>
          <w:ilvl w:val="0"/>
          <w:numId w:val="29"/>
        </w:numPr>
        <w:spacing w:line="276" w:lineRule="auto"/>
        <w:jc w:val="both"/>
        <w:rPr>
          <w:ins w:id="2878" w:author="Tima" w:date="2026-01-14T10:48:00Z"/>
          <w:rFonts w:ascii="Times New Roman" w:hAnsi="Times New Roman" w:cs="Times New Roman"/>
          <w:sz w:val="24"/>
          <w:szCs w:val="24"/>
        </w:rPr>
      </w:pPr>
      <w:ins w:id="2879" w:author="Tima" w:date="2026-01-14T10:48:00Z">
        <w:r w:rsidRPr="00356E26">
          <w:rPr>
            <w:rFonts w:ascii="Times New Roman" w:hAnsi="Times New Roman" w:cs="Times New Roman"/>
            <w:sz w:val="24"/>
            <w:szCs w:val="24"/>
          </w:rPr>
          <w:t xml:space="preserve">Е.7 – </w:t>
        </w:r>
        <w:proofErr w:type="spellStart"/>
        <w:r w:rsidRPr="00356E26">
          <w:rPr>
            <w:rFonts w:ascii="Times New Roman" w:hAnsi="Times New Roman" w:cs="Times New Roman"/>
            <w:sz w:val="24"/>
            <w:szCs w:val="24"/>
          </w:rPr>
          <w:t>Маркетмейкер</w:t>
        </w:r>
        <w:proofErr w:type="spellEnd"/>
        <w:r w:rsidRPr="00356E26">
          <w:rPr>
            <w:rFonts w:ascii="Times New Roman" w:hAnsi="Times New Roman" w:cs="Times New Roman"/>
            <w:sz w:val="24"/>
            <w:szCs w:val="24"/>
          </w:rPr>
          <w:t xml:space="preserve"> – Отдельный человек с большим личным капиталом или капиталом под управлением, или компания. Обеспечивает ликвидность для возможности быстрой купли-продажи ЦФА. За это получает вознаграждение от предлагаемого сервиса.</w:t>
        </w:r>
      </w:ins>
    </w:p>
    <w:p w14:paraId="0768FA1A" w14:textId="77777777" w:rsidR="00DA6006" w:rsidRPr="00DA6006" w:rsidRDefault="00DA6006" w:rsidP="00DA6006">
      <w:pPr>
        <w:pStyle w:val="a3"/>
        <w:numPr>
          <w:ilvl w:val="0"/>
          <w:numId w:val="29"/>
        </w:numPr>
        <w:spacing w:line="276" w:lineRule="auto"/>
        <w:jc w:val="both"/>
        <w:rPr>
          <w:ins w:id="2880" w:author="Tima" w:date="2026-01-14T10:48:00Z"/>
          <w:rFonts w:ascii="Times New Roman" w:hAnsi="Times New Roman" w:cs="Times New Roman"/>
          <w:sz w:val="24"/>
          <w:szCs w:val="24"/>
          <w:rPrChange w:id="2881" w:author="Tima" w:date="2026-01-14T10:48:00Z">
            <w:rPr>
              <w:ins w:id="2882" w:author="Tima" w:date="2026-01-14T10:48:00Z"/>
              <w:rFonts w:ascii="Times New Roman" w:hAnsi="Times New Roman" w:cs="Times New Roman"/>
              <w:sz w:val="24"/>
              <w:szCs w:val="24"/>
              <w:lang w:val="en-US"/>
            </w:rPr>
          </w:rPrChange>
        </w:rPr>
      </w:pPr>
      <w:ins w:id="2883" w:author="Tima" w:date="2026-01-14T10:48:00Z">
        <w:r w:rsidRPr="00356E26">
          <w:rPr>
            <w:rFonts w:ascii="Times New Roman" w:hAnsi="Times New Roman" w:cs="Times New Roman"/>
            <w:sz w:val="24"/>
            <w:szCs w:val="24"/>
          </w:rPr>
          <w:t xml:space="preserve">Е.8 – Модуль передачи запросов в ОИС. Передаёт запросы на выпуск и погашение записей о ЦФА в ходе обмена </w:t>
        </w:r>
        <w:r w:rsidRPr="00356E26">
          <w:rPr>
            <w:rFonts w:ascii="Times New Roman" w:hAnsi="Times New Roman" w:cs="Times New Roman"/>
            <w:sz w:val="24"/>
            <w:szCs w:val="24"/>
            <w:lang w:val="en-US"/>
          </w:rPr>
          <w:t>NFT</w:t>
        </w:r>
        <w:r w:rsidRPr="00356E26">
          <w:rPr>
            <w:rFonts w:ascii="Times New Roman" w:hAnsi="Times New Roman" w:cs="Times New Roman"/>
            <w:sz w:val="24"/>
            <w:szCs w:val="24"/>
          </w:rPr>
          <w:t xml:space="preserve"> на ЦФА, и наоборот.</w:t>
        </w:r>
      </w:ins>
    </w:p>
    <w:p w14:paraId="614F5F61" w14:textId="77777777" w:rsidR="00DA6006" w:rsidRPr="00356E26" w:rsidRDefault="00DA6006" w:rsidP="00DA6006">
      <w:pPr>
        <w:pStyle w:val="a3"/>
        <w:numPr>
          <w:ilvl w:val="0"/>
          <w:numId w:val="29"/>
        </w:numPr>
        <w:spacing w:line="276" w:lineRule="auto"/>
        <w:jc w:val="both"/>
        <w:rPr>
          <w:ins w:id="2884" w:author="Tima" w:date="2026-01-14T10:48:00Z"/>
          <w:rFonts w:ascii="Times New Roman" w:hAnsi="Times New Roman" w:cs="Times New Roman"/>
          <w:sz w:val="24"/>
          <w:szCs w:val="24"/>
        </w:rPr>
      </w:pPr>
      <w:ins w:id="2885" w:author="Tima" w:date="2026-01-14T10:48:00Z">
        <w:r w:rsidRPr="00356E26">
          <w:rPr>
            <w:rFonts w:ascii="Times New Roman" w:hAnsi="Times New Roman" w:cs="Times New Roman"/>
            <w:sz w:val="24"/>
            <w:szCs w:val="24"/>
          </w:rPr>
          <w:t>Е.9 – Модуль депозита средств – окно перевода СБП в приложении. Используется пользователем при желании совершить депозит средств для покупки ЦФА (или оплаты комиссии).</w:t>
        </w:r>
      </w:ins>
    </w:p>
    <w:p w14:paraId="3D0B0553" w14:textId="77777777" w:rsidR="00DA6006" w:rsidRPr="00356E26" w:rsidRDefault="00DA6006" w:rsidP="00DA6006">
      <w:pPr>
        <w:pStyle w:val="a3"/>
        <w:numPr>
          <w:ilvl w:val="0"/>
          <w:numId w:val="29"/>
        </w:numPr>
        <w:spacing w:line="276" w:lineRule="auto"/>
        <w:jc w:val="both"/>
        <w:rPr>
          <w:ins w:id="2886" w:author="Tima" w:date="2026-01-14T10:48:00Z"/>
          <w:rFonts w:ascii="Times New Roman" w:hAnsi="Times New Roman" w:cs="Times New Roman"/>
          <w:sz w:val="24"/>
          <w:szCs w:val="24"/>
        </w:rPr>
      </w:pPr>
      <w:ins w:id="2887" w:author="Tima" w:date="2026-01-14T10:48:00Z">
        <w:r w:rsidRPr="00356E26">
          <w:rPr>
            <w:rFonts w:ascii="Times New Roman" w:hAnsi="Times New Roman" w:cs="Times New Roman"/>
            <w:sz w:val="24"/>
            <w:szCs w:val="24"/>
          </w:rPr>
          <w:t>Е.10 – Модуль вывода средств – окно в приложении, заполняемое пользователем при желании совершить вывод средств из сервиса (размер выводимых средств не может быть больше суммы баланса). Средства придут пользователю переводом СБП.</w:t>
        </w:r>
      </w:ins>
    </w:p>
    <w:p w14:paraId="6AD80902" w14:textId="77777777" w:rsidR="00DA6006" w:rsidRPr="00356E26" w:rsidRDefault="00DA6006" w:rsidP="00DA6006">
      <w:pPr>
        <w:pStyle w:val="a3"/>
        <w:numPr>
          <w:ilvl w:val="0"/>
          <w:numId w:val="29"/>
        </w:numPr>
        <w:spacing w:line="276" w:lineRule="auto"/>
        <w:jc w:val="both"/>
        <w:rPr>
          <w:ins w:id="2888" w:author="Tima" w:date="2026-01-14T10:48:00Z"/>
          <w:rFonts w:ascii="Times New Roman" w:hAnsi="Times New Roman" w:cs="Times New Roman"/>
          <w:sz w:val="24"/>
          <w:szCs w:val="24"/>
        </w:rPr>
      </w:pPr>
      <w:ins w:id="2889" w:author="Tima" w:date="2026-01-14T10:48:00Z">
        <w:r w:rsidRPr="00356E26">
          <w:rPr>
            <w:rFonts w:ascii="Times New Roman" w:hAnsi="Times New Roman" w:cs="Times New Roman"/>
            <w:sz w:val="24"/>
            <w:szCs w:val="24"/>
          </w:rPr>
          <w:t>Е.11 – Счёт сервиса в банке. Участвует в депозите и выводе средств.</w:t>
        </w:r>
      </w:ins>
    </w:p>
    <w:p w14:paraId="7CDE72FB" w14:textId="77777777" w:rsidR="00DA6006" w:rsidRPr="00356E26" w:rsidRDefault="00DA6006" w:rsidP="00DA6006">
      <w:pPr>
        <w:pStyle w:val="a3"/>
        <w:numPr>
          <w:ilvl w:val="0"/>
          <w:numId w:val="29"/>
        </w:numPr>
        <w:spacing w:line="276" w:lineRule="auto"/>
        <w:jc w:val="both"/>
        <w:rPr>
          <w:ins w:id="2890" w:author="Tima" w:date="2026-01-14T10:48:00Z"/>
          <w:rFonts w:ascii="Times New Roman" w:hAnsi="Times New Roman" w:cs="Times New Roman"/>
          <w:sz w:val="24"/>
          <w:szCs w:val="24"/>
        </w:rPr>
      </w:pPr>
      <w:ins w:id="2891" w:author="Tima" w:date="2026-01-14T10:48:00Z">
        <w:r w:rsidRPr="00356E26">
          <w:rPr>
            <w:rFonts w:ascii="Times New Roman" w:hAnsi="Times New Roman" w:cs="Times New Roman"/>
            <w:sz w:val="24"/>
            <w:szCs w:val="24"/>
          </w:rPr>
          <w:t>Е.12 – Модуль спорных ситуаций/поддержка. Помогает при возникновении проблем у пользователей (или у ОИС) с использованием интерфейса сервиса.</w:t>
        </w:r>
      </w:ins>
    </w:p>
    <w:p w14:paraId="7CEDFEB1" w14:textId="77777777" w:rsidR="00DA6006" w:rsidRDefault="00DA6006" w:rsidP="00DA6006">
      <w:pPr>
        <w:pStyle w:val="a3"/>
        <w:numPr>
          <w:ilvl w:val="0"/>
          <w:numId w:val="29"/>
        </w:numPr>
        <w:spacing w:line="276" w:lineRule="auto"/>
        <w:jc w:val="both"/>
        <w:rPr>
          <w:ins w:id="2892" w:author="Tima" w:date="2026-01-14T10:48:00Z"/>
          <w:rFonts w:ascii="Times New Roman" w:hAnsi="Times New Roman" w:cs="Times New Roman"/>
          <w:sz w:val="24"/>
          <w:szCs w:val="24"/>
        </w:rPr>
      </w:pPr>
      <w:ins w:id="2893" w:author="Tima" w:date="2026-01-14T10:48:00Z">
        <w:r w:rsidRPr="00356E26">
          <w:rPr>
            <w:rFonts w:ascii="Times New Roman" w:hAnsi="Times New Roman" w:cs="Times New Roman"/>
            <w:sz w:val="24"/>
            <w:szCs w:val="24"/>
          </w:rPr>
          <w:t xml:space="preserve">Е.13 – Модуль оверлейных дополнений. Сервис сможет масштабироваться частично благодаря и этому модулю. Есть возможность увеличить функционал сервиса путём добавления некоторых нововведений в нём, таких как </w:t>
        </w:r>
        <w:proofErr w:type="spellStart"/>
        <w:r w:rsidRPr="00356E26">
          <w:rPr>
            <w:rFonts w:ascii="Times New Roman" w:hAnsi="Times New Roman" w:cs="Times New Roman"/>
            <w:sz w:val="24"/>
            <w:szCs w:val="24"/>
          </w:rPr>
          <w:t>стейкинг</w:t>
        </w:r>
        <w:proofErr w:type="spellEnd"/>
        <w:r w:rsidRPr="00356E26">
          <w:rPr>
            <w:rFonts w:ascii="Times New Roman" w:hAnsi="Times New Roman" w:cs="Times New Roman"/>
            <w:sz w:val="24"/>
            <w:szCs w:val="24"/>
          </w:rPr>
          <w:t xml:space="preserve"> (внесение средств для получения дохода), займы (предоставление ссуды на торговлю под некоторый процент).</w:t>
        </w:r>
      </w:ins>
    </w:p>
    <w:p w14:paraId="5150C1B6" w14:textId="3165F5E5" w:rsidR="00DA6006" w:rsidRDefault="00DA6006" w:rsidP="00DA6006">
      <w:pPr>
        <w:pStyle w:val="a3"/>
        <w:numPr>
          <w:ilvl w:val="0"/>
          <w:numId w:val="29"/>
        </w:numPr>
        <w:spacing w:line="276" w:lineRule="auto"/>
        <w:jc w:val="both"/>
        <w:rPr>
          <w:ins w:id="2894" w:author="Tima" w:date="2026-01-17T11:31:00Z"/>
          <w:rFonts w:ascii="Times New Roman" w:hAnsi="Times New Roman" w:cs="Times New Roman"/>
          <w:sz w:val="24"/>
          <w:szCs w:val="24"/>
        </w:rPr>
      </w:pPr>
      <w:ins w:id="2895" w:author="Tima" w:date="2026-01-14T10:48:00Z">
        <w:r>
          <w:rPr>
            <w:rFonts w:ascii="Times New Roman" w:hAnsi="Times New Roman" w:cs="Times New Roman"/>
            <w:sz w:val="24"/>
            <w:szCs w:val="24"/>
          </w:rPr>
          <w:t>Е.14 – База данных пользователей. Используется при регистрации пользовател</w:t>
        </w:r>
        <w:r w:rsidR="006A78E1">
          <w:rPr>
            <w:rFonts w:ascii="Times New Roman" w:hAnsi="Times New Roman" w:cs="Times New Roman"/>
            <w:sz w:val="24"/>
            <w:szCs w:val="24"/>
          </w:rPr>
          <w:t xml:space="preserve">я и затем при каждой </w:t>
        </w:r>
        <w:proofErr w:type="spellStart"/>
        <w:r w:rsidR="006A78E1">
          <w:rPr>
            <w:rFonts w:ascii="Times New Roman" w:hAnsi="Times New Roman" w:cs="Times New Roman"/>
            <w:sz w:val="24"/>
            <w:szCs w:val="24"/>
          </w:rPr>
          <w:t>аутенфикации</w:t>
        </w:r>
        <w:proofErr w:type="spellEnd"/>
        <w:r>
          <w:rPr>
            <w:rFonts w:ascii="Times New Roman" w:hAnsi="Times New Roman" w:cs="Times New Roman"/>
            <w:sz w:val="24"/>
            <w:szCs w:val="24"/>
          </w:rPr>
          <w:t>.</w:t>
        </w:r>
      </w:ins>
    </w:p>
    <w:p w14:paraId="2F972ECE" w14:textId="530D8EC7" w:rsidR="007B7FF0" w:rsidRPr="00356E26" w:rsidRDefault="007B7FF0" w:rsidP="00DA6006">
      <w:pPr>
        <w:pStyle w:val="a3"/>
        <w:numPr>
          <w:ilvl w:val="0"/>
          <w:numId w:val="29"/>
        </w:numPr>
        <w:spacing w:line="276" w:lineRule="auto"/>
        <w:jc w:val="both"/>
        <w:rPr>
          <w:ins w:id="2896" w:author="Tima" w:date="2026-01-14T10:48:00Z"/>
          <w:rFonts w:ascii="Times New Roman" w:hAnsi="Times New Roman" w:cs="Times New Roman"/>
          <w:sz w:val="24"/>
          <w:szCs w:val="24"/>
        </w:rPr>
      </w:pPr>
      <w:ins w:id="2897" w:author="Tima" w:date="2026-01-17T11:31:00Z">
        <w:r>
          <w:rPr>
            <w:rFonts w:ascii="Times New Roman" w:hAnsi="Times New Roman" w:cs="Times New Roman"/>
            <w:sz w:val="24"/>
            <w:szCs w:val="24"/>
          </w:rPr>
          <w:t xml:space="preserve">Е.15 – Модуль истории транзакций. Используется для учёта баланса пользователей на лицевых счетах. </w:t>
        </w:r>
      </w:ins>
      <w:ins w:id="2898" w:author="Tima" w:date="2026-01-17T11:32:00Z">
        <w:r>
          <w:rPr>
            <w:rFonts w:ascii="Times New Roman" w:hAnsi="Times New Roman" w:cs="Times New Roman"/>
            <w:sz w:val="24"/>
            <w:szCs w:val="24"/>
          </w:rPr>
          <w:t>Каждый депозит и вывод средств</w:t>
        </w:r>
      </w:ins>
      <w:ins w:id="2899" w:author="Tima" w:date="2026-01-17T11:33:00Z">
        <w:r>
          <w:rPr>
            <w:rFonts w:ascii="Times New Roman" w:hAnsi="Times New Roman" w:cs="Times New Roman"/>
            <w:sz w:val="24"/>
            <w:szCs w:val="24"/>
          </w:rPr>
          <w:t xml:space="preserve">, обмен </w:t>
        </w:r>
        <w:r>
          <w:rPr>
            <w:rFonts w:ascii="Times New Roman" w:hAnsi="Times New Roman" w:cs="Times New Roman"/>
            <w:sz w:val="24"/>
            <w:szCs w:val="24"/>
            <w:lang w:val="en-US"/>
          </w:rPr>
          <w:t>NFT</w:t>
        </w:r>
        <w:r w:rsidRPr="007B7FF0">
          <w:rPr>
            <w:rFonts w:ascii="Times New Roman" w:hAnsi="Times New Roman" w:cs="Times New Roman"/>
            <w:sz w:val="24"/>
            <w:szCs w:val="24"/>
            <w:rPrChange w:id="2900" w:author="Tima" w:date="2026-01-17T11:33:00Z">
              <w:rPr>
                <w:rFonts w:ascii="Times New Roman" w:hAnsi="Times New Roman" w:cs="Times New Roman"/>
                <w:sz w:val="24"/>
                <w:szCs w:val="24"/>
                <w:lang w:val="en-US"/>
              </w:rPr>
            </w:rPrChange>
          </w:rPr>
          <w:t xml:space="preserve"> </w:t>
        </w:r>
        <w:r>
          <w:rPr>
            <w:rFonts w:ascii="Times New Roman" w:hAnsi="Times New Roman" w:cs="Times New Roman"/>
            <w:sz w:val="24"/>
            <w:szCs w:val="24"/>
          </w:rPr>
          <w:t>на ЦФА, и наоборот, записывается в модуль истории транзакций</w:t>
        </w:r>
      </w:ins>
      <w:ins w:id="2901" w:author="Tima" w:date="2026-01-17T11:34:00Z">
        <w:r>
          <w:rPr>
            <w:rFonts w:ascii="Times New Roman" w:hAnsi="Times New Roman" w:cs="Times New Roman"/>
            <w:sz w:val="24"/>
            <w:szCs w:val="24"/>
          </w:rPr>
          <w:t>, на основе чего происходит перерасчёт баланса пользователя.</w:t>
        </w:r>
      </w:ins>
    </w:p>
    <w:p w14:paraId="08BF0B20" w14:textId="379EFE08" w:rsidR="00DA6006" w:rsidRDefault="00DA6006">
      <w:pPr>
        <w:rPr>
          <w:ins w:id="2902" w:author="Tima" w:date="2026-01-14T10:33:00Z"/>
          <w:rFonts w:ascii="Times New Roman" w:hAnsi="Times New Roman" w:cs="Times New Roman"/>
          <w:sz w:val="24"/>
          <w:szCs w:val="24"/>
        </w:rPr>
      </w:pPr>
      <w:ins w:id="2903" w:author="Tima" w:date="2026-01-14T10:49:00Z">
        <w:r>
          <w:rPr>
            <w:rFonts w:ascii="Times New Roman" w:hAnsi="Times New Roman" w:cs="Times New Roman"/>
            <w:sz w:val="24"/>
            <w:szCs w:val="24"/>
          </w:rPr>
          <w:br w:type="page"/>
        </w:r>
      </w:ins>
    </w:p>
    <w:p w14:paraId="60B0DEF9" w14:textId="1A8B0FE1" w:rsidR="0058611C" w:rsidRDefault="00D41EF5">
      <w:pPr>
        <w:pStyle w:val="1"/>
        <w:numPr>
          <w:ilvl w:val="0"/>
          <w:numId w:val="23"/>
        </w:numPr>
        <w:spacing w:before="0" w:after="200" w:line="276" w:lineRule="auto"/>
        <w:ind w:left="0" w:firstLine="0"/>
        <w:jc w:val="center"/>
        <w:rPr>
          <w:ins w:id="2904" w:author="Tima" w:date="2026-01-14T10:53:00Z"/>
          <w:rFonts w:ascii="Times New Roman" w:hAnsi="Times New Roman" w:cs="Times New Roman"/>
          <w:b/>
          <w:color w:val="000000" w:themeColor="text1"/>
          <w:sz w:val="36"/>
          <w:szCs w:val="36"/>
        </w:rPr>
        <w:pPrChange w:id="2905" w:author="Tima" w:date="2026-01-14T10:53:00Z">
          <w:pPr>
            <w:ind w:firstLine="709"/>
            <w:jc w:val="both"/>
          </w:pPr>
        </w:pPrChange>
      </w:pPr>
      <w:bookmarkStart w:id="2906" w:name="_Toc219756796"/>
      <w:ins w:id="2907" w:author="Tima" w:date="2026-01-14T10:33:00Z">
        <w:r>
          <w:rPr>
            <w:rFonts w:ascii="Times New Roman" w:hAnsi="Times New Roman" w:cs="Times New Roman"/>
            <w:b/>
            <w:color w:val="000000" w:themeColor="text1"/>
            <w:sz w:val="36"/>
            <w:szCs w:val="36"/>
          </w:rPr>
          <w:lastRenderedPageBreak/>
          <w:t>МАРКЕТИНГ</w:t>
        </w:r>
      </w:ins>
      <w:bookmarkEnd w:id="2906"/>
    </w:p>
    <w:p w14:paraId="30CFE37E" w14:textId="715D3074" w:rsidR="0058611C" w:rsidRPr="00356E26" w:rsidRDefault="000D5C83">
      <w:pPr>
        <w:pStyle w:val="2"/>
        <w:numPr>
          <w:ilvl w:val="0"/>
          <w:numId w:val="45"/>
        </w:numPr>
        <w:rPr>
          <w:ins w:id="2908" w:author="Tima" w:date="2026-01-14T10:53:00Z"/>
          <w:rFonts w:ascii="Times New Roman" w:hAnsi="Times New Roman" w:cs="Times New Roman"/>
          <w:b/>
          <w:color w:val="000000" w:themeColor="text1"/>
          <w:sz w:val="28"/>
        </w:rPr>
        <w:pPrChange w:id="2909" w:author="Tima" w:date="2026-01-14T10:53:00Z">
          <w:pPr>
            <w:pStyle w:val="2"/>
            <w:numPr>
              <w:ilvl w:val="1"/>
              <w:numId w:val="31"/>
            </w:numPr>
            <w:ind w:left="1440" w:hanging="360"/>
          </w:pPr>
        </w:pPrChange>
      </w:pPr>
      <w:bookmarkStart w:id="2910" w:name="_Toc219756797"/>
      <w:ins w:id="2911" w:author="Tima" w:date="2026-01-14T10:56:00Z">
        <w:r>
          <w:rPr>
            <w:rFonts w:ascii="Times New Roman" w:hAnsi="Times New Roman" w:cs="Times New Roman"/>
            <w:b/>
            <w:color w:val="000000" w:themeColor="text1"/>
            <w:sz w:val="28"/>
          </w:rPr>
          <w:t>Рынок сервиса</w:t>
        </w:r>
      </w:ins>
      <w:bookmarkEnd w:id="2910"/>
    </w:p>
    <w:p w14:paraId="53CF6C69" w14:textId="4CF81D93" w:rsidR="000D5C83" w:rsidRDefault="000D5C83">
      <w:pPr>
        <w:pStyle w:val="3"/>
        <w:numPr>
          <w:ilvl w:val="0"/>
          <w:numId w:val="46"/>
        </w:numPr>
        <w:rPr>
          <w:ins w:id="2912" w:author="Tima" w:date="2026-01-14T10:58:00Z"/>
          <w:rFonts w:ascii="Times New Roman" w:hAnsi="Times New Roman" w:cs="Times New Roman"/>
          <w:b/>
          <w:color w:val="000000" w:themeColor="text1"/>
        </w:rPr>
        <w:pPrChange w:id="2913" w:author="Tima" w:date="2026-01-14T10:57:00Z">
          <w:pPr>
            <w:pStyle w:val="3"/>
            <w:numPr>
              <w:ilvl w:val="2"/>
              <w:numId w:val="39"/>
            </w:numPr>
            <w:ind w:left="2160" w:hanging="180"/>
          </w:pPr>
        </w:pPrChange>
      </w:pPr>
      <w:bookmarkStart w:id="2914" w:name="_Toc219756798"/>
      <w:ins w:id="2915" w:author="Tima" w:date="2026-01-14T10:56:00Z">
        <w:r>
          <w:rPr>
            <w:rFonts w:ascii="Times New Roman" w:hAnsi="Times New Roman" w:cs="Times New Roman"/>
            <w:b/>
            <w:color w:val="000000" w:themeColor="text1"/>
          </w:rPr>
          <w:t>Прогноз объёма рынка</w:t>
        </w:r>
      </w:ins>
      <w:bookmarkEnd w:id="2914"/>
    </w:p>
    <w:p w14:paraId="65935E2D" w14:textId="55997C67" w:rsidR="000D5C83" w:rsidRPr="00FA4881" w:rsidRDefault="00855179">
      <w:pPr>
        <w:spacing w:line="276" w:lineRule="auto"/>
        <w:ind w:firstLine="709"/>
        <w:jc w:val="both"/>
        <w:rPr>
          <w:ins w:id="2916" w:author="Tima" w:date="2026-01-14T11:21:00Z"/>
          <w:rFonts w:ascii="Times New Roman" w:hAnsi="Times New Roman" w:cs="Times New Roman"/>
        </w:rPr>
        <w:pPrChange w:id="2917" w:author="Tima" w:date="2026-01-14T11:41:00Z">
          <w:pPr>
            <w:pStyle w:val="3"/>
            <w:numPr>
              <w:ilvl w:val="2"/>
              <w:numId w:val="39"/>
            </w:numPr>
            <w:ind w:left="2160" w:hanging="180"/>
          </w:pPr>
        </w:pPrChange>
      </w:pPr>
      <w:ins w:id="2918" w:author="Tima" w:date="2026-01-14T11:17:00Z">
        <w:r w:rsidRPr="00A1229E">
          <w:rPr>
            <w:rFonts w:ascii="Times New Roman" w:hAnsi="Times New Roman" w:cs="Times New Roman"/>
            <w:sz w:val="24"/>
            <w:szCs w:val="24"/>
            <w:rPrChange w:id="2919" w:author="Tima" w:date="2026-01-14T11:41:00Z">
              <w:rPr>
                <w:rFonts w:ascii="Times New Roman" w:hAnsi="Times New Roman" w:cs="Times New Roman"/>
              </w:rPr>
            </w:rPrChange>
          </w:rPr>
          <w:t xml:space="preserve">Автор данной работы рассматривает NFT как </w:t>
        </w:r>
        <w:proofErr w:type="spellStart"/>
        <w:r w:rsidRPr="00A1229E">
          <w:rPr>
            <w:rFonts w:ascii="Times New Roman" w:hAnsi="Times New Roman" w:cs="Times New Roman"/>
            <w:sz w:val="24"/>
            <w:szCs w:val="24"/>
            <w:rPrChange w:id="2920" w:author="Tima" w:date="2026-01-14T11:41:00Z">
              <w:rPr>
                <w:rFonts w:ascii="Times New Roman" w:hAnsi="Times New Roman" w:cs="Times New Roman"/>
              </w:rPr>
            </w:rPrChange>
          </w:rPr>
          <w:t>криптовалютный</w:t>
        </w:r>
        <w:proofErr w:type="spellEnd"/>
        <w:r w:rsidRPr="00A1229E">
          <w:rPr>
            <w:rFonts w:ascii="Times New Roman" w:hAnsi="Times New Roman" w:cs="Times New Roman"/>
            <w:sz w:val="24"/>
            <w:szCs w:val="24"/>
            <w:rPrChange w:id="2921" w:author="Tima" w:date="2026-01-14T11:41:00Z">
              <w:rPr>
                <w:rFonts w:ascii="Times New Roman" w:hAnsi="Times New Roman" w:cs="Times New Roman"/>
              </w:rPr>
            </w:rPrChange>
          </w:rPr>
          <w:t xml:space="preserve"> </w:t>
        </w:r>
        <w:proofErr w:type="spellStart"/>
        <w:r w:rsidRPr="00A1229E">
          <w:rPr>
            <w:rFonts w:ascii="Times New Roman" w:hAnsi="Times New Roman" w:cs="Times New Roman"/>
            <w:sz w:val="24"/>
            <w:szCs w:val="24"/>
            <w:rPrChange w:id="2922" w:author="Tima" w:date="2026-01-14T11:41:00Z">
              <w:rPr>
                <w:rFonts w:ascii="Times New Roman" w:hAnsi="Times New Roman" w:cs="Times New Roman"/>
              </w:rPr>
            </w:rPrChange>
          </w:rPr>
          <w:t>токен</w:t>
        </w:r>
        <w:proofErr w:type="spellEnd"/>
        <w:r w:rsidRPr="00A1229E">
          <w:rPr>
            <w:rFonts w:ascii="Times New Roman" w:hAnsi="Times New Roman" w:cs="Times New Roman"/>
            <w:sz w:val="24"/>
            <w:szCs w:val="24"/>
            <w:rPrChange w:id="2923" w:author="Tima" w:date="2026-01-14T11:41:00Z">
              <w:rPr>
                <w:rFonts w:ascii="Times New Roman" w:hAnsi="Times New Roman" w:cs="Times New Roman"/>
              </w:rPr>
            </w:rPrChange>
          </w:rPr>
          <w:t xml:space="preserve">, для которого нет ограничений по объёму выпуска. </w:t>
        </w:r>
      </w:ins>
      <w:ins w:id="2924" w:author="Tima" w:date="2026-01-14T11:13:00Z">
        <w:r w:rsidRPr="00A1229E">
          <w:rPr>
            <w:rFonts w:ascii="Times New Roman" w:hAnsi="Times New Roman" w:cs="Times New Roman"/>
            <w:sz w:val="24"/>
            <w:szCs w:val="24"/>
            <w:rPrChange w:id="2925" w:author="Tima" w:date="2026-01-14T11:41:00Z">
              <w:rPr>
                <w:rFonts w:ascii="Times New Roman" w:hAnsi="Times New Roman" w:cs="Times New Roman"/>
              </w:rPr>
            </w:rPrChange>
          </w:rPr>
          <w:t xml:space="preserve">По данным OKX </w:t>
        </w:r>
        <w:proofErr w:type="spellStart"/>
        <w:r w:rsidRPr="00A1229E">
          <w:rPr>
            <w:rFonts w:ascii="Times New Roman" w:hAnsi="Times New Roman" w:cs="Times New Roman"/>
            <w:sz w:val="24"/>
            <w:szCs w:val="24"/>
            <w:rPrChange w:id="2926" w:author="Tima" w:date="2026-01-14T11:41:00Z">
              <w:rPr>
                <w:rFonts w:ascii="Times New Roman" w:hAnsi="Times New Roman" w:cs="Times New Roman"/>
                <w:lang w:val="en-US"/>
              </w:rPr>
            </w:rPrChange>
          </w:rPr>
          <w:t>Wallet</w:t>
        </w:r>
      </w:ins>
      <w:proofErr w:type="spellEnd"/>
      <w:ins w:id="2927" w:author="Tima" w:date="2026-01-14T11:18:00Z">
        <w:r w:rsidRPr="00A1229E">
          <w:rPr>
            <w:rFonts w:ascii="Times New Roman" w:hAnsi="Times New Roman" w:cs="Times New Roman"/>
            <w:sz w:val="24"/>
            <w:szCs w:val="24"/>
            <w:rPrChange w:id="2928" w:author="Tima" w:date="2026-01-14T11:41:00Z">
              <w:rPr>
                <w:rFonts w:ascii="Times New Roman" w:hAnsi="Times New Roman" w:cs="Times New Roman"/>
              </w:rPr>
            </w:rPrChange>
          </w:rPr>
          <w:t>,</w:t>
        </w:r>
      </w:ins>
      <w:ins w:id="2929" w:author="Tima" w:date="2026-01-14T11:13:00Z">
        <w:r w:rsidRPr="00A1229E">
          <w:rPr>
            <w:rFonts w:ascii="Times New Roman" w:hAnsi="Times New Roman" w:cs="Times New Roman"/>
            <w:sz w:val="24"/>
            <w:szCs w:val="24"/>
            <w:rPrChange w:id="2930" w:author="Tima" w:date="2026-01-14T11:41:00Z">
              <w:rPr>
                <w:rFonts w:ascii="Times New Roman" w:hAnsi="Times New Roman" w:cs="Times New Roman"/>
                <w:lang w:val="en-US"/>
              </w:rPr>
            </w:rPrChange>
          </w:rPr>
          <w:t xml:space="preserve"> </w:t>
        </w:r>
        <w:r w:rsidRPr="00A1229E">
          <w:rPr>
            <w:rFonts w:ascii="Times New Roman" w:hAnsi="Times New Roman" w:cs="Times New Roman"/>
            <w:sz w:val="24"/>
            <w:szCs w:val="24"/>
            <w:rPrChange w:id="2931" w:author="Tima" w:date="2026-01-14T11:41:00Z">
              <w:rPr>
                <w:rFonts w:ascii="Times New Roman" w:hAnsi="Times New Roman" w:cs="Times New Roman"/>
              </w:rPr>
            </w:rPrChange>
          </w:rPr>
          <w:t>на 14.01.2026</w:t>
        </w:r>
      </w:ins>
      <w:ins w:id="2932" w:author="Tima" w:date="2026-01-14T11:14:00Z">
        <w:r w:rsidRPr="00A1229E">
          <w:rPr>
            <w:rFonts w:ascii="Times New Roman" w:hAnsi="Times New Roman" w:cs="Times New Roman"/>
            <w:sz w:val="24"/>
            <w:szCs w:val="24"/>
            <w:rPrChange w:id="2933" w:author="Tima" w:date="2026-01-14T11:41:00Z">
              <w:rPr>
                <w:rFonts w:ascii="Times New Roman" w:hAnsi="Times New Roman" w:cs="Times New Roman"/>
              </w:rPr>
            </w:rPrChange>
          </w:rPr>
          <w:t xml:space="preserve"> на глобальном рынке NFT существует 9 236 652 коллекций и 1 665 250 577 NFT (</w:t>
        </w:r>
      </w:ins>
      <w:ins w:id="2934" w:author="Tima" w:date="2026-01-14T11:42:00Z">
        <w:r w:rsidR="00CA692C">
          <w:rPr>
            <w:rFonts w:ascii="Times New Roman" w:hAnsi="Times New Roman" w:cs="Times New Roman"/>
            <w:sz w:val="24"/>
            <w:szCs w:val="24"/>
          </w:rPr>
          <w:fldChar w:fldCharType="begin"/>
        </w:r>
        <w:r w:rsidR="00CA692C">
          <w:rPr>
            <w:rFonts w:ascii="Times New Roman" w:hAnsi="Times New Roman" w:cs="Times New Roman"/>
            <w:sz w:val="24"/>
            <w:szCs w:val="24"/>
          </w:rPr>
          <w:instrText xml:space="preserve"> HYPERLINK "</w:instrText>
        </w:r>
        <w:r w:rsidR="00CA692C" w:rsidRPr="00CA692C">
          <w:rPr>
            <w:rFonts w:ascii="Times New Roman" w:hAnsi="Times New Roman" w:cs="Times New Roman"/>
            <w:sz w:val="24"/>
            <w:szCs w:val="24"/>
          </w:rPr>
          <w:instrText>https://web3.okx.com/ru/nft/overview</w:instrText>
        </w:r>
        <w:r w:rsidR="00CA692C">
          <w:rPr>
            <w:rFonts w:ascii="Times New Roman" w:hAnsi="Times New Roman" w:cs="Times New Roman"/>
            <w:sz w:val="24"/>
            <w:szCs w:val="24"/>
          </w:rPr>
          <w:instrText xml:space="preserve">" </w:instrText>
        </w:r>
        <w:r w:rsidR="00CA692C">
          <w:rPr>
            <w:rFonts w:ascii="Times New Roman" w:hAnsi="Times New Roman" w:cs="Times New Roman"/>
            <w:sz w:val="24"/>
            <w:szCs w:val="24"/>
          </w:rPr>
          <w:fldChar w:fldCharType="separate"/>
        </w:r>
        <w:r w:rsidR="00CA692C" w:rsidRPr="00174A47">
          <w:rPr>
            <w:rStyle w:val="af6"/>
            <w:rFonts w:ascii="Times New Roman" w:hAnsi="Times New Roman" w:cs="Times New Roman"/>
            <w:sz w:val="24"/>
            <w:szCs w:val="24"/>
          </w:rPr>
          <w:t>https://web3.okx.com/ru/nft/overview</w:t>
        </w:r>
        <w:r w:rsidR="00CA692C">
          <w:rPr>
            <w:rFonts w:ascii="Times New Roman" w:hAnsi="Times New Roman" w:cs="Times New Roman"/>
            <w:sz w:val="24"/>
            <w:szCs w:val="24"/>
          </w:rPr>
          <w:fldChar w:fldCharType="end"/>
        </w:r>
        <w:r w:rsidR="00CA692C">
          <w:rPr>
            <w:rFonts w:ascii="Times New Roman" w:hAnsi="Times New Roman" w:cs="Times New Roman"/>
            <w:sz w:val="24"/>
            <w:szCs w:val="24"/>
          </w:rPr>
          <w:t xml:space="preserve"> </w:t>
        </w:r>
      </w:ins>
      <w:ins w:id="2935" w:author="Tima" w:date="2026-01-14T11:15:00Z">
        <w:r w:rsidRPr="00A1229E">
          <w:rPr>
            <w:rFonts w:ascii="Times New Roman" w:hAnsi="Times New Roman" w:cs="Times New Roman"/>
            <w:sz w:val="24"/>
            <w:szCs w:val="24"/>
            <w:rPrChange w:id="2936" w:author="Tima" w:date="2026-01-14T11:41:00Z">
              <w:rPr>
                <w:rFonts w:ascii="Times New Roman" w:hAnsi="Times New Roman" w:cs="Times New Roman"/>
              </w:rPr>
            </w:rPrChange>
          </w:rPr>
          <w:t xml:space="preserve">, данные обновляются в реальном времени). </w:t>
        </w:r>
      </w:ins>
      <w:ins w:id="2937" w:author="Tima" w:date="2026-01-14T11:16:00Z">
        <w:r w:rsidRPr="00A1229E">
          <w:rPr>
            <w:rFonts w:ascii="Times New Roman" w:hAnsi="Times New Roman" w:cs="Times New Roman"/>
            <w:sz w:val="24"/>
            <w:szCs w:val="24"/>
            <w:rPrChange w:id="2938" w:author="Tima" w:date="2026-01-14T11:41:00Z">
              <w:rPr>
                <w:rFonts w:ascii="Times New Roman" w:hAnsi="Times New Roman" w:cs="Times New Roman"/>
              </w:rPr>
            </w:rPrChange>
          </w:rPr>
          <w:t>О</w:t>
        </w:r>
      </w:ins>
      <w:ins w:id="2939" w:author="Tima" w:date="2026-01-14T11:15:00Z">
        <w:r w:rsidRPr="00A1229E">
          <w:rPr>
            <w:rFonts w:ascii="Times New Roman" w:hAnsi="Times New Roman" w:cs="Times New Roman"/>
            <w:sz w:val="24"/>
            <w:szCs w:val="24"/>
            <w:rPrChange w:id="2940" w:author="Tima" w:date="2026-01-14T11:41:00Z">
              <w:rPr>
                <w:rFonts w:ascii="Times New Roman" w:hAnsi="Times New Roman" w:cs="Times New Roman"/>
              </w:rPr>
            </w:rPrChange>
          </w:rPr>
          <w:t>бщая</w:t>
        </w:r>
      </w:ins>
      <w:ins w:id="2941" w:author="Tima" w:date="2026-01-14T11:16:00Z">
        <w:r w:rsidRPr="00A1229E">
          <w:rPr>
            <w:rFonts w:ascii="Times New Roman" w:hAnsi="Times New Roman" w:cs="Times New Roman"/>
            <w:sz w:val="24"/>
            <w:szCs w:val="24"/>
            <w:rPrChange w:id="2942" w:author="Tima" w:date="2026-01-14T11:41:00Z">
              <w:rPr>
                <w:rFonts w:ascii="Times New Roman" w:hAnsi="Times New Roman" w:cs="Times New Roman"/>
              </w:rPr>
            </w:rPrChange>
          </w:rPr>
          <w:t xml:space="preserve"> рыночная</w:t>
        </w:r>
      </w:ins>
      <w:ins w:id="2943" w:author="Tima" w:date="2026-01-14T11:15:00Z">
        <w:r w:rsidRPr="00A1229E">
          <w:rPr>
            <w:rFonts w:ascii="Times New Roman" w:hAnsi="Times New Roman" w:cs="Times New Roman"/>
            <w:sz w:val="24"/>
            <w:szCs w:val="24"/>
            <w:rPrChange w:id="2944" w:author="Tima" w:date="2026-01-14T11:41:00Z">
              <w:rPr>
                <w:rFonts w:ascii="Times New Roman" w:hAnsi="Times New Roman" w:cs="Times New Roman"/>
              </w:rPr>
            </w:rPrChange>
          </w:rPr>
          <w:t xml:space="preserve"> капитализация составляет 65,6 млрд </w:t>
        </w:r>
      </w:ins>
      <w:ins w:id="2945" w:author="Tima" w:date="2026-01-14T11:16:00Z">
        <w:r w:rsidRPr="00A1229E">
          <w:rPr>
            <w:rFonts w:ascii="Times New Roman" w:hAnsi="Times New Roman" w:cs="Times New Roman"/>
            <w:sz w:val="24"/>
            <w:szCs w:val="24"/>
            <w:rPrChange w:id="2946" w:author="Tima" w:date="2026-01-14T11:41:00Z">
              <w:rPr>
                <w:rFonts w:ascii="Times New Roman" w:hAnsi="Times New Roman" w:cs="Times New Roman"/>
                <w:lang w:val="en-US"/>
              </w:rPr>
            </w:rPrChange>
          </w:rPr>
          <w:t>долларов</w:t>
        </w:r>
        <w:r w:rsidR="00CA692C">
          <w:rPr>
            <w:rFonts w:ascii="Times New Roman" w:hAnsi="Times New Roman" w:cs="Times New Roman"/>
            <w:sz w:val="24"/>
            <w:szCs w:val="24"/>
            <w:rPrChange w:id="2947" w:author="Tima" w:date="2026-01-14T11:41:00Z">
              <w:rPr>
                <w:rFonts w:ascii="Times New Roman" w:hAnsi="Times New Roman" w:cs="Times New Roman"/>
              </w:rPr>
            </w:rPrChange>
          </w:rPr>
          <w:t xml:space="preserve"> или</w:t>
        </w:r>
      </w:ins>
      <w:ins w:id="2948" w:author="Tima" w:date="2026-01-14T11:43:00Z">
        <w:r w:rsidR="00CA692C">
          <w:rPr>
            <w:rFonts w:ascii="Times New Roman" w:hAnsi="Times New Roman" w:cs="Times New Roman"/>
            <w:sz w:val="24"/>
            <w:szCs w:val="24"/>
          </w:rPr>
          <w:t xml:space="preserve"> 5,15 трлн рублей.</w:t>
        </w:r>
      </w:ins>
    </w:p>
    <w:p w14:paraId="1659315B" w14:textId="039F2AB6" w:rsidR="00A1229E" w:rsidRPr="00FA4881" w:rsidRDefault="00A1229E">
      <w:pPr>
        <w:spacing w:line="276" w:lineRule="auto"/>
        <w:ind w:firstLine="709"/>
        <w:jc w:val="both"/>
        <w:rPr>
          <w:ins w:id="2949" w:author="Tima" w:date="2026-01-14T11:36:00Z"/>
          <w:rFonts w:ascii="Times New Roman" w:hAnsi="Times New Roman" w:cs="Times New Roman"/>
        </w:rPr>
        <w:pPrChange w:id="2950" w:author="Tima" w:date="2026-01-14T11:41:00Z">
          <w:pPr>
            <w:pStyle w:val="3"/>
            <w:numPr>
              <w:ilvl w:val="2"/>
              <w:numId w:val="39"/>
            </w:numPr>
            <w:ind w:left="2160" w:hanging="180"/>
          </w:pPr>
        </w:pPrChange>
      </w:pPr>
      <w:ins w:id="2951" w:author="Tima" w:date="2026-01-14T11:32:00Z">
        <w:r w:rsidRPr="00A1229E">
          <w:rPr>
            <w:rFonts w:ascii="Times New Roman" w:hAnsi="Times New Roman" w:cs="Times New Roman"/>
            <w:sz w:val="24"/>
            <w:szCs w:val="24"/>
            <w:rPrChange w:id="2952" w:author="Tima" w:date="2026-01-14T11:41:00Z">
              <w:rPr>
                <w:rFonts w:ascii="Times New Roman" w:hAnsi="Times New Roman" w:cs="Times New Roman"/>
              </w:rPr>
            </w:rPrChange>
          </w:rPr>
          <w:t>Высокий</w:t>
        </w:r>
      </w:ins>
      <w:ins w:id="2953" w:author="Tima" w:date="2026-01-14T11:30:00Z">
        <w:r w:rsidR="00AD0865" w:rsidRPr="00A1229E">
          <w:rPr>
            <w:rFonts w:ascii="Times New Roman" w:hAnsi="Times New Roman" w:cs="Times New Roman"/>
            <w:sz w:val="24"/>
            <w:szCs w:val="24"/>
            <w:rPrChange w:id="2954" w:author="Tima" w:date="2026-01-14T11:41:00Z">
              <w:rPr>
                <w:rFonts w:ascii="Times New Roman" w:hAnsi="Times New Roman" w:cs="Times New Roman"/>
              </w:rPr>
            </w:rPrChange>
          </w:rPr>
          <w:t xml:space="preserve"> интерес к рынку купли-продажи </w:t>
        </w:r>
      </w:ins>
      <w:ins w:id="2955" w:author="Tima" w:date="2026-01-14T11:31:00Z">
        <w:r w:rsidR="00AD0865" w:rsidRPr="00A1229E">
          <w:rPr>
            <w:rFonts w:ascii="Times New Roman" w:hAnsi="Times New Roman" w:cs="Times New Roman"/>
            <w:sz w:val="24"/>
            <w:szCs w:val="24"/>
            <w:rPrChange w:id="2956" w:author="Tima" w:date="2026-01-14T11:41:00Z">
              <w:rPr>
                <w:rFonts w:ascii="Times New Roman" w:hAnsi="Times New Roman" w:cs="Times New Roman"/>
                <w:lang w:val="en-US"/>
              </w:rPr>
            </w:rPrChange>
          </w:rPr>
          <w:t xml:space="preserve">NFT </w:t>
        </w:r>
        <w:r w:rsidR="00AD0865" w:rsidRPr="00A1229E">
          <w:rPr>
            <w:rFonts w:ascii="Times New Roman" w:hAnsi="Times New Roman" w:cs="Times New Roman"/>
            <w:sz w:val="24"/>
            <w:szCs w:val="24"/>
            <w:rPrChange w:id="2957" w:author="Tima" w:date="2026-01-14T11:41:00Z">
              <w:rPr>
                <w:rFonts w:ascii="Times New Roman" w:hAnsi="Times New Roman" w:cs="Times New Roman"/>
              </w:rPr>
            </w:rPrChange>
          </w:rPr>
          <w:t xml:space="preserve">пришёлся на период </w:t>
        </w:r>
      </w:ins>
      <w:ins w:id="2958" w:author="Tima" w:date="2026-01-14T11:32:00Z">
        <w:r w:rsidRPr="00A1229E">
          <w:rPr>
            <w:rFonts w:ascii="Times New Roman" w:hAnsi="Times New Roman" w:cs="Times New Roman"/>
            <w:sz w:val="24"/>
            <w:szCs w:val="24"/>
            <w:rPrChange w:id="2959" w:author="Tima" w:date="2026-01-14T11:41:00Z">
              <w:rPr>
                <w:rFonts w:ascii="Times New Roman" w:hAnsi="Times New Roman" w:cs="Times New Roman"/>
              </w:rPr>
            </w:rPrChange>
          </w:rPr>
          <w:t>с август</w:t>
        </w:r>
      </w:ins>
      <w:ins w:id="2960" w:author="Tima" w:date="2026-01-14T11:44:00Z">
        <w:r w:rsidR="00CA692C">
          <w:rPr>
            <w:rFonts w:ascii="Times New Roman" w:hAnsi="Times New Roman" w:cs="Times New Roman"/>
            <w:sz w:val="24"/>
            <w:szCs w:val="24"/>
          </w:rPr>
          <w:t>а</w:t>
        </w:r>
      </w:ins>
      <w:ins w:id="2961" w:author="Tima" w:date="2026-01-14T11:32:00Z">
        <w:r w:rsidR="00CA692C">
          <w:rPr>
            <w:rFonts w:ascii="Times New Roman" w:hAnsi="Times New Roman" w:cs="Times New Roman"/>
            <w:sz w:val="24"/>
            <w:szCs w:val="24"/>
            <w:rPrChange w:id="2962" w:author="Tima" w:date="2026-01-14T11:41:00Z">
              <w:rPr>
                <w:rFonts w:ascii="Times New Roman" w:hAnsi="Times New Roman" w:cs="Times New Roman"/>
              </w:rPr>
            </w:rPrChange>
          </w:rPr>
          <w:t>-сентября</w:t>
        </w:r>
        <w:r w:rsidRPr="00A1229E">
          <w:rPr>
            <w:rFonts w:ascii="Times New Roman" w:hAnsi="Times New Roman" w:cs="Times New Roman"/>
            <w:sz w:val="24"/>
            <w:szCs w:val="24"/>
            <w:rPrChange w:id="2963" w:author="Tima" w:date="2026-01-14T11:41:00Z">
              <w:rPr>
                <w:rFonts w:ascii="Times New Roman" w:hAnsi="Times New Roman" w:cs="Times New Roman"/>
              </w:rPr>
            </w:rPrChange>
          </w:rPr>
          <w:t xml:space="preserve"> 2021 года по апрель 2023</w:t>
        </w:r>
      </w:ins>
      <w:ins w:id="2964" w:author="Tima" w:date="2026-01-14T11:44:00Z">
        <w:r w:rsidR="00CA692C">
          <w:rPr>
            <w:rFonts w:ascii="Times New Roman" w:hAnsi="Times New Roman" w:cs="Times New Roman"/>
            <w:sz w:val="24"/>
            <w:szCs w:val="24"/>
          </w:rPr>
          <w:t xml:space="preserve"> года</w:t>
        </w:r>
      </w:ins>
      <w:ins w:id="2965" w:author="Tima" w:date="2026-01-14T11:32:00Z">
        <w:r w:rsidRPr="00A1229E">
          <w:rPr>
            <w:rFonts w:ascii="Times New Roman" w:hAnsi="Times New Roman" w:cs="Times New Roman"/>
            <w:sz w:val="24"/>
            <w:szCs w:val="24"/>
            <w:rPrChange w:id="2966" w:author="Tima" w:date="2026-01-14T11:41:00Z">
              <w:rPr>
                <w:rFonts w:ascii="Times New Roman" w:hAnsi="Times New Roman" w:cs="Times New Roman"/>
              </w:rPr>
            </w:rPrChange>
          </w:rPr>
          <w:t xml:space="preserve">, что соответствует периоду падения стоимости </w:t>
        </w:r>
      </w:ins>
      <w:proofErr w:type="spellStart"/>
      <w:ins w:id="2967" w:author="Tima" w:date="2026-01-14T11:33:00Z">
        <w:r w:rsidRPr="00A1229E">
          <w:rPr>
            <w:rFonts w:ascii="Times New Roman" w:hAnsi="Times New Roman" w:cs="Times New Roman"/>
            <w:sz w:val="24"/>
            <w:szCs w:val="24"/>
            <w:rPrChange w:id="2968" w:author="Tima" w:date="2026-01-14T11:41:00Z">
              <w:rPr>
                <w:rFonts w:ascii="Times New Roman" w:hAnsi="Times New Roman" w:cs="Times New Roman"/>
              </w:rPr>
            </w:rPrChange>
          </w:rPr>
          <w:t>Биткоина</w:t>
        </w:r>
        <w:proofErr w:type="spellEnd"/>
        <w:r w:rsidRPr="00A1229E">
          <w:rPr>
            <w:rFonts w:ascii="Times New Roman" w:hAnsi="Times New Roman" w:cs="Times New Roman"/>
            <w:sz w:val="24"/>
            <w:szCs w:val="24"/>
            <w:rPrChange w:id="2969" w:author="Tima" w:date="2026-01-14T11:41:00Z">
              <w:rPr>
                <w:rFonts w:ascii="Times New Roman" w:hAnsi="Times New Roman" w:cs="Times New Roman"/>
              </w:rPr>
            </w:rPrChange>
          </w:rPr>
          <w:t>, когда ликвидность перераспределялась в другие активы</w:t>
        </w:r>
      </w:ins>
      <w:ins w:id="2970" w:author="Tima" w:date="2026-01-14T22:35:00Z">
        <w:r w:rsidR="00D20938">
          <w:rPr>
            <w:rFonts w:ascii="Times New Roman" w:hAnsi="Times New Roman" w:cs="Times New Roman"/>
            <w:sz w:val="24"/>
            <w:szCs w:val="24"/>
          </w:rPr>
          <w:t xml:space="preserve"> (рисунки 1</w:t>
        </w:r>
      </w:ins>
      <w:ins w:id="2971" w:author="Tima" w:date="2026-01-18T22:44:00Z">
        <w:r w:rsidR="00C0724F">
          <w:rPr>
            <w:rFonts w:ascii="Times New Roman" w:hAnsi="Times New Roman" w:cs="Times New Roman"/>
            <w:sz w:val="24"/>
            <w:szCs w:val="24"/>
          </w:rPr>
          <w:t>1</w:t>
        </w:r>
      </w:ins>
      <w:ins w:id="2972" w:author="Tima" w:date="2026-01-14T22:35:00Z">
        <w:r w:rsidR="00D20938">
          <w:rPr>
            <w:rFonts w:ascii="Times New Roman" w:hAnsi="Times New Roman" w:cs="Times New Roman"/>
            <w:sz w:val="24"/>
            <w:szCs w:val="24"/>
          </w:rPr>
          <w:t>-1</w:t>
        </w:r>
      </w:ins>
      <w:ins w:id="2973" w:author="Tima" w:date="2026-01-18T22:44:00Z">
        <w:r w:rsidR="00C0724F">
          <w:rPr>
            <w:rFonts w:ascii="Times New Roman" w:hAnsi="Times New Roman" w:cs="Times New Roman"/>
            <w:sz w:val="24"/>
            <w:szCs w:val="24"/>
          </w:rPr>
          <w:t>2</w:t>
        </w:r>
      </w:ins>
      <w:ins w:id="2974" w:author="Tima" w:date="2026-01-14T22:36:00Z">
        <w:r w:rsidR="00D20938">
          <w:rPr>
            <w:rFonts w:ascii="Times New Roman" w:hAnsi="Times New Roman" w:cs="Times New Roman"/>
            <w:sz w:val="24"/>
            <w:szCs w:val="24"/>
          </w:rPr>
          <w:t>)</w:t>
        </w:r>
      </w:ins>
      <w:ins w:id="2975" w:author="Tima" w:date="2026-01-14T11:33:00Z">
        <w:r w:rsidRPr="00A1229E">
          <w:rPr>
            <w:rFonts w:ascii="Times New Roman" w:hAnsi="Times New Roman" w:cs="Times New Roman"/>
            <w:sz w:val="24"/>
            <w:szCs w:val="24"/>
            <w:rPrChange w:id="2976" w:author="Tima" w:date="2026-01-14T11:41:00Z">
              <w:rPr>
                <w:rFonts w:ascii="Times New Roman" w:hAnsi="Times New Roman" w:cs="Times New Roman"/>
              </w:rPr>
            </w:rPrChange>
          </w:rPr>
          <w:t xml:space="preserve">. Это полностью коррелирует с </w:t>
        </w:r>
      </w:ins>
      <w:ins w:id="2977" w:author="Tima" w:date="2026-01-14T11:40:00Z">
        <w:r w:rsidRPr="00A1229E">
          <w:rPr>
            <w:rFonts w:ascii="Times New Roman" w:hAnsi="Times New Roman" w:cs="Times New Roman"/>
            <w:sz w:val="24"/>
            <w:szCs w:val="24"/>
            <w:rPrChange w:id="2978" w:author="Tima" w:date="2026-01-14T11:41:00Z">
              <w:rPr>
                <w:rFonts w:ascii="Times New Roman" w:hAnsi="Times New Roman" w:cs="Times New Roman"/>
              </w:rPr>
            </w:rPrChange>
          </w:rPr>
          <w:t xml:space="preserve">цикличностью </w:t>
        </w:r>
        <w:proofErr w:type="spellStart"/>
        <w:r w:rsidRPr="00A1229E">
          <w:rPr>
            <w:rFonts w:ascii="Times New Roman" w:hAnsi="Times New Roman" w:cs="Times New Roman"/>
            <w:sz w:val="24"/>
            <w:szCs w:val="24"/>
            <w:rPrChange w:id="2979" w:author="Tima" w:date="2026-01-14T11:41:00Z">
              <w:rPr>
                <w:rFonts w:ascii="Times New Roman" w:hAnsi="Times New Roman" w:cs="Times New Roman"/>
              </w:rPr>
            </w:rPrChange>
          </w:rPr>
          <w:t>крипторынка</w:t>
        </w:r>
      </w:ins>
      <w:proofErr w:type="spellEnd"/>
      <w:ins w:id="2980" w:author="Tima" w:date="2026-01-14T11:33:00Z">
        <w:r w:rsidRPr="00A1229E">
          <w:rPr>
            <w:rFonts w:ascii="Times New Roman" w:hAnsi="Times New Roman" w:cs="Times New Roman"/>
            <w:sz w:val="24"/>
            <w:szCs w:val="24"/>
            <w:rPrChange w:id="2981" w:author="Tima" w:date="2026-01-14T11:41:00Z">
              <w:rPr>
                <w:rFonts w:ascii="Times New Roman" w:hAnsi="Times New Roman" w:cs="Times New Roman"/>
              </w:rPr>
            </w:rPrChange>
          </w:rPr>
          <w:t>.</w:t>
        </w:r>
      </w:ins>
    </w:p>
    <w:p w14:paraId="5EA092B0" w14:textId="1D3B54E5" w:rsidR="00842BE7" w:rsidRPr="00FA4881" w:rsidRDefault="00A1229E">
      <w:pPr>
        <w:spacing w:line="276" w:lineRule="auto"/>
        <w:ind w:firstLine="709"/>
        <w:jc w:val="both"/>
        <w:rPr>
          <w:ins w:id="2982" w:author="Tima" w:date="2026-01-14T11:28:00Z"/>
          <w:rFonts w:ascii="Times New Roman" w:hAnsi="Times New Roman" w:cs="Times New Roman"/>
        </w:rPr>
        <w:pPrChange w:id="2983" w:author="Tima" w:date="2026-01-14T11:41:00Z">
          <w:pPr>
            <w:pStyle w:val="3"/>
            <w:numPr>
              <w:ilvl w:val="2"/>
              <w:numId w:val="39"/>
            </w:numPr>
            <w:ind w:left="2160" w:hanging="180"/>
          </w:pPr>
        </w:pPrChange>
      </w:pPr>
      <w:ins w:id="2984" w:author="Tima" w:date="2026-01-14T11:36:00Z">
        <w:r w:rsidRPr="00A1229E">
          <w:rPr>
            <w:rFonts w:ascii="Times New Roman" w:hAnsi="Times New Roman" w:cs="Times New Roman"/>
            <w:sz w:val="24"/>
            <w:szCs w:val="24"/>
            <w:rPrChange w:id="2985" w:author="Tima" w:date="2026-01-14T11:41:00Z">
              <w:rPr>
                <w:rFonts w:ascii="Times New Roman" w:hAnsi="Times New Roman" w:cs="Times New Roman"/>
              </w:rPr>
            </w:rPrChange>
          </w:rPr>
          <w:t>По мнению аналитиков</w:t>
        </w:r>
      </w:ins>
      <w:ins w:id="2986" w:author="Tima" w:date="2026-01-14T11:41:00Z">
        <w:r w:rsidR="00CA692C">
          <w:rPr>
            <w:rFonts w:ascii="Times New Roman" w:hAnsi="Times New Roman" w:cs="Times New Roman"/>
            <w:sz w:val="24"/>
            <w:szCs w:val="24"/>
          </w:rPr>
          <w:t>,</w:t>
        </w:r>
      </w:ins>
      <w:ins w:id="2987" w:author="Tima" w:date="2026-01-14T11:36:00Z">
        <w:r w:rsidRPr="00A1229E">
          <w:rPr>
            <w:rFonts w:ascii="Times New Roman" w:hAnsi="Times New Roman" w:cs="Times New Roman"/>
            <w:sz w:val="24"/>
            <w:szCs w:val="24"/>
            <w:rPrChange w:id="2988" w:author="Tima" w:date="2026-01-14T11:41:00Z">
              <w:rPr>
                <w:rFonts w:ascii="Times New Roman" w:hAnsi="Times New Roman" w:cs="Times New Roman"/>
              </w:rPr>
            </w:rPrChange>
          </w:rPr>
          <w:t xml:space="preserve"> с октября 2025 года очевидна тенденция к </w:t>
        </w:r>
      </w:ins>
      <w:ins w:id="2989" w:author="Tima" w:date="2026-01-14T11:45:00Z">
        <w:r w:rsidR="00CA692C">
          <w:rPr>
            <w:rFonts w:ascii="Times New Roman" w:hAnsi="Times New Roman" w:cs="Times New Roman"/>
            <w:sz w:val="24"/>
            <w:szCs w:val="24"/>
          </w:rPr>
          <w:t xml:space="preserve">схожему </w:t>
        </w:r>
      </w:ins>
      <w:ins w:id="2990" w:author="Tima" w:date="2026-01-14T11:36:00Z">
        <w:r w:rsidRPr="00A1229E">
          <w:rPr>
            <w:rFonts w:ascii="Times New Roman" w:hAnsi="Times New Roman" w:cs="Times New Roman"/>
            <w:sz w:val="24"/>
            <w:szCs w:val="24"/>
            <w:rPrChange w:id="2991" w:author="Tima" w:date="2026-01-14T11:41:00Z">
              <w:rPr>
                <w:rFonts w:ascii="Times New Roman" w:hAnsi="Times New Roman" w:cs="Times New Roman"/>
              </w:rPr>
            </w:rPrChange>
          </w:rPr>
          <w:t>падению стоимо</w:t>
        </w:r>
      </w:ins>
      <w:ins w:id="2992" w:author="Tima" w:date="2026-01-14T11:37:00Z">
        <w:r w:rsidRPr="00A1229E">
          <w:rPr>
            <w:rFonts w:ascii="Times New Roman" w:hAnsi="Times New Roman" w:cs="Times New Roman"/>
            <w:sz w:val="24"/>
            <w:szCs w:val="24"/>
            <w:rPrChange w:id="2993" w:author="Tima" w:date="2026-01-14T11:41:00Z">
              <w:rPr>
                <w:rFonts w:ascii="Times New Roman" w:hAnsi="Times New Roman" w:cs="Times New Roman"/>
              </w:rPr>
            </w:rPrChange>
          </w:rPr>
          <w:t>с</w:t>
        </w:r>
      </w:ins>
      <w:ins w:id="2994" w:author="Tima" w:date="2026-01-14T11:36:00Z">
        <w:r w:rsidRPr="00A1229E">
          <w:rPr>
            <w:rFonts w:ascii="Times New Roman" w:hAnsi="Times New Roman" w:cs="Times New Roman"/>
            <w:sz w:val="24"/>
            <w:szCs w:val="24"/>
            <w:rPrChange w:id="2995" w:author="Tima" w:date="2026-01-14T11:41:00Z">
              <w:rPr>
                <w:rFonts w:ascii="Times New Roman" w:hAnsi="Times New Roman" w:cs="Times New Roman"/>
              </w:rPr>
            </w:rPrChange>
          </w:rPr>
          <w:t xml:space="preserve">ти </w:t>
        </w:r>
      </w:ins>
      <w:proofErr w:type="spellStart"/>
      <w:ins w:id="2996" w:author="Tima" w:date="2026-01-14T11:37:00Z">
        <w:r w:rsidRPr="00A1229E">
          <w:rPr>
            <w:rFonts w:ascii="Times New Roman" w:hAnsi="Times New Roman" w:cs="Times New Roman"/>
            <w:sz w:val="24"/>
            <w:szCs w:val="24"/>
            <w:rPrChange w:id="2997" w:author="Tima" w:date="2026-01-14T11:41:00Z">
              <w:rPr>
                <w:rFonts w:ascii="Times New Roman" w:hAnsi="Times New Roman" w:cs="Times New Roman"/>
              </w:rPr>
            </w:rPrChange>
          </w:rPr>
          <w:t>Биткоина</w:t>
        </w:r>
        <w:proofErr w:type="spellEnd"/>
        <w:r w:rsidRPr="00A1229E">
          <w:rPr>
            <w:rFonts w:ascii="Times New Roman" w:hAnsi="Times New Roman" w:cs="Times New Roman"/>
            <w:sz w:val="24"/>
            <w:szCs w:val="24"/>
            <w:rPrChange w:id="2998" w:author="Tima" w:date="2026-01-14T11:41:00Z">
              <w:rPr>
                <w:rFonts w:ascii="Times New Roman" w:hAnsi="Times New Roman" w:cs="Times New Roman"/>
              </w:rPr>
            </w:rPrChange>
          </w:rPr>
          <w:t>, что предполагает начало периода роста интереса к альтернативным</w:t>
        </w:r>
      </w:ins>
      <w:ins w:id="2999" w:author="Tima" w:date="2026-01-14T11:38:00Z">
        <w:r w:rsidR="00A12A60">
          <w:rPr>
            <w:rFonts w:ascii="Times New Roman" w:hAnsi="Times New Roman" w:cs="Times New Roman"/>
            <w:sz w:val="24"/>
            <w:szCs w:val="24"/>
            <w:rPrChange w:id="3000" w:author="Tima" w:date="2026-01-14T11:41:00Z">
              <w:rPr>
                <w:rFonts w:ascii="Times New Roman" w:hAnsi="Times New Roman" w:cs="Times New Roman"/>
              </w:rPr>
            </w:rPrChange>
          </w:rPr>
          <w:t xml:space="preserve"> продуктам </w:t>
        </w:r>
        <w:proofErr w:type="spellStart"/>
        <w:r w:rsidR="00A12A60">
          <w:rPr>
            <w:rFonts w:ascii="Times New Roman" w:hAnsi="Times New Roman" w:cs="Times New Roman"/>
            <w:sz w:val="24"/>
            <w:szCs w:val="24"/>
            <w:rPrChange w:id="3001" w:author="Tima" w:date="2026-01-14T11:41:00Z">
              <w:rPr>
                <w:rFonts w:ascii="Times New Roman" w:hAnsi="Times New Roman" w:cs="Times New Roman"/>
              </w:rPr>
            </w:rPrChange>
          </w:rPr>
          <w:t>крипторынка</w:t>
        </w:r>
        <w:proofErr w:type="spellEnd"/>
        <w:r w:rsidR="00A12A60">
          <w:rPr>
            <w:rFonts w:ascii="Times New Roman" w:hAnsi="Times New Roman" w:cs="Times New Roman"/>
            <w:sz w:val="24"/>
            <w:szCs w:val="24"/>
            <w:rPrChange w:id="3002" w:author="Tima" w:date="2026-01-14T11:41:00Z">
              <w:rPr>
                <w:rFonts w:ascii="Times New Roman" w:hAnsi="Times New Roman" w:cs="Times New Roman"/>
              </w:rPr>
            </w:rPrChange>
          </w:rPr>
          <w:t xml:space="preserve">. </w:t>
        </w:r>
      </w:ins>
      <w:ins w:id="3003" w:author="Tima" w:date="2026-01-15T19:12:00Z">
        <w:r w:rsidR="00A12A60">
          <w:rPr>
            <w:rFonts w:ascii="Times New Roman" w:hAnsi="Times New Roman" w:cs="Times New Roman"/>
            <w:sz w:val="24"/>
            <w:szCs w:val="24"/>
          </w:rPr>
          <w:t>При этом текущее с</w:t>
        </w:r>
      </w:ins>
      <w:ins w:id="3004" w:author="Tima" w:date="2026-01-14T11:38:00Z">
        <w:r w:rsidRPr="00A1229E">
          <w:rPr>
            <w:rFonts w:ascii="Times New Roman" w:hAnsi="Times New Roman" w:cs="Times New Roman"/>
            <w:sz w:val="24"/>
            <w:szCs w:val="24"/>
            <w:rPrChange w:id="3005" w:author="Tima" w:date="2026-01-14T11:41:00Z">
              <w:rPr>
                <w:rFonts w:ascii="Times New Roman" w:hAnsi="Times New Roman" w:cs="Times New Roman"/>
              </w:rPr>
            </w:rPrChange>
          </w:rPr>
          <w:t>держивание роста может быть обусловлено напряжённой геополитической ситуацией.</w:t>
        </w:r>
      </w:ins>
    </w:p>
    <w:p w14:paraId="6D7C7533" w14:textId="2A7E98AF" w:rsidR="00842BE7" w:rsidRDefault="00842BE7">
      <w:pPr>
        <w:rPr>
          <w:ins w:id="3006" w:author="Tima" w:date="2026-01-14T22:33:00Z"/>
          <w:rFonts w:ascii="Times New Roman" w:hAnsi="Times New Roman" w:cs="Times New Roman"/>
        </w:rPr>
        <w:pPrChange w:id="3007" w:author="Tima" w:date="2026-01-14T10:58:00Z">
          <w:pPr>
            <w:pStyle w:val="3"/>
            <w:numPr>
              <w:ilvl w:val="2"/>
              <w:numId w:val="39"/>
            </w:numPr>
            <w:ind w:left="2160" w:hanging="180"/>
          </w:pPr>
        </w:pPrChange>
      </w:pPr>
      <w:ins w:id="3008" w:author="Tima" w:date="2026-01-14T11:24:00Z">
        <w:r w:rsidRPr="00842BE7">
          <w:rPr>
            <w:rFonts w:ascii="Times New Roman" w:hAnsi="Times New Roman" w:cs="Times New Roman"/>
            <w:noProof/>
            <w:sz w:val="24"/>
            <w:lang w:eastAsia="ru-RU"/>
          </w:rPr>
          <w:drawing>
            <wp:anchor distT="0" distB="0" distL="114300" distR="114300" simplePos="0" relativeHeight="251658240" behindDoc="0" locked="0" layoutInCell="1" allowOverlap="1" wp14:anchorId="1F21EE1E" wp14:editId="18BB31D8">
              <wp:simplePos x="0" y="0"/>
              <wp:positionH relativeFrom="column">
                <wp:posOffset>375285</wp:posOffset>
              </wp:positionH>
              <wp:positionV relativeFrom="paragraph">
                <wp:posOffset>2594610</wp:posOffset>
              </wp:positionV>
              <wp:extent cx="4800600" cy="2384425"/>
              <wp:effectExtent l="0" t="0" r="0" b="0"/>
              <wp:wrapSquare wrapText="bothSides"/>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00600" cy="2384425"/>
                      </a:xfrm>
                      <a:prstGeom prst="rect">
                        <a:avLst/>
                      </a:prstGeom>
                    </pic:spPr>
                  </pic:pic>
                </a:graphicData>
              </a:graphic>
              <wp14:sizeRelH relativeFrom="margin">
                <wp14:pctWidth>0</wp14:pctWidth>
              </wp14:sizeRelH>
              <wp14:sizeRelV relativeFrom="margin">
                <wp14:pctHeight>0</wp14:pctHeight>
              </wp14:sizeRelV>
            </wp:anchor>
          </w:drawing>
        </w:r>
      </w:ins>
      <w:ins w:id="3009" w:author="Tima" w:date="2026-01-14T11:21:00Z">
        <w:r w:rsidR="00855179" w:rsidRPr="00855179">
          <w:rPr>
            <w:rFonts w:ascii="Times New Roman" w:hAnsi="Times New Roman" w:cs="Times New Roman"/>
            <w:noProof/>
            <w:sz w:val="24"/>
            <w:lang w:eastAsia="ru-RU"/>
          </w:rPr>
          <w:drawing>
            <wp:inline distT="0" distB="0" distL="0" distR="0" wp14:anchorId="648D6006" wp14:editId="4B1AB601">
              <wp:extent cx="5940425" cy="2471420"/>
              <wp:effectExtent l="0" t="0" r="3175" b="508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2471420"/>
                      </a:xfrm>
                      <a:prstGeom prst="rect">
                        <a:avLst/>
                      </a:prstGeom>
                    </pic:spPr>
                  </pic:pic>
                </a:graphicData>
              </a:graphic>
            </wp:inline>
          </w:drawing>
        </w:r>
      </w:ins>
    </w:p>
    <w:p w14:paraId="55B43695" w14:textId="0EF93847" w:rsidR="00D20938" w:rsidRDefault="00D20938">
      <w:pPr>
        <w:rPr>
          <w:ins w:id="3010" w:author="Tima" w:date="2026-01-14T22:33:00Z"/>
          <w:rFonts w:ascii="Times New Roman" w:hAnsi="Times New Roman" w:cs="Times New Roman"/>
        </w:rPr>
        <w:pPrChange w:id="3011" w:author="Tima" w:date="2026-01-14T10:58:00Z">
          <w:pPr>
            <w:pStyle w:val="3"/>
            <w:numPr>
              <w:ilvl w:val="2"/>
              <w:numId w:val="39"/>
            </w:numPr>
            <w:ind w:left="2160" w:hanging="180"/>
          </w:pPr>
        </w:pPrChange>
      </w:pPr>
    </w:p>
    <w:p w14:paraId="09F0B411" w14:textId="77777777" w:rsidR="00D20938" w:rsidRDefault="00D20938">
      <w:pPr>
        <w:rPr>
          <w:ins w:id="3012" w:author="Tima" w:date="2026-01-14T11:24:00Z"/>
          <w:rFonts w:ascii="Times New Roman" w:hAnsi="Times New Roman" w:cs="Times New Roman"/>
        </w:rPr>
        <w:pPrChange w:id="3013" w:author="Tima" w:date="2026-01-14T10:58:00Z">
          <w:pPr>
            <w:pStyle w:val="3"/>
            <w:numPr>
              <w:ilvl w:val="2"/>
              <w:numId w:val="39"/>
            </w:numPr>
            <w:ind w:left="2160" w:hanging="180"/>
          </w:pPr>
        </w:pPrChange>
      </w:pPr>
    </w:p>
    <w:p w14:paraId="100EFF58" w14:textId="540A5037" w:rsidR="00842BE7" w:rsidRDefault="00842BE7">
      <w:pPr>
        <w:rPr>
          <w:ins w:id="3014" w:author="Tima" w:date="2026-01-14T11:27:00Z"/>
          <w:rFonts w:ascii="Times New Roman" w:hAnsi="Times New Roman" w:cs="Times New Roman"/>
        </w:rPr>
        <w:pPrChange w:id="3015" w:author="Tima" w:date="2026-01-14T10:58:00Z">
          <w:pPr>
            <w:pStyle w:val="3"/>
            <w:numPr>
              <w:ilvl w:val="2"/>
              <w:numId w:val="39"/>
            </w:numPr>
            <w:ind w:left="2160" w:hanging="180"/>
          </w:pPr>
        </w:pPrChange>
      </w:pPr>
    </w:p>
    <w:p w14:paraId="368F4AC2" w14:textId="38BD534A" w:rsidR="00842BE7" w:rsidRDefault="00842BE7">
      <w:pPr>
        <w:rPr>
          <w:ins w:id="3016" w:author="Tima" w:date="2026-01-14T11:30:00Z"/>
          <w:rFonts w:ascii="Times New Roman" w:hAnsi="Times New Roman" w:cs="Times New Roman"/>
        </w:rPr>
        <w:pPrChange w:id="3017" w:author="Tima" w:date="2026-01-14T10:58:00Z">
          <w:pPr>
            <w:pStyle w:val="3"/>
            <w:numPr>
              <w:ilvl w:val="2"/>
              <w:numId w:val="39"/>
            </w:numPr>
            <w:ind w:left="2160" w:hanging="180"/>
          </w:pPr>
        </w:pPrChange>
      </w:pPr>
    </w:p>
    <w:p w14:paraId="523102E4" w14:textId="2DF3D5F1" w:rsidR="00842BE7" w:rsidRDefault="00842BE7">
      <w:pPr>
        <w:rPr>
          <w:ins w:id="3018" w:author="Tima" w:date="2026-01-14T11:30:00Z"/>
          <w:rFonts w:ascii="Times New Roman" w:hAnsi="Times New Roman" w:cs="Times New Roman"/>
        </w:rPr>
        <w:pPrChange w:id="3019" w:author="Tima" w:date="2026-01-14T10:58:00Z">
          <w:pPr>
            <w:pStyle w:val="3"/>
            <w:numPr>
              <w:ilvl w:val="2"/>
              <w:numId w:val="39"/>
            </w:numPr>
            <w:ind w:left="2160" w:hanging="180"/>
          </w:pPr>
        </w:pPrChange>
      </w:pPr>
    </w:p>
    <w:p w14:paraId="7E63474D" w14:textId="57BB4352" w:rsidR="00842BE7" w:rsidRDefault="00842BE7">
      <w:pPr>
        <w:rPr>
          <w:ins w:id="3020" w:author="Tima" w:date="2026-01-14T11:30:00Z"/>
          <w:rFonts w:ascii="Times New Roman" w:hAnsi="Times New Roman" w:cs="Times New Roman"/>
        </w:rPr>
        <w:pPrChange w:id="3021" w:author="Tima" w:date="2026-01-14T10:58:00Z">
          <w:pPr>
            <w:pStyle w:val="3"/>
            <w:numPr>
              <w:ilvl w:val="2"/>
              <w:numId w:val="39"/>
            </w:numPr>
            <w:ind w:left="2160" w:hanging="180"/>
          </w:pPr>
        </w:pPrChange>
      </w:pPr>
    </w:p>
    <w:p w14:paraId="46127588" w14:textId="4DC9F26B" w:rsidR="00842BE7" w:rsidRDefault="00842BE7">
      <w:pPr>
        <w:rPr>
          <w:ins w:id="3022" w:author="Tima" w:date="2026-01-14T11:30:00Z"/>
          <w:rFonts w:ascii="Times New Roman" w:hAnsi="Times New Roman" w:cs="Times New Roman"/>
        </w:rPr>
        <w:pPrChange w:id="3023" w:author="Tima" w:date="2026-01-14T10:58:00Z">
          <w:pPr>
            <w:pStyle w:val="3"/>
            <w:numPr>
              <w:ilvl w:val="2"/>
              <w:numId w:val="39"/>
            </w:numPr>
            <w:ind w:left="2160" w:hanging="180"/>
          </w:pPr>
        </w:pPrChange>
      </w:pPr>
    </w:p>
    <w:p w14:paraId="5765C777" w14:textId="04F44017" w:rsidR="00842BE7" w:rsidRDefault="00842BE7">
      <w:pPr>
        <w:rPr>
          <w:ins w:id="3024" w:author="Tima" w:date="2026-01-14T11:30:00Z"/>
          <w:rFonts w:ascii="Times New Roman" w:hAnsi="Times New Roman" w:cs="Times New Roman"/>
        </w:rPr>
        <w:pPrChange w:id="3025" w:author="Tima" w:date="2026-01-14T10:58:00Z">
          <w:pPr>
            <w:pStyle w:val="3"/>
            <w:numPr>
              <w:ilvl w:val="2"/>
              <w:numId w:val="39"/>
            </w:numPr>
            <w:ind w:left="2160" w:hanging="180"/>
          </w:pPr>
        </w:pPrChange>
      </w:pPr>
    </w:p>
    <w:p w14:paraId="294B6B27" w14:textId="5714358D" w:rsidR="00842BE7" w:rsidRDefault="00842BE7">
      <w:pPr>
        <w:rPr>
          <w:ins w:id="3026" w:author="Tima" w:date="2026-01-14T11:30:00Z"/>
          <w:rFonts w:ascii="Times New Roman" w:hAnsi="Times New Roman" w:cs="Times New Roman"/>
        </w:rPr>
        <w:pPrChange w:id="3027" w:author="Tima" w:date="2026-01-14T10:58:00Z">
          <w:pPr>
            <w:pStyle w:val="3"/>
            <w:numPr>
              <w:ilvl w:val="2"/>
              <w:numId w:val="39"/>
            </w:numPr>
            <w:ind w:left="2160" w:hanging="180"/>
          </w:pPr>
        </w:pPrChange>
      </w:pPr>
    </w:p>
    <w:p w14:paraId="4A305530" w14:textId="240758A5" w:rsidR="00842BE7" w:rsidRPr="00FA4881" w:rsidRDefault="00D20938">
      <w:pPr>
        <w:spacing w:after="360"/>
        <w:jc w:val="center"/>
        <w:rPr>
          <w:ins w:id="3028" w:author="Tima" w:date="2026-01-14T11:30:00Z"/>
          <w:rFonts w:ascii="Times New Roman" w:hAnsi="Times New Roman" w:cs="Times New Roman"/>
        </w:rPr>
        <w:pPrChange w:id="3029" w:author="Tima" w:date="2026-01-14T22:36:00Z">
          <w:pPr>
            <w:pStyle w:val="3"/>
            <w:numPr>
              <w:ilvl w:val="2"/>
              <w:numId w:val="39"/>
            </w:numPr>
            <w:ind w:left="2160" w:hanging="180"/>
          </w:pPr>
        </w:pPrChange>
      </w:pPr>
      <w:ins w:id="3030" w:author="Tima" w:date="2026-01-14T22:34:00Z">
        <w:r w:rsidRPr="00FF7AD6">
          <w:rPr>
            <w:rFonts w:ascii="Times New Roman" w:hAnsi="Times New Roman" w:cs="Times New Roman"/>
            <w:i/>
            <w:sz w:val="24"/>
            <w:szCs w:val="24"/>
          </w:rPr>
          <w:t xml:space="preserve">Рисунок </w:t>
        </w:r>
        <w:r w:rsidR="00C0724F">
          <w:rPr>
            <w:rFonts w:ascii="Times New Roman" w:hAnsi="Times New Roman" w:cs="Times New Roman"/>
            <w:i/>
            <w:sz w:val="24"/>
            <w:szCs w:val="24"/>
          </w:rPr>
          <w:t>11</w:t>
        </w:r>
        <w:r>
          <w:rPr>
            <w:rFonts w:ascii="Times New Roman" w:hAnsi="Times New Roman" w:cs="Times New Roman"/>
            <w:i/>
            <w:sz w:val="24"/>
            <w:szCs w:val="24"/>
          </w:rPr>
          <w:t>-1</w:t>
        </w:r>
      </w:ins>
      <w:ins w:id="3031" w:author="Tima" w:date="2026-01-18T22:44:00Z">
        <w:r w:rsidR="00C0724F">
          <w:rPr>
            <w:rFonts w:ascii="Times New Roman" w:hAnsi="Times New Roman" w:cs="Times New Roman"/>
            <w:i/>
            <w:sz w:val="24"/>
            <w:szCs w:val="24"/>
          </w:rPr>
          <w:t>2</w:t>
        </w:r>
      </w:ins>
      <w:ins w:id="3032" w:author="Tima" w:date="2026-01-14T22:34:00Z">
        <w:r>
          <w:rPr>
            <w:rFonts w:ascii="Times New Roman" w:hAnsi="Times New Roman" w:cs="Times New Roman"/>
            <w:i/>
            <w:sz w:val="24"/>
            <w:szCs w:val="24"/>
          </w:rPr>
          <w:t xml:space="preserve"> </w:t>
        </w:r>
      </w:ins>
      <w:ins w:id="3033" w:author="Tima" w:date="2026-01-14T22:35:00Z">
        <w:r>
          <w:rPr>
            <w:rFonts w:ascii="Times New Roman" w:hAnsi="Times New Roman" w:cs="Times New Roman"/>
            <w:i/>
            <w:sz w:val="24"/>
            <w:szCs w:val="24"/>
          </w:rPr>
          <w:t>–</w:t>
        </w:r>
      </w:ins>
      <w:ins w:id="3034" w:author="Tima" w:date="2026-01-14T22:34:00Z">
        <w:r>
          <w:rPr>
            <w:rFonts w:ascii="Times New Roman" w:hAnsi="Times New Roman" w:cs="Times New Roman"/>
            <w:i/>
            <w:sz w:val="24"/>
            <w:szCs w:val="24"/>
          </w:rPr>
          <w:t xml:space="preserve"> </w:t>
        </w:r>
      </w:ins>
      <w:ins w:id="3035" w:author="Tima" w:date="2026-01-14T22:35:00Z">
        <w:r>
          <w:rPr>
            <w:rFonts w:ascii="Times New Roman" w:hAnsi="Times New Roman" w:cs="Times New Roman"/>
            <w:i/>
            <w:sz w:val="24"/>
            <w:szCs w:val="24"/>
          </w:rPr>
          <w:t xml:space="preserve">Совмещение исторической цены </w:t>
        </w:r>
        <w:proofErr w:type="spellStart"/>
        <w:r>
          <w:rPr>
            <w:rFonts w:ascii="Times New Roman" w:hAnsi="Times New Roman" w:cs="Times New Roman"/>
            <w:i/>
            <w:sz w:val="24"/>
            <w:szCs w:val="24"/>
          </w:rPr>
          <w:t>Биткоина</w:t>
        </w:r>
        <w:proofErr w:type="spellEnd"/>
        <w:r>
          <w:rPr>
            <w:rFonts w:ascii="Times New Roman" w:hAnsi="Times New Roman" w:cs="Times New Roman"/>
            <w:i/>
            <w:sz w:val="24"/>
            <w:szCs w:val="24"/>
          </w:rPr>
          <w:t xml:space="preserve"> с активностью </w:t>
        </w:r>
        <w:r>
          <w:rPr>
            <w:rFonts w:ascii="Times New Roman" w:hAnsi="Times New Roman" w:cs="Times New Roman"/>
            <w:i/>
            <w:sz w:val="24"/>
            <w:szCs w:val="24"/>
            <w:lang w:val="en-US"/>
          </w:rPr>
          <w:t>NFT</w:t>
        </w:r>
        <w:r>
          <w:rPr>
            <w:rFonts w:ascii="Times New Roman" w:hAnsi="Times New Roman" w:cs="Times New Roman"/>
            <w:i/>
            <w:sz w:val="24"/>
            <w:szCs w:val="24"/>
          </w:rPr>
          <w:t>-</w:t>
        </w:r>
        <w:proofErr w:type="spellStart"/>
        <w:r>
          <w:rPr>
            <w:rFonts w:ascii="Times New Roman" w:hAnsi="Times New Roman" w:cs="Times New Roman"/>
            <w:i/>
            <w:sz w:val="24"/>
            <w:szCs w:val="24"/>
          </w:rPr>
          <w:t>холдеров</w:t>
        </w:r>
      </w:ins>
      <w:proofErr w:type="spellEnd"/>
    </w:p>
    <w:p w14:paraId="48FA1D77" w14:textId="4E39A86E" w:rsidR="00842BE7" w:rsidRDefault="00CA692C">
      <w:pPr>
        <w:spacing w:line="276" w:lineRule="auto"/>
        <w:ind w:firstLine="709"/>
        <w:jc w:val="both"/>
        <w:rPr>
          <w:ins w:id="3036" w:author="Tima" w:date="2026-01-14T12:48:00Z"/>
          <w:rFonts w:ascii="Times New Roman" w:hAnsi="Times New Roman" w:cs="Times New Roman"/>
        </w:rPr>
        <w:pPrChange w:id="3037" w:author="Tima" w:date="2026-01-14T12:30:00Z">
          <w:pPr>
            <w:pStyle w:val="3"/>
            <w:numPr>
              <w:ilvl w:val="2"/>
              <w:numId w:val="39"/>
            </w:numPr>
            <w:ind w:left="2160" w:hanging="180"/>
          </w:pPr>
        </w:pPrChange>
      </w:pPr>
      <w:ins w:id="3038" w:author="Tima" w:date="2026-01-14T11:47:00Z">
        <w:r w:rsidRPr="00654A8C">
          <w:rPr>
            <w:rFonts w:ascii="Times New Roman" w:hAnsi="Times New Roman" w:cs="Times New Roman"/>
            <w:sz w:val="24"/>
            <w:szCs w:val="24"/>
            <w:rPrChange w:id="3039" w:author="Tima" w:date="2026-01-14T12:30:00Z">
              <w:rPr>
                <w:rFonts w:ascii="Times New Roman" w:hAnsi="Times New Roman" w:cs="Times New Roman"/>
              </w:rPr>
            </w:rPrChange>
          </w:rPr>
          <w:lastRenderedPageBreak/>
          <w:t xml:space="preserve">Основная часть выпущенных </w:t>
        </w:r>
        <w:r w:rsidRPr="00654A8C">
          <w:rPr>
            <w:rFonts w:ascii="Times New Roman" w:hAnsi="Times New Roman" w:cs="Times New Roman"/>
            <w:sz w:val="24"/>
            <w:szCs w:val="24"/>
            <w:rPrChange w:id="3040" w:author="Tima" w:date="2026-01-14T12:30:00Z">
              <w:rPr>
                <w:rFonts w:ascii="Times New Roman" w:hAnsi="Times New Roman" w:cs="Times New Roman"/>
                <w:lang w:val="en-US"/>
              </w:rPr>
            </w:rPrChange>
          </w:rPr>
          <w:t xml:space="preserve">NFT </w:t>
        </w:r>
        <w:r w:rsidRPr="00654A8C">
          <w:rPr>
            <w:rFonts w:ascii="Times New Roman" w:hAnsi="Times New Roman" w:cs="Times New Roman"/>
            <w:sz w:val="24"/>
            <w:szCs w:val="24"/>
            <w:rPrChange w:id="3041" w:author="Tima" w:date="2026-01-14T12:30:00Z">
              <w:rPr>
                <w:rFonts w:ascii="Times New Roman" w:hAnsi="Times New Roman" w:cs="Times New Roman"/>
              </w:rPr>
            </w:rPrChange>
          </w:rPr>
          <w:t xml:space="preserve">приходится </w:t>
        </w:r>
      </w:ins>
      <w:ins w:id="3042" w:author="Tima" w:date="2026-01-15T19:13:00Z">
        <w:r w:rsidR="00A12A60">
          <w:rPr>
            <w:rFonts w:ascii="Times New Roman" w:hAnsi="Times New Roman" w:cs="Times New Roman"/>
            <w:sz w:val="24"/>
            <w:szCs w:val="24"/>
          </w:rPr>
          <w:t xml:space="preserve">на </w:t>
        </w:r>
      </w:ins>
      <w:ins w:id="3043" w:author="Tima" w:date="2026-01-14T11:47:00Z">
        <w:r w:rsidRPr="00654A8C">
          <w:rPr>
            <w:rFonts w:ascii="Times New Roman" w:hAnsi="Times New Roman" w:cs="Times New Roman"/>
            <w:sz w:val="24"/>
            <w:szCs w:val="24"/>
            <w:rPrChange w:id="3044" w:author="Tima" w:date="2026-01-14T12:30:00Z">
              <w:rPr>
                <w:rFonts w:ascii="Times New Roman" w:hAnsi="Times New Roman" w:cs="Times New Roman"/>
              </w:rPr>
            </w:rPrChange>
          </w:rPr>
          <w:t>другие страны</w:t>
        </w:r>
      </w:ins>
      <w:ins w:id="3045" w:author="Tima" w:date="2026-01-14T11:48:00Z">
        <w:r w:rsidRPr="00654A8C">
          <w:rPr>
            <w:rFonts w:ascii="Times New Roman" w:hAnsi="Times New Roman" w:cs="Times New Roman"/>
            <w:sz w:val="24"/>
            <w:szCs w:val="24"/>
            <w:rPrChange w:id="3046" w:author="Tima" w:date="2026-01-14T12:30:00Z">
              <w:rPr>
                <w:rFonts w:ascii="Times New Roman" w:hAnsi="Times New Roman" w:cs="Times New Roman"/>
              </w:rPr>
            </w:rPrChange>
          </w:rPr>
          <w:t xml:space="preserve">, в основном США. Предполагаемая доля России в выпуске </w:t>
        </w:r>
        <w:r w:rsidRPr="00654A8C">
          <w:rPr>
            <w:rFonts w:ascii="Times New Roman" w:hAnsi="Times New Roman" w:cs="Times New Roman"/>
            <w:sz w:val="24"/>
            <w:szCs w:val="24"/>
            <w:rPrChange w:id="3047" w:author="Tima" w:date="2026-01-14T12:30:00Z">
              <w:rPr>
                <w:rFonts w:ascii="Times New Roman" w:hAnsi="Times New Roman" w:cs="Times New Roman"/>
                <w:lang w:val="en-US"/>
              </w:rPr>
            </w:rPrChange>
          </w:rPr>
          <w:t xml:space="preserve">NFT </w:t>
        </w:r>
      </w:ins>
      <w:ins w:id="3048" w:author="Tima" w:date="2026-01-14T11:49:00Z">
        <w:r w:rsidR="00425D40" w:rsidRPr="00654A8C">
          <w:rPr>
            <w:rFonts w:ascii="Times New Roman" w:hAnsi="Times New Roman" w:cs="Times New Roman"/>
            <w:sz w:val="24"/>
            <w:szCs w:val="24"/>
            <w:rPrChange w:id="3049" w:author="Tima" w:date="2026-01-14T12:30:00Z">
              <w:rPr>
                <w:rFonts w:ascii="Times New Roman" w:hAnsi="Times New Roman" w:cs="Times New Roman"/>
              </w:rPr>
            </w:rPrChange>
          </w:rPr>
          <w:t>составляет</w:t>
        </w:r>
        <w:r w:rsidRPr="00654A8C">
          <w:rPr>
            <w:rFonts w:ascii="Times New Roman" w:hAnsi="Times New Roman" w:cs="Times New Roman"/>
            <w:sz w:val="24"/>
            <w:szCs w:val="24"/>
            <w:rPrChange w:id="3050" w:author="Tima" w:date="2026-01-14T12:30:00Z">
              <w:rPr>
                <w:rFonts w:ascii="Times New Roman" w:hAnsi="Times New Roman" w:cs="Times New Roman"/>
              </w:rPr>
            </w:rPrChange>
          </w:rPr>
          <w:t xml:space="preserve"> </w:t>
        </w:r>
      </w:ins>
      <w:ins w:id="3051" w:author="Tima" w:date="2026-01-14T11:59:00Z">
        <w:r w:rsidR="004A4CAB" w:rsidRPr="00654A8C">
          <w:rPr>
            <w:rFonts w:ascii="Times New Roman" w:hAnsi="Times New Roman" w:cs="Times New Roman"/>
            <w:sz w:val="24"/>
            <w:szCs w:val="24"/>
            <w:rPrChange w:id="3052" w:author="Tima" w:date="2026-01-14T12:30:00Z">
              <w:rPr>
                <w:rFonts w:ascii="Times New Roman" w:hAnsi="Times New Roman" w:cs="Times New Roman"/>
              </w:rPr>
            </w:rPrChange>
          </w:rPr>
          <w:t xml:space="preserve">условные </w:t>
        </w:r>
      </w:ins>
      <w:ins w:id="3053" w:author="Tima" w:date="2026-01-14T11:49:00Z">
        <w:r w:rsidR="004A4CAB" w:rsidRPr="00654A8C">
          <w:rPr>
            <w:rFonts w:ascii="Times New Roman" w:hAnsi="Times New Roman" w:cs="Times New Roman"/>
            <w:sz w:val="24"/>
            <w:szCs w:val="24"/>
            <w:rPrChange w:id="3054" w:author="Tima" w:date="2026-01-14T12:30:00Z">
              <w:rPr>
                <w:rFonts w:ascii="Times New Roman" w:hAnsi="Times New Roman" w:cs="Times New Roman"/>
              </w:rPr>
            </w:rPrChange>
          </w:rPr>
          <w:t>0</w:t>
        </w:r>
      </w:ins>
      <w:ins w:id="3055" w:author="Tima" w:date="2026-01-14T11:58:00Z">
        <w:r w:rsidR="004A4CAB" w:rsidRPr="00654A8C">
          <w:rPr>
            <w:rFonts w:ascii="Times New Roman" w:hAnsi="Times New Roman" w:cs="Times New Roman"/>
            <w:sz w:val="24"/>
            <w:szCs w:val="24"/>
            <w:rPrChange w:id="3056" w:author="Tima" w:date="2026-01-14T12:30:00Z">
              <w:rPr>
                <w:rFonts w:ascii="Times New Roman" w:hAnsi="Times New Roman" w:cs="Times New Roman"/>
              </w:rPr>
            </w:rPrChange>
          </w:rPr>
          <w:t>,5</w:t>
        </w:r>
      </w:ins>
      <w:ins w:id="3057" w:author="Tima" w:date="2026-01-14T11:49:00Z">
        <w:r w:rsidRPr="00654A8C">
          <w:rPr>
            <w:rFonts w:ascii="Times New Roman" w:hAnsi="Times New Roman" w:cs="Times New Roman"/>
            <w:sz w:val="24"/>
            <w:szCs w:val="24"/>
            <w:rPrChange w:id="3058" w:author="Tima" w:date="2026-01-14T12:30:00Z">
              <w:rPr>
                <w:rFonts w:ascii="Times New Roman" w:hAnsi="Times New Roman" w:cs="Times New Roman"/>
              </w:rPr>
            </w:rPrChange>
          </w:rPr>
          <w:t>% или стремится к нулю.</w:t>
        </w:r>
      </w:ins>
      <w:ins w:id="3059" w:author="Tima" w:date="2026-01-14T12:45:00Z">
        <w:r w:rsidR="0038117C">
          <w:rPr>
            <w:rFonts w:ascii="Times New Roman" w:hAnsi="Times New Roman" w:cs="Times New Roman"/>
            <w:sz w:val="24"/>
            <w:szCs w:val="24"/>
          </w:rPr>
          <w:t xml:space="preserve"> </w:t>
        </w:r>
      </w:ins>
      <w:ins w:id="3060" w:author="Tima" w:date="2026-01-14T11:54:00Z">
        <w:r w:rsidR="004A4CAB" w:rsidRPr="00654A8C">
          <w:rPr>
            <w:rFonts w:ascii="Times New Roman" w:hAnsi="Times New Roman" w:cs="Times New Roman"/>
            <w:sz w:val="24"/>
            <w:szCs w:val="24"/>
            <w:rPrChange w:id="3061" w:author="Tima" w:date="2026-01-14T12:30:00Z">
              <w:rPr>
                <w:rFonts w:ascii="Times New Roman" w:hAnsi="Times New Roman" w:cs="Times New Roman"/>
              </w:rPr>
            </w:rPrChange>
          </w:rPr>
          <w:t xml:space="preserve">Даже капитализация всех выпущенных </w:t>
        </w:r>
        <w:proofErr w:type="spellStart"/>
        <w:r w:rsidR="004A4CAB" w:rsidRPr="00654A8C">
          <w:rPr>
            <w:rFonts w:ascii="Times New Roman" w:hAnsi="Times New Roman" w:cs="Times New Roman"/>
            <w:sz w:val="24"/>
            <w:szCs w:val="24"/>
            <w:rPrChange w:id="3062" w:author="Tima" w:date="2026-01-14T12:30:00Z">
              <w:rPr>
                <w:rFonts w:ascii="Times New Roman" w:hAnsi="Times New Roman" w:cs="Times New Roman"/>
              </w:rPr>
            </w:rPrChange>
          </w:rPr>
          <w:t>Телеграм</w:t>
        </w:r>
        <w:proofErr w:type="spellEnd"/>
        <w:r w:rsidR="004A4CAB" w:rsidRPr="00654A8C">
          <w:rPr>
            <w:rFonts w:ascii="Times New Roman" w:hAnsi="Times New Roman" w:cs="Times New Roman"/>
            <w:sz w:val="24"/>
            <w:szCs w:val="24"/>
            <w:rPrChange w:id="3063" w:author="Tima" w:date="2026-01-14T12:30:00Z">
              <w:rPr>
                <w:rFonts w:ascii="Times New Roman" w:hAnsi="Times New Roman" w:cs="Times New Roman"/>
              </w:rPr>
            </w:rPrChange>
          </w:rPr>
          <w:t xml:space="preserve">-подарков </w:t>
        </w:r>
      </w:ins>
      <w:ins w:id="3064" w:author="Tima" w:date="2026-01-14T11:58:00Z">
        <w:r w:rsidR="004A4CAB" w:rsidRPr="00654A8C">
          <w:rPr>
            <w:rFonts w:ascii="Times New Roman" w:hAnsi="Times New Roman" w:cs="Times New Roman"/>
            <w:sz w:val="24"/>
            <w:szCs w:val="24"/>
            <w:rPrChange w:id="3065" w:author="Tima" w:date="2026-01-14T12:30:00Z">
              <w:rPr>
                <w:rFonts w:ascii="Times New Roman" w:hAnsi="Times New Roman" w:cs="Times New Roman"/>
              </w:rPr>
            </w:rPrChange>
          </w:rPr>
          <w:t xml:space="preserve">(ранее российской компании, сменившей юрисдикцию) </w:t>
        </w:r>
      </w:ins>
      <w:ins w:id="3066" w:author="Tima" w:date="2026-01-14T11:54:00Z">
        <w:r w:rsidR="004A4CAB" w:rsidRPr="00654A8C">
          <w:rPr>
            <w:rFonts w:ascii="Times New Roman" w:hAnsi="Times New Roman" w:cs="Times New Roman"/>
            <w:sz w:val="24"/>
            <w:szCs w:val="24"/>
            <w:rPrChange w:id="3067" w:author="Tima" w:date="2026-01-14T12:30:00Z">
              <w:rPr>
                <w:rFonts w:ascii="Times New Roman" w:hAnsi="Times New Roman" w:cs="Times New Roman"/>
              </w:rPr>
            </w:rPrChange>
          </w:rPr>
          <w:t>в</w:t>
        </w:r>
        <w:r w:rsidR="00A72294">
          <w:rPr>
            <w:rFonts w:ascii="Times New Roman" w:hAnsi="Times New Roman" w:cs="Times New Roman"/>
            <w:sz w:val="24"/>
            <w:szCs w:val="24"/>
            <w:rPrChange w:id="3068" w:author="Tima" w:date="2026-01-14T12:30:00Z">
              <w:rPr>
                <w:rFonts w:ascii="Times New Roman" w:hAnsi="Times New Roman" w:cs="Times New Roman"/>
              </w:rPr>
            </w:rPrChange>
          </w:rPr>
          <w:t xml:space="preserve"> ноябре 2025 года составляла 128</w:t>
        </w:r>
        <w:r w:rsidR="004A4CAB" w:rsidRPr="00654A8C">
          <w:rPr>
            <w:rFonts w:ascii="Times New Roman" w:hAnsi="Times New Roman" w:cs="Times New Roman"/>
            <w:sz w:val="24"/>
            <w:szCs w:val="24"/>
            <w:rPrChange w:id="3069" w:author="Tima" w:date="2026-01-14T12:30:00Z">
              <w:rPr>
                <w:rFonts w:ascii="Times New Roman" w:hAnsi="Times New Roman" w:cs="Times New Roman"/>
              </w:rPr>
            </w:rPrChange>
          </w:rPr>
          <w:t xml:space="preserve"> млн долларов</w:t>
        </w:r>
      </w:ins>
      <w:ins w:id="3070" w:author="Tima" w:date="2026-01-14T11:55:00Z">
        <w:r w:rsidR="004A4CAB" w:rsidRPr="00654A8C">
          <w:rPr>
            <w:rFonts w:ascii="Times New Roman" w:hAnsi="Times New Roman" w:cs="Times New Roman"/>
            <w:sz w:val="24"/>
            <w:szCs w:val="24"/>
            <w:rPrChange w:id="3071" w:author="Tima" w:date="2026-01-14T12:30:00Z">
              <w:rPr>
                <w:rFonts w:ascii="Times New Roman" w:hAnsi="Times New Roman" w:cs="Times New Roman"/>
              </w:rPr>
            </w:rPrChange>
          </w:rPr>
          <w:t xml:space="preserve"> или 10 млрд рублей</w:t>
        </w:r>
      </w:ins>
      <w:ins w:id="3072" w:author="Tima" w:date="2026-01-14T11:57:00Z">
        <w:r w:rsidR="004A4CAB" w:rsidRPr="00654A8C">
          <w:rPr>
            <w:rFonts w:ascii="Times New Roman" w:hAnsi="Times New Roman" w:cs="Times New Roman"/>
            <w:sz w:val="24"/>
            <w:szCs w:val="24"/>
            <w:rPrChange w:id="3073" w:author="Tima" w:date="2026-01-14T12:30:00Z">
              <w:rPr>
                <w:rFonts w:ascii="Times New Roman" w:hAnsi="Times New Roman" w:cs="Times New Roman"/>
              </w:rPr>
            </w:rPrChange>
          </w:rPr>
          <w:t xml:space="preserve">, или </w:t>
        </w:r>
      </w:ins>
      <w:ins w:id="3074" w:author="Tima" w:date="2026-01-14T11:55:00Z">
        <w:r w:rsidR="004A4CAB" w:rsidRPr="00654A8C">
          <w:rPr>
            <w:rFonts w:ascii="Times New Roman" w:hAnsi="Times New Roman" w:cs="Times New Roman"/>
            <w:sz w:val="24"/>
            <w:szCs w:val="24"/>
            <w:rPrChange w:id="3075" w:author="Tima" w:date="2026-01-14T12:30:00Z">
              <w:rPr>
                <w:rFonts w:ascii="Times New Roman" w:hAnsi="Times New Roman" w:cs="Times New Roman"/>
              </w:rPr>
            </w:rPrChange>
          </w:rPr>
          <w:t>0,2</w:t>
        </w:r>
      </w:ins>
      <w:ins w:id="3076" w:author="Tima" w:date="2026-01-14T11:56:00Z">
        <w:r w:rsidR="004A4CAB" w:rsidRPr="00654A8C">
          <w:rPr>
            <w:rFonts w:ascii="Times New Roman" w:hAnsi="Times New Roman" w:cs="Times New Roman"/>
            <w:sz w:val="24"/>
            <w:szCs w:val="24"/>
            <w:rPrChange w:id="3077" w:author="Tima" w:date="2026-01-14T12:30:00Z">
              <w:rPr>
                <w:rFonts w:ascii="Times New Roman" w:hAnsi="Times New Roman" w:cs="Times New Roman"/>
              </w:rPr>
            </w:rPrChange>
          </w:rPr>
          <w:t>% от общей</w:t>
        </w:r>
      </w:ins>
      <w:ins w:id="3078" w:author="Tima" w:date="2026-01-14T11:57:00Z">
        <w:r w:rsidR="004A4CAB" w:rsidRPr="00654A8C">
          <w:rPr>
            <w:rFonts w:ascii="Times New Roman" w:hAnsi="Times New Roman" w:cs="Times New Roman"/>
            <w:sz w:val="24"/>
            <w:szCs w:val="24"/>
            <w:rPrChange w:id="3079" w:author="Tima" w:date="2026-01-14T12:30:00Z">
              <w:rPr>
                <w:rFonts w:ascii="Times New Roman" w:hAnsi="Times New Roman" w:cs="Times New Roman"/>
              </w:rPr>
            </w:rPrChange>
          </w:rPr>
          <w:t xml:space="preserve"> рыночной</w:t>
        </w:r>
      </w:ins>
      <w:ins w:id="3080" w:author="Tima" w:date="2026-01-14T11:56:00Z">
        <w:r w:rsidR="004A4CAB" w:rsidRPr="00654A8C">
          <w:rPr>
            <w:rFonts w:ascii="Times New Roman" w:hAnsi="Times New Roman" w:cs="Times New Roman"/>
            <w:sz w:val="24"/>
            <w:szCs w:val="24"/>
            <w:rPrChange w:id="3081" w:author="Tima" w:date="2026-01-14T12:30:00Z">
              <w:rPr>
                <w:rFonts w:ascii="Times New Roman" w:hAnsi="Times New Roman" w:cs="Times New Roman"/>
              </w:rPr>
            </w:rPrChange>
          </w:rPr>
          <w:t xml:space="preserve"> капитализации </w:t>
        </w:r>
        <w:r w:rsidR="004A4CAB" w:rsidRPr="00654A8C">
          <w:rPr>
            <w:rFonts w:ascii="Times New Roman" w:hAnsi="Times New Roman" w:cs="Times New Roman"/>
            <w:sz w:val="24"/>
            <w:szCs w:val="24"/>
            <w:rPrChange w:id="3082" w:author="Tima" w:date="2026-01-14T12:30:00Z">
              <w:rPr>
                <w:rFonts w:ascii="Times New Roman" w:hAnsi="Times New Roman" w:cs="Times New Roman"/>
                <w:lang w:val="en-US"/>
              </w:rPr>
            </w:rPrChange>
          </w:rPr>
          <w:t>NFT</w:t>
        </w:r>
      </w:ins>
      <w:ins w:id="3083" w:author="Tima" w:date="2026-01-14T12:59:00Z">
        <w:r w:rsidR="00A72294">
          <w:rPr>
            <w:rFonts w:ascii="Times New Roman" w:hAnsi="Times New Roman" w:cs="Times New Roman"/>
            <w:sz w:val="24"/>
            <w:szCs w:val="24"/>
          </w:rPr>
          <w:t xml:space="preserve"> (</w:t>
        </w:r>
        <w:r w:rsidR="00A72294">
          <w:rPr>
            <w:rFonts w:ascii="Times New Roman" w:hAnsi="Times New Roman" w:cs="Times New Roman"/>
            <w:sz w:val="24"/>
            <w:szCs w:val="24"/>
          </w:rPr>
          <w:fldChar w:fldCharType="begin"/>
        </w:r>
        <w:r w:rsidR="00A72294">
          <w:rPr>
            <w:rFonts w:ascii="Times New Roman" w:hAnsi="Times New Roman" w:cs="Times New Roman"/>
            <w:sz w:val="24"/>
            <w:szCs w:val="24"/>
          </w:rPr>
          <w:instrText xml:space="preserve"> HYPERLINK "</w:instrText>
        </w:r>
        <w:r w:rsidR="00A72294" w:rsidRPr="00A72294">
          <w:rPr>
            <w:rFonts w:ascii="Times New Roman" w:hAnsi="Times New Roman" w:cs="Times New Roman"/>
            <w:sz w:val="24"/>
            <w:szCs w:val="24"/>
          </w:rPr>
          <w:instrText>https://www.cnews.ru/news/line/2025-11-25_rynok_podarkov_v_telegram_vyros</w:instrText>
        </w:r>
        <w:r w:rsidR="00A72294">
          <w:rPr>
            <w:rFonts w:ascii="Times New Roman" w:hAnsi="Times New Roman" w:cs="Times New Roman"/>
            <w:sz w:val="24"/>
            <w:szCs w:val="24"/>
          </w:rPr>
          <w:instrText xml:space="preserve">" </w:instrText>
        </w:r>
        <w:r w:rsidR="00A72294">
          <w:rPr>
            <w:rFonts w:ascii="Times New Roman" w:hAnsi="Times New Roman" w:cs="Times New Roman"/>
            <w:sz w:val="24"/>
            <w:szCs w:val="24"/>
          </w:rPr>
          <w:fldChar w:fldCharType="separate"/>
        </w:r>
        <w:r w:rsidR="00A72294" w:rsidRPr="00174A47">
          <w:rPr>
            <w:rStyle w:val="af6"/>
            <w:rFonts w:ascii="Times New Roman" w:hAnsi="Times New Roman" w:cs="Times New Roman"/>
            <w:sz w:val="24"/>
            <w:szCs w:val="24"/>
          </w:rPr>
          <w:t>https://www.cnews.ru/news/line/2025-11-25_rynok_podarkov_v_telegram_vyros</w:t>
        </w:r>
        <w:r w:rsidR="00A72294">
          <w:rPr>
            <w:rFonts w:ascii="Times New Roman" w:hAnsi="Times New Roman" w:cs="Times New Roman"/>
            <w:sz w:val="24"/>
            <w:szCs w:val="24"/>
          </w:rPr>
          <w:fldChar w:fldCharType="end"/>
        </w:r>
        <w:r w:rsidR="00A72294">
          <w:rPr>
            <w:rFonts w:ascii="Times New Roman" w:hAnsi="Times New Roman" w:cs="Times New Roman"/>
            <w:sz w:val="24"/>
            <w:szCs w:val="24"/>
          </w:rPr>
          <w:t xml:space="preserve"> )</w:t>
        </w:r>
      </w:ins>
      <w:ins w:id="3084" w:author="Tima" w:date="2026-01-14T11:57:00Z">
        <w:r w:rsidR="004A4CAB" w:rsidRPr="00654A8C">
          <w:rPr>
            <w:rFonts w:ascii="Times New Roman" w:hAnsi="Times New Roman" w:cs="Times New Roman"/>
            <w:sz w:val="24"/>
            <w:szCs w:val="24"/>
            <w:rPrChange w:id="3085" w:author="Tima" w:date="2026-01-14T12:30:00Z">
              <w:rPr>
                <w:rFonts w:ascii="Times New Roman" w:hAnsi="Times New Roman" w:cs="Times New Roman"/>
              </w:rPr>
            </w:rPrChange>
          </w:rPr>
          <w:t>.</w:t>
        </w:r>
      </w:ins>
      <w:ins w:id="3086" w:author="Tima" w:date="2026-01-14T11:59:00Z">
        <w:r w:rsidR="004A4CAB" w:rsidRPr="00654A8C">
          <w:rPr>
            <w:rFonts w:ascii="Times New Roman" w:hAnsi="Times New Roman" w:cs="Times New Roman"/>
            <w:sz w:val="24"/>
            <w:szCs w:val="24"/>
            <w:rPrChange w:id="3087" w:author="Tima" w:date="2026-01-14T12:30:00Z">
              <w:rPr>
                <w:rFonts w:ascii="Times New Roman" w:hAnsi="Times New Roman" w:cs="Times New Roman"/>
              </w:rPr>
            </w:rPrChange>
          </w:rPr>
          <w:t xml:space="preserve"> Для сравнения</w:t>
        </w:r>
      </w:ins>
      <w:ins w:id="3088" w:author="Tima" w:date="2026-01-15T19:14:00Z">
        <w:r w:rsidR="00A12A60">
          <w:rPr>
            <w:rFonts w:ascii="Times New Roman" w:hAnsi="Times New Roman" w:cs="Times New Roman"/>
            <w:sz w:val="24"/>
            <w:szCs w:val="24"/>
          </w:rPr>
          <w:t>,</w:t>
        </w:r>
      </w:ins>
      <w:ins w:id="3089" w:author="Tima" w:date="2026-01-14T11:59:00Z">
        <w:r w:rsidR="004A4CAB" w:rsidRPr="00654A8C">
          <w:rPr>
            <w:rFonts w:ascii="Times New Roman" w:hAnsi="Times New Roman" w:cs="Times New Roman"/>
            <w:sz w:val="24"/>
            <w:szCs w:val="24"/>
            <w:rPrChange w:id="3090" w:author="Tima" w:date="2026-01-14T12:30:00Z">
              <w:rPr>
                <w:rFonts w:ascii="Times New Roman" w:hAnsi="Times New Roman" w:cs="Times New Roman"/>
              </w:rPr>
            </w:rPrChange>
          </w:rPr>
          <w:t xml:space="preserve"> капитализация одной из самых популярных </w:t>
        </w:r>
        <w:r w:rsidR="004A4CAB" w:rsidRPr="00654A8C">
          <w:rPr>
            <w:rFonts w:ascii="Times New Roman" w:hAnsi="Times New Roman" w:cs="Times New Roman"/>
            <w:sz w:val="24"/>
            <w:szCs w:val="24"/>
            <w:rPrChange w:id="3091" w:author="Tima" w:date="2026-01-14T12:30:00Z">
              <w:rPr>
                <w:rFonts w:ascii="Times New Roman" w:hAnsi="Times New Roman" w:cs="Times New Roman"/>
                <w:lang w:val="en-US"/>
              </w:rPr>
            </w:rPrChange>
          </w:rPr>
          <w:t>NFT-</w:t>
        </w:r>
      </w:ins>
      <w:ins w:id="3092" w:author="Tima" w:date="2026-01-14T12:00:00Z">
        <w:r w:rsidR="00A12A60" w:rsidRPr="00FA4881">
          <w:rPr>
            <w:rFonts w:ascii="Times New Roman" w:hAnsi="Times New Roman" w:cs="Times New Roman"/>
            <w:sz w:val="24"/>
            <w:szCs w:val="24"/>
          </w:rPr>
          <w:t xml:space="preserve">коллекций </w:t>
        </w:r>
      </w:ins>
      <w:ins w:id="3093" w:author="Tima" w:date="2026-01-15T19:14:00Z">
        <w:r w:rsidR="00A12A60">
          <w:rPr>
            <w:rFonts w:ascii="Times New Roman" w:hAnsi="Times New Roman" w:cs="Times New Roman"/>
            <w:sz w:val="24"/>
            <w:szCs w:val="24"/>
          </w:rPr>
          <w:t>–</w:t>
        </w:r>
      </w:ins>
      <w:ins w:id="3094" w:author="Tima" w:date="2026-01-14T12:00:00Z">
        <w:r w:rsidR="004A4CAB" w:rsidRPr="00654A8C">
          <w:rPr>
            <w:rFonts w:ascii="Times New Roman" w:hAnsi="Times New Roman" w:cs="Times New Roman"/>
            <w:sz w:val="24"/>
            <w:szCs w:val="24"/>
            <w:rPrChange w:id="3095" w:author="Tima" w:date="2026-01-14T12:30:00Z">
              <w:rPr>
                <w:rFonts w:ascii="Times New Roman" w:hAnsi="Times New Roman" w:cs="Times New Roman"/>
              </w:rPr>
            </w:rPrChange>
          </w:rPr>
          <w:t xml:space="preserve"> </w:t>
        </w:r>
        <w:proofErr w:type="spellStart"/>
        <w:r w:rsidR="004A4CAB" w:rsidRPr="00654A8C">
          <w:rPr>
            <w:rFonts w:ascii="Times New Roman" w:hAnsi="Times New Roman" w:cs="Times New Roman"/>
            <w:sz w:val="24"/>
            <w:szCs w:val="24"/>
            <w:rPrChange w:id="3096" w:author="Tima" w:date="2026-01-14T12:30:00Z">
              <w:rPr>
                <w:rFonts w:ascii="Times New Roman" w:hAnsi="Times New Roman" w:cs="Times New Roman"/>
                <w:lang w:val="en-US"/>
              </w:rPr>
            </w:rPrChange>
          </w:rPr>
          <w:t>Pudgy</w:t>
        </w:r>
        <w:proofErr w:type="spellEnd"/>
        <w:r w:rsidR="004A4CAB" w:rsidRPr="00654A8C">
          <w:rPr>
            <w:rFonts w:ascii="Times New Roman" w:hAnsi="Times New Roman" w:cs="Times New Roman"/>
            <w:sz w:val="24"/>
            <w:szCs w:val="24"/>
            <w:rPrChange w:id="3097" w:author="Tima" w:date="2026-01-14T12:30:00Z">
              <w:rPr>
                <w:rFonts w:ascii="Times New Roman" w:hAnsi="Times New Roman" w:cs="Times New Roman"/>
                <w:lang w:val="en-US"/>
              </w:rPr>
            </w:rPrChange>
          </w:rPr>
          <w:t xml:space="preserve"> </w:t>
        </w:r>
        <w:proofErr w:type="spellStart"/>
        <w:r w:rsidR="004A4CAB" w:rsidRPr="00654A8C">
          <w:rPr>
            <w:rFonts w:ascii="Times New Roman" w:hAnsi="Times New Roman" w:cs="Times New Roman"/>
            <w:sz w:val="24"/>
            <w:szCs w:val="24"/>
            <w:rPrChange w:id="3098" w:author="Tima" w:date="2026-01-14T12:30:00Z">
              <w:rPr>
                <w:rFonts w:ascii="Times New Roman" w:hAnsi="Times New Roman" w:cs="Times New Roman"/>
                <w:lang w:val="en-US"/>
              </w:rPr>
            </w:rPrChange>
          </w:rPr>
          <w:t>Penguins</w:t>
        </w:r>
        <w:proofErr w:type="spellEnd"/>
        <w:r w:rsidR="004A4CAB" w:rsidRPr="00654A8C">
          <w:rPr>
            <w:rFonts w:ascii="Times New Roman" w:hAnsi="Times New Roman" w:cs="Times New Roman"/>
            <w:sz w:val="24"/>
            <w:szCs w:val="24"/>
            <w:rPrChange w:id="3099" w:author="Tima" w:date="2026-01-14T12:30:00Z">
              <w:rPr>
                <w:rFonts w:ascii="Times New Roman" w:hAnsi="Times New Roman" w:cs="Times New Roman"/>
                <w:lang w:val="en-US"/>
              </w:rPr>
            </w:rPrChange>
          </w:rPr>
          <w:t xml:space="preserve"> </w:t>
        </w:r>
      </w:ins>
      <w:ins w:id="3100" w:author="Tima" w:date="2026-01-15T19:14:00Z">
        <w:r w:rsidR="00A12A60" w:rsidRPr="008A3185">
          <w:rPr>
            <w:rFonts w:ascii="Times New Roman" w:hAnsi="Times New Roman" w:cs="Times New Roman"/>
            <w:sz w:val="24"/>
            <w:szCs w:val="24"/>
          </w:rPr>
          <w:t>(8888 штук)</w:t>
        </w:r>
        <w:r w:rsidR="00A12A60">
          <w:rPr>
            <w:rFonts w:ascii="Times New Roman" w:hAnsi="Times New Roman" w:cs="Times New Roman"/>
            <w:sz w:val="24"/>
            <w:szCs w:val="24"/>
          </w:rPr>
          <w:t xml:space="preserve"> – </w:t>
        </w:r>
      </w:ins>
      <w:ins w:id="3101" w:author="Tima" w:date="2026-01-14T12:00:00Z">
        <w:r w:rsidR="004A4CAB" w:rsidRPr="00654A8C">
          <w:rPr>
            <w:rFonts w:ascii="Times New Roman" w:hAnsi="Times New Roman" w:cs="Times New Roman"/>
            <w:sz w:val="24"/>
            <w:szCs w:val="24"/>
            <w:rPrChange w:id="3102" w:author="Tima" w:date="2026-01-14T12:30:00Z">
              <w:rPr>
                <w:rFonts w:ascii="Times New Roman" w:hAnsi="Times New Roman" w:cs="Times New Roman"/>
              </w:rPr>
            </w:rPrChange>
          </w:rPr>
          <w:t>составляет 161 млн долларо</w:t>
        </w:r>
      </w:ins>
      <w:ins w:id="3103" w:author="Tima" w:date="2026-01-14T12:01:00Z">
        <w:r w:rsidR="004A4CAB" w:rsidRPr="00654A8C">
          <w:rPr>
            <w:rFonts w:ascii="Times New Roman" w:hAnsi="Times New Roman" w:cs="Times New Roman"/>
            <w:sz w:val="24"/>
            <w:szCs w:val="24"/>
            <w:rPrChange w:id="3104" w:author="Tima" w:date="2026-01-14T12:30:00Z">
              <w:rPr>
                <w:rFonts w:ascii="Times New Roman" w:hAnsi="Times New Roman" w:cs="Times New Roman"/>
              </w:rPr>
            </w:rPrChange>
          </w:rPr>
          <w:t>в</w:t>
        </w:r>
      </w:ins>
      <w:ins w:id="3105" w:author="Tima" w:date="2026-01-14T12:00:00Z">
        <w:r w:rsidR="004A4CAB" w:rsidRPr="00654A8C">
          <w:rPr>
            <w:rFonts w:ascii="Times New Roman" w:hAnsi="Times New Roman" w:cs="Times New Roman"/>
            <w:sz w:val="24"/>
            <w:szCs w:val="24"/>
            <w:rPrChange w:id="3106" w:author="Tima" w:date="2026-01-14T12:30:00Z">
              <w:rPr>
                <w:rFonts w:ascii="Times New Roman" w:hAnsi="Times New Roman" w:cs="Times New Roman"/>
              </w:rPr>
            </w:rPrChange>
          </w:rPr>
          <w:t>/</w:t>
        </w:r>
      </w:ins>
      <w:ins w:id="3107" w:author="Tima" w:date="2026-01-15T19:15:00Z">
        <w:r w:rsidR="00A12A60">
          <w:rPr>
            <w:rFonts w:ascii="Times New Roman" w:hAnsi="Times New Roman" w:cs="Times New Roman"/>
            <w:sz w:val="24"/>
            <w:szCs w:val="24"/>
          </w:rPr>
          <w:t xml:space="preserve"> </w:t>
        </w:r>
      </w:ins>
      <w:ins w:id="3108" w:author="Tima" w:date="2026-01-14T12:00:00Z">
        <w:r w:rsidR="004A4CAB" w:rsidRPr="00654A8C">
          <w:rPr>
            <w:rFonts w:ascii="Times New Roman" w:hAnsi="Times New Roman" w:cs="Times New Roman"/>
            <w:sz w:val="24"/>
            <w:szCs w:val="24"/>
            <w:rPrChange w:id="3109" w:author="Tima" w:date="2026-01-14T12:30:00Z">
              <w:rPr>
                <w:rFonts w:ascii="Times New Roman" w:hAnsi="Times New Roman" w:cs="Times New Roman"/>
              </w:rPr>
            </w:rPrChange>
          </w:rPr>
          <w:t>12</w:t>
        </w:r>
      </w:ins>
      <w:ins w:id="3110" w:author="Tima" w:date="2026-01-14T12:01:00Z">
        <w:r w:rsidR="004A4CAB" w:rsidRPr="00654A8C">
          <w:rPr>
            <w:rFonts w:ascii="Times New Roman" w:hAnsi="Times New Roman" w:cs="Times New Roman"/>
            <w:sz w:val="24"/>
            <w:szCs w:val="24"/>
            <w:rPrChange w:id="3111" w:author="Tima" w:date="2026-01-14T12:30:00Z">
              <w:rPr>
                <w:rFonts w:ascii="Times New Roman" w:hAnsi="Times New Roman" w:cs="Times New Roman"/>
              </w:rPr>
            </w:rPrChange>
          </w:rPr>
          <w:t xml:space="preserve">,5 млрд рублей или 0,25% от общей капитализации </w:t>
        </w:r>
        <w:r w:rsidR="004A4CAB" w:rsidRPr="00654A8C">
          <w:rPr>
            <w:rFonts w:ascii="Times New Roman" w:hAnsi="Times New Roman" w:cs="Times New Roman"/>
            <w:sz w:val="24"/>
            <w:szCs w:val="24"/>
            <w:rPrChange w:id="3112" w:author="Tima" w:date="2026-01-14T12:30:00Z">
              <w:rPr>
                <w:rFonts w:ascii="Times New Roman" w:hAnsi="Times New Roman" w:cs="Times New Roman"/>
                <w:lang w:val="en-US"/>
              </w:rPr>
            </w:rPrChange>
          </w:rPr>
          <w:t>NFT</w:t>
        </w:r>
        <w:r w:rsidR="004A4CAB" w:rsidRPr="00654A8C">
          <w:rPr>
            <w:rFonts w:ascii="Times New Roman" w:hAnsi="Times New Roman" w:cs="Times New Roman"/>
            <w:sz w:val="24"/>
            <w:szCs w:val="24"/>
            <w:rPrChange w:id="3113" w:author="Tima" w:date="2026-01-14T12:30:00Z">
              <w:rPr>
                <w:rFonts w:ascii="Times New Roman" w:hAnsi="Times New Roman" w:cs="Times New Roman"/>
              </w:rPr>
            </w:rPrChange>
          </w:rPr>
          <w:t>;</w:t>
        </w:r>
      </w:ins>
      <w:ins w:id="3114" w:author="Tima" w:date="2026-01-14T12:02:00Z">
        <w:r w:rsidR="004A4CAB" w:rsidRPr="00654A8C">
          <w:rPr>
            <w:rFonts w:ascii="Times New Roman" w:hAnsi="Times New Roman" w:cs="Times New Roman"/>
            <w:sz w:val="24"/>
            <w:szCs w:val="24"/>
            <w:rPrChange w:id="3115" w:author="Tima" w:date="2026-01-14T12:30:00Z">
              <w:rPr>
                <w:rFonts w:ascii="Times New Roman" w:hAnsi="Times New Roman" w:cs="Times New Roman"/>
              </w:rPr>
            </w:rPrChange>
          </w:rPr>
          <w:t xml:space="preserve"> </w:t>
        </w:r>
      </w:ins>
      <w:ins w:id="3116" w:author="Tima" w:date="2026-01-14T12:05:00Z">
        <w:r w:rsidR="00425D40" w:rsidRPr="00654A8C">
          <w:rPr>
            <w:rFonts w:ascii="Times New Roman" w:hAnsi="Times New Roman" w:cs="Times New Roman"/>
            <w:sz w:val="24"/>
            <w:szCs w:val="24"/>
            <w:rPrChange w:id="3117" w:author="Tima" w:date="2026-01-14T12:30:00Z">
              <w:rPr>
                <w:rFonts w:ascii="Times New Roman" w:hAnsi="Times New Roman" w:cs="Times New Roman"/>
              </w:rPr>
            </w:rPrChange>
          </w:rPr>
          <w:t xml:space="preserve">а </w:t>
        </w:r>
      </w:ins>
      <w:ins w:id="3118" w:author="Tima" w:date="2026-01-14T12:04:00Z">
        <w:r w:rsidR="00425D40" w:rsidRPr="00654A8C">
          <w:rPr>
            <w:rFonts w:ascii="Times New Roman" w:hAnsi="Times New Roman" w:cs="Times New Roman"/>
            <w:sz w:val="24"/>
            <w:szCs w:val="24"/>
            <w:rPrChange w:id="3119" w:author="Tima" w:date="2026-01-14T12:30:00Z">
              <w:rPr>
                <w:rFonts w:ascii="Times New Roman" w:hAnsi="Times New Roman" w:cs="Times New Roman"/>
              </w:rPr>
            </w:rPrChange>
          </w:rPr>
          <w:t>с</w:t>
        </w:r>
      </w:ins>
      <w:ins w:id="3120" w:author="Tima" w:date="2026-01-14T12:02:00Z">
        <w:r w:rsidR="00425D40" w:rsidRPr="00654A8C">
          <w:rPr>
            <w:rFonts w:ascii="Times New Roman" w:hAnsi="Times New Roman" w:cs="Times New Roman"/>
            <w:sz w:val="24"/>
            <w:szCs w:val="24"/>
            <w:rPrChange w:id="3121" w:author="Tima" w:date="2026-01-14T12:30:00Z">
              <w:rPr>
                <w:rFonts w:ascii="Times New Roman" w:hAnsi="Times New Roman" w:cs="Times New Roman"/>
              </w:rPr>
            </w:rPrChange>
          </w:rPr>
          <w:t>ам</w:t>
        </w:r>
      </w:ins>
      <w:ins w:id="3122" w:author="Tima" w:date="2026-01-14T12:04:00Z">
        <w:r w:rsidR="00425D40" w:rsidRPr="00654A8C">
          <w:rPr>
            <w:rFonts w:ascii="Times New Roman" w:hAnsi="Times New Roman" w:cs="Times New Roman"/>
            <w:sz w:val="24"/>
            <w:szCs w:val="24"/>
            <w:rPrChange w:id="3123" w:author="Tima" w:date="2026-01-14T12:30:00Z">
              <w:rPr>
                <w:rFonts w:ascii="Times New Roman" w:hAnsi="Times New Roman" w:cs="Times New Roman"/>
              </w:rPr>
            </w:rPrChange>
          </w:rPr>
          <w:t>а</w:t>
        </w:r>
      </w:ins>
      <w:ins w:id="3124" w:author="Tima" w:date="2026-01-14T12:02:00Z">
        <w:r w:rsidR="004A4CAB" w:rsidRPr="00654A8C">
          <w:rPr>
            <w:rFonts w:ascii="Times New Roman" w:hAnsi="Times New Roman" w:cs="Times New Roman"/>
            <w:sz w:val="24"/>
            <w:szCs w:val="24"/>
            <w:rPrChange w:id="3125" w:author="Tima" w:date="2026-01-14T12:30:00Z">
              <w:rPr>
                <w:rFonts w:ascii="Times New Roman" w:hAnsi="Times New Roman" w:cs="Times New Roman"/>
              </w:rPr>
            </w:rPrChange>
          </w:rPr>
          <w:t xml:space="preserve">я дорогостоящая NFT-коллекция </w:t>
        </w:r>
        <w:proofErr w:type="spellStart"/>
        <w:r w:rsidR="004A4CAB" w:rsidRPr="00654A8C">
          <w:rPr>
            <w:rFonts w:ascii="Times New Roman" w:hAnsi="Times New Roman" w:cs="Times New Roman"/>
            <w:sz w:val="24"/>
            <w:szCs w:val="24"/>
            <w:rPrChange w:id="3126" w:author="Tima" w:date="2026-01-14T12:30:00Z">
              <w:rPr>
                <w:rFonts w:ascii="Times New Roman" w:hAnsi="Times New Roman" w:cs="Times New Roman"/>
                <w:lang w:val="en-US"/>
              </w:rPr>
            </w:rPrChange>
          </w:rPr>
          <w:t>CryptoPunks</w:t>
        </w:r>
        <w:proofErr w:type="spellEnd"/>
        <w:r w:rsidR="004A4CAB" w:rsidRPr="00654A8C">
          <w:rPr>
            <w:rFonts w:ascii="Times New Roman" w:hAnsi="Times New Roman" w:cs="Times New Roman"/>
            <w:sz w:val="24"/>
            <w:szCs w:val="24"/>
            <w:rPrChange w:id="3127" w:author="Tima" w:date="2026-01-14T12:30:00Z">
              <w:rPr>
                <w:rFonts w:ascii="Times New Roman" w:hAnsi="Times New Roman" w:cs="Times New Roman"/>
                <w:lang w:val="en-US"/>
              </w:rPr>
            </w:rPrChange>
          </w:rPr>
          <w:t xml:space="preserve"> </w:t>
        </w:r>
        <w:r w:rsidR="004A4CAB" w:rsidRPr="00654A8C">
          <w:rPr>
            <w:rFonts w:ascii="Times New Roman" w:hAnsi="Times New Roman" w:cs="Times New Roman"/>
            <w:sz w:val="24"/>
            <w:szCs w:val="24"/>
            <w:rPrChange w:id="3128" w:author="Tima" w:date="2026-01-14T12:30:00Z">
              <w:rPr>
                <w:rFonts w:ascii="Times New Roman" w:hAnsi="Times New Roman" w:cs="Times New Roman"/>
              </w:rPr>
            </w:rPrChange>
          </w:rPr>
          <w:t>(9994 штуки) имеет капитализацию в 1 млрд долларов/</w:t>
        </w:r>
      </w:ins>
      <w:ins w:id="3129" w:author="Tima" w:date="2026-01-15T19:15:00Z">
        <w:r w:rsidR="00A12A60">
          <w:rPr>
            <w:rFonts w:ascii="Times New Roman" w:hAnsi="Times New Roman" w:cs="Times New Roman"/>
            <w:sz w:val="24"/>
            <w:szCs w:val="24"/>
          </w:rPr>
          <w:t xml:space="preserve"> </w:t>
        </w:r>
      </w:ins>
      <w:ins w:id="3130" w:author="Tima" w:date="2026-01-14T12:03:00Z">
        <w:r w:rsidR="004A4CAB" w:rsidRPr="00654A8C">
          <w:rPr>
            <w:rFonts w:ascii="Times New Roman" w:hAnsi="Times New Roman" w:cs="Times New Roman"/>
            <w:sz w:val="24"/>
            <w:szCs w:val="24"/>
            <w:rPrChange w:id="3131" w:author="Tima" w:date="2026-01-14T12:30:00Z">
              <w:rPr>
                <w:rFonts w:ascii="Times New Roman" w:hAnsi="Times New Roman" w:cs="Times New Roman"/>
              </w:rPr>
            </w:rPrChange>
          </w:rPr>
          <w:t xml:space="preserve">78,5 млрд рублей или </w:t>
        </w:r>
        <w:r w:rsidR="00425D40" w:rsidRPr="00654A8C">
          <w:rPr>
            <w:rFonts w:ascii="Times New Roman" w:hAnsi="Times New Roman" w:cs="Times New Roman"/>
            <w:sz w:val="24"/>
            <w:szCs w:val="24"/>
            <w:rPrChange w:id="3132" w:author="Tima" w:date="2026-01-14T12:30:00Z">
              <w:rPr>
                <w:rFonts w:ascii="Times New Roman" w:hAnsi="Times New Roman" w:cs="Times New Roman"/>
              </w:rPr>
            </w:rPrChange>
          </w:rPr>
          <w:t>1,5</w:t>
        </w:r>
      </w:ins>
      <w:ins w:id="3133" w:author="Tima" w:date="2026-01-14T12:04:00Z">
        <w:r w:rsidR="00425D40" w:rsidRPr="00654A8C">
          <w:rPr>
            <w:rFonts w:ascii="Times New Roman" w:hAnsi="Times New Roman" w:cs="Times New Roman"/>
            <w:sz w:val="24"/>
            <w:szCs w:val="24"/>
            <w:rPrChange w:id="3134" w:author="Tima" w:date="2026-01-14T12:30:00Z">
              <w:rPr>
                <w:rFonts w:ascii="Times New Roman" w:hAnsi="Times New Roman" w:cs="Times New Roman"/>
              </w:rPr>
            </w:rPrChange>
          </w:rPr>
          <w:t xml:space="preserve">% от общей капитализации </w:t>
        </w:r>
        <w:r w:rsidR="00425D40" w:rsidRPr="00654A8C">
          <w:rPr>
            <w:rFonts w:ascii="Times New Roman" w:hAnsi="Times New Roman" w:cs="Times New Roman"/>
            <w:sz w:val="24"/>
            <w:szCs w:val="24"/>
            <w:rPrChange w:id="3135" w:author="Tima" w:date="2026-01-14T12:30:00Z">
              <w:rPr>
                <w:rFonts w:ascii="Times New Roman" w:hAnsi="Times New Roman" w:cs="Times New Roman"/>
                <w:lang w:val="en-US"/>
              </w:rPr>
            </w:rPrChange>
          </w:rPr>
          <w:t>NFT</w:t>
        </w:r>
        <w:r w:rsidR="00425D40" w:rsidRPr="00654A8C">
          <w:rPr>
            <w:rFonts w:ascii="Times New Roman" w:hAnsi="Times New Roman" w:cs="Times New Roman"/>
            <w:sz w:val="24"/>
            <w:szCs w:val="24"/>
            <w:rPrChange w:id="3136" w:author="Tima" w:date="2026-01-14T12:30:00Z">
              <w:rPr>
                <w:rFonts w:ascii="Times New Roman" w:hAnsi="Times New Roman" w:cs="Times New Roman"/>
              </w:rPr>
            </w:rPrChange>
          </w:rPr>
          <w:t xml:space="preserve">, что </w:t>
        </w:r>
      </w:ins>
      <w:ins w:id="3137" w:author="Tima" w:date="2026-01-15T19:15:00Z">
        <w:r w:rsidR="00A12A60">
          <w:rPr>
            <w:rFonts w:ascii="Times New Roman" w:hAnsi="Times New Roman" w:cs="Times New Roman"/>
            <w:sz w:val="24"/>
            <w:szCs w:val="24"/>
          </w:rPr>
          <w:t>одновременно</w:t>
        </w:r>
      </w:ins>
      <w:ins w:id="3138" w:author="Tima" w:date="2026-01-14T12:04:00Z">
        <w:r w:rsidR="00425D40" w:rsidRPr="00654A8C">
          <w:rPr>
            <w:rFonts w:ascii="Times New Roman" w:hAnsi="Times New Roman" w:cs="Times New Roman"/>
            <w:sz w:val="24"/>
            <w:szCs w:val="24"/>
            <w:rPrChange w:id="3139" w:author="Tima" w:date="2026-01-14T12:30:00Z">
              <w:rPr>
                <w:rFonts w:ascii="Times New Roman" w:hAnsi="Times New Roman" w:cs="Times New Roman"/>
              </w:rPr>
            </w:rPrChange>
          </w:rPr>
          <w:t xml:space="preserve"> говорит об отсутствии монополии на данном рынке в настоящее время.</w:t>
        </w:r>
      </w:ins>
    </w:p>
    <w:p w14:paraId="325D44FD" w14:textId="31D05209" w:rsidR="0038117C" w:rsidRPr="00FA4881" w:rsidRDefault="0038117C">
      <w:pPr>
        <w:spacing w:line="276" w:lineRule="auto"/>
        <w:ind w:firstLine="709"/>
        <w:jc w:val="both"/>
        <w:rPr>
          <w:ins w:id="3140" w:author="Tima" w:date="2026-01-14T11:53:00Z"/>
          <w:rFonts w:ascii="Times New Roman" w:hAnsi="Times New Roman" w:cs="Times New Roman"/>
        </w:rPr>
        <w:pPrChange w:id="3141" w:author="Tima" w:date="2026-01-14T12:30:00Z">
          <w:pPr>
            <w:pStyle w:val="3"/>
            <w:numPr>
              <w:ilvl w:val="2"/>
              <w:numId w:val="39"/>
            </w:numPr>
            <w:ind w:left="2160" w:hanging="180"/>
          </w:pPr>
        </w:pPrChange>
      </w:pPr>
      <w:ins w:id="3142" w:author="Tima" w:date="2026-01-14T12:48:00Z">
        <w:r>
          <w:rPr>
            <w:rFonts w:ascii="Times New Roman" w:hAnsi="Times New Roman" w:cs="Times New Roman"/>
            <w:sz w:val="24"/>
            <w:szCs w:val="24"/>
          </w:rPr>
          <w:t>Вместе с тем, по мнению арт-экспертов</w:t>
        </w:r>
      </w:ins>
      <w:ins w:id="3143" w:author="Tima" w:date="2026-01-14T12:49:00Z">
        <w:r>
          <w:rPr>
            <w:rFonts w:ascii="Times New Roman" w:hAnsi="Times New Roman" w:cs="Times New Roman"/>
            <w:sz w:val="24"/>
            <w:szCs w:val="24"/>
          </w:rPr>
          <w:t>,</w:t>
        </w:r>
      </w:ins>
      <w:ins w:id="3144" w:author="Tima" w:date="2026-01-14T12:48:00Z">
        <w:r>
          <w:rPr>
            <w:rFonts w:ascii="Times New Roman" w:hAnsi="Times New Roman" w:cs="Times New Roman"/>
            <w:sz w:val="24"/>
            <w:szCs w:val="24"/>
          </w:rPr>
          <w:t xml:space="preserve"> объём рынка российских </w:t>
        </w:r>
        <w:r>
          <w:rPr>
            <w:rFonts w:ascii="Times New Roman" w:hAnsi="Times New Roman" w:cs="Times New Roman"/>
            <w:sz w:val="24"/>
            <w:szCs w:val="24"/>
            <w:lang w:val="en-US"/>
          </w:rPr>
          <w:t>NFT</w:t>
        </w:r>
        <w:r>
          <w:rPr>
            <w:rFonts w:ascii="Times New Roman" w:hAnsi="Times New Roman" w:cs="Times New Roman"/>
            <w:sz w:val="24"/>
            <w:szCs w:val="24"/>
          </w:rPr>
          <w:t xml:space="preserve"> к 2030 году</w:t>
        </w:r>
        <w:r w:rsidRPr="00356E26">
          <w:rPr>
            <w:rFonts w:ascii="Times New Roman" w:hAnsi="Times New Roman" w:cs="Times New Roman"/>
            <w:sz w:val="24"/>
            <w:szCs w:val="24"/>
          </w:rPr>
          <w:t xml:space="preserve"> </w:t>
        </w:r>
        <w:r>
          <w:rPr>
            <w:rFonts w:ascii="Times New Roman" w:hAnsi="Times New Roman" w:cs="Times New Roman"/>
            <w:sz w:val="24"/>
            <w:szCs w:val="24"/>
          </w:rPr>
          <w:t>может достичь 10 млрд долларов/</w:t>
        </w:r>
      </w:ins>
      <w:ins w:id="3145" w:author="Tima" w:date="2026-01-14T12:53:00Z">
        <w:r w:rsidR="009436C5">
          <w:rPr>
            <w:rFonts w:ascii="Times New Roman" w:hAnsi="Times New Roman" w:cs="Times New Roman"/>
            <w:sz w:val="24"/>
            <w:szCs w:val="24"/>
          </w:rPr>
          <w:t xml:space="preserve"> </w:t>
        </w:r>
      </w:ins>
      <w:ins w:id="3146" w:author="Tima" w:date="2026-01-14T12:48:00Z">
        <w:r>
          <w:rPr>
            <w:rFonts w:ascii="Times New Roman" w:hAnsi="Times New Roman" w:cs="Times New Roman"/>
            <w:sz w:val="24"/>
            <w:szCs w:val="24"/>
          </w:rPr>
          <w:t>785</w:t>
        </w:r>
      </w:ins>
      <w:ins w:id="3147" w:author="Tima" w:date="2026-01-14T12:53:00Z">
        <w:r w:rsidR="009436C5">
          <w:rPr>
            <w:rFonts w:ascii="Times New Roman" w:hAnsi="Times New Roman" w:cs="Times New Roman"/>
            <w:sz w:val="24"/>
            <w:szCs w:val="24"/>
          </w:rPr>
          <w:t xml:space="preserve"> </w:t>
        </w:r>
      </w:ins>
      <w:ins w:id="3148" w:author="Tima" w:date="2026-01-14T12:48:00Z">
        <w:r>
          <w:rPr>
            <w:rFonts w:ascii="Times New Roman" w:hAnsi="Times New Roman" w:cs="Times New Roman"/>
            <w:sz w:val="24"/>
            <w:szCs w:val="24"/>
          </w:rPr>
          <w:t xml:space="preserve">млрд рублей или 15% от общей капитализации </w:t>
        </w:r>
        <w:r>
          <w:rPr>
            <w:rFonts w:ascii="Times New Roman" w:hAnsi="Times New Roman" w:cs="Times New Roman"/>
            <w:sz w:val="24"/>
            <w:szCs w:val="24"/>
            <w:lang w:val="en-US"/>
          </w:rPr>
          <w:t>NFT</w:t>
        </w:r>
        <w:r w:rsidRPr="00356E26">
          <w:rPr>
            <w:rFonts w:ascii="Times New Roman" w:hAnsi="Times New Roman" w:cs="Times New Roman"/>
            <w:sz w:val="24"/>
            <w:szCs w:val="24"/>
          </w:rPr>
          <w:t xml:space="preserve"> </w:t>
        </w:r>
        <w:r>
          <w:rPr>
            <w:rFonts w:ascii="Times New Roman" w:hAnsi="Times New Roman" w:cs="Times New Roman"/>
            <w:sz w:val="24"/>
            <w:szCs w:val="24"/>
          </w:rPr>
          <w:t>на текущий момент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w:instrText>
        </w:r>
        <w:r w:rsidRPr="0038117C">
          <w:rPr>
            <w:rFonts w:ascii="Times New Roman" w:hAnsi="Times New Roman" w:cs="Times New Roman"/>
            <w:sz w:val="24"/>
            <w:szCs w:val="24"/>
          </w:rPr>
          <w:instrText>https://iz.ru/1289678/sergei-uvarov/art-podgotovka-rynku-nft-v-rossii-sprognozirovali-rost-do-10-mlrd</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sidRPr="00174A47">
          <w:rPr>
            <w:rStyle w:val="af6"/>
            <w:rFonts w:ascii="Times New Roman" w:hAnsi="Times New Roman" w:cs="Times New Roman"/>
            <w:sz w:val="24"/>
            <w:szCs w:val="24"/>
          </w:rPr>
          <w:t>https://iz.ru/1289678/sergei-uvarov/art-podgotovka-rynku-nft-v-rossii-sprognozirovali-rost-do-10-mlrd</w:t>
        </w:r>
        <w:r>
          <w:rPr>
            <w:rFonts w:ascii="Times New Roman" w:hAnsi="Times New Roman" w:cs="Times New Roman"/>
            <w:sz w:val="24"/>
            <w:szCs w:val="24"/>
          </w:rPr>
          <w:fldChar w:fldCharType="end"/>
        </w:r>
        <w:r>
          <w:rPr>
            <w:rFonts w:ascii="Times New Roman" w:hAnsi="Times New Roman" w:cs="Times New Roman"/>
            <w:sz w:val="24"/>
            <w:szCs w:val="24"/>
          </w:rPr>
          <w:t xml:space="preserve"> ).</w:t>
        </w:r>
      </w:ins>
      <w:ins w:id="3149" w:author="Tima" w:date="2026-01-14T12:49:00Z">
        <w:r>
          <w:rPr>
            <w:rFonts w:ascii="Times New Roman" w:hAnsi="Times New Roman" w:cs="Times New Roman"/>
            <w:sz w:val="24"/>
            <w:szCs w:val="24"/>
          </w:rPr>
          <w:t xml:space="preserve"> Например, в 2021 году </w:t>
        </w:r>
      </w:ins>
      <w:ins w:id="3150" w:author="Tima" w:date="2026-01-14T12:50:00Z">
        <w:r>
          <w:rPr>
            <w:rFonts w:ascii="Times New Roman" w:hAnsi="Times New Roman" w:cs="Times New Roman"/>
            <w:sz w:val="24"/>
            <w:szCs w:val="24"/>
          </w:rPr>
          <w:t>Эрмитаж разместил пять цифровых копий</w:t>
        </w:r>
        <w:r w:rsidRPr="0038117C">
          <w:rPr>
            <w:rFonts w:ascii="Times New Roman" w:hAnsi="Times New Roman" w:cs="Times New Roman"/>
            <w:sz w:val="24"/>
            <w:szCs w:val="24"/>
          </w:rPr>
          <w:t xml:space="preserve"> своих шедевров в виде NFT.</w:t>
        </w:r>
        <w:r w:rsidR="009436C5">
          <w:rPr>
            <w:rFonts w:ascii="Times New Roman" w:hAnsi="Times New Roman" w:cs="Times New Roman"/>
            <w:sz w:val="24"/>
            <w:szCs w:val="24"/>
          </w:rPr>
          <w:t xml:space="preserve"> Музей заработал на этом почти 450 тыс</w:t>
        </w:r>
      </w:ins>
      <w:ins w:id="3151" w:author="Tima" w:date="2026-01-14T12:52:00Z">
        <w:r w:rsidR="009436C5">
          <w:rPr>
            <w:rFonts w:ascii="Times New Roman" w:hAnsi="Times New Roman" w:cs="Times New Roman"/>
            <w:sz w:val="24"/>
            <w:szCs w:val="24"/>
          </w:rPr>
          <w:t>яч долларов/</w:t>
        </w:r>
      </w:ins>
      <w:ins w:id="3152" w:author="Tima" w:date="2026-01-15T19:16:00Z">
        <w:r w:rsidR="00A12A60">
          <w:rPr>
            <w:rFonts w:ascii="Times New Roman" w:hAnsi="Times New Roman" w:cs="Times New Roman"/>
            <w:sz w:val="24"/>
            <w:szCs w:val="24"/>
          </w:rPr>
          <w:t xml:space="preserve"> </w:t>
        </w:r>
      </w:ins>
      <w:ins w:id="3153" w:author="Tima" w:date="2026-01-14T12:52:00Z">
        <w:r w:rsidR="009436C5">
          <w:rPr>
            <w:rFonts w:ascii="Times New Roman" w:hAnsi="Times New Roman" w:cs="Times New Roman"/>
            <w:sz w:val="24"/>
            <w:szCs w:val="24"/>
          </w:rPr>
          <w:t>35 млн рублей</w:t>
        </w:r>
      </w:ins>
      <w:ins w:id="3154" w:author="Tima" w:date="2026-01-14T12:50:00Z">
        <w:r w:rsidRPr="0038117C">
          <w:rPr>
            <w:rFonts w:ascii="Times New Roman" w:hAnsi="Times New Roman" w:cs="Times New Roman"/>
            <w:sz w:val="24"/>
            <w:szCs w:val="24"/>
          </w:rPr>
          <w:t>, однако сделку</w:t>
        </w:r>
      </w:ins>
      <w:ins w:id="3155" w:author="Tima" w:date="2026-01-14T12:51:00Z">
        <w:r>
          <w:rPr>
            <w:rFonts w:ascii="Times New Roman" w:hAnsi="Times New Roman" w:cs="Times New Roman"/>
            <w:sz w:val="24"/>
            <w:szCs w:val="24"/>
          </w:rPr>
          <w:t xml:space="preserve"> </w:t>
        </w:r>
        <w:r w:rsidRPr="0038117C">
          <w:rPr>
            <w:rFonts w:ascii="Times New Roman" w:hAnsi="Times New Roman" w:cs="Times New Roman"/>
            <w:sz w:val="24"/>
            <w:szCs w:val="24"/>
          </w:rPr>
          <w:t>пришлось проводить через множество посредников, изобр</w:t>
        </w:r>
        <w:r>
          <w:rPr>
            <w:rFonts w:ascii="Times New Roman" w:hAnsi="Times New Roman" w:cs="Times New Roman"/>
            <w:sz w:val="24"/>
            <w:szCs w:val="24"/>
          </w:rPr>
          <w:t xml:space="preserve">етая сложную юридическую схему, и </w:t>
        </w:r>
        <w:r w:rsidRPr="0038117C">
          <w:rPr>
            <w:rFonts w:ascii="Times New Roman" w:hAnsi="Times New Roman" w:cs="Times New Roman"/>
            <w:sz w:val="24"/>
            <w:szCs w:val="24"/>
          </w:rPr>
          <w:t xml:space="preserve">использовать </w:t>
        </w:r>
        <w:proofErr w:type="spellStart"/>
        <w:r w:rsidRPr="0038117C">
          <w:rPr>
            <w:rFonts w:ascii="Times New Roman" w:hAnsi="Times New Roman" w:cs="Times New Roman"/>
            <w:sz w:val="24"/>
            <w:szCs w:val="24"/>
          </w:rPr>
          <w:t>криптовалюту</w:t>
        </w:r>
        <w:proofErr w:type="spellEnd"/>
        <w:r w:rsidRPr="0038117C">
          <w:rPr>
            <w:rFonts w:ascii="Times New Roman" w:hAnsi="Times New Roman" w:cs="Times New Roman"/>
            <w:sz w:val="24"/>
            <w:szCs w:val="24"/>
          </w:rPr>
          <w:t xml:space="preserve"> государственное учреждение </w:t>
        </w:r>
      </w:ins>
      <w:ins w:id="3156" w:author="Tima" w:date="2026-01-15T19:16:00Z">
        <w:r w:rsidR="00A12A60">
          <w:rPr>
            <w:rFonts w:ascii="Times New Roman" w:hAnsi="Times New Roman" w:cs="Times New Roman"/>
            <w:sz w:val="24"/>
            <w:szCs w:val="24"/>
          </w:rPr>
          <w:t>до сих пор</w:t>
        </w:r>
      </w:ins>
      <w:ins w:id="3157" w:author="Tima" w:date="2026-01-14T12:51:00Z">
        <w:r w:rsidRPr="0038117C">
          <w:rPr>
            <w:rFonts w:ascii="Times New Roman" w:hAnsi="Times New Roman" w:cs="Times New Roman"/>
            <w:sz w:val="24"/>
            <w:szCs w:val="24"/>
          </w:rPr>
          <w:t xml:space="preserve"> не может.</w:t>
        </w:r>
      </w:ins>
    </w:p>
    <w:p w14:paraId="1149DE52" w14:textId="447543CD" w:rsidR="004A4CAB" w:rsidRPr="00FA4881" w:rsidRDefault="00425D40">
      <w:pPr>
        <w:spacing w:line="276" w:lineRule="auto"/>
        <w:ind w:firstLine="709"/>
        <w:jc w:val="both"/>
        <w:rPr>
          <w:ins w:id="3158" w:author="Tima" w:date="2026-01-14T11:30:00Z"/>
          <w:rFonts w:ascii="Times New Roman" w:hAnsi="Times New Roman" w:cs="Times New Roman"/>
        </w:rPr>
        <w:pPrChange w:id="3159" w:author="Tima" w:date="2026-01-14T12:30:00Z">
          <w:pPr>
            <w:pStyle w:val="3"/>
            <w:numPr>
              <w:ilvl w:val="2"/>
              <w:numId w:val="39"/>
            </w:numPr>
            <w:ind w:left="2160" w:hanging="180"/>
          </w:pPr>
        </w:pPrChange>
      </w:pPr>
      <w:ins w:id="3160" w:author="Tima" w:date="2026-01-14T12:05:00Z">
        <w:r w:rsidRPr="00654A8C">
          <w:rPr>
            <w:rFonts w:ascii="Times New Roman" w:hAnsi="Times New Roman" w:cs="Times New Roman"/>
            <w:sz w:val="24"/>
            <w:szCs w:val="24"/>
            <w:rPrChange w:id="3161" w:author="Tima" w:date="2026-01-14T12:30:00Z">
              <w:rPr>
                <w:rFonts w:ascii="Times New Roman" w:hAnsi="Times New Roman" w:cs="Times New Roman"/>
              </w:rPr>
            </w:rPrChange>
          </w:rPr>
          <w:t>Следует отметить</w:t>
        </w:r>
      </w:ins>
      <w:ins w:id="3162" w:author="Tima" w:date="2026-01-14T11:53:00Z">
        <w:r w:rsidR="004A4CAB" w:rsidRPr="00654A8C">
          <w:rPr>
            <w:rFonts w:ascii="Times New Roman" w:hAnsi="Times New Roman" w:cs="Times New Roman"/>
            <w:sz w:val="24"/>
            <w:szCs w:val="24"/>
            <w:rPrChange w:id="3163" w:author="Tima" w:date="2026-01-14T12:30:00Z">
              <w:rPr>
                <w:rFonts w:ascii="Times New Roman" w:hAnsi="Times New Roman" w:cs="Times New Roman"/>
              </w:rPr>
            </w:rPrChange>
          </w:rPr>
          <w:t>,</w:t>
        </w:r>
      </w:ins>
      <w:ins w:id="3164" w:author="Tima" w:date="2026-01-14T12:06:00Z">
        <w:r w:rsidRPr="00654A8C">
          <w:rPr>
            <w:rFonts w:ascii="Times New Roman" w:hAnsi="Times New Roman" w:cs="Times New Roman"/>
            <w:sz w:val="24"/>
            <w:szCs w:val="24"/>
            <w:rPrChange w:id="3165" w:author="Tima" w:date="2026-01-14T12:30:00Z">
              <w:rPr>
                <w:rFonts w:ascii="Times New Roman" w:hAnsi="Times New Roman" w:cs="Times New Roman"/>
              </w:rPr>
            </w:rPrChange>
          </w:rPr>
          <w:t xml:space="preserve"> что</w:t>
        </w:r>
      </w:ins>
      <w:ins w:id="3166" w:author="Tima" w:date="2026-01-14T11:53:00Z">
        <w:r w:rsidR="004A4CAB" w:rsidRPr="00654A8C">
          <w:rPr>
            <w:rFonts w:ascii="Times New Roman" w:hAnsi="Times New Roman" w:cs="Times New Roman"/>
            <w:sz w:val="24"/>
            <w:szCs w:val="24"/>
            <w:rPrChange w:id="3167" w:author="Tima" w:date="2026-01-14T12:30:00Z">
              <w:rPr>
                <w:rFonts w:ascii="Times New Roman" w:hAnsi="Times New Roman" w:cs="Times New Roman"/>
              </w:rPr>
            </w:rPrChange>
          </w:rPr>
          <w:t xml:space="preserve"> Банк России внимательно относится к новым инструментам и </w:t>
        </w:r>
      </w:ins>
      <w:ins w:id="3168" w:author="Tima" w:date="2026-01-14T12:06:00Z">
        <w:r w:rsidRPr="00654A8C">
          <w:rPr>
            <w:rFonts w:ascii="Times New Roman" w:hAnsi="Times New Roman" w:cs="Times New Roman"/>
            <w:sz w:val="24"/>
            <w:szCs w:val="24"/>
            <w:rPrChange w:id="3169" w:author="Tima" w:date="2026-01-14T12:30:00Z">
              <w:rPr>
                <w:rFonts w:ascii="Times New Roman" w:hAnsi="Times New Roman" w:cs="Times New Roman"/>
              </w:rPr>
            </w:rPrChange>
          </w:rPr>
          <w:t xml:space="preserve">уже </w:t>
        </w:r>
      </w:ins>
      <w:ins w:id="3170" w:author="Tima" w:date="2026-01-14T11:53:00Z">
        <w:r w:rsidR="004A4CAB" w:rsidRPr="00654A8C">
          <w:rPr>
            <w:rFonts w:ascii="Times New Roman" w:hAnsi="Times New Roman" w:cs="Times New Roman"/>
            <w:sz w:val="24"/>
            <w:szCs w:val="24"/>
            <w:rPrChange w:id="3171" w:author="Tima" w:date="2026-01-14T12:30:00Z">
              <w:rPr>
                <w:rFonts w:ascii="Times New Roman" w:hAnsi="Times New Roman" w:cs="Times New Roman"/>
              </w:rPr>
            </w:rPrChange>
          </w:rPr>
          <w:t xml:space="preserve">подготовил </w:t>
        </w:r>
      </w:ins>
      <w:ins w:id="3172" w:author="Tima" w:date="2026-01-14T12:07:00Z">
        <w:r w:rsidRPr="00654A8C">
          <w:rPr>
            <w:rFonts w:ascii="Times New Roman" w:hAnsi="Times New Roman" w:cs="Times New Roman"/>
            <w:sz w:val="24"/>
            <w:szCs w:val="24"/>
            <w:rPrChange w:id="3173" w:author="Tima" w:date="2026-01-14T12:30:00Z">
              <w:rPr>
                <w:rFonts w:ascii="Times New Roman" w:hAnsi="Times New Roman" w:cs="Times New Roman"/>
              </w:rPr>
            </w:rPrChange>
          </w:rPr>
          <w:t xml:space="preserve">концепцию по регулированию </w:t>
        </w:r>
        <w:proofErr w:type="spellStart"/>
        <w:r w:rsidRPr="00654A8C">
          <w:rPr>
            <w:rFonts w:ascii="Times New Roman" w:hAnsi="Times New Roman" w:cs="Times New Roman"/>
            <w:sz w:val="24"/>
            <w:szCs w:val="24"/>
            <w:rPrChange w:id="3174" w:author="Tima" w:date="2026-01-14T12:30:00Z">
              <w:rPr>
                <w:rFonts w:ascii="Times New Roman" w:hAnsi="Times New Roman" w:cs="Times New Roman"/>
              </w:rPr>
            </w:rPrChange>
          </w:rPr>
          <w:t>криптовалют</w:t>
        </w:r>
        <w:proofErr w:type="spellEnd"/>
        <w:r w:rsidRPr="00654A8C">
          <w:rPr>
            <w:rFonts w:ascii="Times New Roman" w:hAnsi="Times New Roman" w:cs="Times New Roman"/>
            <w:sz w:val="24"/>
            <w:szCs w:val="24"/>
            <w:rPrChange w:id="3175" w:author="Tima" w:date="2026-01-14T12:30:00Z">
              <w:rPr>
                <w:rFonts w:ascii="Times New Roman" w:hAnsi="Times New Roman" w:cs="Times New Roman"/>
              </w:rPr>
            </w:rPrChange>
          </w:rPr>
          <w:t xml:space="preserve"> на российском рынке</w:t>
        </w:r>
      </w:ins>
      <w:ins w:id="3176" w:author="Tima" w:date="2026-01-14T12:06:00Z">
        <w:r w:rsidRPr="00654A8C">
          <w:rPr>
            <w:rFonts w:ascii="Times New Roman" w:hAnsi="Times New Roman" w:cs="Times New Roman"/>
            <w:sz w:val="24"/>
            <w:szCs w:val="24"/>
            <w:rPrChange w:id="3177" w:author="Tima" w:date="2026-01-14T12:30:00Z">
              <w:rPr>
                <w:rFonts w:ascii="Times New Roman" w:hAnsi="Times New Roman" w:cs="Times New Roman"/>
              </w:rPr>
            </w:rPrChange>
          </w:rPr>
          <w:t xml:space="preserve"> (</w:t>
        </w:r>
      </w:ins>
      <w:ins w:id="3178" w:author="Tima" w:date="2026-01-14T13:00:00Z">
        <w:r w:rsidR="00A72294">
          <w:rPr>
            <w:rFonts w:ascii="Times New Roman" w:hAnsi="Times New Roman" w:cs="Times New Roman"/>
            <w:sz w:val="24"/>
            <w:szCs w:val="24"/>
          </w:rPr>
          <w:fldChar w:fldCharType="begin"/>
        </w:r>
        <w:r w:rsidR="00A72294">
          <w:rPr>
            <w:rFonts w:ascii="Times New Roman" w:hAnsi="Times New Roman" w:cs="Times New Roman"/>
            <w:sz w:val="24"/>
            <w:szCs w:val="24"/>
          </w:rPr>
          <w:instrText xml:space="preserve"> HYPERLINK "</w:instrText>
        </w:r>
      </w:ins>
      <w:ins w:id="3179" w:author="Tima" w:date="2026-01-14T12:06:00Z">
        <w:r w:rsidR="00A72294" w:rsidRPr="00A72294">
          <w:rPr>
            <w:rPrChange w:id="3180" w:author="Tima" w:date="2026-01-14T13:00:00Z">
              <w:rPr>
                <w:rStyle w:val="af6"/>
                <w:rFonts w:ascii="Times New Roman" w:hAnsi="Times New Roman" w:cs="Times New Roman"/>
              </w:rPr>
            </w:rPrChange>
          </w:rPr>
          <w:instrText>https://cbr.ru/press/event/?id=2821</w:instrText>
        </w:r>
      </w:ins>
      <w:ins w:id="3181" w:author="Tima" w:date="2026-01-14T13:00:00Z">
        <w:r w:rsidR="00A72294">
          <w:rPr>
            <w:rFonts w:ascii="Times New Roman" w:hAnsi="Times New Roman" w:cs="Times New Roman"/>
            <w:sz w:val="24"/>
            <w:szCs w:val="24"/>
          </w:rPr>
          <w:instrText xml:space="preserve">3" </w:instrText>
        </w:r>
        <w:r w:rsidR="00A72294">
          <w:rPr>
            <w:rFonts w:ascii="Times New Roman" w:hAnsi="Times New Roman" w:cs="Times New Roman"/>
            <w:sz w:val="24"/>
            <w:szCs w:val="24"/>
          </w:rPr>
          <w:fldChar w:fldCharType="separate"/>
        </w:r>
      </w:ins>
      <w:ins w:id="3182" w:author="Tima" w:date="2026-01-14T12:06:00Z">
        <w:r w:rsidR="00A72294" w:rsidRPr="00174A47">
          <w:rPr>
            <w:rStyle w:val="af6"/>
            <w:rFonts w:ascii="Times New Roman" w:hAnsi="Times New Roman" w:cs="Times New Roman"/>
            <w:sz w:val="24"/>
            <w:szCs w:val="24"/>
            <w:rPrChange w:id="3183" w:author="Tima" w:date="2026-01-14T13:00:00Z">
              <w:rPr>
                <w:rStyle w:val="af6"/>
                <w:rFonts w:ascii="Times New Roman" w:hAnsi="Times New Roman" w:cs="Times New Roman"/>
              </w:rPr>
            </w:rPrChange>
          </w:rPr>
          <w:t>https://cbr.ru/press/event/?id=2821</w:t>
        </w:r>
      </w:ins>
      <w:ins w:id="3184" w:author="Tima" w:date="2026-01-14T13:00:00Z">
        <w:r w:rsidR="00A72294" w:rsidRPr="00174A47">
          <w:rPr>
            <w:rStyle w:val="af6"/>
            <w:rFonts w:ascii="Times New Roman" w:hAnsi="Times New Roman" w:cs="Times New Roman"/>
            <w:sz w:val="24"/>
            <w:szCs w:val="24"/>
          </w:rPr>
          <w:t>3</w:t>
        </w:r>
        <w:r w:rsidR="00A72294">
          <w:rPr>
            <w:rFonts w:ascii="Times New Roman" w:hAnsi="Times New Roman" w:cs="Times New Roman"/>
            <w:sz w:val="24"/>
            <w:szCs w:val="24"/>
          </w:rPr>
          <w:fldChar w:fldCharType="end"/>
        </w:r>
        <w:r w:rsidR="00A72294">
          <w:rPr>
            <w:rFonts w:ascii="Times New Roman" w:hAnsi="Times New Roman" w:cs="Times New Roman"/>
            <w:sz w:val="24"/>
            <w:szCs w:val="24"/>
          </w:rPr>
          <w:t xml:space="preserve"> </w:t>
        </w:r>
      </w:ins>
      <w:ins w:id="3185" w:author="Tima" w:date="2026-01-14T12:06:00Z">
        <w:r w:rsidRPr="00654A8C">
          <w:rPr>
            <w:rFonts w:ascii="Times New Roman" w:hAnsi="Times New Roman" w:cs="Times New Roman"/>
            <w:sz w:val="24"/>
            <w:szCs w:val="24"/>
            <w:rPrChange w:id="3186" w:author="Tima" w:date="2026-01-14T12:30:00Z">
              <w:rPr>
                <w:rFonts w:ascii="Times New Roman" w:hAnsi="Times New Roman" w:cs="Times New Roman"/>
              </w:rPr>
            </w:rPrChange>
          </w:rPr>
          <w:t>)</w:t>
        </w:r>
      </w:ins>
      <w:ins w:id="3187" w:author="Tima" w:date="2026-01-14T12:07:00Z">
        <w:r w:rsidRPr="00654A8C">
          <w:rPr>
            <w:rFonts w:ascii="Times New Roman" w:hAnsi="Times New Roman" w:cs="Times New Roman"/>
            <w:sz w:val="24"/>
            <w:szCs w:val="24"/>
            <w:rPrChange w:id="3188" w:author="Tima" w:date="2026-01-14T12:30:00Z">
              <w:rPr>
                <w:rFonts w:ascii="Times New Roman" w:hAnsi="Times New Roman" w:cs="Times New Roman"/>
              </w:rPr>
            </w:rPrChange>
          </w:rPr>
          <w:t>, которая предусматривает подготовку законодательной базы до 1 июля 2026 года,</w:t>
        </w:r>
      </w:ins>
      <w:ins w:id="3189" w:author="Tima" w:date="2026-01-14T12:09:00Z">
        <w:r w:rsidRPr="00654A8C">
          <w:rPr>
            <w:rFonts w:ascii="Times New Roman" w:hAnsi="Times New Roman" w:cs="Times New Roman"/>
            <w:sz w:val="24"/>
            <w:szCs w:val="24"/>
            <w:rPrChange w:id="3190" w:author="Tima" w:date="2026-01-14T12:30:00Z">
              <w:rPr>
                <w:rFonts w:ascii="Times New Roman" w:hAnsi="Times New Roman" w:cs="Times New Roman"/>
              </w:rPr>
            </w:rPrChange>
          </w:rPr>
          <w:t xml:space="preserve"> а</w:t>
        </w:r>
      </w:ins>
      <w:ins w:id="3191" w:author="Tima" w:date="2026-01-14T12:07:00Z">
        <w:r w:rsidRPr="00654A8C">
          <w:rPr>
            <w:rFonts w:ascii="Times New Roman" w:hAnsi="Times New Roman" w:cs="Times New Roman"/>
            <w:sz w:val="24"/>
            <w:szCs w:val="24"/>
            <w:rPrChange w:id="3192" w:author="Tima" w:date="2026-01-14T12:30:00Z">
              <w:rPr>
                <w:rFonts w:ascii="Times New Roman" w:hAnsi="Times New Roman" w:cs="Times New Roman"/>
              </w:rPr>
            </w:rPrChange>
          </w:rPr>
          <w:t xml:space="preserve"> с 1 июля 2027 года рынок </w:t>
        </w:r>
        <w:proofErr w:type="spellStart"/>
        <w:r w:rsidRPr="00654A8C">
          <w:rPr>
            <w:rFonts w:ascii="Times New Roman" w:hAnsi="Times New Roman" w:cs="Times New Roman"/>
            <w:sz w:val="24"/>
            <w:szCs w:val="24"/>
            <w:rPrChange w:id="3193" w:author="Tima" w:date="2026-01-14T12:30:00Z">
              <w:rPr>
                <w:rFonts w:ascii="Times New Roman" w:hAnsi="Times New Roman" w:cs="Times New Roman"/>
              </w:rPr>
            </w:rPrChange>
          </w:rPr>
          <w:t>криптовалют</w:t>
        </w:r>
        <w:proofErr w:type="spellEnd"/>
        <w:r w:rsidRPr="00654A8C">
          <w:rPr>
            <w:rFonts w:ascii="Times New Roman" w:hAnsi="Times New Roman" w:cs="Times New Roman"/>
            <w:sz w:val="24"/>
            <w:szCs w:val="24"/>
            <w:rPrChange w:id="3194" w:author="Tima" w:date="2026-01-14T12:30:00Z">
              <w:rPr>
                <w:rFonts w:ascii="Times New Roman" w:hAnsi="Times New Roman" w:cs="Times New Roman"/>
              </w:rPr>
            </w:rPrChange>
          </w:rPr>
          <w:t xml:space="preserve"> </w:t>
        </w:r>
      </w:ins>
      <w:ins w:id="3195" w:author="Tima" w:date="2026-01-14T12:08:00Z">
        <w:r w:rsidRPr="00654A8C">
          <w:rPr>
            <w:rFonts w:ascii="Times New Roman" w:hAnsi="Times New Roman" w:cs="Times New Roman"/>
            <w:sz w:val="24"/>
            <w:szCs w:val="24"/>
            <w:rPrChange w:id="3196" w:author="Tima" w:date="2026-01-14T12:30:00Z">
              <w:rPr>
                <w:rFonts w:ascii="Times New Roman" w:hAnsi="Times New Roman" w:cs="Times New Roman"/>
              </w:rPr>
            </w:rPrChange>
          </w:rPr>
          <w:t>будет фактически приравнен к банковской деятельности</w:t>
        </w:r>
      </w:ins>
      <w:ins w:id="3197" w:author="Tima" w:date="2026-01-15T19:17:00Z">
        <w:r w:rsidR="00A12A60">
          <w:rPr>
            <w:rFonts w:ascii="Times New Roman" w:hAnsi="Times New Roman" w:cs="Times New Roman"/>
            <w:sz w:val="24"/>
            <w:szCs w:val="24"/>
          </w:rPr>
          <w:t>, по крайней мере</w:t>
        </w:r>
      </w:ins>
      <w:ins w:id="3198" w:author="Tima" w:date="2026-01-14T12:08:00Z">
        <w:r w:rsidRPr="00654A8C">
          <w:rPr>
            <w:rFonts w:ascii="Times New Roman" w:hAnsi="Times New Roman" w:cs="Times New Roman"/>
            <w:sz w:val="24"/>
            <w:szCs w:val="24"/>
            <w:rPrChange w:id="3199" w:author="Tima" w:date="2026-01-14T12:30:00Z">
              <w:rPr>
                <w:rFonts w:ascii="Times New Roman" w:hAnsi="Times New Roman" w:cs="Times New Roman"/>
              </w:rPr>
            </w:rPrChange>
          </w:rPr>
          <w:t xml:space="preserve"> в части ответственности за нелегальную деятельность</w:t>
        </w:r>
      </w:ins>
      <w:ins w:id="3200" w:author="Tima" w:date="2026-01-14T12:07:00Z">
        <w:r w:rsidRPr="00654A8C">
          <w:rPr>
            <w:rFonts w:ascii="Times New Roman" w:hAnsi="Times New Roman" w:cs="Times New Roman"/>
            <w:sz w:val="24"/>
            <w:szCs w:val="24"/>
            <w:rPrChange w:id="3201" w:author="Tima" w:date="2026-01-14T12:30:00Z">
              <w:rPr>
                <w:rFonts w:ascii="Times New Roman" w:hAnsi="Times New Roman" w:cs="Times New Roman"/>
              </w:rPr>
            </w:rPrChange>
          </w:rPr>
          <w:t>.</w:t>
        </w:r>
      </w:ins>
      <w:ins w:id="3202" w:author="Tima" w:date="2026-01-14T12:10:00Z">
        <w:r w:rsidRPr="00654A8C">
          <w:rPr>
            <w:rFonts w:ascii="Times New Roman" w:hAnsi="Times New Roman" w:cs="Times New Roman"/>
            <w:sz w:val="24"/>
            <w:szCs w:val="24"/>
            <w:rPrChange w:id="3203" w:author="Tima" w:date="2026-01-14T12:30:00Z">
              <w:rPr>
                <w:rFonts w:ascii="Times New Roman" w:hAnsi="Times New Roman" w:cs="Times New Roman"/>
              </w:rPr>
            </w:rPrChange>
          </w:rPr>
          <w:t xml:space="preserve"> </w:t>
        </w:r>
      </w:ins>
      <w:ins w:id="3204" w:author="Tima" w:date="2026-01-15T19:17:00Z">
        <w:r w:rsidR="00A12A60">
          <w:rPr>
            <w:rFonts w:ascii="Times New Roman" w:hAnsi="Times New Roman" w:cs="Times New Roman"/>
            <w:sz w:val="24"/>
            <w:szCs w:val="24"/>
          </w:rPr>
          <w:t>Н</w:t>
        </w:r>
      </w:ins>
      <w:ins w:id="3205" w:author="Tima" w:date="2026-01-14T12:10:00Z">
        <w:r w:rsidRPr="00654A8C">
          <w:rPr>
            <w:rFonts w:ascii="Times New Roman" w:hAnsi="Times New Roman" w:cs="Times New Roman"/>
            <w:sz w:val="24"/>
            <w:szCs w:val="24"/>
            <w:rPrChange w:id="3206" w:author="Tima" w:date="2026-01-14T12:30:00Z">
              <w:rPr>
                <w:rFonts w:ascii="Times New Roman" w:hAnsi="Times New Roman" w:cs="Times New Roman"/>
              </w:rPr>
            </w:rPrChange>
          </w:rPr>
          <w:t xml:space="preserve">овое регулирование </w:t>
        </w:r>
      </w:ins>
      <w:ins w:id="3207" w:author="Tima" w:date="2026-01-15T19:17:00Z">
        <w:r w:rsidR="00A12A60">
          <w:rPr>
            <w:rFonts w:ascii="Times New Roman" w:hAnsi="Times New Roman" w:cs="Times New Roman"/>
            <w:sz w:val="24"/>
            <w:szCs w:val="24"/>
          </w:rPr>
          <w:t xml:space="preserve">также </w:t>
        </w:r>
      </w:ins>
      <w:ins w:id="3208" w:author="Tima" w:date="2026-01-14T12:10:00Z">
        <w:r w:rsidRPr="00654A8C">
          <w:rPr>
            <w:rFonts w:ascii="Times New Roman" w:hAnsi="Times New Roman" w:cs="Times New Roman"/>
            <w:sz w:val="24"/>
            <w:szCs w:val="24"/>
            <w:rPrChange w:id="3209" w:author="Tima" w:date="2026-01-14T12:30:00Z">
              <w:rPr>
                <w:rFonts w:ascii="Times New Roman" w:hAnsi="Times New Roman" w:cs="Times New Roman"/>
              </w:rPr>
            </w:rPrChange>
          </w:rPr>
          <w:t>затронет рынок цифровых финансовых активов (ЦФА). Оборот ЦФА и иных российских цифровых прав (утилитарных, гибридных) будет разрешен в открытых сетях, что позволит эмитентам свободно привлекать инвестиции из-за рубежа.</w:t>
        </w:r>
      </w:ins>
    </w:p>
    <w:p w14:paraId="5EE51848" w14:textId="0445964A" w:rsidR="00842BE7" w:rsidRPr="00FA4881" w:rsidRDefault="00D506EA">
      <w:pPr>
        <w:spacing w:line="276" w:lineRule="auto"/>
        <w:ind w:firstLine="709"/>
        <w:jc w:val="both"/>
        <w:rPr>
          <w:ins w:id="3210" w:author="Tima" w:date="2026-01-14T12:24:00Z"/>
          <w:rFonts w:ascii="Times New Roman" w:hAnsi="Times New Roman" w:cs="Times New Roman"/>
        </w:rPr>
        <w:pPrChange w:id="3211" w:author="Tima" w:date="2026-01-14T12:30:00Z">
          <w:pPr>
            <w:pStyle w:val="3"/>
            <w:numPr>
              <w:ilvl w:val="2"/>
              <w:numId w:val="39"/>
            </w:numPr>
            <w:ind w:left="2160" w:hanging="180"/>
          </w:pPr>
        </w:pPrChange>
      </w:pPr>
      <w:ins w:id="3212" w:author="Tima" w:date="2026-01-14T12:15:00Z">
        <w:r w:rsidRPr="00654A8C">
          <w:rPr>
            <w:rFonts w:ascii="Times New Roman" w:hAnsi="Times New Roman" w:cs="Times New Roman"/>
            <w:sz w:val="24"/>
            <w:szCs w:val="24"/>
            <w:rPrChange w:id="3213" w:author="Tima" w:date="2026-01-14T12:30:00Z">
              <w:rPr>
                <w:rFonts w:ascii="Times New Roman" w:hAnsi="Times New Roman" w:cs="Times New Roman"/>
              </w:rPr>
            </w:rPrChange>
          </w:rPr>
          <w:t>В мировой практике</w:t>
        </w:r>
      </w:ins>
      <w:ins w:id="3214" w:author="Tima" w:date="2026-01-14T12:20:00Z">
        <w:r w:rsidRPr="00654A8C">
          <w:rPr>
            <w:rFonts w:ascii="Times New Roman" w:hAnsi="Times New Roman" w:cs="Times New Roman"/>
            <w:sz w:val="24"/>
            <w:szCs w:val="24"/>
            <w:rPrChange w:id="3215" w:author="Tima" w:date="2026-01-14T12:30:00Z">
              <w:rPr>
                <w:rFonts w:ascii="Times New Roman" w:hAnsi="Times New Roman" w:cs="Times New Roman"/>
              </w:rPr>
            </w:rPrChange>
          </w:rPr>
          <w:t xml:space="preserve"> нет сервиса</w:t>
        </w:r>
      </w:ins>
      <w:ins w:id="3216" w:author="Tima" w:date="2026-01-14T12:21:00Z">
        <w:r w:rsidRPr="00654A8C">
          <w:rPr>
            <w:rFonts w:ascii="Times New Roman" w:hAnsi="Times New Roman" w:cs="Times New Roman"/>
            <w:sz w:val="24"/>
            <w:szCs w:val="24"/>
            <w:rPrChange w:id="3217" w:author="Tima" w:date="2026-01-14T12:30:00Z">
              <w:rPr>
                <w:rFonts w:ascii="Times New Roman" w:hAnsi="Times New Roman" w:cs="Times New Roman"/>
              </w:rPr>
            </w:rPrChange>
          </w:rPr>
          <w:t>, аналогичного предлагаемому в данной работе. В п.1.1 упомянуты</w:t>
        </w:r>
      </w:ins>
      <w:ins w:id="3218" w:author="Tima" w:date="2026-01-14T12:15:00Z">
        <w:r w:rsidRPr="00654A8C">
          <w:rPr>
            <w:rFonts w:ascii="Times New Roman" w:hAnsi="Times New Roman" w:cs="Times New Roman"/>
            <w:sz w:val="24"/>
            <w:szCs w:val="24"/>
            <w:rPrChange w:id="3219" w:author="Tima" w:date="2026-01-14T12:30:00Z">
              <w:rPr>
                <w:rFonts w:ascii="Times New Roman" w:hAnsi="Times New Roman" w:cs="Times New Roman"/>
              </w:rPr>
            </w:rPrChange>
          </w:rPr>
          <w:t xml:space="preserve"> 2 случая </w:t>
        </w:r>
      </w:ins>
      <w:ins w:id="3220" w:author="Tima" w:date="2026-01-14T12:16:00Z">
        <w:r w:rsidRPr="00654A8C">
          <w:rPr>
            <w:rFonts w:ascii="Times New Roman" w:hAnsi="Times New Roman" w:cs="Times New Roman"/>
            <w:sz w:val="24"/>
            <w:szCs w:val="24"/>
            <w:rPrChange w:id="3221" w:author="Tima" w:date="2026-01-14T12:30:00Z">
              <w:rPr>
                <w:rFonts w:ascii="Times New Roman" w:hAnsi="Times New Roman" w:cs="Times New Roman"/>
              </w:rPr>
            </w:rPrChange>
          </w:rPr>
          <w:t xml:space="preserve">коллективного инвестирования в </w:t>
        </w:r>
        <w:r w:rsidRPr="00654A8C">
          <w:rPr>
            <w:rFonts w:ascii="Times New Roman" w:hAnsi="Times New Roman" w:cs="Times New Roman"/>
            <w:sz w:val="24"/>
            <w:szCs w:val="24"/>
            <w:rPrChange w:id="3222" w:author="Tima" w:date="2026-01-14T12:30:00Z">
              <w:rPr>
                <w:rFonts w:ascii="Times New Roman" w:hAnsi="Times New Roman" w:cs="Times New Roman"/>
                <w:lang w:val="en-US"/>
              </w:rPr>
            </w:rPrChange>
          </w:rPr>
          <w:t>NFT</w:t>
        </w:r>
      </w:ins>
      <w:ins w:id="3223" w:author="Tima" w:date="2026-01-14T12:17:00Z">
        <w:r w:rsidRPr="00654A8C">
          <w:rPr>
            <w:rFonts w:ascii="Times New Roman" w:hAnsi="Times New Roman" w:cs="Times New Roman"/>
            <w:sz w:val="24"/>
            <w:szCs w:val="24"/>
            <w:rPrChange w:id="3224" w:author="Tima" w:date="2026-01-14T12:30:00Z">
              <w:rPr>
                <w:rFonts w:ascii="Times New Roman" w:hAnsi="Times New Roman" w:cs="Times New Roman"/>
                <w:lang w:val="en-US"/>
              </w:rPr>
            </w:rPrChange>
          </w:rPr>
          <w:t xml:space="preserve"> </w:t>
        </w:r>
      </w:ins>
      <w:ins w:id="3225" w:author="Tima" w:date="2026-01-14T15:57:00Z">
        <w:r w:rsidR="0056510B">
          <w:rPr>
            <w:rFonts w:ascii="Times New Roman" w:hAnsi="Times New Roman" w:cs="Times New Roman"/>
            <w:sz w:val="24"/>
            <w:szCs w:val="24"/>
          </w:rPr>
          <w:t xml:space="preserve">от </w:t>
        </w:r>
      </w:ins>
      <w:ins w:id="3226" w:author="Tima" w:date="2026-01-14T12:17:00Z">
        <w:r w:rsidRPr="00654A8C">
          <w:rPr>
            <w:rFonts w:ascii="Times New Roman" w:hAnsi="Times New Roman" w:cs="Times New Roman"/>
            <w:sz w:val="24"/>
            <w:szCs w:val="24"/>
            <w:rPrChange w:id="3227" w:author="Tima" w:date="2026-01-14T12:30:00Z">
              <w:rPr>
                <w:rFonts w:ascii="Times New Roman" w:hAnsi="Times New Roman" w:cs="Times New Roman"/>
              </w:rPr>
            </w:rPrChange>
          </w:rPr>
          <w:t xml:space="preserve">израильской </w:t>
        </w:r>
        <w:r w:rsidR="0056510B">
          <w:rPr>
            <w:rFonts w:ascii="Times New Roman" w:hAnsi="Times New Roman" w:cs="Times New Roman"/>
            <w:sz w:val="24"/>
            <w:szCs w:val="24"/>
            <w:rPrChange w:id="3228" w:author="Tima" w:date="2026-01-14T12:30:00Z">
              <w:rPr>
                <w:rFonts w:ascii="Times New Roman" w:hAnsi="Times New Roman" w:cs="Times New Roman"/>
              </w:rPr>
            </w:rPrChange>
          </w:rPr>
          <w:t>компании</w:t>
        </w:r>
        <w:r w:rsidRPr="00654A8C">
          <w:rPr>
            <w:rFonts w:ascii="Times New Roman" w:hAnsi="Times New Roman" w:cs="Times New Roman"/>
            <w:sz w:val="24"/>
            <w:szCs w:val="24"/>
            <w:rPrChange w:id="3229" w:author="Tima" w:date="2026-01-14T12:30:00Z">
              <w:rPr>
                <w:rFonts w:ascii="Times New Roman" w:hAnsi="Times New Roman" w:cs="Times New Roman"/>
              </w:rPr>
            </w:rPrChange>
          </w:rPr>
          <w:t xml:space="preserve"> </w:t>
        </w:r>
      </w:ins>
      <w:proofErr w:type="spellStart"/>
      <w:ins w:id="3230" w:author="Tima" w:date="2026-01-14T12:18:00Z">
        <w:r w:rsidRPr="00654A8C">
          <w:rPr>
            <w:rFonts w:ascii="Times New Roman" w:hAnsi="Times New Roman" w:cs="Times New Roman"/>
            <w:sz w:val="24"/>
            <w:szCs w:val="24"/>
            <w:rPrChange w:id="3231" w:author="Tima" w:date="2026-01-14T12:30:00Z">
              <w:rPr>
                <w:rFonts w:ascii="Times New Roman" w:hAnsi="Times New Roman" w:cs="Times New Roman"/>
                <w:lang w:val="en-US"/>
              </w:rPr>
            </w:rPrChange>
          </w:rPr>
          <w:t>Getgems</w:t>
        </w:r>
        <w:proofErr w:type="spellEnd"/>
        <w:r w:rsidRPr="00654A8C">
          <w:rPr>
            <w:rFonts w:ascii="Times New Roman" w:hAnsi="Times New Roman" w:cs="Times New Roman"/>
            <w:sz w:val="24"/>
            <w:szCs w:val="24"/>
            <w:rPrChange w:id="3232" w:author="Tima" w:date="2026-01-14T12:30:00Z">
              <w:rPr>
                <w:rFonts w:ascii="Times New Roman" w:hAnsi="Times New Roman" w:cs="Times New Roman"/>
              </w:rPr>
            </w:rPrChange>
          </w:rPr>
          <w:t xml:space="preserve">, что составляет </w:t>
        </w:r>
      </w:ins>
      <w:ins w:id="3233" w:author="Tima" w:date="2026-01-14T12:19:00Z">
        <w:r w:rsidRPr="00654A8C">
          <w:rPr>
            <w:rFonts w:ascii="Times New Roman" w:hAnsi="Times New Roman" w:cs="Times New Roman"/>
            <w:sz w:val="24"/>
            <w:szCs w:val="24"/>
            <w:rPrChange w:id="3234" w:author="Tima" w:date="2026-01-14T12:30:00Z">
              <w:rPr>
                <w:rFonts w:ascii="Times New Roman" w:hAnsi="Times New Roman" w:cs="Times New Roman"/>
              </w:rPr>
            </w:rPrChange>
          </w:rPr>
          <w:t>0,00000012% (одна миллиардная доля)</w:t>
        </w:r>
      </w:ins>
      <w:ins w:id="3235" w:author="Tima" w:date="2026-01-14T12:20:00Z">
        <w:r w:rsidRPr="00654A8C">
          <w:rPr>
            <w:rFonts w:ascii="Times New Roman" w:hAnsi="Times New Roman" w:cs="Times New Roman"/>
            <w:sz w:val="24"/>
            <w:szCs w:val="24"/>
            <w:rPrChange w:id="3236" w:author="Tima" w:date="2026-01-14T12:30:00Z">
              <w:rPr>
                <w:rFonts w:ascii="Times New Roman" w:hAnsi="Times New Roman" w:cs="Times New Roman"/>
              </w:rPr>
            </w:rPrChange>
          </w:rPr>
          <w:t xml:space="preserve"> от общего количества выпущенных </w:t>
        </w:r>
        <w:r w:rsidRPr="00654A8C">
          <w:rPr>
            <w:rFonts w:ascii="Times New Roman" w:hAnsi="Times New Roman" w:cs="Times New Roman"/>
            <w:sz w:val="24"/>
            <w:szCs w:val="24"/>
            <w:rPrChange w:id="3237" w:author="Tima" w:date="2026-01-14T12:30:00Z">
              <w:rPr>
                <w:rFonts w:ascii="Times New Roman" w:hAnsi="Times New Roman" w:cs="Times New Roman"/>
                <w:lang w:val="en-US"/>
              </w:rPr>
            </w:rPrChange>
          </w:rPr>
          <w:t>NFT</w:t>
        </w:r>
      </w:ins>
      <w:ins w:id="3238" w:author="Tima" w:date="2026-01-14T12:23:00Z">
        <w:r w:rsidRPr="00654A8C">
          <w:rPr>
            <w:rFonts w:ascii="Times New Roman" w:hAnsi="Times New Roman" w:cs="Times New Roman"/>
            <w:sz w:val="24"/>
            <w:szCs w:val="24"/>
            <w:rPrChange w:id="3239" w:author="Tima" w:date="2026-01-14T12:30:00Z">
              <w:rPr>
                <w:rFonts w:ascii="Times New Roman" w:hAnsi="Times New Roman" w:cs="Times New Roman"/>
              </w:rPr>
            </w:rPrChange>
          </w:rPr>
          <w:t>, н</w:t>
        </w:r>
      </w:ins>
      <w:ins w:id="3240" w:author="Tima" w:date="2026-01-14T12:22:00Z">
        <w:r w:rsidRPr="00654A8C">
          <w:rPr>
            <w:rFonts w:ascii="Times New Roman" w:hAnsi="Times New Roman" w:cs="Times New Roman"/>
            <w:sz w:val="24"/>
            <w:szCs w:val="24"/>
            <w:rPrChange w:id="3241" w:author="Tima" w:date="2026-01-14T12:30:00Z">
              <w:rPr>
                <w:rFonts w:ascii="Times New Roman" w:hAnsi="Times New Roman" w:cs="Times New Roman"/>
              </w:rPr>
            </w:rPrChange>
          </w:rPr>
          <w:t>о это принципиально иное решение, которое, скорее всего</w:t>
        </w:r>
      </w:ins>
      <w:ins w:id="3242" w:author="Tima" w:date="2026-01-14T12:23:00Z">
        <w:r w:rsidRPr="00654A8C">
          <w:rPr>
            <w:rFonts w:ascii="Times New Roman" w:hAnsi="Times New Roman" w:cs="Times New Roman"/>
            <w:sz w:val="24"/>
            <w:szCs w:val="24"/>
            <w:rPrChange w:id="3243" w:author="Tima" w:date="2026-01-14T12:30:00Z">
              <w:rPr>
                <w:rFonts w:ascii="Times New Roman" w:hAnsi="Times New Roman" w:cs="Times New Roman"/>
              </w:rPr>
            </w:rPrChange>
          </w:rPr>
          <w:t>, не получит дальнейшего развития.</w:t>
        </w:r>
      </w:ins>
      <w:ins w:id="3244" w:author="Tima" w:date="2026-01-14T15:58:00Z">
        <w:r w:rsidR="0056510B">
          <w:rPr>
            <w:rFonts w:ascii="Times New Roman" w:hAnsi="Times New Roman" w:cs="Times New Roman"/>
            <w:sz w:val="24"/>
            <w:szCs w:val="24"/>
          </w:rPr>
          <w:t xml:space="preserve"> Также есть несколько крупных </w:t>
        </w:r>
        <w:r w:rsidR="0056510B">
          <w:rPr>
            <w:rFonts w:ascii="Times New Roman" w:hAnsi="Times New Roman" w:cs="Times New Roman"/>
            <w:sz w:val="24"/>
            <w:szCs w:val="24"/>
            <w:lang w:val="en-US"/>
          </w:rPr>
          <w:t>NFT</w:t>
        </w:r>
        <w:r w:rsidR="0056510B">
          <w:rPr>
            <w:rFonts w:ascii="Times New Roman" w:hAnsi="Times New Roman" w:cs="Times New Roman"/>
            <w:sz w:val="24"/>
            <w:szCs w:val="24"/>
          </w:rPr>
          <w:t>-</w:t>
        </w:r>
        <w:proofErr w:type="spellStart"/>
        <w:r w:rsidR="0056510B">
          <w:rPr>
            <w:rFonts w:ascii="Times New Roman" w:hAnsi="Times New Roman" w:cs="Times New Roman"/>
            <w:sz w:val="24"/>
            <w:szCs w:val="24"/>
          </w:rPr>
          <w:t>маркетплейсов</w:t>
        </w:r>
        <w:proofErr w:type="spellEnd"/>
        <w:r w:rsidR="0056510B">
          <w:rPr>
            <w:rFonts w:ascii="Times New Roman" w:hAnsi="Times New Roman" w:cs="Times New Roman"/>
            <w:sz w:val="24"/>
            <w:szCs w:val="24"/>
          </w:rPr>
          <w:t xml:space="preserve"> </w:t>
        </w:r>
        <w:r w:rsidR="0056510B" w:rsidRPr="0056510B">
          <w:rPr>
            <w:rFonts w:ascii="Times New Roman" w:hAnsi="Times New Roman" w:cs="Times New Roman"/>
            <w:sz w:val="24"/>
            <w:szCs w:val="24"/>
            <w:rPrChange w:id="3245" w:author="Tima" w:date="2026-01-14T15:59:00Z">
              <w:rPr>
                <w:rFonts w:ascii="Times New Roman" w:hAnsi="Times New Roman" w:cs="Times New Roman"/>
                <w:lang w:val="en-US"/>
              </w:rPr>
            </w:rPrChange>
          </w:rPr>
          <w:t>(</w:t>
        </w:r>
        <w:r w:rsidR="0056510B">
          <w:rPr>
            <w:rFonts w:ascii="Times New Roman" w:hAnsi="Times New Roman" w:cs="Times New Roman"/>
            <w:sz w:val="24"/>
            <w:szCs w:val="24"/>
          </w:rPr>
          <w:t xml:space="preserve">такие как </w:t>
        </w:r>
        <w:proofErr w:type="spellStart"/>
        <w:r w:rsidR="0056510B">
          <w:rPr>
            <w:rFonts w:ascii="Times New Roman" w:hAnsi="Times New Roman" w:cs="Times New Roman"/>
            <w:sz w:val="24"/>
            <w:szCs w:val="24"/>
            <w:lang w:val="en-US"/>
          </w:rPr>
          <w:t>OpenSea</w:t>
        </w:r>
        <w:proofErr w:type="spellEnd"/>
        <w:r w:rsidR="00A12A60">
          <w:rPr>
            <w:rFonts w:ascii="Times New Roman" w:hAnsi="Times New Roman" w:cs="Times New Roman"/>
            <w:sz w:val="24"/>
            <w:szCs w:val="24"/>
          </w:rPr>
          <w:t xml:space="preserve"> или</w:t>
        </w:r>
        <w:r w:rsidR="0056510B">
          <w:rPr>
            <w:rFonts w:ascii="Times New Roman" w:hAnsi="Times New Roman" w:cs="Times New Roman"/>
            <w:sz w:val="24"/>
            <w:szCs w:val="24"/>
          </w:rPr>
          <w:t xml:space="preserve"> </w:t>
        </w:r>
      </w:ins>
      <w:proofErr w:type="spellStart"/>
      <w:ins w:id="3246" w:author="Tima" w:date="2026-01-14T15:59:00Z">
        <w:r w:rsidR="0056510B">
          <w:rPr>
            <w:rFonts w:ascii="Times New Roman" w:hAnsi="Times New Roman" w:cs="Times New Roman"/>
            <w:sz w:val="24"/>
            <w:szCs w:val="24"/>
            <w:lang w:val="en-US"/>
          </w:rPr>
          <w:t>BinanceNFT</w:t>
        </w:r>
        <w:proofErr w:type="spellEnd"/>
        <w:r w:rsidR="006521C5">
          <w:rPr>
            <w:rFonts w:ascii="Times New Roman" w:hAnsi="Times New Roman" w:cs="Times New Roman"/>
            <w:sz w:val="24"/>
            <w:szCs w:val="24"/>
          </w:rPr>
          <w:t xml:space="preserve">), но это </w:t>
        </w:r>
      </w:ins>
      <w:ins w:id="3247" w:author="Tima" w:date="2026-01-14T16:05:00Z">
        <w:r w:rsidR="006521C5">
          <w:rPr>
            <w:rFonts w:ascii="Times New Roman" w:hAnsi="Times New Roman" w:cs="Times New Roman"/>
            <w:sz w:val="24"/>
            <w:szCs w:val="24"/>
          </w:rPr>
          <w:t>–</w:t>
        </w:r>
      </w:ins>
      <w:ins w:id="3248" w:author="Tima" w:date="2026-01-14T15:59:00Z">
        <w:r w:rsidR="0056510B">
          <w:rPr>
            <w:rFonts w:ascii="Times New Roman" w:hAnsi="Times New Roman" w:cs="Times New Roman"/>
            <w:sz w:val="24"/>
            <w:szCs w:val="24"/>
          </w:rPr>
          <w:t xml:space="preserve"> площадки по перепродаже </w:t>
        </w:r>
        <w:r w:rsidR="0056510B">
          <w:rPr>
            <w:rFonts w:ascii="Times New Roman" w:hAnsi="Times New Roman" w:cs="Times New Roman"/>
            <w:sz w:val="24"/>
            <w:szCs w:val="24"/>
            <w:lang w:val="en-US"/>
          </w:rPr>
          <w:t>NFT</w:t>
        </w:r>
        <w:r w:rsidR="0056510B" w:rsidRPr="0056510B">
          <w:rPr>
            <w:rFonts w:ascii="Times New Roman" w:hAnsi="Times New Roman" w:cs="Times New Roman"/>
            <w:sz w:val="24"/>
            <w:szCs w:val="24"/>
            <w:rPrChange w:id="3249" w:author="Tima" w:date="2026-01-14T15:59:00Z">
              <w:rPr>
                <w:rFonts w:ascii="Times New Roman" w:hAnsi="Times New Roman" w:cs="Times New Roman"/>
                <w:lang w:val="en-US"/>
              </w:rPr>
            </w:rPrChange>
          </w:rPr>
          <w:t xml:space="preserve"> </w:t>
        </w:r>
        <w:r w:rsidR="0056510B">
          <w:rPr>
            <w:rFonts w:ascii="Times New Roman" w:hAnsi="Times New Roman" w:cs="Times New Roman"/>
            <w:sz w:val="24"/>
            <w:szCs w:val="24"/>
          </w:rPr>
          <w:t xml:space="preserve">целиком, в то время как предлагаемый сервис позволит создать обобщение </w:t>
        </w:r>
        <w:r w:rsidR="0056510B">
          <w:rPr>
            <w:rFonts w:ascii="Times New Roman" w:hAnsi="Times New Roman" w:cs="Times New Roman"/>
            <w:sz w:val="24"/>
            <w:szCs w:val="24"/>
            <w:lang w:val="en-US"/>
          </w:rPr>
          <w:t>NFT</w:t>
        </w:r>
      </w:ins>
      <w:ins w:id="3250" w:author="Tima" w:date="2026-01-14T16:00:00Z">
        <w:r w:rsidR="0056510B" w:rsidRPr="0056510B">
          <w:rPr>
            <w:rFonts w:ascii="Times New Roman" w:hAnsi="Times New Roman" w:cs="Times New Roman"/>
            <w:sz w:val="24"/>
            <w:szCs w:val="24"/>
            <w:rPrChange w:id="3251" w:author="Tima" w:date="2026-01-14T16:00:00Z">
              <w:rPr>
                <w:rFonts w:ascii="Times New Roman" w:hAnsi="Times New Roman" w:cs="Times New Roman"/>
                <w:lang w:val="en-US"/>
              </w:rPr>
            </w:rPrChange>
          </w:rPr>
          <w:t xml:space="preserve"> </w:t>
        </w:r>
        <w:r w:rsidR="0056510B">
          <w:rPr>
            <w:rFonts w:ascii="Times New Roman" w:hAnsi="Times New Roman" w:cs="Times New Roman"/>
            <w:sz w:val="24"/>
            <w:szCs w:val="24"/>
          </w:rPr>
          <w:t xml:space="preserve">в виде торгуемой оболочки, что </w:t>
        </w:r>
      </w:ins>
      <w:ins w:id="3252" w:author="Tima" w:date="2026-01-15T19:19:00Z">
        <w:r w:rsidR="00A12A60">
          <w:rPr>
            <w:rFonts w:ascii="Times New Roman" w:hAnsi="Times New Roman" w:cs="Times New Roman"/>
            <w:sz w:val="24"/>
            <w:szCs w:val="24"/>
          </w:rPr>
          <w:t>даст возможность</w:t>
        </w:r>
      </w:ins>
      <w:ins w:id="3253" w:author="Tima" w:date="2026-01-14T16:00:00Z">
        <w:r w:rsidR="0056510B">
          <w:rPr>
            <w:rFonts w:ascii="Times New Roman" w:hAnsi="Times New Roman" w:cs="Times New Roman"/>
            <w:sz w:val="24"/>
            <w:szCs w:val="24"/>
          </w:rPr>
          <w:t xml:space="preserve"> не только копить </w:t>
        </w:r>
        <w:r w:rsidR="0056510B">
          <w:rPr>
            <w:rFonts w:ascii="Times New Roman" w:hAnsi="Times New Roman" w:cs="Times New Roman"/>
            <w:sz w:val="24"/>
            <w:szCs w:val="24"/>
            <w:lang w:val="en-US"/>
          </w:rPr>
          <w:t>NFT</w:t>
        </w:r>
        <w:r w:rsidR="006521C5">
          <w:rPr>
            <w:rFonts w:ascii="Times New Roman" w:hAnsi="Times New Roman" w:cs="Times New Roman"/>
            <w:sz w:val="24"/>
            <w:szCs w:val="24"/>
          </w:rPr>
          <w:t>, но и торговать данным</w:t>
        </w:r>
        <w:r w:rsidR="0056510B">
          <w:rPr>
            <w:rFonts w:ascii="Times New Roman" w:hAnsi="Times New Roman" w:cs="Times New Roman"/>
            <w:sz w:val="24"/>
            <w:szCs w:val="24"/>
          </w:rPr>
          <w:t xml:space="preserve"> инструмент</w:t>
        </w:r>
      </w:ins>
      <w:ins w:id="3254" w:author="Tima" w:date="2026-01-14T16:06:00Z">
        <w:r w:rsidR="006521C5">
          <w:rPr>
            <w:rFonts w:ascii="Times New Roman" w:hAnsi="Times New Roman" w:cs="Times New Roman"/>
            <w:sz w:val="24"/>
            <w:szCs w:val="24"/>
          </w:rPr>
          <w:t>ом</w:t>
        </w:r>
      </w:ins>
      <w:ins w:id="3255" w:author="Tima" w:date="2026-01-14T16:00:00Z">
        <w:r w:rsidR="006521C5">
          <w:rPr>
            <w:rFonts w:ascii="Times New Roman" w:hAnsi="Times New Roman" w:cs="Times New Roman"/>
            <w:sz w:val="24"/>
            <w:szCs w:val="24"/>
          </w:rPr>
          <w:t xml:space="preserve"> как акцией</w:t>
        </w:r>
        <w:r w:rsidR="0056510B">
          <w:rPr>
            <w:rFonts w:ascii="Times New Roman" w:hAnsi="Times New Roman" w:cs="Times New Roman"/>
            <w:sz w:val="24"/>
            <w:szCs w:val="24"/>
          </w:rPr>
          <w:t xml:space="preserve">. </w:t>
        </w:r>
      </w:ins>
      <w:ins w:id="3256" w:author="Tima" w:date="2026-01-14T16:01:00Z">
        <w:r w:rsidR="0056510B">
          <w:rPr>
            <w:rFonts w:ascii="Times New Roman" w:hAnsi="Times New Roman" w:cs="Times New Roman"/>
            <w:sz w:val="24"/>
            <w:szCs w:val="24"/>
          </w:rPr>
          <w:t xml:space="preserve">Почему крупные </w:t>
        </w:r>
        <w:r w:rsidR="0056510B">
          <w:rPr>
            <w:rFonts w:ascii="Times New Roman" w:hAnsi="Times New Roman" w:cs="Times New Roman"/>
            <w:sz w:val="24"/>
            <w:szCs w:val="24"/>
            <w:lang w:val="en-US"/>
          </w:rPr>
          <w:t>NFT</w:t>
        </w:r>
        <w:r w:rsidR="0056510B">
          <w:rPr>
            <w:rFonts w:ascii="Times New Roman" w:hAnsi="Times New Roman" w:cs="Times New Roman"/>
            <w:sz w:val="24"/>
            <w:szCs w:val="24"/>
          </w:rPr>
          <w:t>-</w:t>
        </w:r>
        <w:proofErr w:type="spellStart"/>
        <w:r w:rsidR="0056510B">
          <w:rPr>
            <w:rFonts w:ascii="Times New Roman" w:hAnsi="Times New Roman" w:cs="Times New Roman"/>
            <w:sz w:val="24"/>
            <w:szCs w:val="24"/>
          </w:rPr>
          <w:t>маркетплейсы</w:t>
        </w:r>
        <w:proofErr w:type="spellEnd"/>
        <w:r w:rsidR="0056510B">
          <w:rPr>
            <w:rFonts w:ascii="Times New Roman" w:hAnsi="Times New Roman" w:cs="Times New Roman"/>
            <w:sz w:val="24"/>
            <w:szCs w:val="24"/>
          </w:rPr>
          <w:t xml:space="preserve"> до сих пор не реализовали продажу </w:t>
        </w:r>
        <w:r w:rsidR="0056510B">
          <w:rPr>
            <w:rFonts w:ascii="Times New Roman" w:hAnsi="Times New Roman" w:cs="Times New Roman"/>
            <w:sz w:val="24"/>
            <w:szCs w:val="24"/>
            <w:lang w:val="en-US"/>
          </w:rPr>
          <w:t>NFT</w:t>
        </w:r>
        <w:r w:rsidR="0056510B" w:rsidRPr="0056510B">
          <w:rPr>
            <w:rFonts w:ascii="Times New Roman" w:hAnsi="Times New Roman" w:cs="Times New Roman"/>
            <w:sz w:val="24"/>
            <w:szCs w:val="24"/>
            <w:rPrChange w:id="3257" w:author="Tima" w:date="2026-01-14T16:01:00Z">
              <w:rPr>
                <w:rFonts w:ascii="Times New Roman" w:hAnsi="Times New Roman" w:cs="Times New Roman"/>
                <w:lang w:val="en-US"/>
              </w:rPr>
            </w:rPrChange>
          </w:rPr>
          <w:t xml:space="preserve"> </w:t>
        </w:r>
        <w:r w:rsidR="0056510B">
          <w:rPr>
            <w:rFonts w:ascii="Times New Roman" w:hAnsi="Times New Roman" w:cs="Times New Roman"/>
            <w:sz w:val="24"/>
            <w:szCs w:val="24"/>
          </w:rPr>
          <w:t>не</w:t>
        </w:r>
      </w:ins>
      <w:ins w:id="3258" w:author="Tima" w:date="2026-01-14T16:02:00Z">
        <w:r w:rsidR="0056510B">
          <w:rPr>
            <w:rFonts w:ascii="Times New Roman" w:hAnsi="Times New Roman" w:cs="Times New Roman"/>
            <w:sz w:val="24"/>
            <w:szCs w:val="24"/>
          </w:rPr>
          <w:t xml:space="preserve"> </w:t>
        </w:r>
      </w:ins>
      <w:ins w:id="3259" w:author="Tima" w:date="2026-01-14T16:01:00Z">
        <w:r w:rsidR="0056510B">
          <w:rPr>
            <w:rFonts w:ascii="Times New Roman" w:hAnsi="Times New Roman" w:cs="Times New Roman"/>
            <w:sz w:val="24"/>
            <w:szCs w:val="24"/>
          </w:rPr>
          <w:t>целиком</w:t>
        </w:r>
      </w:ins>
      <w:ins w:id="3260" w:author="Tima" w:date="2026-01-14T16:02:00Z">
        <w:r w:rsidR="0056510B">
          <w:rPr>
            <w:rFonts w:ascii="Times New Roman" w:hAnsi="Times New Roman" w:cs="Times New Roman"/>
            <w:sz w:val="24"/>
            <w:szCs w:val="24"/>
          </w:rPr>
          <w:t xml:space="preserve">? Смею предположить, что им это просто не нужно: </w:t>
        </w:r>
      </w:ins>
      <w:ins w:id="3261" w:author="Tima" w:date="2026-01-14T16:03:00Z">
        <w:r w:rsidR="0056510B">
          <w:rPr>
            <w:rFonts w:ascii="Times New Roman" w:hAnsi="Times New Roman" w:cs="Times New Roman"/>
            <w:sz w:val="24"/>
            <w:szCs w:val="24"/>
          </w:rPr>
          <w:t xml:space="preserve">во-первых, </w:t>
        </w:r>
      </w:ins>
      <w:ins w:id="3262" w:author="Tima" w:date="2026-01-14T16:02:00Z">
        <w:r w:rsidR="0056510B">
          <w:rPr>
            <w:rFonts w:ascii="Times New Roman" w:hAnsi="Times New Roman" w:cs="Times New Roman"/>
            <w:sz w:val="24"/>
            <w:szCs w:val="24"/>
          </w:rPr>
          <w:t xml:space="preserve">им достаточно </w:t>
        </w:r>
      </w:ins>
      <w:ins w:id="3263" w:author="Tima" w:date="2026-01-14T16:03:00Z">
        <w:r w:rsidR="0056510B">
          <w:rPr>
            <w:rFonts w:ascii="Times New Roman" w:hAnsi="Times New Roman" w:cs="Times New Roman"/>
            <w:sz w:val="24"/>
            <w:szCs w:val="24"/>
          </w:rPr>
          <w:t xml:space="preserve">их </w:t>
        </w:r>
      </w:ins>
      <w:ins w:id="3264" w:author="Tima" w:date="2026-01-14T16:02:00Z">
        <w:r w:rsidR="0056510B">
          <w:rPr>
            <w:rFonts w:ascii="Times New Roman" w:hAnsi="Times New Roman" w:cs="Times New Roman"/>
            <w:sz w:val="24"/>
            <w:szCs w:val="24"/>
          </w:rPr>
          <w:t>огромного оборота</w:t>
        </w:r>
      </w:ins>
      <w:ins w:id="3265" w:author="Tima" w:date="2026-01-14T16:03:00Z">
        <w:r w:rsidR="00A12A60">
          <w:rPr>
            <w:rFonts w:ascii="Times New Roman" w:hAnsi="Times New Roman" w:cs="Times New Roman"/>
            <w:sz w:val="24"/>
            <w:szCs w:val="24"/>
          </w:rPr>
          <w:t>, который они имеют, а</w:t>
        </w:r>
        <w:r w:rsidR="0056510B">
          <w:rPr>
            <w:rFonts w:ascii="Times New Roman" w:hAnsi="Times New Roman" w:cs="Times New Roman"/>
            <w:sz w:val="24"/>
            <w:szCs w:val="24"/>
          </w:rPr>
          <w:t xml:space="preserve"> во-вторых, </w:t>
        </w:r>
      </w:ins>
      <w:ins w:id="3266" w:author="Tima" w:date="2026-01-14T16:04:00Z">
        <w:r w:rsidR="00983AD9">
          <w:rPr>
            <w:rFonts w:ascii="Times New Roman" w:hAnsi="Times New Roman" w:cs="Times New Roman"/>
            <w:sz w:val="24"/>
            <w:szCs w:val="24"/>
          </w:rPr>
          <w:t>покупателей настолько много</w:t>
        </w:r>
        <w:r w:rsidR="0056510B">
          <w:rPr>
            <w:rFonts w:ascii="Times New Roman" w:hAnsi="Times New Roman" w:cs="Times New Roman"/>
            <w:sz w:val="24"/>
            <w:szCs w:val="24"/>
          </w:rPr>
          <w:t xml:space="preserve"> и они настолько разные, что </w:t>
        </w:r>
      </w:ins>
      <w:ins w:id="3267" w:author="Tima" w:date="2026-01-15T19:19:00Z">
        <w:r w:rsidR="002C4466">
          <w:rPr>
            <w:rFonts w:ascii="Times New Roman" w:hAnsi="Times New Roman" w:cs="Times New Roman"/>
            <w:sz w:val="24"/>
            <w:szCs w:val="24"/>
          </w:rPr>
          <w:t xml:space="preserve">в </w:t>
        </w:r>
      </w:ins>
      <w:ins w:id="3268" w:author="Tima" w:date="2026-01-15T19:20:00Z">
        <w:r w:rsidR="002C4466">
          <w:rPr>
            <w:rFonts w:ascii="Times New Roman" w:hAnsi="Times New Roman" w:cs="Times New Roman"/>
            <w:sz w:val="24"/>
            <w:szCs w:val="24"/>
          </w:rPr>
          <w:t>целом</w:t>
        </w:r>
      </w:ins>
      <w:ins w:id="3269" w:author="Tima" w:date="2026-01-15T19:19:00Z">
        <w:r w:rsidR="002C4466">
          <w:rPr>
            <w:rFonts w:ascii="Times New Roman" w:hAnsi="Times New Roman" w:cs="Times New Roman"/>
            <w:sz w:val="24"/>
            <w:szCs w:val="24"/>
          </w:rPr>
          <w:t xml:space="preserve"> </w:t>
        </w:r>
      </w:ins>
      <w:ins w:id="3270" w:author="Tima" w:date="2026-01-14T16:04:00Z">
        <w:r w:rsidR="0056510B">
          <w:rPr>
            <w:rFonts w:ascii="Times New Roman" w:hAnsi="Times New Roman" w:cs="Times New Roman"/>
            <w:sz w:val="24"/>
            <w:szCs w:val="24"/>
          </w:rPr>
          <w:t xml:space="preserve">своей массой обеспечивают стабильный выкуп </w:t>
        </w:r>
        <w:r w:rsidR="0056510B">
          <w:rPr>
            <w:rFonts w:ascii="Times New Roman" w:hAnsi="Times New Roman" w:cs="Times New Roman"/>
            <w:sz w:val="24"/>
            <w:szCs w:val="24"/>
            <w:lang w:val="en-US"/>
          </w:rPr>
          <w:t>NFT</w:t>
        </w:r>
        <w:r w:rsidR="0056510B" w:rsidRPr="0056510B">
          <w:rPr>
            <w:rFonts w:ascii="Times New Roman" w:hAnsi="Times New Roman" w:cs="Times New Roman"/>
            <w:sz w:val="24"/>
            <w:szCs w:val="24"/>
            <w:rPrChange w:id="3271" w:author="Tima" w:date="2026-01-14T16:04:00Z">
              <w:rPr>
                <w:rFonts w:ascii="Times New Roman" w:hAnsi="Times New Roman" w:cs="Times New Roman"/>
                <w:lang w:val="en-US"/>
              </w:rPr>
            </w:rPrChange>
          </w:rPr>
          <w:t xml:space="preserve"> </w:t>
        </w:r>
        <w:r w:rsidR="0056510B">
          <w:rPr>
            <w:rFonts w:ascii="Times New Roman" w:hAnsi="Times New Roman" w:cs="Times New Roman"/>
            <w:sz w:val="24"/>
            <w:szCs w:val="24"/>
          </w:rPr>
          <w:t>в разных ценовых сегментах.</w:t>
        </w:r>
      </w:ins>
    </w:p>
    <w:p w14:paraId="2E4D56F6" w14:textId="5AD030AF" w:rsidR="00842BE7" w:rsidRPr="00654A8C" w:rsidRDefault="00654A8C">
      <w:pPr>
        <w:spacing w:line="276" w:lineRule="auto"/>
        <w:ind w:firstLine="709"/>
        <w:jc w:val="both"/>
        <w:rPr>
          <w:ins w:id="3272" w:author="Tima" w:date="2026-01-14T10:56:00Z"/>
          <w:rFonts w:ascii="Times New Roman" w:hAnsi="Times New Roman" w:cs="Times New Roman"/>
          <w:rPrChange w:id="3273" w:author="Tima" w:date="2026-01-14T12:30:00Z">
            <w:rPr>
              <w:ins w:id="3274" w:author="Tima" w:date="2026-01-14T10:56:00Z"/>
              <w:rFonts w:ascii="Times New Roman" w:hAnsi="Times New Roman" w:cs="Times New Roman"/>
              <w:b/>
              <w:color w:val="000000" w:themeColor="text1"/>
            </w:rPr>
          </w:rPrChange>
        </w:rPr>
        <w:pPrChange w:id="3275" w:author="Tima" w:date="2026-01-14T12:30:00Z">
          <w:pPr>
            <w:pStyle w:val="3"/>
            <w:numPr>
              <w:ilvl w:val="2"/>
              <w:numId w:val="39"/>
            </w:numPr>
            <w:ind w:left="2160" w:hanging="180"/>
          </w:pPr>
        </w:pPrChange>
      </w:pPr>
      <w:ins w:id="3276" w:author="Tima" w:date="2026-01-14T12:25:00Z">
        <w:r w:rsidRPr="00654A8C">
          <w:rPr>
            <w:rFonts w:ascii="Times New Roman" w:hAnsi="Times New Roman" w:cs="Times New Roman"/>
            <w:sz w:val="24"/>
            <w:szCs w:val="24"/>
            <w:rPrChange w:id="3277" w:author="Tima" w:date="2026-01-14T12:30:00Z">
              <w:rPr>
                <w:rFonts w:ascii="Times New Roman" w:hAnsi="Times New Roman" w:cs="Times New Roman"/>
              </w:rPr>
            </w:rPrChange>
          </w:rPr>
          <w:lastRenderedPageBreak/>
          <w:t xml:space="preserve">Исходя из вышеизложенного, можно предположить, что потенциальная доля </w:t>
        </w:r>
      </w:ins>
      <w:ins w:id="3278" w:author="Tima" w:date="2026-01-14T12:26:00Z">
        <w:r w:rsidRPr="00654A8C">
          <w:rPr>
            <w:rFonts w:ascii="Times New Roman" w:hAnsi="Times New Roman" w:cs="Times New Roman"/>
            <w:sz w:val="24"/>
            <w:szCs w:val="24"/>
            <w:rPrChange w:id="3279" w:author="Tima" w:date="2026-01-14T12:30:00Z">
              <w:rPr>
                <w:rFonts w:ascii="Times New Roman" w:hAnsi="Times New Roman" w:cs="Times New Roman"/>
              </w:rPr>
            </w:rPrChange>
          </w:rPr>
          <w:t xml:space="preserve">рынка для </w:t>
        </w:r>
      </w:ins>
      <w:ins w:id="3280" w:author="Tima" w:date="2026-01-14T12:29:00Z">
        <w:r w:rsidRPr="00654A8C">
          <w:rPr>
            <w:rFonts w:ascii="Times New Roman" w:hAnsi="Times New Roman" w:cs="Times New Roman"/>
            <w:sz w:val="24"/>
            <w:szCs w:val="24"/>
            <w:rPrChange w:id="3281" w:author="Tima" w:date="2026-01-14T12:30:00Z">
              <w:rPr>
                <w:rFonts w:ascii="Times New Roman" w:hAnsi="Times New Roman" w:cs="Times New Roman"/>
              </w:rPr>
            </w:rPrChange>
          </w:rPr>
          <w:t xml:space="preserve">предлагаемого обёрточного </w:t>
        </w:r>
      </w:ins>
      <w:ins w:id="3282" w:author="Tima" w:date="2026-01-14T12:26:00Z">
        <w:r w:rsidRPr="00654A8C">
          <w:rPr>
            <w:rFonts w:ascii="Times New Roman" w:hAnsi="Times New Roman" w:cs="Times New Roman"/>
            <w:sz w:val="24"/>
            <w:szCs w:val="24"/>
            <w:rPrChange w:id="3283" w:author="Tima" w:date="2026-01-14T12:30:00Z">
              <w:rPr>
                <w:rFonts w:ascii="Times New Roman" w:hAnsi="Times New Roman" w:cs="Times New Roman"/>
              </w:rPr>
            </w:rPrChange>
          </w:rPr>
          <w:t xml:space="preserve">сервиса по купле-продаже </w:t>
        </w:r>
      </w:ins>
      <w:ins w:id="3284" w:author="Tima" w:date="2026-01-14T12:29:00Z">
        <w:r w:rsidRPr="00654A8C">
          <w:rPr>
            <w:rFonts w:ascii="Times New Roman" w:hAnsi="Times New Roman" w:cs="Times New Roman"/>
            <w:sz w:val="24"/>
            <w:szCs w:val="24"/>
            <w:rPrChange w:id="3285" w:author="Tima" w:date="2026-01-14T12:30:00Z">
              <w:rPr>
                <w:rFonts w:ascii="Times New Roman" w:hAnsi="Times New Roman" w:cs="Times New Roman"/>
                <w:lang w:val="en-US"/>
              </w:rPr>
            </w:rPrChange>
          </w:rPr>
          <w:t xml:space="preserve">NFT </w:t>
        </w:r>
        <w:r w:rsidRPr="00654A8C">
          <w:rPr>
            <w:rFonts w:ascii="Times New Roman" w:hAnsi="Times New Roman" w:cs="Times New Roman"/>
            <w:sz w:val="24"/>
            <w:szCs w:val="24"/>
            <w:rPrChange w:id="3286" w:author="Tima" w:date="2026-01-14T12:30:00Z">
              <w:rPr>
                <w:rFonts w:ascii="Times New Roman" w:hAnsi="Times New Roman" w:cs="Times New Roman"/>
              </w:rPr>
            </w:rPrChange>
          </w:rPr>
          <w:t>составляет практически 100%.</w:t>
        </w:r>
      </w:ins>
    </w:p>
    <w:p w14:paraId="7310B2DC" w14:textId="4D6C8E36" w:rsidR="000D5C83" w:rsidRPr="00356E26" w:rsidRDefault="000D5C83" w:rsidP="000D5C83">
      <w:pPr>
        <w:pStyle w:val="3"/>
        <w:numPr>
          <w:ilvl w:val="0"/>
          <w:numId w:val="46"/>
        </w:numPr>
        <w:rPr>
          <w:ins w:id="3287" w:author="Tima" w:date="2026-01-14T10:57:00Z"/>
          <w:rFonts w:ascii="Times New Roman" w:hAnsi="Times New Roman" w:cs="Times New Roman"/>
          <w:b/>
          <w:color w:val="000000" w:themeColor="text1"/>
        </w:rPr>
      </w:pPr>
      <w:bookmarkStart w:id="3288" w:name="_Toc219756799"/>
      <w:ins w:id="3289" w:author="Tima" w:date="2026-01-14T10:57:00Z">
        <w:r>
          <w:rPr>
            <w:rFonts w:ascii="Times New Roman" w:hAnsi="Times New Roman" w:cs="Times New Roman"/>
            <w:b/>
            <w:color w:val="000000" w:themeColor="text1"/>
          </w:rPr>
          <w:t>Ситуационный анализ</w:t>
        </w:r>
        <w:bookmarkEnd w:id="3288"/>
      </w:ins>
    </w:p>
    <w:p w14:paraId="4C4AE9C8" w14:textId="4A536ECF" w:rsidR="007F1B4E" w:rsidRPr="00506BFC" w:rsidRDefault="007F1B4E">
      <w:pPr>
        <w:pStyle w:val="4"/>
        <w:rPr>
          <w:ins w:id="3290" w:author="Tima" w:date="2026-01-15T11:22:00Z"/>
          <w:rFonts w:ascii="Times New Roman" w:hAnsi="Times New Roman" w:cs="Times New Roman"/>
          <w:b/>
          <w:color w:val="000000" w:themeColor="text1"/>
          <w:rPrChange w:id="3291" w:author="Tima" w:date="2026-01-15T13:04:00Z">
            <w:rPr>
              <w:ins w:id="3292" w:author="Tima" w:date="2026-01-15T11:22:00Z"/>
              <w:rFonts w:ascii="Times New Roman" w:hAnsi="Times New Roman" w:cs="Times New Roman"/>
              <w:sz w:val="24"/>
            </w:rPr>
          </w:rPrChange>
        </w:rPr>
        <w:pPrChange w:id="3293" w:author="Tima" w:date="2026-01-15T13:04:00Z">
          <w:pPr/>
        </w:pPrChange>
      </w:pPr>
      <w:ins w:id="3294" w:author="Tima" w:date="2026-01-15T11:21:00Z">
        <w:r w:rsidRPr="00506BFC">
          <w:rPr>
            <w:rFonts w:ascii="Times New Roman" w:hAnsi="Times New Roman" w:cs="Times New Roman"/>
            <w:b/>
            <w:color w:val="000000" w:themeColor="text1"/>
            <w:rPrChange w:id="3295" w:author="Tima" w:date="2026-01-15T13:04:00Z">
              <w:rPr>
                <w:rFonts w:ascii="Times New Roman" w:hAnsi="Times New Roman" w:cs="Times New Roman"/>
                <w:sz w:val="24"/>
              </w:rPr>
            </w:rPrChange>
          </w:rPr>
          <w:t>Оценка потенциала спроса</w:t>
        </w:r>
      </w:ins>
    </w:p>
    <w:p w14:paraId="2E43C05B" w14:textId="3DE08658" w:rsidR="007F1B4E" w:rsidRDefault="00804A96">
      <w:pPr>
        <w:spacing w:line="276" w:lineRule="auto"/>
        <w:ind w:firstLine="709"/>
        <w:jc w:val="both"/>
        <w:rPr>
          <w:ins w:id="3296" w:author="Tima" w:date="2026-01-15T11:52:00Z"/>
          <w:rFonts w:ascii="Times New Roman" w:hAnsi="Times New Roman" w:cs="Times New Roman"/>
          <w:sz w:val="24"/>
          <w:szCs w:val="24"/>
        </w:rPr>
        <w:pPrChange w:id="3297" w:author="Tima" w:date="2026-01-15T12:59:00Z">
          <w:pPr/>
        </w:pPrChange>
      </w:pPr>
      <w:ins w:id="3298" w:author="Tima" w:date="2026-01-15T11:30:00Z">
        <w:r w:rsidRPr="00356E26">
          <w:rPr>
            <w:rFonts w:ascii="Times New Roman" w:hAnsi="Times New Roman" w:cs="Times New Roman"/>
            <w:sz w:val="24"/>
            <w:szCs w:val="24"/>
          </w:rPr>
          <w:t xml:space="preserve">По данным OKX </w:t>
        </w:r>
        <w:proofErr w:type="spellStart"/>
        <w:r w:rsidRPr="00356E26">
          <w:rPr>
            <w:rFonts w:ascii="Times New Roman" w:hAnsi="Times New Roman" w:cs="Times New Roman"/>
            <w:sz w:val="24"/>
            <w:szCs w:val="24"/>
          </w:rPr>
          <w:t>Wallet</w:t>
        </w:r>
        <w:proofErr w:type="spellEnd"/>
        <w:r w:rsidRPr="00356E26">
          <w:rPr>
            <w:rFonts w:ascii="Times New Roman" w:hAnsi="Times New Roman" w:cs="Times New Roman"/>
            <w:sz w:val="24"/>
            <w:szCs w:val="24"/>
          </w:rPr>
          <w:t>, на 14.01.2026 на глобальном рынке NFT</w:t>
        </w:r>
        <w:r>
          <w:rPr>
            <w:rFonts w:ascii="Times New Roman" w:hAnsi="Times New Roman" w:cs="Times New Roman"/>
            <w:sz w:val="24"/>
            <w:szCs w:val="24"/>
          </w:rPr>
          <w:t xml:space="preserve"> </w:t>
        </w:r>
      </w:ins>
      <w:ins w:id="3299" w:author="Tima" w:date="2026-01-15T11:47:00Z">
        <w:r w:rsidR="00877871">
          <w:rPr>
            <w:rFonts w:ascii="Times New Roman" w:hAnsi="Times New Roman" w:cs="Times New Roman"/>
            <w:sz w:val="24"/>
            <w:szCs w:val="24"/>
          </w:rPr>
          <w:t>за</w:t>
        </w:r>
      </w:ins>
      <w:ins w:id="3300" w:author="Tima" w:date="2026-01-15T11:48:00Z">
        <w:r w:rsidR="00877871">
          <w:rPr>
            <w:rFonts w:ascii="Times New Roman" w:hAnsi="Times New Roman" w:cs="Times New Roman"/>
            <w:sz w:val="24"/>
            <w:szCs w:val="24"/>
          </w:rPr>
          <w:t xml:space="preserve"> 2025</w:t>
        </w:r>
      </w:ins>
      <w:ins w:id="3301" w:author="Tima" w:date="2026-01-15T11:47:00Z">
        <w:r w:rsidR="00877871">
          <w:rPr>
            <w:rFonts w:ascii="Times New Roman" w:hAnsi="Times New Roman" w:cs="Times New Roman"/>
            <w:sz w:val="24"/>
            <w:szCs w:val="24"/>
          </w:rPr>
          <w:t xml:space="preserve"> год </w:t>
        </w:r>
      </w:ins>
      <w:ins w:id="3302" w:author="Tima" w:date="2026-01-15T11:30:00Z">
        <w:r>
          <w:rPr>
            <w:rFonts w:ascii="Times New Roman" w:hAnsi="Times New Roman" w:cs="Times New Roman"/>
            <w:sz w:val="24"/>
            <w:szCs w:val="24"/>
          </w:rPr>
          <w:t xml:space="preserve">зарегистрировано 28,64 млн </w:t>
        </w:r>
        <w:proofErr w:type="spellStart"/>
        <w:r>
          <w:rPr>
            <w:rFonts w:ascii="Times New Roman" w:hAnsi="Times New Roman" w:cs="Times New Roman"/>
            <w:sz w:val="24"/>
            <w:szCs w:val="24"/>
          </w:rPr>
          <w:t>холдеров</w:t>
        </w:r>
        <w:proofErr w:type="spellEnd"/>
        <w:r>
          <w:rPr>
            <w:rFonts w:ascii="Times New Roman" w:hAnsi="Times New Roman" w:cs="Times New Roman"/>
            <w:sz w:val="24"/>
            <w:szCs w:val="24"/>
          </w:rPr>
          <w:t xml:space="preserve"> (держателей </w:t>
        </w:r>
        <w:r w:rsidRPr="00506BFC">
          <w:rPr>
            <w:rFonts w:ascii="Times New Roman" w:hAnsi="Times New Roman" w:cs="Times New Roman"/>
            <w:sz w:val="24"/>
            <w:szCs w:val="24"/>
            <w:rPrChange w:id="3303" w:author="Tima" w:date="2026-01-15T12:59:00Z">
              <w:rPr>
                <w:rFonts w:ascii="Times New Roman" w:hAnsi="Times New Roman" w:cs="Times New Roman"/>
                <w:sz w:val="24"/>
                <w:szCs w:val="24"/>
                <w:lang w:val="en-US"/>
              </w:rPr>
            </w:rPrChange>
          </w:rPr>
          <w:t>NFT</w:t>
        </w:r>
        <w:r>
          <w:rPr>
            <w:rFonts w:ascii="Times New Roman" w:hAnsi="Times New Roman" w:cs="Times New Roman"/>
            <w:sz w:val="24"/>
            <w:szCs w:val="24"/>
          </w:rPr>
          <w:t>)</w:t>
        </w:r>
      </w:ins>
      <w:ins w:id="3304" w:author="Tima" w:date="2026-01-15T11:32:00Z">
        <w:r>
          <w:rPr>
            <w:rFonts w:ascii="Times New Roman" w:hAnsi="Times New Roman" w:cs="Times New Roman"/>
            <w:sz w:val="24"/>
            <w:szCs w:val="24"/>
          </w:rPr>
          <w:t xml:space="preserve"> и</w:t>
        </w:r>
      </w:ins>
      <w:ins w:id="3305" w:author="Tima" w:date="2026-01-15T11:31:00Z">
        <w:r>
          <w:rPr>
            <w:rFonts w:ascii="Times New Roman" w:hAnsi="Times New Roman" w:cs="Times New Roman"/>
            <w:sz w:val="24"/>
            <w:szCs w:val="24"/>
          </w:rPr>
          <w:t xml:space="preserve"> </w:t>
        </w:r>
      </w:ins>
      <w:ins w:id="3306" w:author="Tima" w:date="2026-01-15T11:48:00Z">
        <w:r w:rsidR="00877871">
          <w:rPr>
            <w:rFonts w:ascii="Times New Roman" w:hAnsi="Times New Roman" w:cs="Times New Roman"/>
            <w:sz w:val="24"/>
            <w:szCs w:val="24"/>
          </w:rPr>
          <w:t>1,02</w:t>
        </w:r>
      </w:ins>
      <w:ins w:id="3307" w:author="Tima" w:date="2026-01-15T11:31:00Z">
        <w:r>
          <w:rPr>
            <w:rFonts w:ascii="Times New Roman" w:hAnsi="Times New Roman" w:cs="Times New Roman"/>
            <w:sz w:val="24"/>
            <w:szCs w:val="24"/>
          </w:rPr>
          <w:t xml:space="preserve"> млн трейдеров (торговцев</w:t>
        </w:r>
      </w:ins>
      <w:ins w:id="3308" w:author="Tima" w:date="2026-01-15T11:32:00Z">
        <w:r>
          <w:rPr>
            <w:rFonts w:ascii="Times New Roman" w:hAnsi="Times New Roman" w:cs="Times New Roman"/>
            <w:sz w:val="24"/>
            <w:szCs w:val="24"/>
          </w:rPr>
          <w:t xml:space="preserve"> </w:t>
        </w:r>
        <w:r w:rsidRPr="00506BFC">
          <w:rPr>
            <w:rFonts w:ascii="Times New Roman" w:hAnsi="Times New Roman" w:cs="Times New Roman"/>
            <w:sz w:val="24"/>
            <w:szCs w:val="24"/>
            <w:rPrChange w:id="3309" w:author="Tima" w:date="2026-01-15T12:59:00Z">
              <w:rPr>
                <w:rFonts w:ascii="Times New Roman" w:hAnsi="Times New Roman" w:cs="Times New Roman"/>
                <w:sz w:val="24"/>
                <w:szCs w:val="24"/>
                <w:lang w:val="en-US"/>
              </w:rPr>
            </w:rPrChange>
          </w:rPr>
          <w:t>NFT</w:t>
        </w:r>
        <w:r>
          <w:rPr>
            <w:rFonts w:ascii="Times New Roman" w:hAnsi="Times New Roman" w:cs="Times New Roman"/>
            <w:sz w:val="24"/>
            <w:szCs w:val="24"/>
          </w:rPr>
          <w:t>). Из них –</w:t>
        </w:r>
        <w:r w:rsidR="00877871">
          <w:rPr>
            <w:rFonts w:ascii="Times New Roman" w:hAnsi="Times New Roman" w:cs="Times New Roman"/>
            <w:sz w:val="24"/>
            <w:szCs w:val="24"/>
          </w:rPr>
          <w:t xml:space="preserve"> </w:t>
        </w:r>
      </w:ins>
      <w:ins w:id="3310" w:author="Tima" w:date="2026-01-15T11:48:00Z">
        <w:r w:rsidR="00877871">
          <w:rPr>
            <w:rFonts w:ascii="Times New Roman" w:hAnsi="Times New Roman" w:cs="Times New Roman"/>
            <w:sz w:val="24"/>
            <w:szCs w:val="24"/>
          </w:rPr>
          <w:t>671070</w:t>
        </w:r>
      </w:ins>
      <w:ins w:id="3311" w:author="Tima" w:date="2026-01-15T11:32:00Z">
        <w:r w:rsidR="00877871">
          <w:rPr>
            <w:rFonts w:ascii="Times New Roman" w:hAnsi="Times New Roman" w:cs="Times New Roman"/>
            <w:sz w:val="24"/>
            <w:szCs w:val="24"/>
          </w:rPr>
          <w:t xml:space="preserve"> покупателей и </w:t>
        </w:r>
      </w:ins>
      <w:ins w:id="3312" w:author="Tima" w:date="2026-01-15T11:49:00Z">
        <w:r w:rsidR="00877871">
          <w:rPr>
            <w:rFonts w:ascii="Times New Roman" w:hAnsi="Times New Roman" w:cs="Times New Roman"/>
            <w:sz w:val="24"/>
            <w:szCs w:val="24"/>
          </w:rPr>
          <w:t>678170</w:t>
        </w:r>
      </w:ins>
      <w:ins w:id="3313" w:author="Tima" w:date="2026-01-15T11:32:00Z">
        <w:r>
          <w:rPr>
            <w:rFonts w:ascii="Times New Roman" w:hAnsi="Times New Roman" w:cs="Times New Roman"/>
            <w:sz w:val="24"/>
            <w:szCs w:val="24"/>
          </w:rPr>
          <w:t xml:space="preserve"> продавцов.</w:t>
        </w:r>
      </w:ins>
      <w:ins w:id="3314" w:author="Tima" w:date="2026-01-15T11:33:00Z">
        <w:r>
          <w:rPr>
            <w:rFonts w:ascii="Times New Roman" w:hAnsi="Times New Roman" w:cs="Times New Roman"/>
            <w:sz w:val="24"/>
            <w:szCs w:val="24"/>
          </w:rPr>
          <w:t xml:space="preserve"> </w:t>
        </w:r>
      </w:ins>
      <w:ins w:id="3315" w:author="Tima" w:date="2026-01-15T19:27:00Z">
        <w:r w:rsidR="0046317B">
          <w:rPr>
            <w:rFonts w:ascii="Times New Roman" w:hAnsi="Times New Roman" w:cs="Times New Roman"/>
            <w:sz w:val="24"/>
            <w:szCs w:val="24"/>
          </w:rPr>
          <w:t>Таким образом, г</w:t>
        </w:r>
      </w:ins>
      <w:ins w:id="3316" w:author="Tima" w:date="2026-01-15T11:33:00Z">
        <w:r>
          <w:rPr>
            <w:rFonts w:ascii="Times New Roman" w:hAnsi="Times New Roman" w:cs="Times New Roman"/>
            <w:sz w:val="24"/>
            <w:szCs w:val="24"/>
          </w:rPr>
          <w:t xml:space="preserve">лобально потребительский сегмент для предлагаемого сервиса охватывает </w:t>
        </w:r>
      </w:ins>
      <w:ins w:id="3317" w:author="Tima" w:date="2026-01-15T11:50:00Z">
        <w:r w:rsidR="00877871">
          <w:rPr>
            <w:rFonts w:ascii="Times New Roman" w:hAnsi="Times New Roman" w:cs="Times New Roman"/>
            <w:sz w:val="24"/>
            <w:szCs w:val="24"/>
          </w:rPr>
          <w:t>около</w:t>
        </w:r>
      </w:ins>
      <w:ins w:id="3318" w:author="Tima" w:date="2026-01-15T11:33:00Z">
        <w:r w:rsidR="00877871">
          <w:rPr>
            <w:rFonts w:ascii="Times New Roman" w:hAnsi="Times New Roman" w:cs="Times New Roman"/>
            <w:sz w:val="24"/>
            <w:szCs w:val="24"/>
          </w:rPr>
          <w:t xml:space="preserve"> 1</w:t>
        </w:r>
      </w:ins>
      <w:ins w:id="3319" w:author="Tima" w:date="2026-01-15T11:49:00Z">
        <w:r w:rsidR="00877871">
          <w:rPr>
            <w:rFonts w:ascii="Times New Roman" w:hAnsi="Times New Roman" w:cs="Times New Roman"/>
            <w:sz w:val="24"/>
            <w:szCs w:val="24"/>
          </w:rPr>
          <w:t>,35 млн</w:t>
        </w:r>
      </w:ins>
      <w:ins w:id="3320" w:author="Tima" w:date="2026-01-15T11:33:00Z">
        <w:r w:rsidR="00F67685">
          <w:rPr>
            <w:rFonts w:ascii="Times New Roman" w:hAnsi="Times New Roman" w:cs="Times New Roman"/>
            <w:sz w:val="24"/>
            <w:szCs w:val="24"/>
          </w:rPr>
          <w:t xml:space="preserve"> человек. </w:t>
        </w:r>
      </w:ins>
      <w:ins w:id="3321" w:author="Tima" w:date="2026-01-15T11:37:00Z">
        <w:r w:rsidR="00F67685">
          <w:rPr>
            <w:rFonts w:ascii="Times New Roman" w:hAnsi="Times New Roman" w:cs="Times New Roman"/>
            <w:sz w:val="24"/>
            <w:szCs w:val="24"/>
          </w:rPr>
          <w:t xml:space="preserve">Согласно прогнозу объёма рынка, доля России в мировой торговле </w:t>
        </w:r>
        <w:r w:rsidR="00F67685" w:rsidRPr="00506BFC">
          <w:rPr>
            <w:rFonts w:ascii="Times New Roman" w:hAnsi="Times New Roman" w:cs="Times New Roman"/>
            <w:sz w:val="24"/>
            <w:szCs w:val="24"/>
            <w:rPrChange w:id="3322" w:author="Tima" w:date="2026-01-15T12:59:00Z">
              <w:rPr>
                <w:rFonts w:ascii="Times New Roman" w:hAnsi="Times New Roman" w:cs="Times New Roman"/>
                <w:sz w:val="24"/>
                <w:szCs w:val="24"/>
                <w:lang w:val="en-US"/>
              </w:rPr>
            </w:rPrChange>
          </w:rPr>
          <w:t>NFT</w:t>
        </w:r>
        <w:r w:rsidR="00F67685" w:rsidRPr="00F67685">
          <w:rPr>
            <w:rFonts w:ascii="Times New Roman" w:hAnsi="Times New Roman" w:cs="Times New Roman"/>
            <w:sz w:val="24"/>
            <w:szCs w:val="24"/>
            <w:rPrChange w:id="3323" w:author="Tima" w:date="2026-01-15T11:37:00Z">
              <w:rPr>
                <w:rFonts w:ascii="Times New Roman" w:hAnsi="Times New Roman" w:cs="Times New Roman"/>
                <w:sz w:val="24"/>
                <w:szCs w:val="24"/>
                <w:lang w:val="en-US"/>
              </w:rPr>
            </w:rPrChange>
          </w:rPr>
          <w:t xml:space="preserve"> </w:t>
        </w:r>
        <w:r w:rsidR="00F67685">
          <w:rPr>
            <w:rFonts w:ascii="Times New Roman" w:hAnsi="Times New Roman" w:cs="Times New Roman"/>
            <w:sz w:val="24"/>
            <w:szCs w:val="24"/>
          </w:rPr>
          <w:t xml:space="preserve">составляет 0,5% </w:t>
        </w:r>
      </w:ins>
      <w:ins w:id="3324" w:author="Tima" w:date="2026-01-15T11:38:00Z">
        <w:r w:rsidR="00F67685">
          <w:rPr>
            <w:rFonts w:ascii="Times New Roman" w:hAnsi="Times New Roman" w:cs="Times New Roman"/>
            <w:sz w:val="24"/>
            <w:szCs w:val="24"/>
          </w:rPr>
          <w:t>–</w:t>
        </w:r>
      </w:ins>
      <w:ins w:id="3325" w:author="Tima" w:date="2026-01-15T11:37:00Z">
        <w:r w:rsidR="00F67685">
          <w:rPr>
            <w:rFonts w:ascii="Times New Roman" w:hAnsi="Times New Roman" w:cs="Times New Roman"/>
            <w:sz w:val="24"/>
            <w:szCs w:val="24"/>
          </w:rPr>
          <w:t xml:space="preserve"> </w:t>
        </w:r>
      </w:ins>
      <w:ins w:id="3326" w:author="Tima" w:date="2026-01-15T11:39:00Z">
        <w:r w:rsidR="00F67685">
          <w:rPr>
            <w:rFonts w:ascii="Times New Roman" w:hAnsi="Times New Roman" w:cs="Times New Roman"/>
            <w:sz w:val="24"/>
            <w:szCs w:val="24"/>
          </w:rPr>
          <w:t xml:space="preserve">это </w:t>
        </w:r>
      </w:ins>
      <w:ins w:id="3327" w:author="Tima" w:date="2026-01-15T11:38:00Z">
        <w:r w:rsidR="00877871">
          <w:rPr>
            <w:rFonts w:ascii="Times New Roman" w:hAnsi="Times New Roman" w:cs="Times New Roman"/>
            <w:sz w:val="24"/>
            <w:szCs w:val="24"/>
          </w:rPr>
          <w:t>6750</w:t>
        </w:r>
        <w:r w:rsidR="00F67685">
          <w:rPr>
            <w:rFonts w:ascii="Times New Roman" w:hAnsi="Times New Roman" w:cs="Times New Roman"/>
            <w:sz w:val="24"/>
            <w:szCs w:val="24"/>
          </w:rPr>
          <w:t xml:space="preserve"> че</w:t>
        </w:r>
      </w:ins>
      <w:ins w:id="3328" w:author="Tima" w:date="2026-01-15T11:39:00Z">
        <w:r w:rsidR="00F67685">
          <w:rPr>
            <w:rFonts w:ascii="Times New Roman" w:hAnsi="Times New Roman" w:cs="Times New Roman"/>
            <w:sz w:val="24"/>
            <w:szCs w:val="24"/>
          </w:rPr>
          <w:t>л</w:t>
        </w:r>
      </w:ins>
      <w:ins w:id="3329" w:author="Tima" w:date="2026-01-15T11:38:00Z">
        <w:r w:rsidR="00F67685">
          <w:rPr>
            <w:rFonts w:ascii="Times New Roman" w:hAnsi="Times New Roman" w:cs="Times New Roman"/>
            <w:sz w:val="24"/>
            <w:szCs w:val="24"/>
          </w:rPr>
          <w:t>овек</w:t>
        </w:r>
      </w:ins>
      <w:ins w:id="3330" w:author="Tima" w:date="2026-01-15T11:39:00Z">
        <w:r w:rsidR="00F67685">
          <w:rPr>
            <w:rFonts w:ascii="Times New Roman" w:hAnsi="Times New Roman" w:cs="Times New Roman"/>
            <w:sz w:val="24"/>
            <w:szCs w:val="24"/>
          </w:rPr>
          <w:t xml:space="preserve"> потенциальных покупателей и продавцов</w:t>
        </w:r>
      </w:ins>
      <w:ins w:id="3331" w:author="Tima" w:date="2026-01-15T11:40:00Z">
        <w:r w:rsidR="00F67685">
          <w:rPr>
            <w:rFonts w:ascii="Times New Roman" w:hAnsi="Times New Roman" w:cs="Times New Roman"/>
            <w:sz w:val="24"/>
            <w:szCs w:val="24"/>
          </w:rPr>
          <w:t xml:space="preserve"> </w:t>
        </w:r>
        <w:r w:rsidR="00F67685" w:rsidRPr="00506BFC">
          <w:rPr>
            <w:rFonts w:ascii="Times New Roman" w:hAnsi="Times New Roman" w:cs="Times New Roman"/>
            <w:sz w:val="24"/>
            <w:szCs w:val="24"/>
            <w:rPrChange w:id="3332" w:author="Tima" w:date="2026-01-15T12:59:00Z">
              <w:rPr>
                <w:rFonts w:ascii="Times New Roman" w:hAnsi="Times New Roman" w:cs="Times New Roman"/>
                <w:sz w:val="24"/>
                <w:szCs w:val="24"/>
                <w:lang w:val="en-US"/>
              </w:rPr>
            </w:rPrChange>
          </w:rPr>
          <w:t>NFT</w:t>
        </w:r>
      </w:ins>
      <w:ins w:id="3333" w:author="Tima" w:date="2026-01-15T11:39:00Z">
        <w:r w:rsidR="00F67685">
          <w:rPr>
            <w:rFonts w:ascii="Times New Roman" w:hAnsi="Times New Roman" w:cs="Times New Roman"/>
            <w:sz w:val="24"/>
            <w:szCs w:val="24"/>
          </w:rPr>
          <w:t xml:space="preserve"> из России</w:t>
        </w:r>
        <w:r w:rsidR="00877871">
          <w:rPr>
            <w:rFonts w:ascii="Times New Roman" w:hAnsi="Times New Roman" w:cs="Times New Roman"/>
            <w:sz w:val="24"/>
            <w:szCs w:val="24"/>
          </w:rPr>
          <w:t xml:space="preserve"> </w:t>
        </w:r>
      </w:ins>
      <w:ins w:id="3334" w:author="Tima" w:date="2026-01-15T11:51:00Z">
        <w:r w:rsidR="00877871">
          <w:rPr>
            <w:rFonts w:ascii="Times New Roman" w:hAnsi="Times New Roman" w:cs="Times New Roman"/>
            <w:sz w:val="24"/>
            <w:szCs w:val="24"/>
          </w:rPr>
          <w:t>–</w:t>
        </w:r>
      </w:ins>
      <w:ins w:id="3335" w:author="Tima" w:date="2026-01-15T11:39:00Z">
        <w:r w:rsidR="00877871">
          <w:rPr>
            <w:rFonts w:ascii="Times New Roman" w:hAnsi="Times New Roman" w:cs="Times New Roman"/>
            <w:sz w:val="24"/>
            <w:szCs w:val="24"/>
          </w:rPr>
          <w:t xml:space="preserve"> </w:t>
        </w:r>
      </w:ins>
      <w:ins w:id="3336" w:author="Tima" w:date="2026-01-15T11:51:00Z">
        <w:r w:rsidR="00877871">
          <w:rPr>
            <w:rFonts w:ascii="Times New Roman" w:hAnsi="Times New Roman" w:cs="Times New Roman"/>
            <w:sz w:val="24"/>
            <w:szCs w:val="24"/>
          </w:rPr>
          <w:t xml:space="preserve">это и </w:t>
        </w:r>
      </w:ins>
      <w:ins w:id="3337" w:author="Tima" w:date="2026-01-15T19:27:00Z">
        <w:r w:rsidR="0046317B">
          <w:rPr>
            <w:rFonts w:ascii="Times New Roman" w:hAnsi="Times New Roman" w:cs="Times New Roman"/>
            <w:sz w:val="24"/>
            <w:szCs w:val="24"/>
          </w:rPr>
          <w:t>будет</w:t>
        </w:r>
      </w:ins>
      <w:ins w:id="3338" w:author="Tima" w:date="2026-01-15T11:51:00Z">
        <w:r w:rsidR="00877871">
          <w:rPr>
            <w:rFonts w:ascii="Times New Roman" w:hAnsi="Times New Roman" w:cs="Times New Roman"/>
            <w:sz w:val="24"/>
            <w:szCs w:val="24"/>
          </w:rPr>
          <w:t xml:space="preserve"> наша </w:t>
        </w:r>
      </w:ins>
      <w:ins w:id="3339" w:author="Tima" w:date="2026-01-15T11:39:00Z">
        <w:r w:rsidR="00877871">
          <w:rPr>
            <w:rFonts w:ascii="Times New Roman" w:hAnsi="Times New Roman" w:cs="Times New Roman"/>
            <w:sz w:val="24"/>
            <w:szCs w:val="24"/>
          </w:rPr>
          <w:t xml:space="preserve">целевая </w:t>
        </w:r>
      </w:ins>
      <w:ins w:id="3340" w:author="Tima" w:date="2026-01-15T11:51:00Z">
        <w:r w:rsidR="00877871">
          <w:rPr>
            <w:rFonts w:ascii="Times New Roman" w:hAnsi="Times New Roman" w:cs="Times New Roman"/>
            <w:sz w:val="24"/>
            <w:szCs w:val="24"/>
          </w:rPr>
          <w:t xml:space="preserve">аудитория на первое время </w:t>
        </w:r>
        <w:proofErr w:type="gramStart"/>
        <w:r w:rsidR="00877871">
          <w:rPr>
            <w:rFonts w:ascii="Times New Roman" w:hAnsi="Times New Roman" w:cs="Times New Roman"/>
            <w:sz w:val="24"/>
            <w:szCs w:val="24"/>
          </w:rPr>
          <w:t>запуска</w:t>
        </w:r>
        <w:proofErr w:type="gramEnd"/>
        <w:r w:rsidR="00877871">
          <w:rPr>
            <w:rFonts w:ascii="Times New Roman" w:hAnsi="Times New Roman" w:cs="Times New Roman"/>
            <w:sz w:val="24"/>
            <w:szCs w:val="24"/>
          </w:rPr>
          <w:t xml:space="preserve"> </w:t>
        </w:r>
      </w:ins>
      <w:ins w:id="3341" w:author="Tima" w:date="2026-01-15T11:52:00Z">
        <w:r w:rsidR="00877871">
          <w:rPr>
            <w:rFonts w:ascii="Times New Roman" w:hAnsi="Times New Roman" w:cs="Times New Roman"/>
            <w:sz w:val="24"/>
            <w:szCs w:val="24"/>
          </w:rPr>
          <w:t>разрабатываемого в данной работе проекта.</w:t>
        </w:r>
      </w:ins>
    </w:p>
    <w:p w14:paraId="22413B69" w14:textId="77777777" w:rsidR="007A1E44" w:rsidRDefault="00AA34B4">
      <w:pPr>
        <w:spacing w:line="276" w:lineRule="auto"/>
        <w:ind w:firstLine="709"/>
        <w:jc w:val="both"/>
        <w:rPr>
          <w:ins w:id="3342" w:author="Tima" w:date="2026-01-18T22:13:00Z"/>
          <w:rFonts w:ascii="Times New Roman" w:hAnsi="Times New Roman" w:cs="Times New Roman"/>
          <w:sz w:val="24"/>
          <w:szCs w:val="24"/>
        </w:rPr>
        <w:pPrChange w:id="3343" w:author="Tima" w:date="2026-01-15T19:30:00Z">
          <w:pPr/>
        </w:pPrChange>
      </w:pPr>
      <w:ins w:id="3344" w:author="Tima" w:date="2026-01-15T11:55:00Z">
        <w:r>
          <w:rPr>
            <w:rFonts w:ascii="Times New Roman" w:hAnsi="Times New Roman" w:cs="Times New Roman"/>
            <w:sz w:val="24"/>
            <w:szCs w:val="24"/>
          </w:rPr>
          <w:t>По результатам проведённого исследования (опроса)</w:t>
        </w:r>
      </w:ins>
      <w:ins w:id="3345" w:author="Tima" w:date="2026-01-15T19:28:00Z">
        <w:r w:rsidR="0046317B">
          <w:rPr>
            <w:rFonts w:ascii="Times New Roman" w:hAnsi="Times New Roman" w:cs="Times New Roman"/>
            <w:sz w:val="24"/>
            <w:szCs w:val="24"/>
          </w:rPr>
          <w:t xml:space="preserve">, доля заинтересованных в </w:t>
        </w:r>
        <w:r w:rsidR="0046317B">
          <w:rPr>
            <w:rFonts w:ascii="Times New Roman" w:hAnsi="Times New Roman" w:cs="Times New Roman"/>
            <w:sz w:val="24"/>
            <w:szCs w:val="24"/>
            <w:lang w:val="en-US"/>
          </w:rPr>
          <w:t>NFT</w:t>
        </w:r>
        <w:r w:rsidR="0046317B">
          <w:rPr>
            <w:rFonts w:ascii="Times New Roman" w:hAnsi="Times New Roman" w:cs="Times New Roman"/>
            <w:sz w:val="24"/>
            <w:szCs w:val="24"/>
          </w:rPr>
          <w:t xml:space="preserve"> людей составляет</w:t>
        </w:r>
        <w:r w:rsidR="003615AC">
          <w:rPr>
            <w:rFonts w:ascii="Times New Roman" w:hAnsi="Times New Roman" w:cs="Times New Roman"/>
            <w:sz w:val="24"/>
            <w:szCs w:val="24"/>
          </w:rPr>
          <w:t xml:space="preserve"> 51</w:t>
        </w:r>
      </w:ins>
      <w:ins w:id="3346" w:author="Tima" w:date="2026-01-15T19:29:00Z">
        <w:r w:rsidR="0046317B">
          <w:rPr>
            <w:rFonts w:ascii="Times New Roman" w:hAnsi="Times New Roman" w:cs="Times New Roman"/>
            <w:sz w:val="24"/>
            <w:szCs w:val="24"/>
          </w:rPr>
          <w:t>%.</w:t>
        </w:r>
      </w:ins>
      <w:ins w:id="3347" w:author="Tima" w:date="2026-01-15T19:30:00Z">
        <w:r w:rsidR="00A649B1">
          <w:rPr>
            <w:rFonts w:ascii="Times New Roman" w:hAnsi="Times New Roman" w:cs="Times New Roman"/>
            <w:sz w:val="24"/>
            <w:szCs w:val="24"/>
          </w:rPr>
          <w:t xml:space="preserve"> Исходя из этого, предположим, что</w:t>
        </w:r>
      </w:ins>
      <w:ins w:id="3348" w:author="Tima" w:date="2026-01-15T11:53:00Z">
        <w:r w:rsidR="00877871">
          <w:rPr>
            <w:rFonts w:ascii="Times New Roman" w:hAnsi="Times New Roman" w:cs="Times New Roman"/>
            <w:sz w:val="24"/>
            <w:szCs w:val="24"/>
          </w:rPr>
          <w:t xml:space="preserve"> уровень проникновения </w:t>
        </w:r>
      </w:ins>
      <w:ins w:id="3349" w:author="Tima" w:date="2026-01-15T19:30:00Z">
        <w:r w:rsidR="00A649B1">
          <w:rPr>
            <w:rFonts w:ascii="Times New Roman" w:hAnsi="Times New Roman" w:cs="Times New Roman"/>
            <w:sz w:val="24"/>
            <w:szCs w:val="24"/>
          </w:rPr>
          <w:t xml:space="preserve">для нашего сервиса </w:t>
        </w:r>
      </w:ins>
      <w:ins w:id="3350" w:author="Tima" w:date="2026-01-15T11:53:00Z">
        <w:r w:rsidR="00877871">
          <w:rPr>
            <w:rFonts w:ascii="Times New Roman" w:hAnsi="Times New Roman" w:cs="Times New Roman"/>
            <w:sz w:val="24"/>
            <w:szCs w:val="24"/>
          </w:rPr>
          <w:t>будет равен</w:t>
        </w:r>
      </w:ins>
      <w:ins w:id="3351" w:author="Tima" w:date="2026-01-18T22:13:00Z">
        <w:r w:rsidR="007A1E44">
          <w:rPr>
            <w:rFonts w:ascii="Times New Roman" w:hAnsi="Times New Roman" w:cs="Times New Roman"/>
            <w:sz w:val="24"/>
            <w:szCs w:val="24"/>
          </w:rPr>
          <w:t>:</w:t>
        </w:r>
      </w:ins>
    </w:p>
    <w:p w14:paraId="73454B18" w14:textId="75D1D357" w:rsidR="00877871" w:rsidRPr="00FA4881" w:rsidRDefault="007A1E44">
      <w:pPr>
        <w:spacing w:line="276" w:lineRule="auto"/>
        <w:ind w:firstLine="709"/>
        <w:jc w:val="both"/>
        <w:rPr>
          <w:ins w:id="3352" w:author="Tima" w:date="2026-01-15T11:22:00Z"/>
          <w:rFonts w:ascii="Times New Roman" w:hAnsi="Times New Roman" w:cs="Times New Roman"/>
          <w:sz w:val="24"/>
          <w:szCs w:val="24"/>
        </w:rPr>
        <w:pPrChange w:id="3353" w:author="Tima" w:date="2026-01-15T19:30:00Z">
          <w:pPr/>
        </w:pPrChange>
      </w:pPr>
      <w:ins w:id="3354" w:author="Tima" w:date="2026-01-18T22:15:00Z">
        <w:r>
          <w:rPr>
            <w:rFonts w:ascii="Times New Roman" w:hAnsi="Times New Roman" w:cs="Times New Roman"/>
            <w:sz w:val="24"/>
            <w:szCs w:val="24"/>
          </w:rPr>
          <w:t>(</w:t>
        </w:r>
      </w:ins>
      <w:ins w:id="3355" w:author="Tima" w:date="2026-01-18T22:13:00Z">
        <w:r>
          <w:rPr>
            <w:rFonts w:ascii="Times New Roman" w:hAnsi="Times New Roman" w:cs="Times New Roman"/>
            <w:sz w:val="24"/>
            <w:szCs w:val="24"/>
          </w:rPr>
          <w:t xml:space="preserve">6750 * </w:t>
        </w:r>
      </w:ins>
      <w:ins w:id="3356" w:author="Tima" w:date="2026-01-18T22:15:00Z">
        <w:r>
          <w:rPr>
            <w:rFonts w:ascii="Times New Roman" w:hAnsi="Times New Roman" w:cs="Times New Roman"/>
            <w:sz w:val="24"/>
            <w:szCs w:val="24"/>
          </w:rPr>
          <w:t>0,</w:t>
        </w:r>
      </w:ins>
      <w:ins w:id="3357" w:author="Tima" w:date="2026-01-18T22:14:00Z">
        <w:r>
          <w:rPr>
            <w:rFonts w:ascii="Times New Roman" w:hAnsi="Times New Roman" w:cs="Times New Roman"/>
            <w:sz w:val="24"/>
            <w:szCs w:val="24"/>
          </w:rPr>
          <w:t>51</w:t>
        </w:r>
      </w:ins>
      <w:ins w:id="3358" w:author="Tima" w:date="2026-01-18T22:15:00Z">
        <w:r>
          <w:rPr>
            <w:rFonts w:ascii="Times New Roman" w:hAnsi="Times New Roman" w:cs="Times New Roman"/>
            <w:sz w:val="24"/>
            <w:szCs w:val="24"/>
          </w:rPr>
          <w:t>)</w:t>
        </w:r>
      </w:ins>
      <w:ins w:id="3359" w:author="Tima" w:date="2026-01-18T22:14:00Z">
        <w:r>
          <w:rPr>
            <w:rFonts w:ascii="Times New Roman" w:hAnsi="Times New Roman" w:cs="Times New Roman"/>
            <w:sz w:val="24"/>
            <w:szCs w:val="24"/>
          </w:rPr>
          <w:t xml:space="preserve"> / 1.350.000 </w:t>
        </w:r>
      </w:ins>
      <w:ins w:id="3360" w:author="Tima" w:date="2026-01-18T22:15:00Z">
        <w:r>
          <w:rPr>
            <w:rFonts w:ascii="Times New Roman" w:hAnsi="Times New Roman" w:cs="Times New Roman"/>
            <w:sz w:val="24"/>
            <w:szCs w:val="24"/>
          </w:rPr>
          <w:t>* 100%</w:t>
        </w:r>
      </w:ins>
      <w:ins w:id="3361" w:author="Tima" w:date="2026-01-18T22:14:00Z">
        <w:r>
          <w:rPr>
            <w:rFonts w:ascii="Times New Roman" w:hAnsi="Times New Roman" w:cs="Times New Roman"/>
            <w:sz w:val="24"/>
            <w:szCs w:val="24"/>
          </w:rPr>
          <w:t xml:space="preserve"> </w:t>
        </w:r>
      </w:ins>
      <w:ins w:id="3362" w:author="Tima" w:date="2026-01-18T22:15:00Z">
        <w:r>
          <w:rPr>
            <w:rFonts w:ascii="Times New Roman" w:hAnsi="Times New Roman" w:cs="Times New Roman"/>
            <w:sz w:val="24"/>
            <w:szCs w:val="24"/>
          </w:rPr>
          <w:t>= 0,255% ~ 0,3%.</w:t>
        </w:r>
      </w:ins>
    </w:p>
    <w:p w14:paraId="4A25A2AF" w14:textId="23EEEB58" w:rsidR="007F1B4E" w:rsidRPr="00FA4881" w:rsidRDefault="00887386">
      <w:pPr>
        <w:spacing w:line="276" w:lineRule="auto"/>
        <w:ind w:firstLine="709"/>
        <w:jc w:val="both"/>
        <w:rPr>
          <w:ins w:id="3363" w:author="Tima" w:date="2026-01-15T12:38:00Z"/>
          <w:rFonts w:ascii="Times New Roman" w:hAnsi="Times New Roman" w:cs="Times New Roman"/>
          <w:sz w:val="24"/>
          <w:szCs w:val="24"/>
        </w:rPr>
        <w:pPrChange w:id="3364" w:author="Tima" w:date="2026-01-15T12:59:00Z">
          <w:pPr/>
        </w:pPrChange>
      </w:pPr>
      <w:ins w:id="3365" w:author="Tima" w:date="2026-01-15T12:28:00Z">
        <w:r w:rsidRPr="00FA4881">
          <w:rPr>
            <w:rFonts w:ascii="Times New Roman" w:hAnsi="Times New Roman" w:cs="Times New Roman"/>
            <w:sz w:val="24"/>
            <w:szCs w:val="24"/>
          </w:rPr>
          <w:t xml:space="preserve">Проанализируем </w:t>
        </w:r>
      </w:ins>
      <w:ins w:id="3366" w:author="Tima" w:date="2026-01-15T19:30:00Z">
        <w:r w:rsidR="00A649B1">
          <w:rPr>
            <w:rFonts w:ascii="Times New Roman" w:hAnsi="Times New Roman" w:cs="Times New Roman"/>
            <w:sz w:val="24"/>
            <w:szCs w:val="24"/>
          </w:rPr>
          <w:t xml:space="preserve">открытые </w:t>
        </w:r>
      </w:ins>
      <w:ins w:id="3367" w:author="Tima" w:date="2026-01-15T12:28:00Z">
        <w:r w:rsidRPr="00FA4881">
          <w:rPr>
            <w:rFonts w:ascii="Times New Roman" w:hAnsi="Times New Roman" w:cs="Times New Roman"/>
            <w:sz w:val="24"/>
            <w:szCs w:val="24"/>
          </w:rPr>
          <w:t>статистические данные для определения среднего количества сделок в месяц. Для этого возьмём</w:t>
        </w:r>
      </w:ins>
      <w:ins w:id="3368" w:author="Tima" w:date="2026-01-15T12:29:00Z">
        <w:r w:rsidRPr="00E07331">
          <w:rPr>
            <w:rFonts w:ascii="Times New Roman" w:hAnsi="Times New Roman" w:cs="Times New Roman"/>
            <w:sz w:val="24"/>
            <w:szCs w:val="24"/>
          </w:rPr>
          <w:t xml:space="preserve"> коллекции с самым большим объёмом торгов за 2025 год</w:t>
        </w:r>
      </w:ins>
      <w:ins w:id="3369" w:author="Tima" w:date="2026-01-15T12:33:00Z">
        <w:r w:rsidRPr="00E07331">
          <w:rPr>
            <w:rFonts w:ascii="Times New Roman" w:hAnsi="Times New Roman" w:cs="Times New Roman"/>
            <w:sz w:val="24"/>
            <w:szCs w:val="24"/>
          </w:rPr>
          <w:t xml:space="preserve"> по данным OKX </w:t>
        </w:r>
        <w:proofErr w:type="spellStart"/>
        <w:r w:rsidRPr="00506BFC">
          <w:rPr>
            <w:rFonts w:ascii="Times New Roman" w:hAnsi="Times New Roman" w:cs="Times New Roman"/>
            <w:sz w:val="24"/>
            <w:szCs w:val="24"/>
            <w:rPrChange w:id="3370" w:author="Tima" w:date="2026-01-15T12:59:00Z">
              <w:rPr>
                <w:rFonts w:ascii="Times New Roman" w:hAnsi="Times New Roman" w:cs="Times New Roman"/>
                <w:sz w:val="24"/>
                <w:lang w:val="en-US"/>
              </w:rPr>
            </w:rPrChange>
          </w:rPr>
          <w:t>Wallet</w:t>
        </w:r>
      </w:ins>
      <w:proofErr w:type="spellEnd"/>
      <w:ins w:id="3371" w:author="Tima" w:date="2026-01-15T12:34:00Z">
        <w:r w:rsidRPr="00FA4881">
          <w:rPr>
            <w:rFonts w:ascii="Times New Roman" w:hAnsi="Times New Roman" w:cs="Times New Roman"/>
            <w:sz w:val="24"/>
            <w:szCs w:val="24"/>
          </w:rPr>
          <w:t xml:space="preserve">, который анализирует все сделки на всех </w:t>
        </w:r>
        <w:r w:rsidRPr="00506BFC">
          <w:rPr>
            <w:rFonts w:ascii="Times New Roman" w:hAnsi="Times New Roman" w:cs="Times New Roman"/>
            <w:sz w:val="24"/>
            <w:szCs w:val="24"/>
            <w:rPrChange w:id="3372" w:author="Tima" w:date="2026-01-15T12:59:00Z">
              <w:rPr>
                <w:rFonts w:ascii="Times New Roman" w:hAnsi="Times New Roman" w:cs="Times New Roman"/>
                <w:sz w:val="24"/>
                <w:lang w:val="en-US"/>
              </w:rPr>
            </w:rPrChange>
          </w:rPr>
          <w:t>NFT-</w:t>
        </w:r>
        <w:proofErr w:type="spellStart"/>
        <w:r w:rsidRPr="00FA4881">
          <w:rPr>
            <w:rFonts w:ascii="Times New Roman" w:hAnsi="Times New Roman" w:cs="Times New Roman"/>
            <w:sz w:val="24"/>
            <w:szCs w:val="24"/>
          </w:rPr>
          <w:t>маркетплейсах</w:t>
        </w:r>
      </w:ins>
      <w:proofErr w:type="spellEnd"/>
      <w:ins w:id="3373" w:author="Tima" w:date="2026-01-15T12:41:00Z">
        <w:r w:rsidR="00CA0745" w:rsidRPr="00FA4881">
          <w:rPr>
            <w:rFonts w:ascii="Times New Roman" w:hAnsi="Times New Roman" w:cs="Times New Roman"/>
            <w:sz w:val="24"/>
            <w:szCs w:val="24"/>
          </w:rPr>
          <w:t xml:space="preserve"> (рисунок 1</w:t>
        </w:r>
      </w:ins>
      <w:ins w:id="3374" w:author="Tima" w:date="2026-01-18T22:46:00Z">
        <w:r w:rsidR="00665B94">
          <w:rPr>
            <w:rFonts w:ascii="Times New Roman" w:hAnsi="Times New Roman" w:cs="Times New Roman"/>
            <w:sz w:val="24"/>
            <w:szCs w:val="24"/>
          </w:rPr>
          <w:t>3</w:t>
        </w:r>
      </w:ins>
      <w:ins w:id="3375" w:author="Tima" w:date="2026-01-15T12:41:00Z">
        <w:r w:rsidR="00CA0745" w:rsidRPr="00FA4881">
          <w:rPr>
            <w:rFonts w:ascii="Times New Roman" w:hAnsi="Times New Roman" w:cs="Times New Roman"/>
            <w:sz w:val="24"/>
            <w:szCs w:val="24"/>
          </w:rPr>
          <w:t>)</w:t>
        </w:r>
      </w:ins>
      <w:ins w:id="3376" w:author="Tima" w:date="2026-01-15T12:29:00Z">
        <w:r w:rsidRPr="00E07331">
          <w:rPr>
            <w:rFonts w:ascii="Times New Roman" w:hAnsi="Times New Roman" w:cs="Times New Roman"/>
            <w:sz w:val="24"/>
            <w:szCs w:val="24"/>
          </w:rPr>
          <w:t xml:space="preserve">. </w:t>
        </w:r>
      </w:ins>
      <w:ins w:id="3377" w:author="Tima" w:date="2026-01-15T12:34:00Z">
        <w:r w:rsidRPr="00E07331">
          <w:rPr>
            <w:rFonts w:ascii="Times New Roman" w:hAnsi="Times New Roman" w:cs="Times New Roman"/>
            <w:sz w:val="24"/>
            <w:szCs w:val="24"/>
          </w:rPr>
          <w:t>К</w:t>
        </w:r>
      </w:ins>
      <w:ins w:id="3378" w:author="Tima" w:date="2026-01-15T12:30:00Z">
        <w:r w:rsidR="00CA0745" w:rsidRPr="00E07331">
          <w:rPr>
            <w:rFonts w:ascii="Times New Roman" w:hAnsi="Times New Roman" w:cs="Times New Roman"/>
            <w:sz w:val="24"/>
            <w:szCs w:val="24"/>
          </w:rPr>
          <w:t xml:space="preserve">оличественные данные </w:t>
        </w:r>
      </w:ins>
      <w:ins w:id="3379" w:author="Tima" w:date="2026-01-15T19:31:00Z">
        <w:r w:rsidR="00A649B1" w:rsidRPr="00F32504">
          <w:rPr>
            <w:rFonts w:ascii="Times New Roman" w:hAnsi="Times New Roman" w:cs="Times New Roman"/>
            <w:sz w:val="24"/>
            <w:szCs w:val="24"/>
          </w:rPr>
          <w:t>за последние 30 дней</w:t>
        </w:r>
        <w:r w:rsidR="00A649B1" w:rsidRPr="00FA4881">
          <w:rPr>
            <w:rFonts w:ascii="Times New Roman" w:hAnsi="Times New Roman" w:cs="Times New Roman"/>
            <w:sz w:val="24"/>
            <w:szCs w:val="24"/>
          </w:rPr>
          <w:t xml:space="preserve"> </w:t>
        </w:r>
      </w:ins>
      <w:ins w:id="3380" w:author="Tima" w:date="2026-01-15T12:30:00Z">
        <w:r w:rsidR="00CA0745" w:rsidRPr="00FA4881">
          <w:rPr>
            <w:rFonts w:ascii="Times New Roman" w:hAnsi="Times New Roman" w:cs="Times New Roman"/>
            <w:sz w:val="24"/>
            <w:szCs w:val="24"/>
          </w:rPr>
          <w:t xml:space="preserve">по </w:t>
        </w:r>
      </w:ins>
      <w:ins w:id="3381" w:author="Tima" w:date="2026-01-15T12:34:00Z">
        <w:r w:rsidR="00CA0745" w:rsidRPr="00E07331">
          <w:rPr>
            <w:rFonts w:ascii="Times New Roman" w:hAnsi="Times New Roman" w:cs="Times New Roman"/>
            <w:sz w:val="24"/>
            <w:szCs w:val="24"/>
          </w:rPr>
          <w:t xml:space="preserve">каждой </w:t>
        </w:r>
      </w:ins>
      <w:proofErr w:type="spellStart"/>
      <w:ins w:id="3382" w:author="Tima" w:date="2026-01-15T19:31:00Z">
        <w:r w:rsidR="00A649B1">
          <w:rPr>
            <w:rFonts w:ascii="Times New Roman" w:hAnsi="Times New Roman" w:cs="Times New Roman"/>
            <w:sz w:val="24"/>
            <w:szCs w:val="24"/>
          </w:rPr>
          <w:t>топовой</w:t>
        </w:r>
        <w:proofErr w:type="spellEnd"/>
        <w:r w:rsidR="00A649B1">
          <w:rPr>
            <w:rFonts w:ascii="Times New Roman" w:hAnsi="Times New Roman" w:cs="Times New Roman"/>
            <w:sz w:val="24"/>
            <w:szCs w:val="24"/>
          </w:rPr>
          <w:t xml:space="preserve"> </w:t>
        </w:r>
      </w:ins>
      <w:ins w:id="3383" w:author="Tima" w:date="2026-01-15T12:34:00Z">
        <w:r w:rsidR="00CA0745" w:rsidRPr="00FA4881">
          <w:rPr>
            <w:rFonts w:ascii="Times New Roman" w:hAnsi="Times New Roman" w:cs="Times New Roman"/>
            <w:sz w:val="24"/>
            <w:szCs w:val="24"/>
          </w:rPr>
          <w:t>коллекции</w:t>
        </w:r>
      </w:ins>
      <w:ins w:id="3384" w:author="Tima" w:date="2026-01-15T12:30:00Z">
        <w:r w:rsidRPr="00FA4881">
          <w:rPr>
            <w:rFonts w:ascii="Times New Roman" w:hAnsi="Times New Roman" w:cs="Times New Roman"/>
            <w:sz w:val="24"/>
            <w:szCs w:val="24"/>
          </w:rPr>
          <w:t xml:space="preserve"> возьмём с</w:t>
        </w:r>
        <w:r w:rsidRPr="00E07331">
          <w:rPr>
            <w:rFonts w:ascii="Times New Roman" w:hAnsi="Times New Roman" w:cs="Times New Roman"/>
            <w:sz w:val="24"/>
            <w:szCs w:val="24"/>
          </w:rPr>
          <w:t xml:space="preserve"> </w:t>
        </w:r>
      </w:ins>
      <w:ins w:id="3385" w:author="Tima" w:date="2026-01-15T12:31:00Z">
        <w:r w:rsidRPr="00E07331">
          <w:rPr>
            <w:rFonts w:ascii="Times New Roman" w:hAnsi="Times New Roman" w:cs="Times New Roman"/>
            <w:sz w:val="24"/>
            <w:szCs w:val="24"/>
          </w:rPr>
          <w:t>сайта самого популярного NFT-</w:t>
        </w:r>
        <w:proofErr w:type="spellStart"/>
        <w:r w:rsidRPr="00FA4881">
          <w:rPr>
            <w:rFonts w:ascii="Times New Roman" w:hAnsi="Times New Roman" w:cs="Times New Roman"/>
            <w:sz w:val="24"/>
            <w:szCs w:val="24"/>
          </w:rPr>
          <w:t>маркетплейса</w:t>
        </w:r>
        <w:proofErr w:type="spellEnd"/>
        <w:r w:rsidRPr="00FA4881">
          <w:rPr>
            <w:rFonts w:ascii="Times New Roman" w:hAnsi="Times New Roman" w:cs="Times New Roman"/>
            <w:sz w:val="24"/>
            <w:szCs w:val="24"/>
          </w:rPr>
          <w:t xml:space="preserve"> </w:t>
        </w:r>
        <w:proofErr w:type="spellStart"/>
        <w:r w:rsidRPr="00506BFC">
          <w:rPr>
            <w:rFonts w:ascii="Times New Roman" w:hAnsi="Times New Roman" w:cs="Times New Roman"/>
            <w:sz w:val="24"/>
            <w:szCs w:val="24"/>
            <w:rPrChange w:id="3386" w:author="Tima" w:date="2026-01-15T12:59:00Z">
              <w:rPr>
                <w:rFonts w:ascii="Times New Roman" w:hAnsi="Times New Roman" w:cs="Times New Roman"/>
                <w:sz w:val="24"/>
                <w:lang w:val="en-US"/>
              </w:rPr>
            </w:rPrChange>
          </w:rPr>
          <w:t>O</w:t>
        </w:r>
        <w:r w:rsidR="00CA0745" w:rsidRPr="00506BFC">
          <w:rPr>
            <w:rFonts w:ascii="Times New Roman" w:hAnsi="Times New Roman" w:cs="Times New Roman"/>
            <w:sz w:val="24"/>
            <w:szCs w:val="24"/>
            <w:rPrChange w:id="3387" w:author="Tima" w:date="2026-01-15T12:59:00Z">
              <w:rPr>
                <w:rFonts w:ascii="Times New Roman" w:hAnsi="Times New Roman" w:cs="Times New Roman"/>
                <w:sz w:val="24"/>
                <w:lang w:val="en-US"/>
              </w:rPr>
            </w:rPrChange>
          </w:rPr>
          <w:t>pen</w:t>
        </w:r>
      </w:ins>
      <w:ins w:id="3388" w:author="Tima" w:date="2026-01-15T12:40:00Z">
        <w:r w:rsidR="00CA0745" w:rsidRPr="00506BFC">
          <w:rPr>
            <w:rFonts w:ascii="Times New Roman" w:hAnsi="Times New Roman" w:cs="Times New Roman"/>
            <w:sz w:val="24"/>
            <w:szCs w:val="24"/>
            <w:rPrChange w:id="3389" w:author="Tima" w:date="2026-01-15T12:59:00Z">
              <w:rPr>
                <w:rFonts w:ascii="Times New Roman" w:hAnsi="Times New Roman" w:cs="Times New Roman"/>
                <w:sz w:val="24"/>
                <w:lang w:val="en-US"/>
              </w:rPr>
            </w:rPrChange>
          </w:rPr>
          <w:t>S</w:t>
        </w:r>
      </w:ins>
      <w:ins w:id="3390" w:author="Tima" w:date="2026-01-15T12:31:00Z">
        <w:r w:rsidRPr="00506BFC">
          <w:rPr>
            <w:rFonts w:ascii="Times New Roman" w:hAnsi="Times New Roman" w:cs="Times New Roman"/>
            <w:sz w:val="24"/>
            <w:szCs w:val="24"/>
            <w:rPrChange w:id="3391" w:author="Tima" w:date="2026-01-15T12:59:00Z">
              <w:rPr>
                <w:rFonts w:ascii="Times New Roman" w:hAnsi="Times New Roman" w:cs="Times New Roman"/>
                <w:sz w:val="24"/>
                <w:lang w:val="en-US"/>
              </w:rPr>
            </w:rPrChange>
          </w:rPr>
          <w:t>ea</w:t>
        </w:r>
        <w:proofErr w:type="spellEnd"/>
        <w:r w:rsidRPr="00506BFC">
          <w:rPr>
            <w:rFonts w:ascii="Times New Roman" w:hAnsi="Times New Roman" w:cs="Times New Roman"/>
            <w:sz w:val="24"/>
            <w:szCs w:val="24"/>
            <w:rPrChange w:id="3392" w:author="Tima" w:date="2026-01-15T12:59:00Z">
              <w:rPr>
                <w:rFonts w:ascii="Times New Roman" w:hAnsi="Times New Roman" w:cs="Times New Roman"/>
                <w:sz w:val="24"/>
                <w:lang w:val="en-US"/>
              </w:rPr>
            </w:rPrChange>
          </w:rPr>
          <w:t xml:space="preserve"> </w:t>
        </w:r>
        <w:r w:rsidRPr="00FA4881">
          <w:rPr>
            <w:rFonts w:ascii="Times New Roman" w:hAnsi="Times New Roman" w:cs="Times New Roman"/>
            <w:sz w:val="24"/>
            <w:szCs w:val="24"/>
          </w:rPr>
          <w:t>(</w:t>
        </w:r>
      </w:ins>
      <w:ins w:id="3393" w:author="Tima" w:date="2026-01-15T13:00:00Z">
        <w:r w:rsidR="00506BFC">
          <w:rPr>
            <w:rFonts w:ascii="Times New Roman" w:hAnsi="Times New Roman" w:cs="Times New Roman"/>
            <w:sz w:val="24"/>
            <w:szCs w:val="24"/>
          </w:rPr>
          <w:fldChar w:fldCharType="begin"/>
        </w:r>
        <w:r w:rsidR="00506BFC">
          <w:rPr>
            <w:rFonts w:ascii="Times New Roman" w:hAnsi="Times New Roman" w:cs="Times New Roman"/>
            <w:sz w:val="24"/>
            <w:szCs w:val="24"/>
          </w:rPr>
          <w:instrText xml:space="preserve"> HYPERLINK "</w:instrText>
        </w:r>
      </w:ins>
      <w:ins w:id="3394" w:author="Tima" w:date="2026-01-15T12:32:00Z">
        <w:r w:rsidR="00506BFC" w:rsidRPr="00506BFC">
          <w:rPr>
            <w:szCs w:val="24"/>
            <w:rPrChange w:id="3395" w:author="Tima" w:date="2026-01-15T12:59:00Z">
              <w:rPr>
                <w:rStyle w:val="af6"/>
                <w:rFonts w:ascii="Times New Roman" w:hAnsi="Times New Roman" w:cs="Times New Roman"/>
                <w:sz w:val="24"/>
              </w:rPr>
            </w:rPrChange>
          </w:rPr>
          <w:instrText>https://opensea.io/collections?timeframe=thirty_day</w:instrText>
        </w:r>
      </w:ins>
      <w:ins w:id="3396" w:author="Tima" w:date="2026-01-15T12:59:00Z">
        <w:r w:rsidR="00506BFC">
          <w:rPr>
            <w:rFonts w:ascii="Times New Roman" w:hAnsi="Times New Roman" w:cs="Times New Roman"/>
            <w:sz w:val="24"/>
            <w:szCs w:val="24"/>
            <w:lang w:val="en-US"/>
          </w:rPr>
          <w:instrText>s</w:instrText>
        </w:r>
      </w:ins>
      <w:ins w:id="3397" w:author="Tima" w:date="2026-01-15T13:00:00Z">
        <w:r w:rsidR="00506BFC">
          <w:rPr>
            <w:rFonts w:ascii="Times New Roman" w:hAnsi="Times New Roman" w:cs="Times New Roman"/>
            <w:sz w:val="24"/>
            <w:szCs w:val="24"/>
          </w:rPr>
          <w:instrText xml:space="preserve">" </w:instrText>
        </w:r>
        <w:r w:rsidR="00506BFC">
          <w:rPr>
            <w:rFonts w:ascii="Times New Roman" w:hAnsi="Times New Roman" w:cs="Times New Roman"/>
            <w:sz w:val="24"/>
            <w:szCs w:val="24"/>
          </w:rPr>
          <w:fldChar w:fldCharType="separate"/>
        </w:r>
      </w:ins>
      <w:ins w:id="3398" w:author="Tima" w:date="2026-01-15T12:32:00Z">
        <w:r w:rsidR="00506BFC" w:rsidRPr="00FA4881">
          <w:rPr>
            <w:rStyle w:val="af6"/>
            <w:rFonts w:ascii="Times New Roman" w:hAnsi="Times New Roman" w:cs="Times New Roman"/>
            <w:sz w:val="24"/>
            <w:szCs w:val="24"/>
          </w:rPr>
          <w:t>https://opensea.io/collections?timeframe=thirty_day</w:t>
        </w:r>
      </w:ins>
      <w:ins w:id="3399" w:author="Tima" w:date="2026-01-15T12:59:00Z">
        <w:r w:rsidR="00506BFC" w:rsidRPr="00174A47">
          <w:rPr>
            <w:rStyle w:val="af6"/>
            <w:rFonts w:ascii="Times New Roman" w:hAnsi="Times New Roman" w:cs="Times New Roman"/>
            <w:sz w:val="24"/>
            <w:szCs w:val="24"/>
            <w:lang w:val="en-US"/>
          </w:rPr>
          <w:t>s</w:t>
        </w:r>
      </w:ins>
      <w:ins w:id="3400" w:author="Tima" w:date="2026-01-15T13:00:00Z">
        <w:r w:rsidR="00506BFC">
          <w:rPr>
            <w:rFonts w:ascii="Times New Roman" w:hAnsi="Times New Roman" w:cs="Times New Roman"/>
            <w:sz w:val="24"/>
            <w:szCs w:val="24"/>
          </w:rPr>
          <w:fldChar w:fldCharType="end"/>
        </w:r>
      </w:ins>
      <w:ins w:id="3401" w:author="Tima" w:date="2026-01-15T12:59:00Z">
        <w:r w:rsidR="00506BFC" w:rsidRPr="00506BFC">
          <w:rPr>
            <w:rFonts w:ascii="Times New Roman" w:hAnsi="Times New Roman" w:cs="Times New Roman"/>
            <w:sz w:val="24"/>
            <w:szCs w:val="24"/>
            <w:rPrChange w:id="3402" w:author="Tima" w:date="2026-01-15T13:00:00Z">
              <w:rPr>
                <w:rFonts w:ascii="Times New Roman" w:hAnsi="Times New Roman" w:cs="Times New Roman"/>
                <w:sz w:val="24"/>
                <w:szCs w:val="24"/>
                <w:lang w:val="en-US"/>
              </w:rPr>
            </w:rPrChange>
          </w:rPr>
          <w:t xml:space="preserve"> </w:t>
        </w:r>
      </w:ins>
      <w:ins w:id="3403" w:author="Tima" w:date="2026-01-15T12:41:00Z">
        <w:r w:rsidR="00CA0745" w:rsidRPr="00FA4881">
          <w:rPr>
            <w:rFonts w:ascii="Times New Roman" w:hAnsi="Times New Roman" w:cs="Times New Roman"/>
            <w:sz w:val="24"/>
            <w:szCs w:val="24"/>
          </w:rPr>
          <w:t>; рисунок 1</w:t>
        </w:r>
      </w:ins>
      <w:ins w:id="3404" w:author="Tima" w:date="2026-01-18T22:46:00Z">
        <w:r w:rsidR="00665B94">
          <w:rPr>
            <w:rFonts w:ascii="Times New Roman" w:hAnsi="Times New Roman" w:cs="Times New Roman"/>
            <w:sz w:val="24"/>
            <w:szCs w:val="24"/>
          </w:rPr>
          <w:t>4</w:t>
        </w:r>
      </w:ins>
      <w:ins w:id="3405" w:author="Tima" w:date="2026-01-15T12:32:00Z">
        <w:r w:rsidRPr="00FA4881">
          <w:rPr>
            <w:rFonts w:ascii="Times New Roman" w:hAnsi="Times New Roman" w:cs="Times New Roman"/>
            <w:sz w:val="24"/>
            <w:szCs w:val="24"/>
          </w:rPr>
          <w:t>).</w:t>
        </w:r>
      </w:ins>
      <w:ins w:id="3406" w:author="Tima" w:date="2026-01-15T12:41:00Z">
        <w:r w:rsidR="00CA0745" w:rsidRPr="00E07331">
          <w:rPr>
            <w:rFonts w:ascii="Times New Roman" w:hAnsi="Times New Roman" w:cs="Times New Roman"/>
            <w:sz w:val="24"/>
            <w:szCs w:val="24"/>
          </w:rPr>
          <w:t xml:space="preserve"> </w:t>
        </w:r>
      </w:ins>
      <w:ins w:id="3407" w:author="Tima" w:date="2026-01-15T19:32:00Z">
        <w:r w:rsidR="00A649B1">
          <w:rPr>
            <w:rFonts w:ascii="Times New Roman" w:hAnsi="Times New Roman" w:cs="Times New Roman"/>
            <w:sz w:val="24"/>
            <w:szCs w:val="24"/>
          </w:rPr>
          <w:t>В данном случае м</w:t>
        </w:r>
      </w:ins>
      <w:ins w:id="3408" w:author="Tima" w:date="2026-01-15T13:33:00Z">
        <w:r w:rsidR="00083688">
          <w:rPr>
            <w:rFonts w:ascii="Times New Roman" w:hAnsi="Times New Roman" w:cs="Times New Roman"/>
            <w:sz w:val="24"/>
            <w:szCs w:val="24"/>
          </w:rPr>
          <w:t xml:space="preserve">ы ориентируемся именно на лучшие по объёму коллекции </w:t>
        </w:r>
      </w:ins>
      <w:ins w:id="3409" w:author="Tima" w:date="2026-01-15T13:34:00Z">
        <w:r w:rsidR="00083688">
          <w:rPr>
            <w:rFonts w:ascii="Times New Roman" w:hAnsi="Times New Roman" w:cs="Times New Roman"/>
            <w:sz w:val="24"/>
            <w:szCs w:val="24"/>
            <w:lang w:val="en-US"/>
          </w:rPr>
          <w:t>NFT</w:t>
        </w:r>
        <w:r w:rsidR="00083688">
          <w:rPr>
            <w:rFonts w:ascii="Times New Roman" w:hAnsi="Times New Roman" w:cs="Times New Roman"/>
            <w:sz w:val="24"/>
            <w:szCs w:val="24"/>
          </w:rPr>
          <w:t xml:space="preserve">, поскольку предлагаемый сервис предназначен для покупки и накопления дорогих </w:t>
        </w:r>
        <w:r w:rsidR="00083688">
          <w:rPr>
            <w:rFonts w:ascii="Times New Roman" w:hAnsi="Times New Roman" w:cs="Times New Roman"/>
            <w:sz w:val="24"/>
            <w:szCs w:val="24"/>
            <w:lang w:val="en-US"/>
          </w:rPr>
          <w:t>NFT</w:t>
        </w:r>
        <w:r w:rsidR="00083688">
          <w:rPr>
            <w:rFonts w:ascii="Times New Roman" w:hAnsi="Times New Roman" w:cs="Times New Roman"/>
            <w:sz w:val="24"/>
            <w:szCs w:val="24"/>
          </w:rPr>
          <w:t>.</w:t>
        </w:r>
        <w:r w:rsidR="00083688" w:rsidRPr="00083688">
          <w:rPr>
            <w:rFonts w:ascii="Times New Roman" w:hAnsi="Times New Roman" w:cs="Times New Roman"/>
            <w:sz w:val="24"/>
            <w:szCs w:val="24"/>
            <w:rPrChange w:id="3410" w:author="Tima" w:date="2026-01-15T13:34:00Z">
              <w:rPr>
                <w:rFonts w:ascii="Times New Roman" w:hAnsi="Times New Roman" w:cs="Times New Roman"/>
                <w:sz w:val="24"/>
                <w:szCs w:val="24"/>
                <w:lang w:val="en-US"/>
              </w:rPr>
            </w:rPrChange>
          </w:rPr>
          <w:t xml:space="preserve"> </w:t>
        </w:r>
      </w:ins>
      <w:ins w:id="3411" w:author="Tima" w:date="2026-01-15T19:32:00Z">
        <w:r w:rsidR="00A649B1">
          <w:rPr>
            <w:rFonts w:ascii="Times New Roman" w:hAnsi="Times New Roman" w:cs="Times New Roman"/>
            <w:sz w:val="24"/>
            <w:szCs w:val="24"/>
          </w:rPr>
          <w:t>Все отобранные д</w:t>
        </w:r>
      </w:ins>
      <w:ins w:id="3412" w:author="Tima" w:date="2026-01-15T12:41:00Z">
        <w:r w:rsidR="00CA0745" w:rsidRPr="00FA4881">
          <w:rPr>
            <w:rFonts w:ascii="Times New Roman" w:hAnsi="Times New Roman" w:cs="Times New Roman"/>
            <w:sz w:val="24"/>
            <w:szCs w:val="24"/>
          </w:rPr>
          <w:t>анные объединим в таблице 3</w:t>
        </w:r>
      </w:ins>
      <w:ins w:id="3413" w:author="Tima" w:date="2026-01-15T12:42:00Z">
        <w:r w:rsidR="00CA0745" w:rsidRPr="00FA4881">
          <w:rPr>
            <w:rFonts w:ascii="Times New Roman" w:hAnsi="Times New Roman" w:cs="Times New Roman"/>
            <w:sz w:val="24"/>
            <w:szCs w:val="24"/>
          </w:rPr>
          <w:t>. И</w:t>
        </w:r>
      </w:ins>
      <w:ins w:id="3414" w:author="Tima" w:date="2026-01-15T19:32:00Z">
        <w:r w:rsidR="00A649B1">
          <w:rPr>
            <w:rFonts w:ascii="Times New Roman" w:hAnsi="Times New Roman" w:cs="Times New Roman"/>
            <w:sz w:val="24"/>
            <w:szCs w:val="24"/>
          </w:rPr>
          <w:t xml:space="preserve"> будем исходить</w:t>
        </w:r>
      </w:ins>
      <w:ins w:id="3415" w:author="Tima" w:date="2026-01-15T12:42:00Z">
        <w:r w:rsidR="00CA0745" w:rsidRPr="00FA4881">
          <w:rPr>
            <w:rFonts w:ascii="Times New Roman" w:hAnsi="Times New Roman" w:cs="Times New Roman"/>
            <w:sz w:val="24"/>
            <w:szCs w:val="24"/>
          </w:rPr>
          <w:t xml:space="preserve"> из того, что по данным </w:t>
        </w:r>
        <w:r w:rsidR="00CA0745" w:rsidRPr="00506BFC">
          <w:rPr>
            <w:rFonts w:ascii="Times New Roman" w:hAnsi="Times New Roman" w:cs="Times New Roman"/>
            <w:sz w:val="24"/>
            <w:szCs w:val="24"/>
            <w:rPrChange w:id="3416" w:author="Tima" w:date="2026-01-15T12:59:00Z">
              <w:rPr>
                <w:rFonts w:ascii="Times New Roman" w:hAnsi="Times New Roman" w:cs="Times New Roman"/>
                <w:sz w:val="24"/>
                <w:lang w:val="en-US"/>
              </w:rPr>
            </w:rPrChange>
          </w:rPr>
          <w:t xml:space="preserve">OKX </w:t>
        </w:r>
        <w:proofErr w:type="spellStart"/>
        <w:r w:rsidR="00CA0745" w:rsidRPr="00506BFC">
          <w:rPr>
            <w:rFonts w:ascii="Times New Roman" w:hAnsi="Times New Roman" w:cs="Times New Roman"/>
            <w:sz w:val="24"/>
            <w:szCs w:val="24"/>
            <w:rPrChange w:id="3417" w:author="Tima" w:date="2026-01-15T12:59:00Z">
              <w:rPr>
                <w:rFonts w:ascii="Times New Roman" w:hAnsi="Times New Roman" w:cs="Times New Roman"/>
                <w:sz w:val="24"/>
                <w:lang w:val="en-US"/>
              </w:rPr>
            </w:rPrChange>
          </w:rPr>
          <w:t>Wallet</w:t>
        </w:r>
        <w:proofErr w:type="spellEnd"/>
        <w:r w:rsidR="00CA0745" w:rsidRPr="00FA4881">
          <w:rPr>
            <w:rFonts w:ascii="Times New Roman" w:hAnsi="Times New Roman" w:cs="Times New Roman"/>
            <w:sz w:val="24"/>
            <w:szCs w:val="24"/>
          </w:rPr>
          <w:t xml:space="preserve">, общий объём торгов </w:t>
        </w:r>
        <w:r w:rsidR="00CA0745" w:rsidRPr="00506BFC">
          <w:rPr>
            <w:rFonts w:ascii="Times New Roman" w:hAnsi="Times New Roman" w:cs="Times New Roman"/>
            <w:sz w:val="24"/>
            <w:szCs w:val="24"/>
            <w:rPrChange w:id="3418" w:author="Tima" w:date="2026-01-15T12:59:00Z">
              <w:rPr>
                <w:rFonts w:ascii="Times New Roman" w:hAnsi="Times New Roman" w:cs="Times New Roman"/>
                <w:sz w:val="24"/>
                <w:lang w:val="en-US"/>
              </w:rPr>
            </w:rPrChange>
          </w:rPr>
          <w:t xml:space="preserve">NFT </w:t>
        </w:r>
      </w:ins>
      <w:ins w:id="3419" w:author="Tima" w:date="2026-01-15T12:43:00Z">
        <w:r w:rsidR="00CA0745" w:rsidRPr="00FA4881">
          <w:rPr>
            <w:rFonts w:ascii="Times New Roman" w:hAnsi="Times New Roman" w:cs="Times New Roman"/>
            <w:sz w:val="24"/>
            <w:szCs w:val="24"/>
          </w:rPr>
          <w:t xml:space="preserve">за последние 30 дней составляет 194,16 млн долларов. </w:t>
        </w:r>
      </w:ins>
      <w:ins w:id="3420" w:author="Tima" w:date="2026-01-15T19:34:00Z">
        <w:r w:rsidR="00A649B1">
          <w:rPr>
            <w:rFonts w:ascii="Times New Roman" w:hAnsi="Times New Roman" w:cs="Times New Roman"/>
            <w:sz w:val="24"/>
            <w:szCs w:val="24"/>
          </w:rPr>
          <w:t>Д</w:t>
        </w:r>
      </w:ins>
      <w:ins w:id="3421" w:author="Tima" w:date="2026-01-15T12:43:00Z">
        <w:r w:rsidR="00CA0745" w:rsidRPr="00FA4881">
          <w:rPr>
            <w:rFonts w:ascii="Times New Roman" w:hAnsi="Times New Roman" w:cs="Times New Roman"/>
            <w:sz w:val="24"/>
            <w:szCs w:val="24"/>
          </w:rPr>
          <w:t>анные приведены на 15.01.202</w:t>
        </w:r>
      </w:ins>
      <w:ins w:id="3422" w:author="Tima" w:date="2026-01-16T11:05:00Z">
        <w:r w:rsidR="00FC36B5">
          <w:rPr>
            <w:rFonts w:ascii="Times New Roman" w:hAnsi="Times New Roman" w:cs="Times New Roman"/>
            <w:sz w:val="24"/>
            <w:szCs w:val="24"/>
          </w:rPr>
          <w:t>6</w:t>
        </w:r>
      </w:ins>
      <w:ins w:id="3423" w:author="Tima" w:date="2026-01-15T12:43:00Z">
        <w:r w:rsidR="00CA0745" w:rsidRPr="00FA4881">
          <w:rPr>
            <w:rFonts w:ascii="Times New Roman" w:hAnsi="Times New Roman" w:cs="Times New Roman"/>
            <w:sz w:val="24"/>
            <w:szCs w:val="24"/>
          </w:rPr>
          <w:t>.</w:t>
        </w:r>
      </w:ins>
    </w:p>
    <w:p w14:paraId="38BCD82A" w14:textId="4822F5D9" w:rsidR="00CA0745" w:rsidRDefault="00CA0745">
      <w:pPr>
        <w:jc w:val="center"/>
        <w:rPr>
          <w:ins w:id="3424" w:author="Tima" w:date="2026-01-15T12:38:00Z"/>
          <w:rFonts w:ascii="Times New Roman" w:hAnsi="Times New Roman" w:cs="Times New Roman"/>
          <w:sz w:val="24"/>
        </w:rPr>
        <w:pPrChange w:id="3425" w:author="Tima" w:date="2026-01-18T22:47:00Z">
          <w:pPr/>
        </w:pPrChange>
      </w:pPr>
      <w:ins w:id="3426" w:author="Tima" w:date="2026-01-15T12:38:00Z">
        <w:r w:rsidRPr="00CA0745">
          <w:rPr>
            <w:rFonts w:ascii="Times New Roman" w:hAnsi="Times New Roman" w:cs="Times New Roman"/>
            <w:noProof/>
            <w:sz w:val="24"/>
            <w:lang w:eastAsia="ru-RU"/>
          </w:rPr>
          <w:drawing>
            <wp:inline distT="0" distB="0" distL="0" distR="0" wp14:anchorId="543AB83B" wp14:editId="3B56348A">
              <wp:extent cx="5212080" cy="2739477"/>
              <wp:effectExtent l="0" t="0" r="762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27042" cy="2747341"/>
                      </a:xfrm>
                      <a:prstGeom prst="rect">
                        <a:avLst/>
                      </a:prstGeom>
                    </pic:spPr>
                  </pic:pic>
                </a:graphicData>
              </a:graphic>
            </wp:inline>
          </w:drawing>
        </w:r>
      </w:ins>
    </w:p>
    <w:p w14:paraId="418575CB" w14:textId="0124AB37" w:rsidR="00CA0745" w:rsidRPr="00FA4881" w:rsidRDefault="00CA0745" w:rsidP="00CA0745">
      <w:pPr>
        <w:spacing w:after="360"/>
        <w:jc w:val="center"/>
        <w:rPr>
          <w:ins w:id="3427" w:author="Tima" w:date="2026-01-15T12:38:00Z"/>
          <w:rFonts w:ascii="Times New Roman" w:hAnsi="Times New Roman" w:cs="Times New Roman"/>
        </w:rPr>
      </w:pPr>
      <w:ins w:id="3428" w:author="Tima" w:date="2026-01-15T12:38:00Z">
        <w:r w:rsidRPr="00FF7AD6">
          <w:rPr>
            <w:rFonts w:ascii="Times New Roman" w:hAnsi="Times New Roman" w:cs="Times New Roman"/>
            <w:i/>
            <w:sz w:val="24"/>
            <w:szCs w:val="24"/>
          </w:rPr>
          <w:t xml:space="preserve">Рисунок </w:t>
        </w:r>
        <w:r>
          <w:rPr>
            <w:rFonts w:ascii="Times New Roman" w:hAnsi="Times New Roman" w:cs="Times New Roman"/>
            <w:i/>
            <w:sz w:val="24"/>
            <w:szCs w:val="24"/>
          </w:rPr>
          <w:t>1</w:t>
        </w:r>
        <w:r w:rsidR="00665B94">
          <w:rPr>
            <w:rFonts w:ascii="Times New Roman" w:hAnsi="Times New Roman" w:cs="Times New Roman"/>
            <w:i/>
            <w:sz w:val="24"/>
            <w:szCs w:val="24"/>
          </w:rPr>
          <w:t>3</w:t>
        </w:r>
        <w:r>
          <w:rPr>
            <w:rFonts w:ascii="Times New Roman" w:hAnsi="Times New Roman" w:cs="Times New Roman"/>
            <w:i/>
            <w:sz w:val="24"/>
            <w:szCs w:val="24"/>
          </w:rPr>
          <w:t xml:space="preserve"> – </w:t>
        </w:r>
      </w:ins>
      <w:ins w:id="3429" w:author="Tima" w:date="2026-01-15T12:39:00Z">
        <w:r>
          <w:rPr>
            <w:rFonts w:ascii="Times New Roman" w:hAnsi="Times New Roman" w:cs="Times New Roman"/>
            <w:i/>
            <w:sz w:val="24"/>
            <w:szCs w:val="24"/>
          </w:rPr>
          <w:t xml:space="preserve">Обзор лучших коллекций по объёму, по данным </w:t>
        </w:r>
        <w:r>
          <w:rPr>
            <w:rFonts w:ascii="Times New Roman" w:hAnsi="Times New Roman" w:cs="Times New Roman"/>
            <w:i/>
            <w:sz w:val="24"/>
            <w:szCs w:val="24"/>
            <w:lang w:val="en-US"/>
          </w:rPr>
          <w:t>OKX</w:t>
        </w:r>
        <w:r w:rsidRPr="00CA0745">
          <w:rPr>
            <w:rFonts w:ascii="Times New Roman" w:hAnsi="Times New Roman" w:cs="Times New Roman"/>
            <w:i/>
            <w:sz w:val="24"/>
            <w:szCs w:val="24"/>
            <w:rPrChange w:id="3430" w:author="Tima" w:date="2026-01-15T12:39:00Z">
              <w:rPr>
                <w:rFonts w:ascii="Times New Roman" w:hAnsi="Times New Roman" w:cs="Times New Roman"/>
                <w:i/>
                <w:sz w:val="24"/>
                <w:szCs w:val="24"/>
                <w:lang w:val="en-US"/>
              </w:rPr>
            </w:rPrChange>
          </w:rPr>
          <w:t xml:space="preserve"> </w:t>
        </w:r>
        <w:r>
          <w:rPr>
            <w:rFonts w:ascii="Times New Roman" w:hAnsi="Times New Roman" w:cs="Times New Roman"/>
            <w:i/>
            <w:sz w:val="24"/>
            <w:szCs w:val="24"/>
            <w:lang w:val="en-US"/>
          </w:rPr>
          <w:t>Wallet</w:t>
        </w:r>
        <w:r w:rsidRPr="00CA0745">
          <w:rPr>
            <w:rFonts w:ascii="Times New Roman" w:hAnsi="Times New Roman" w:cs="Times New Roman"/>
            <w:i/>
            <w:sz w:val="24"/>
            <w:szCs w:val="24"/>
            <w:rPrChange w:id="3431" w:author="Tima" w:date="2026-01-15T12:39:00Z">
              <w:rPr>
                <w:rFonts w:ascii="Times New Roman" w:hAnsi="Times New Roman" w:cs="Times New Roman"/>
                <w:i/>
                <w:sz w:val="24"/>
                <w:szCs w:val="24"/>
                <w:lang w:val="en-US"/>
              </w:rPr>
            </w:rPrChange>
          </w:rPr>
          <w:t xml:space="preserve"> </w:t>
        </w:r>
        <w:r>
          <w:rPr>
            <w:rFonts w:ascii="Times New Roman" w:hAnsi="Times New Roman" w:cs="Times New Roman"/>
            <w:i/>
            <w:sz w:val="24"/>
            <w:szCs w:val="24"/>
          </w:rPr>
          <w:t>за 2025 год</w:t>
        </w:r>
      </w:ins>
    </w:p>
    <w:p w14:paraId="003E6ED0" w14:textId="77777777" w:rsidR="00CA0745" w:rsidRDefault="00CA0745" w:rsidP="007F1B4E">
      <w:pPr>
        <w:rPr>
          <w:ins w:id="3432" w:author="Tima" w:date="2026-01-15T12:36:00Z"/>
          <w:rFonts w:ascii="Times New Roman" w:hAnsi="Times New Roman" w:cs="Times New Roman"/>
          <w:sz w:val="24"/>
        </w:rPr>
      </w:pPr>
    </w:p>
    <w:p w14:paraId="747B201C" w14:textId="57F3D698" w:rsidR="00CA0745" w:rsidRDefault="00CA0745" w:rsidP="007F1B4E">
      <w:pPr>
        <w:rPr>
          <w:ins w:id="3433" w:author="Tima" w:date="2026-01-15T12:36:00Z"/>
          <w:rFonts w:ascii="Times New Roman" w:hAnsi="Times New Roman" w:cs="Times New Roman"/>
          <w:sz w:val="24"/>
        </w:rPr>
      </w:pPr>
      <w:ins w:id="3434" w:author="Tima" w:date="2026-01-15T12:36:00Z">
        <w:r w:rsidRPr="00CA0745">
          <w:rPr>
            <w:rFonts w:ascii="Times New Roman" w:hAnsi="Times New Roman" w:cs="Times New Roman"/>
            <w:noProof/>
            <w:sz w:val="24"/>
            <w:lang w:eastAsia="ru-RU"/>
          </w:rPr>
          <w:drawing>
            <wp:inline distT="0" distB="0" distL="0" distR="0" wp14:anchorId="3B6FD750" wp14:editId="3F7D1F53">
              <wp:extent cx="5940425" cy="3214370"/>
              <wp:effectExtent l="0" t="0" r="3175"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3214370"/>
                      </a:xfrm>
                      <a:prstGeom prst="rect">
                        <a:avLst/>
                      </a:prstGeom>
                    </pic:spPr>
                  </pic:pic>
                </a:graphicData>
              </a:graphic>
            </wp:inline>
          </w:drawing>
        </w:r>
      </w:ins>
    </w:p>
    <w:p w14:paraId="6481330F" w14:textId="52E3181D" w:rsidR="00CA0745" w:rsidRPr="00FA4881" w:rsidRDefault="00CA0745" w:rsidP="00CA0745">
      <w:pPr>
        <w:spacing w:after="360"/>
        <w:jc w:val="center"/>
        <w:rPr>
          <w:ins w:id="3435" w:author="Tima" w:date="2026-01-15T12:37:00Z"/>
          <w:rFonts w:ascii="Times New Roman" w:hAnsi="Times New Roman" w:cs="Times New Roman"/>
        </w:rPr>
      </w:pPr>
      <w:ins w:id="3436" w:author="Tima" w:date="2026-01-15T12:37:00Z">
        <w:r w:rsidRPr="00FF7AD6">
          <w:rPr>
            <w:rFonts w:ascii="Times New Roman" w:hAnsi="Times New Roman" w:cs="Times New Roman"/>
            <w:i/>
            <w:sz w:val="24"/>
            <w:szCs w:val="24"/>
          </w:rPr>
          <w:t xml:space="preserve">Рисунок </w:t>
        </w:r>
        <w:r>
          <w:rPr>
            <w:rFonts w:ascii="Times New Roman" w:hAnsi="Times New Roman" w:cs="Times New Roman"/>
            <w:i/>
            <w:sz w:val="24"/>
            <w:szCs w:val="24"/>
          </w:rPr>
          <w:t>1</w:t>
        </w:r>
      </w:ins>
      <w:ins w:id="3437" w:author="Tima" w:date="2026-01-18T22:46:00Z">
        <w:r w:rsidR="00665B94">
          <w:rPr>
            <w:rFonts w:ascii="Times New Roman" w:hAnsi="Times New Roman" w:cs="Times New Roman"/>
            <w:i/>
            <w:sz w:val="24"/>
            <w:szCs w:val="24"/>
          </w:rPr>
          <w:t>4</w:t>
        </w:r>
      </w:ins>
      <w:ins w:id="3438" w:author="Tima" w:date="2026-01-15T12:37:00Z">
        <w:r>
          <w:rPr>
            <w:rFonts w:ascii="Times New Roman" w:hAnsi="Times New Roman" w:cs="Times New Roman"/>
            <w:i/>
            <w:sz w:val="24"/>
            <w:szCs w:val="24"/>
          </w:rPr>
          <w:t xml:space="preserve"> – </w:t>
        </w:r>
      </w:ins>
      <w:ins w:id="3439" w:author="Tima" w:date="2026-01-15T19:34:00Z">
        <w:r w:rsidR="00A649B1">
          <w:rPr>
            <w:rFonts w:ascii="Times New Roman" w:hAnsi="Times New Roman" w:cs="Times New Roman"/>
            <w:i/>
            <w:sz w:val="24"/>
            <w:szCs w:val="24"/>
          </w:rPr>
          <w:t>К</w:t>
        </w:r>
      </w:ins>
      <w:ins w:id="3440" w:author="Tima" w:date="2026-01-15T12:39:00Z">
        <w:r>
          <w:rPr>
            <w:rFonts w:ascii="Times New Roman" w:hAnsi="Times New Roman" w:cs="Times New Roman"/>
            <w:i/>
            <w:sz w:val="24"/>
            <w:szCs w:val="24"/>
          </w:rPr>
          <w:t>оличественные показатели торгов</w:t>
        </w:r>
      </w:ins>
      <w:ins w:id="3441" w:author="Tima" w:date="2026-01-15T12:40:00Z">
        <w:r>
          <w:rPr>
            <w:rFonts w:ascii="Times New Roman" w:hAnsi="Times New Roman" w:cs="Times New Roman"/>
            <w:i/>
            <w:sz w:val="24"/>
            <w:szCs w:val="24"/>
          </w:rPr>
          <w:t>,</w:t>
        </w:r>
      </w:ins>
      <w:ins w:id="3442" w:author="Tima" w:date="2026-01-15T12:39:00Z">
        <w:r>
          <w:rPr>
            <w:rFonts w:ascii="Times New Roman" w:hAnsi="Times New Roman" w:cs="Times New Roman"/>
            <w:i/>
            <w:sz w:val="24"/>
            <w:szCs w:val="24"/>
          </w:rPr>
          <w:t xml:space="preserve"> </w:t>
        </w:r>
      </w:ins>
      <w:ins w:id="3443" w:author="Tima" w:date="2026-01-15T12:40:00Z">
        <w:r>
          <w:rPr>
            <w:rFonts w:ascii="Times New Roman" w:hAnsi="Times New Roman" w:cs="Times New Roman"/>
            <w:i/>
            <w:sz w:val="24"/>
            <w:szCs w:val="24"/>
          </w:rPr>
          <w:t xml:space="preserve">по данным </w:t>
        </w:r>
        <w:r>
          <w:rPr>
            <w:rFonts w:ascii="Times New Roman" w:hAnsi="Times New Roman" w:cs="Times New Roman"/>
            <w:i/>
            <w:sz w:val="24"/>
            <w:szCs w:val="24"/>
            <w:lang w:val="en-US"/>
          </w:rPr>
          <w:t>NFT</w:t>
        </w:r>
        <w:r w:rsidRPr="00CA0745">
          <w:rPr>
            <w:rFonts w:ascii="Times New Roman" w:hAnsi="Times New Roman" w:cs="Times New Roman"/>
            <w:i/>
            <w:sz w:val="24"/>
            <w:szCs w:val="24"/>
            <w:rPrChange w:id="3444" w:author="Tima" w:date="2026-01-15T12:40:00Z">
              <w:rPr>
                <w:rFonts w:ascii="Times New Roman" w:hAnsi="Times New Roman" w:cs="Times New Roman"/>
                <w:i/>
                <w:sz w:val="24"/>
                <w:szCs w:val="24"/>
                <w:lang w:val="en-US"/>
              </w:rPr>
            </w:rPrChange>
          </w:rPr>
          <w:t>-</w:t>
        </w:r>
        <w:proofErr w:type="spellStart"/>
        <w:r>
          <w:rPr>
            <w:rFonts w:ascii="Times New Roman" w:hAnsi="Times New Roman" w:cs="Times New Roman"/>
            <w:i/>
            <w:sz w:val="24"/>
            <w:szCs w:val="24"/>
          </w:rPr>
          <w:t>маркетплейса</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lang w:val="en-US"/>
          </w:rPr>
          <w:t>OpenSea</w:t>
        </w:r>
      </w:ins>
      <w:proofErr w:type="spellEnd"/>
    </w:p>
    <w:p w14:paraId="407C6594" w14:textId="77777777" w:rsidR="00CA0745" w:rsidRPr="00FA4881" w:rsidRDefault="00CA0745" w:rsidP="007F1B4E">
      <w:pPr>
        <w:rPr>
          <w:ins w:id="3445" w:author="Tima" w:date="2026-01-15T11:22:00Z"/>
          <w:rFonts w:ascii="Times New Roman" w:hAnsi="Times New Roman" w:cs="Times New Roman"/>
          <w:sz w:val="24"/>
        </w:rPr>
      </w:pPr>
    </w:p>
    <w:p w14:paraId="395C6E4D" w14:textId="7E32CD30" w:rsidR="007F1B4E" w:rsidRDefault="00CA0745">
      <w:pPr>
        <w:jc w:val="right"/>
        <w:rPr>
          <w:ins w:id="3446" w:author="Tima" w:date="2026-01-15T12:45:00Z"/>
          <w:rFonts w:ascii="Times New Roman" w:hAnsi="Times New Roman" w:cs="Times New Roman"/>
          <w:i/>
          <w:sz w:val="24"/>
        </w:rPr>
        <w:pPrChange w:id="3447" w:author="Tima" w:date="2026-01-15T12:44:00Z">
          <w:pPr/>
        </w:pPrChange>
      </w:pPr>
      <w:ins w:id="3448" w:author="Tima" w:date="2026-01-15T12:44:00Z">
        <w:r>
          <w:rPr>
            <w:rFonts w:ascii="Times New Roman" w:hAnsi="Times New Roman" w:cs="Times New Roman"/>
            <w:i/>
            <w:sz w:val="24"/>
          </w:rPr>
          <w:t xml:space="preserve">Таблица </w:t>
        </w:r>
      </w:ins>
      <w:ins w:id="3449" w:author="Tima" w:date="2026-01-18T22:48:00Z">
        <w:r w:rsidR="00665B94">
          <w:rPr>
            <w:rFonts w:ascii="Times New Roman" w:hAnsi="Times New Roman" w:cs="Times New Roman"/>
            <w:i/>
            <w:sz w:val="24"/>
          </w:rPr>
          <w:t>3</w:t>
        </w:r>
      </w:ins>
      <w:ins w:id="3450" w:author="Tima" w:date="2026-01-15T12:44:00Z">
        <w:r>
          <w:rPr>
            <w:rFonts w:ascii="Times New Roman" w:hAnsi="Times New Roman" w:cs="Times New Roman"/>
            <w:i/>
            <w:sz w:val="24"/>
          </w:rPr>
          <w:t xml:space="preserve"> – </w:t>
        </w:r>
      </w:ins>
      <w:ins w:id="3451" w:author="Tima" w:date="2026-01-15T12:45:00Z">
        <w:r w:rsidR="00865751">
          <w:rPr>
            <w:rFonts w:ascii="Times New Roman" w:hAnsi="Times New Roman" w:cs="Times New Roman"/>
            <w:i/>
            <w:sz w:val="24"/>
          </w:rPr>
          <w:t>Сравнительные данные для определения среднего количества сделок в месяц</w:t>
        </w:r>
      </w:ins>
    </w:p>
    <w:tbl>
      <w:tblPr>
        <w:tblStyle w:val="a4"/>
        <w:tblW w:w="0" w:type="auto"/>
        <w:tblLook w:val="04A0" w:firstRow="1" w:lastRow="0" w:firstColumn="1" w:lastColumn="0" w:noHBand="0" w:noVBand="1"/>
      </w:tblPr>
      <w:tblGrid>
        <w:gridCol w:w="1869"/>
        <w:gridCol w:w="1869"/>
        <w:gridCol w:w="1869"/>
        <w:gridCol w:w="1869"/>
        <w:gridCol w:w="1869"/>
      </w:tblGrid>
      <w:tr w:rsidR="00865751" w:rsidRPr="00865751" w14:paraId="18646CCC" w14:textId="77777777" w:rsidTr="00865751">
        <w:trPr>
          <w:ins w:id="3452" w:author="Tima" w:date="2026-01-15T12:47:00Z"/>
        </w:trPr>
        <w:tc>
          <w:tcPr>
            <w:tcW w:w="1869" w:type="dxa"/>
          </w:tcPr>
          <w:p w14:paraId="33DDD459" w14:textId="1F049297" w:rsidR="00865751" w:rsidRPr="00865751" w:rsidRDefault="00865751">
            <w:pPr>
              <w:jc w:val="center"/>
              <w:rPr>
                <w:ins w:id="3453" w:author="Tima" w:date="2026-01-15T12:47:00Z"/>
                <w:rFonts w:ascii="Times New Roman" w:hAnsi="Times New Roman" w:cs="Times New Roman"/>
                <w:b/>
                <w:sz w:val="24"/>
                <w:rPrChange w:id="3454" w:author="Tima" w:date="2026-01-15T12:49:00Z">
                  <w:rPr>
                    <w:ins w:id="3455" w:author="Tima" w:date="2026-01-15T12:47:00Z"/>
                    <w:rFonts w:ascii="Times New Roman" w:hAnsi="Times New Roman" w:cs="Times New Roman"/>
                    <w:sz w:val="24"/>
                  </w:rPr>
                </w:rPrChange>
              </w:rPr>
              <w:pPrChange w:id="3456" w:author="Tima" w:date="2026-01-15T12:49:00Z">
                <w:pPr>
                  <w:jc w:val="both"/>
                </w:pPr>
              </w:pPrChange>
            </w:pPr>
            <w:ins w:id="3457" w:author="Tima" w:date="2026-01-15T12:47:00Z">
              <w:r w:rsidRPr="00865751">
                <w:rPr>
                  <w:rFonts w:ascii="Times New Roman" w:hAnsi="Times New Roman" w:cs="Times New Roman"/>
                  <w:b/>
                  <w:sz w:val="24"/>
                  <w:rPrChange w:id="3458" w:author="Tima" w:date="2026-01-15T12:49:00Z">
                    <w:rPr>
                      <w:rFonts w:ascii="Times New Roman" w:hAnsi="Times New Roman" w:cs="Times New Roman"/>
                      <w:sz w:val="24"/>
                    </w:rPr>
                  </w:rPrChange>
                </w:rPr>
                <w:t xml:space="preserve">Название </w:t>
              </w:r>
              <w:r w:rsidRPr="00865751">
                <w:rPr>
                  <w:rFonts w:ascii="Times New Roman" w:hAnsi="Times New Roman" w:cs="Times New Roman"/>
                  <w:b/>
                  <w:sz w:val="24"/>
                  <w:lang w:val="en-US"/>
                  <w:rPrChange w:id="3459" w:author="Tima" w:date="2026-01-15T12:49:00Z">
                    <w:rPr>
                      <w:rFonts w:ascii="Times New Roman" w:hAnsi="Times New Roman" w:cs="Times New Roman"/>
                      <w:sz w:val="24"/>
                      <w:lang w:val="en-US"/>
                    </w:rPr>
                  </w:rPrChange>
                </w:rPr>
                <w:t>NFT-</w:t>
              </w:r>
              <w:r w:rsidRPr="00865751">
                <w:rPr>
                  <w:rFonts w:ascii="Times New Roman" w:hAnsi="Times New Roman" w:cs="Times New Roman"/>
                  <w:b/>
                  <w:sz w:val="24"/>
                  <w:rPrChange w:id="3460" w:author="Tima" w:date="2026-01-15T12:49:00Z">
                    <w:rPr>
                      <w:rFonts w:ascii="Times New Roman" w:hAnsi="Times New Roman" w:cs="Times New Roman"/>
                      <w:sz w:val="24"/>
                    </w:rPr>
                  </w:rPrChange>
                </w:rPr>
                <w:t>коллекции</w:t>
              </w:r>
            </w:ins>
          </w:p>
        </w:tc>
        <w:tc>
          <w:tcPr>
            <w:tcW w:w="1869" w:type="dxa"/>
          </w:tcPr>
          <w:p w14:paraId="198006C5" w14:textId="77777777" w:rsidR="00865751" w:rsidRPr="00C04C35" w:rsidRDefault="00865751">
            <w:pPr>
              <w:jc w:val="center"/>
              <w:rPr>
                <w:ins w:id="3461" w:author="Tima" w:date="2026-01-15T19:35:00Z"/>
                <w:rFonts w:ascii="Times New Roman" w:hAnsi="Times New Roman" w:cs="Times New Roman"/>
                <w:b/>
                <w:sz w:val="24"/>
                <w:rPrChange w:id="3462" w:author="Tima" w:date="2026-01-18T22:53:00Z">
                  <w:rPr>
                    <w:ins w:id="3463" w:author="Tima" w:date="2026-01-15T19:35:00Z"/>
                    <w:rFonts w:ascii="Times New Roman" w:hAnsi="Times New Roman" w:cs="Times New Roman"/>
                    <w:b/>
                    <w:sz w:val="24"/>
                    <w:lang w:val="en-US"/>
                  </w:rPr>
                </w:rPrChange>
              </w:rPr>
              <w:pPrChange w:id="3464" w:author="Tima" w:date="2026-01-15T12:49:00Z">
                <w:pPr>
                  <w:jc w:val="both"/>
                </w:pPr>
              </w:pPrChange>
            </w:pPr>
            <w:ins w:id="3465" w:author="Tima" w:date="2026-01-15T12:47:00Z">
              <w:r w:rsidRPr="00865751">
                <w:rPr>
                  <w:rFonts w:ascii="Times New Roman" w:hAnsi="Times New Roman" w:cs="Times New Roman"/>
                  <w:b/>
                  <w:sz w:val="24"/>
                  <w:rPrChange w:id="3466" w:author="Tima" w:date="2026-01-15T12:49:00Z">
                    <w:rPr>
                      <w:rFonts w:ascii="Times New Roman" w:hAnsi="Times New Roman" w:cs="Times New Roman"/>
                      <w:sz w:val="24"/>
                    </w:rPr>
                  </w:rPrChange>
                </w:rPr>
                <w:t>Объём сделок</w:t>
              </w:r>
            </w:ins>
            <w:ins w:id="3467" w:author="Tima" w:date="2026-01-15T12:48:00Z">
              <w:r w:rsidRPr="00865751">
                <w:rPr>
                  <w:rFonts w:ascii="Times New Roman" w:hAnsi="Times New Roman" w:cs="Times New Roman"/>
                  <w:b/>
                  <w:sz w:val="24"/>
                  <w:rPrChange w:id="3468" w:author="Tima" w:date="2026-01-15T12:49:00Z">
                    <w:rPr>
                      <w:rFonts w:ascii="Times New Roman" w:hAnsi="Times New Roman" w:cs="Times New Roman"/>
                      <w:sz w:val="24"/>
                    </w:rPr>
                  </w:rPrChange>
                </w:rPr>
                <w:t xml:space="preserve">, в </w:t>
              </w:r>
              <w:proofErr w:type="spellStart"/>
              <w:r w:rsidRPr="00865751">
                <w:rPr>
                  <w:rFonts w:ascii="Times New Roman" w:hAnsi="Times New Roman" w:cs="Times New Roman"/>
                  <w:b/>
                  <w:sz w:val="24"/>
                  <w:lang w:val="en-US"/>
                  <w:rPrChange w:id="3469" w:author="Tima" w:date="2026-01-15T12:49:00Z">
                    <w:rPr>
                      <w:rFonts w:ascii="Times New Roman" w:hAnsi="Times New Roman" w:cs="Times New Roman"/>
                      <w:sz w:val="24"/>
                      <w:lang w:val="en-US"/>
                    </w:rPr>
                  </w:rPrChange>
                </w:rPr>
                <w:t>Ethereum</w:t>
              </w:r>
            </w:ins>
            <w:proofErr w:type="spellEnd"/>
          </w:p>
          <w:p w14:paraId="60281766" w14:textId="7B48D331" w:rsidR="00A649B1" w:rsidRPr="00A649B1" w:rsidRDefault="00A649B1">
            <w:pPr>
              <w:jc w:val="center"/>
              <w:rPr>
                <w:ins w:id="3470" w:author="Tima" w:date="2026-01-15T12:47:00Z"/>
                <w:rFonts w:ascii="Times New Roman" w:hAnsi="Times New Roman" w:cs="Times New Roman"/>
                <w:b/>
                <w:sz w:val="24"/>
                <w:rPrChange w:id="3471" w:author="Tima" w:date="2026-01-15T19:35:00Z">
                  <w:rPr>
                    <w:ins w:id="3472" w:author="Tima" w:date="2026-01-15T12:47:00Z"/>
                    <w:rFonts w:ascii="Times New Roman" w:hAnsi="Times New Roman" w:cs="Times New Roman"/>
                    <w:sz w:val="24"/>
                  </w:rPr>
                </w:rPrChange>
              </w:rPr>
              <w:pPrChange w:id="3473" w:author="Tima" w:date="2026-01-15T12:49:00Z">
                <w:pPr>
                  <w:jc w:val="both"/>
                </w:pPr>
              </w:pPrChange>
            </w:pPr>
            <w:ins w:id="3474" w:author="Tima" w:date="2026-01-15T19:35:00Z">
              <w:r>
                <w:rPr>
                  <w:rFonts w:ascii="Times New Roman" w:hAnsi="Times New Roman" w:cs="Times New Roman"/>
                  <w:b/>
                  <w:sz w:val="24"/>
                </w:rPr>
                <w:t>(дано)</w:t>
              </w:r>
            </w:ins>
          </w:p>
        </w:tc>
        <w:tc>
          <w:tcPr>
            <w:tcW w:w="1869" w:type="dxa"/>
          </w:tcPr>
          <w:p w14:paraId="3C21A1F8" w14:textId="77777777" w:rsidR="00865751" w:rsidRDefault="00865751">
            <w:pPr>
              <w:jc w:val="center"/>
              <w:rPr>
                <w:ins w:id="3475" w:author="Tima" w:date="2026-01-15T19:35:00Z"/>
                <w:rFonts w:ascii="Times New Roman" w:hAnsi="Times New Roman" w:cs="Times New Roman"/>
                <w:b/>
                <w:sz w:val="24"/>
              </w:rPr>
              <w:pPrChange w:id="3476" w:author="Tima" w:date="2026-01-15T12:49:00Z">
                <w:pPr>
                  <w:jc w:val="both"/>
                </w:pPr>
              </w:pPrChange>
            </w:pPr>
            <w:ins w:id="3477" w:author="Tima" w:date="2026-01-15T12:48:00Z">
              <w:r w:rsidRPr="00865751">
                <w:rPr>
                  <w:rFonts w:ascii="Times New Roman" w:hAnsi="Times New Roman" w:cs="Times New Roman"/>
                  <w:b/>
                  <w:sz w:val="24"/>
                  <w:rPrChange w:id="3478" w:author="Tima" w:date="2026-01-15T12:49:00Z">
                    <w:rPr>
                      <w:rFonts w:ascii="Times New Roman" w:hAnsi="Times New Roman" w:cs="Times New Roman"/>
                      <w:sz w:val="24"/>
                    </w:rPr>
                  </w:rPrChange>
                </w:rPr>
                <w:t>Количество сделок</w:t>
              </w:r>
            </w:ins>
          </w:p>
          <w:p w14:paraId="7D167F50" w14:textId="5C43D41B" w:rsidR="00A649B1" w:rsidRPr="00865751" w:rsidRDefault="00A649B1">
            <w:pPr>
              <w:jc w:val="center"/>
              <w:rPr>
                <w:ins w:id="3479" w:author="Tima" w:date="2026-01-15T12:47:00Z"/>
                <w:rFonts w:ascii="Times New Roman" w:hAnsi="Times New Roman" w:cs="Times New Roman"/>
                <w:b/>
                <w:sz w:val="24"/>
                <w:rPrChange w:id="3480" w:author="Tima" w:date="2026-01-15T12:49:00Z">
                  <w:rPr>
                    <w:ins w:id="3481" w:author="Tima" w:date="2026-01-15T12:47:00Z"/>
                    <w:rFonts w:ascii="Times New Roman" w:hAnsi="Times New Roman" w:cs="Times New Roman"/>
                    <w:sz w:val="24"/>
                  </w:rPr>
                </w:rPrChange>
              </w:rPr>
              <w:pPrChange w:id="3482" w:author="Tima" w:date="2026-01-15T12:49:00Z">
                <w:pPr>
                  <w:jc w:val="both"/>
                </w:pPr>
              </w:pPrChange>
            </w:pPr>
            <w:ins w:id="3483" w:author="Tima" w:date="2026-01-15T19:35:00Z">
              <w:r>
                <w:rPr>
                  <w:rFonts w:ascii="Times New Roman" w:hAnsi="Times New Roman" w:cs="Times New Roman"/>
                  <w:b/>
                  <w:sz w:val="24"/>
                </w:rPr>
                <w:t>(дано)</w:t>
              </w:r>
            </w:ins>
          </w:p>
        </w:tc>
        <w:tc>
          <w:tcPr>
            <w:tcW w:w="1869" w:type="dxa"/>
          </w:tcPr>
          <w:p w14:paraId="61B0D71F" w14:textId="77777777" w:rsidR="00865751" w:rsidRDefault="00865751">
            <w:pPr>
              <w:jc w:val="center"/>
              <w:rPr>
                <w:ins w:id="3484" w:author="Tima" w:date="2026-01-15T19:35:00Z"/>
                <w:rFonts w:ascii="Times New Roman" w:hAnsi="Times New Roman" w:cs="Times New Roman"/>
                <w:b/>
                <w:sz w:val="24"/>
              </w:rPr>
              <w:pPrChange w:id="3485" w:author="Tima" w:date="2026-01-15T12:49:00Z">
                <w:pPr>
                  <w:jc w:val="both"/>
                </w:pPr>
              </w:pPrChange>
            </w:pPr>
            <w:ins w:id="3486" w:author="Tima" w:date="2026-01-15T12:48:00Z">
              <w:r w:rsidRPr="00865751">
                <w:rPr>
                  <w:rFonts w:ascii="Times New Roman" w:hAnsi="Times New Roman" w:cs="Times New Roman"/>
                  <w:b/>
                  <w:sz w:val="24"/>
                  <w:rPrChange w:id="3487" w:author="Tima" w:date="2026-01-15T12:49:00Z">
                    <w:rPr>
                      <w:rFonts w:ascii="Times New Roman" w:hAnsi="Times New Roman" w:cs="Times New Roman"/>
                      <w:sz w:val="24"/>
                    </w:rPr>
                  </w:rPrChange>
                </w:rPr>
                <w:t xml:space="preserve">Объём сделок, в </w:t>
              </w:r>
            </w:ins>
            <w:ins w:id="3488" w:author="Tima" w:date="2026-01-15T12:52:00Z">
              <w:r>
                <w:rPr>
                  <w:rFonts w:ascii="Times New Roman" w:hAnsi="Times New Roman" w:cs="Times New Roman"/>
                  <w:b/>
                  <w:sz w:val="24"/>
                </w:rPr>
                <w:t xml:space="preserve">млн </w:t>
              </w:r>
            </w:ins>
            <w:ins w:id="3489" w:author="Tima" w:date="2026-01-15T12:48:00Z">
              <w:r w:rsidRPr="00865751">
                <w:rPr>
                  <w:rFonts w:ascii="Times New Roman" w:hAnsi="Times New Roman" w:cs="Times New Roman"/>
                  <w:b/>
                  <w:sz w:val="24"/>
                  <w:rPrChange w:id="3490" w:author="Tima" w:date="2026-01-15T12:49:00Z">
                    <w:rPr>
                      <w:rFonts w:ascii="Times New Roman" w:hAnsi="Times New Roman" w:cs="Times New Roman"/>
                      <w:sz w:val="24"/>
                    </w:rPr>
                  </w:rPrChange>
                </w:rPr>
                <w:t>долларах</w:t>
              </w:r>
            </w:ins>
          </w:p>
          <w:p w14:paraId="631F2967" w14:textId="74214832" w:rsidR="00A649B1" w:rsidRPr="00865751" w:rsidRDefault="00A649B1">
            <w:pPr>
              <w:jc w:val="center"/>
              <w:rPr>
                <w:ins w:id="3491" w:author="Tima" w:date="2026-01-15T12:47:00Z"/>
                <w:rFonts w:ascii="Times New Roman" w:hAnsi="Times New Roman" w:cs="Times New Roman"/>
                <w:b/>
                <w:sz w:val="24"/>
                <w:rPrChange w:id="3492" w:author="Tima" w:date="2026-01-15T12:49:00Z">
                  <w:rPr>
                    <w:ins w:id="3493" w:author="Tima" w:date="2026-01-15T12:47:00Z"/>
                    <w:rFonts w:ascii="Times New Roman" w:hAnsi="Times New Roman" w:cs="Times New Roman"/>
                    <w:sz w:val="24"/>
                  </w:rPr>
                </w:rPrChange>
              </w:rPr>
              <w:pPrChange w:id="3494" w:author="Tima" w:date="2026-01-15T12:49:00Z">
                <w:pPr>
                  <w:jc w:val="both"/>
                </w:pPr>
              </w:pPrChange>
            </w:pPr>
            <w:ins w:id="3495" w:author="Tima" w:date="2026-01-15T19:35:00Z">
              <w:r>
                <w:rPr>
                  <w:rFonts w:ascii="Times New Roman" w:hAnsi="Times New Roman" w:cs="Times New Roman"/>
                  <w:b/>
                  <w:sz w:val="24"/>
                </w:rPr>
                <w:t>(рассчитано)</w:t>
              </w:r>
            </w:ins>
          </w:p>
        </w:tc>
        <w:tc>
          <w:tcPr>
            <w:tcW w:w="1869" w:type="dxa"/>
          </w:tcPr>
          <w:p w14:paraId="1A4B60E5" w14:textId="77777777" w:rsidR="00865751" w:rsidRDefault="00865751">
            <w:pPr>
              <w:jc w:val="center"/>
              <w:rPr>
                <w:ins w:id="3496" w:author="Tima" w:date="2026-01-15T19:35:00Z"/>
                <w:rFonts w:ascii="Times New Roman" w:hAnsi="Times New Roman" w:cs="Times New Roman"/>
                <w:b/>
                <w:sz w:val="24"/>
              </w:rPr>
              <w:pPrChange w:id="3497" w:author="Tima" w:date="2026-01-15T12:49:00Z">
                <w:pPr>
                  <w:jc w:val="both"/>
                </w:pPr>
              </w:pPrChange>
            </w:pPr>
            <w:ins w:id="3498" w:author="Tima" w:date="2026-01-15T12:48:00Z">
              <w:r w:rsidRPr="00865751">
                <w:rPr>
                  <w:rFonts w:ascii="Times New Roman" w:hAnsi="Times New Roman" w:cs="Times New Roman"/>
                  <w:b/>
                  <w:sz w:val="24"/>
                  <w:rPrChange w:id="3499" w:author="Tima" w:date="2026-01-15T12:49:00Z">
                    <w:rPr>
                      <w:rFonts w:ascii="Times New Roman" w:hAnsi="Times New Roman" w:cs="Times New Roman"/>
                      <w:sz w:val="24"/>
                    </w:rPr>
                  </w:rPrChange>
                </w:rPr>
                <w:t>Процент от общего объёма торгов</w:t>
              </w:r>
            </w:ins>
          </w:p>
          <w:p w14:paraId="3D8452AC" w14:textId="7CE09411" w:rsidR="00A649B1" w:rsidRPr="00865751" w:rsidRDefault="00A649B1">
            <w:pPr>
              <w:jc w:val="center"/>
              <w:rPr>
                <w:ins w:id="3500" w:author="Tima" w:date="2026-01-15T12:47:00Z"/>
                <w:rFonts w:ascii="Times New Roman" w:hAnsi="Times New Roman" w:cs="Times New Roman"/>
                <w:b/>
                <w:sz w:val="24"/>
                <w:rPrChange w:id="3501" w:author="Tima" w:date="2026-01-15T12:49:00Z">
                  <w:rPr>
                    <w:ins w:id="3502" w:author="Tima" w:date="2026-01-15T12:47:00Z"/>
                    <w:rFonts w:ascii="Times New Roman" w:hAnsi="Times New Roman" w:cs="Times New Roman"/>
                    <w:sz w:val="24"/>
                  </w:rPr>
                </w:rPrChange>
              </w:rPr>
              <w:pPrChange w:id="3503" w:author="Tima" w:date="2026-01-15T12:49:00Z">
                <w:pPr>
                  <w:jc w:val="both"/>
                </w:pPr>
              </w:pPrChange>
            </w:pPr>
            <w:ins w:id="3504" w:author="Tima" w:date="2026-01-15T19:35:00Z">
              <w:r>
                <w:rPr>
                  <w:rFonts w:ascii="Times New Roman" w:hAnsi="Times New Roman" w:cs="Times New Roman"/>
                  <w:b/>
                  <w:sz w:val="24"/>
                </w:rPr>
                <w:t>(рассчитано)</w:t>
              </w:r>
            </w:ins>
          </w:p>
        </w:tc>
      </w:tr>
      <w:tr w:rsidR="00865751" w14:paraId="62D09F72" w14:textId="77777777" w:rsidTr="00865751">
        <w:trPr>
          <w:ins w:id="3505" w:author="Tima" w:date="2026-01-15T12:47:00Z"/>
        </w:trPr>
        <w:tc>
          <w:tcPr>
            <w:tcW w:w="1869" w:type="dxa"/>
          </w:tcPr>
          <w:p w14:paraId="5FAE9F8E" w14:textId="33DEB6E8" w:rsidR="00865751" w:rsidRPr="00865751" w:rsidRDefault="00865751" w:rsidP="00865751">
            <w:pPr>
              <w:jc w:val="both"/>
              <w:rPr>
                <w:ins w:id="3506" w:author="Tima" w:date="2026-01-15T12:47:00Z"/>
                <w:rFonts w:ascii="Times New Roman" w:hAnsi="Times New Roman" w:cs="Times New Roman"/>
                <w:sz w:val="24"/>
                <w:lang w:val="en-US"/>
                <w:rPrChange w:id="3507" w:author="Tima" w:date="2026-01-15T12:49:00Z">
                  <w:rPr>
                    <w:ins w:id="3508" w:author="Tima" w:date="2026-01-15T12:47:00Z"/>
                    <w:rFonts w:ascii="Times New Roman" w:hAnsi="Times New Roman" w:cs="Times New Roman"/>
                    <w:sz w:val="24"/>
                  </w:rPr>
                </w:rPrChange>
              </w:rPr>
            </w:pPr>
            <w:ins w:id="3509" w:author="Tima" w:date="2026-01-15T12:49:00Z">
              <w:r>
                <w:rPr>
                  <w:rFonts w:ascii="Times New Roman" w:hAnsi="Times New Roman" w:cs="Times New Roman"/>
                  <w:sz w:val="24"/>
                  <w:lang w:val="en-US"/>
                </w:rPr>
                <w:t>Pudgy Penguins</w:t>
              </w:r>
            </w:ins>
          </w:p>
        </w:tc>
        <w:tc>
          <w:tcPr>
            <w:tcW w:w="1869" w:type="dxa"/>
          </w:tcPr>
          <w:p w14:paraId="492BF56F" w14:textId="1009EC37" w:rsidR="00865751" w:rsidRPr="00FA4881" w:rsidRDefault="00865751">
            <w:pPr>
              <w:jc w:val="center"/>
              <w:rPr>
                <w:ins w:id="3510" w:author="Tima" w:date="2026-01-15T12:47:00Z"/>
                <w:rFonts w:ascii="Times New Roman" w:hAnsi="Times New Roman" w:cs="Times New Roman"/>
                <w:sz w:val="24"/>
              </w:rPr>
              <w:pPrChange w:id="3511" w:author="Tima" w:date="2026-01-15T12:49:00Z">
                <w:pPr>
                  <w:jc w:val="both"/>
                </w:pPr>
              </w:pPrChange>
            </w:pPr>
            <w:ins w:id="3512" w:author="Tima" w:date="2026-01-15T12:52:00Z">
              <w:r>
                <w:rPr>
                  <w:rFonts w:ascii="Times New Roman" w:hAnsi="Times New Roman" w:cs="Times New Roman"/>
                  <w:sz w:val="24"/>
                  <w:lang w:val="en-US"/>
                </w:rPr>
                <w:t>3342</w:t>
              </w:r>
              <w:r>
                <w:rPr>
                  <w:rFonts w:ascii="Times New Roman" w:hAnsi="Times New Roman" w:cs="Times New Roman"/>
                  <w:sz w:val="24"/>
                </w:rPr>
                <w:t>,24</w:t>
              </w:r>
            </w:ins>
          </w:p>
        </w:tc>
        <w:tc>
          <w:tcPr>
            <w:tcW w:w="1869" w:type="dxa"/>
          </w:tcPr>
          <w:p w14:paraId="36737DEA" w14:textId="483CC190" w:rsidR="00865751" w:rsidRDefault="00865751">
            <w:pPr>
              <w:jc w:val="center"/>
              <w:rPr>
                <w:ins w:id="3513" w:author="Tima" w:date="2026-01-15T12:47:00Z"/>
                <w:rFonts w:ascii="Times New Roman" w:hAnsi="Times New Roman" w:cs="Times New Roman"/>
                <w:sz w:val="24"/>
              </w:rPr>
              <w:pPrChange w:id="3514" w:author="Tima" w:date="2026-01-15T12:49:00Z">
                <w:pPr>
                  <w:jc w:val="both"/>
                </w:pPr>
              </w:pPrChange>
            </w:pPr>
            <w:ins w:id="3515" w:author="Tima" w:date="2026-01-15T12:52:00Z">
              <w:r>
                <w:rPr>
                  <w:rFonts w:ascii="Times New Roman" w:hAnsi="Times New Roman" w:cs="Times New Roman"/>
                  <w:sz w:val="24"/>
                </w:rPr>
                <w:t>728</w:t>
              </w:r>
            </w:ins>
          </w:p>
        </w:tc>
        <w:tc>
          <w:tcPr>
            <w:tcW w:w="1869" w:type="dxa"/>
          </w:tcPr>
          <w:p w14:paraId="07B244A4" w14:textId="53AD5775" w:rsidR="00865751" w:rsidRDefault="00865751">
            <w:pPr>
              <w:jc w:val="center"/>
              <w:rPr>
                <w:ins w:id="3516" w:author="Tima" w:date="2026-01-15T12:47:00Z"/>
                <w:rFonts w:ascii="Times New Roman" w:hAnsi="Times New Roman" w:cs="Times New Roman"/>
                <w:sz w:val="24"/>
              </w:rPr>
              <w:pPrChange w:id="3517" w:author="Tima" w:date="2026-01-15T12:49:00Z">
                <w:pPr>
                  <w:jc w:val="both"/>
                </w:pPr>
              </w:pPrChange>
            </w:pPr>
            <w:ins w:id="3518" w:author="Tima" w:date="2026-01-15T12:52:00Z">
              <w:r>
                <w:rPr>
                  <w:rFonts w:ascii="Times New Roman" w:hAnsi="Times New Roman" w:cs="Times New Roman"/>
                  <w:sz w:val="24"/>
                </w:rPr>
                <w:t>11,03</w:t>
              </w:r>
            </w:ins>
          </w:p>
        </w:tc>
        <w:tc>
          <w:tcPr>
            <w:tcW w:w="1869" w:type="dxa"/>
          </w:tcPr>
          <w:p w14:paraId="5CFFF7C1" w14:textId="1B8A84A0" w:rsidR="00865751" w:rsidRDefault="00865751">
            <w:pPr>
              <w:jc w:val="center"/>
              <w:rPr>
                <w:ins w:id="3519" w:author="Tima" w:date="2026-01-15T12:47:00Z"/>
                <w:rFonts w:ascii="Times New Roman" w:hAnsi="Times New Roman" w:cs="Times New Roman"/>
                <w:sz w:val="24"/>
              </w:rPr>
              <w:pPrChange w:id="3520" w:author="Tima" w:date="2026-01-15T12:49:00Z">
                <w:pPr>
                  <w:jc w:val="both"/>
                </w:pPr>
              </w:pPrChange>
            </w:pPr>
            <w:ins w:id="3521" w:author="Tima" w:date="2026-01-15T12:52:00Z">
              <w:r>
                <w:rPr>
                  <w:rFonts w:ascii="Times New Roman" w:hAnsi="Times New Roman" w:cs="Times New Roman"/>
                  <w:sz w:val="24"/>
                </w:rPr>
                <w:t>5,68</w:t>
              </w:r>
            </w:ins>
          </w:p>
        </w:tc>
      </w:tr>
      <w:tr w:rsidR="00865751" w14:paraId="57B75EF0" w14:textId="77777777" w:rsidTr="00865751">
        <w:trPr>
          <w:ins w:id="3522" w:author="Tima" w:date="2026-01-15T12:47:00Z"/>
        </w:trPr>
        <w:tc>
          <w:tcPr>
            <w:tcW w:w="1869" w:type="dxa"/>
          </w:tcPr>
          <w:p w14:paraId="7881CDAC" w14:textId="33DE6356" w:rsidR="00865751" w:rsidRPr="00865751" w:rsidRDefault="00865751" w:rsidP="00865751">
            <w:pPr>
              <w:jc w:val="both"/>
              <w:rPr>
                <w:ins w:id="3523" w:author="Tima" w:date="2026-01-15T12:47:00Z"/>
                <w:rFonts w:ascii="Times New Roman" w:hAnsi="Times New Roman" w:cs="Times New Roman"/>
                <w:sz w:val="24"/>
                <w:lang w:val="en-US"/>
                <w:rPrChange w:id="3524" w:author="Tima" w:date="2026-01-15T12:50:00Z">
                  <w:rPr>
                    <w:ins w:id="3525" w:author="Tima" w:date="2026-01-15T12:47:00Z"/>
                    <w:rFonts w:ascii="Times New Roman" w:hAnsi="Times New Roman" w:cs="Times New Roman"/>
                    <w:sz w:val="24"/>
                  </w:rPr>
                </w:rPrChange>
              </w:rPr>
            </w:pPr>
            <w:proofErr w:type="spellStart"/>
            <w:ins w:id="3526" w:author="Tima" w:date="2026-01-15T12:50:00Z">
              <w:r>
                <w:rPr>
                  <w:rFonts w:ascii="Times New Roman" w:hAnsi="Times New Roman" w:cs="Times New Roman"/>
                  <w:sz w:val="24"/>
                  <w:lang w:val="en-US"/>
                </w:rPr>
                <w:t>Azuki</w:t>
              </w:r>
            </w:ins>
            <w:proofErr w:type="spellEnd"/>
          </w:p>
        </w:tc>
        <w:tc>
          <w:tcPr>
            <w:tcW w:w="1869" w:type="dxa"/>
          </w:tcPr>
          <w:p w14:paraId="26BC49F4" w14:textId="5BBC41AD" w:rsidR="00865751" w:rsidRDefault="00865751">
            <w:pPr>
              <w:jc w:val="center"/>
              <w:rPr>
                <w:ins w:id="3527" w:author="Tima" w:date="2026-01-15T12:47:00Z"/>
                <w:rFonts w:ascii="Times New Roman" w:hAnsi="Times New Roman" w:cs="Times New Roman"/>
                <w:sz w:val="24"/>
              </w:rPr>
              <w:pPrChange w:id="3528" w:author="Tima" w:date="2026-01-15T12:49:00Z">
                <w:pPr>
                  <w:jc w:val="both"/>
                </w:pPr>
              </w:pPrChange>
            </w:pPr>
            <w:ins w:id="3529" w:author="Tima" w:date="2026-01-15T12:53:00Z">
              <w:r>
                <w:rPr>
                  <w:rFonts w:ascii="Times New Roman" w:hAnsi="Times New Roman" w:cs="Times New Roman"/>
                  <w:sz w:val="24"/>
                </w:rPr>
                <w:t>414,86</w:t>
              </w:r>
            </w:ins>
          </w:p>
        </w:tc>
        <w:tc>
          <w:tcPr>
            <w:tcW w:w="1869" w:type="dxa"/>
          </w:tcPr>
          <w:p w14:paraId="206DE2E5" w14:textId="4F8936FF" w:rsidR="00865751" w:rsidRDefault="00865751">
            <w:pPr>
              <w:jc w:val="center"/>
              <w:rPr>
                <w:ins w:id="3530" w:author="Tima" w:date="2026-01-15T12:47:00Z"/>
                <w:rFonts w:ascii="Times New Roman" w:hAnsi="Times New Roman" w:cs="Times New Roman"/>
                <w:sz w:val="24"/>
              </w:rPr>
              <w:pPrChange w:id="3531" w:author="Tima" w:date="2026-01-15T12:49:00Z">
                <w:pPr>
                  <w:jc w:val="both"/>
                </w:pPr>
              </w:pPrChange>
            </w:pPr>
            <w:ins w:id="3532" w:author="Tima" w:date="2026-01-15T12:53:00Z">
              <w:r>
                <w:rPr>
                  <w:rFonts w:ascii="Times New Roman" w:hAnsi="Times New Roman" w:cs="Times New Roman"/>
                  <w:sz w:val="24"/>
                </w:rPr>
                <w:t>523</w:t>
              </w:r>
            </w:ins>
          </w:p>
        </w:tc>
        <w:tc>
          <w:tcPr>
            <w:tcW w:w="1869" w:type="dxa"/>
          </w:tcPr>
          <w:p w14:paraId="32A62915" w14:textId="5AEC6DF6" w:rsidR="00865751" w:rsidRDefault="00865751">
            <w:pPr>
              <w:jc w:val="center"/>
              <w:rPr>
                <w:ins w:id="3533" w:author="Tima" w:date="2026-01-15T12:47:00Z"/>
                <w:rFonts w:ascii="Times New Roman" w:hAnsi="Times New Roman" w:cs="Times New Roman"/>
                <w:sz w:val="24"/>
              </w:rPr>
              <w:pPrChange w:id="3534" w:author="Tima" w:date="2026-01-15T12:49:00Z">
                <w:pPr>
                  <w:jc w:val="both"/>
                </w:pPr>
              </w:pPrChange>
            </w:pPr>
            <w:ins w:id="3535" w:author="Tima" w:date="2026-01-15T12:53:00Z">
              <w:r>
                <w:rPr>
                  <w:rFonts w:ascii="Times New Roman" w:hAnsi="Times New Roman" w:cs="Times New Roman"/>
                  <w:sz w:val="24"/>
                </w:rPr>
                <w:t>1,37</w:t>
              </w:r>
            </w:ins>
          </w:p>
        </w:tc>
        <w:tc>
          <w:tcPr>
            <w:tcW w:w="1869" w:type="dxa"/>
          </w:tcPr>
          <w:p w14:paraId="2B82E5D1" w14:textId="53CEBC3D" w:rsidR="00865751" w:rsidRDefault="00865751">
            <w:pPr>
              <w:jc w:val="center"/>
              <w:rPr>
                <w:ins w:id="3536" w:author="Tima" w:date="2026-01-15T12:47:00Z"/>
                <w:rFonts w:ascii="Times New Roman" w:hAnsi="Times New Roman" w:cs="Times New Roman"/>
                <w:sz w:val="24"/>
              </w:rPr>
              <w:pPrChange w:id="3537" w:author="Tima" w:date="2026-01-15T12:49:00Z">
                <w:pPr>
                  <w:jc w:val="both"/>
                </w:pPr>
              </w:pPrChange>
            </w:pPr>
            <w:ins w:id="3538" w:author="Tima" w:date="2026-01-15T12:53:00Z">
              <w:r>
                <w:rPr>
                  <w:rFonts w:ascii="Times New Roman" w:hAnsi="Times New Roman" w:cs="Times New Roman"/>
                  <w:sz w:val="24"/>
                </w:rPr>
                <w:t>0,71</w:t>
              </w:r>
            </w:ins>
          </w:p>
        </w:tc>
      </w:tr>
      <w:tr w:rsidR="00865751" w14:paraId="0B481BDE" w14:textId="77777777" w:rsidTr="00865751">
        <w:trPr>
          <w:ins w:id="3539" w:author="Tima" w:date="2026-01-15T12:47:00Z"/>
        </w:trPr>
        <w:tc>
          <w:tcPr>
            <w:tcW w:w="1869" w:type="dxa"/>
          </w:tcPr>
          <w:p w14:paraId="30C1F920" w14:textId="0FB756C2" w:rsidR="00865751" w:rsidRPr="00865751" w:rsidRDefault="00865751" w:rsidP="00865751">
            <w:pPr>
              <w:jc w:val="both"/>
              <w:rPr>
                <w:ins w:id="3540" w:author="Tima" w:date="2026-01-15T12:47:00Z"/>
                <w:rFonts w:ascii="Times New Roman" w:hAnsi="Times New Roman" w:cs="Times New Roman"/>
                <w:sz w:val="24"/>
                <w:lang w:val="en-US"/>
                <w:rPrChange w:id="3541" w:author="Tima" w:date="2026-01-15T12:50:00Z">
                  <w:rPr>
                    <w:ins w:id="3542" w:author="Tima" w:date="2026-01-15T12:47:00Z"/>
                    <w:rFonts w:ascii="Times New Roman" w:hAnsi="Times New Roman" w:cs="Times New Roman"/>
                    <w:sz w:val="24"/>
                  </w:rPr>
                </w:rPrChange>
              </w:rPr>
            </w:pPr>
            <w:proofErr w:type="spellStart"/>
            <w:ins w:id="3543" w:author="Tima" w:date="2026-01-15T12:50:00Z">
              <w:r>
                <w:rPr>
                  <w:rFonts w:ascii="Times New Roman" w:hAnsi="Times New Roman" w:cs="Times New Roman"/>
                  <w:sz w:val="24"/>
                  <w:lang w:val="en-US"/>
                </w:rPr>
                <w:t>CryptoPunks</w:t>
              </w:r>
            </w:ins>
            <w:proofErr w:type="spellEnd"/>
          </w:p>
        </w:tc>
        <w:tc>
          <w:tcPr>
            <w:tcW w:w="1869" w:type="dxa"/>
          </w:tcPr>
          <w:p w14:paraId="1C7F1599" w14:textId="3A99052F" w:rsidR="00865751" w:rsidRDefault="00865751">
            <w:pPr>
              <w:jc w:val="center"/>
              <w:rPr>
                <w:ins w:id="3544" w:author="Tima" w:date="2026-01-15T12:47:00Z"/>
                <w:rFonts w:ascii="Times New Roman" w:hAnsi="Times New Roman" w:cs="Times New Roman"/>
                <w:sz w:val="24"/>
              </w:rPr>
              <w:pPrChange w:id="3545" w:author="Tima" w:date="2026-01-15T12:49:00Z">
                <w:pPr>
                  <w:jc w:val="both"/>
                </w:pPr>
              </w:pPrChange>
            </w:pPr>
            <w:ins w:id="3546" w:author="Tima" w:date="2026-01-15T12:53:00Z">
              <w:r>
                <w:rPr>
                  <w:rFonts w:ascii="Times New Roman" w:hAnsi="Times New Roman" w:cs="Times New Roman"/>
                  <w:sz w:val="24"/>
                </w:rPr>
                <w:t>3657,96</w:t>
              </w:r>
            </w:ins>
          </w:p>
        </w:tc>
        <w:tc>
          <w:tcPr>
            <w:tcW w:w="1869" w:type="dxa"/>
          </w:tcPr>
          <w:p w14:paraId="526C414F" w14:textId="7CD3BBBE" w:rsidR="00865751" w:rsidRDefault="00865751">
            <w:pPr>
              <w:jc w:val="center"/>
              <w:rPr>
                <w:ins w:id="3547" w:author="Tima" w:date="2026-01-15T12:47:00Z"/>
                <w:rFonts w:ascii="Times New Roman" w:hAnsi="Times New Roman" w:cs="Times New Roman"/>
                <w:sz w:val="24"/>
              </w:rPr>
              <w:pPrChange w:id="3548" w:author="Tima" w:date="2026-01-15T12:49:00Z">
                <w:pPr>
                  <w:jc w:val="both"/>
                </w:pPr>
              </w:pPrChange>
            </w:pPr>
            <w:ins w:id="3549" w:author="Tima" w:date="2026-01-15T12:53:00Z">
              <w:r>
                <w:rPr>
                  <w:rFonts w:ascii="Times New Roman" w:hAnsi="Times New Roman" w:cs="Times New Roman"/>
                  <w:sz w:val="24"/>
                </w:rPr>
                <w:t>118</w:t>
              </w:r>
            </w:ins>
          </w:p>
        </w:tc>
        <w:tc>
          <w:tcPr>
            <w:tcW w:w="1869" w:type="dxa"/>
          </w:tcPr>
          <w:p w14:paraId="1E124C6B" w14:textId="0C9D82FA" w:rsidR="00865751" w:rsidRDefault="00865751">
            <w:pPr>
              <w:jc w:val="center"/>
              <w:rPr>
                <w:ins w:id="3550" w:author="Tima" w:date="2026-01-15T12:47:00Z"/>
                <w:rFonts w:ascii="Times New Roman" w:hAnsi="Times New Roman" w:cs="Times New Roman"/>
                <w:sz w:val="24"/>
              </w:rPr>
              <w:pPrChange w:id="3551" w:author="Tima" w:date="2026-01-15T12:49:00Z">
                <w:pPr>
                  <w:jc w:val="both"/>
                </w:pPr>
              </w:pPrChange>
            </w:pPr>
            <w:ins w:id="3552" w:author="Tima" w:date="2026-01-15T12:53:00Z">
              <w:r>
                <w:rPr>
                  <w:rFonts w:ascii="Times New Roman" w:hAnsi="Times New Roman" w:cs="Times New Roman"/>
                  <w:sz w:val="24"/>
                </w:rPr>
                <w:t>12,07</w:t>
              </w:r>
            </w:ins>
          </w:p>
        </w:tc>
        <w:tc>
          <w:tcPr>
            <w:tcW w:w="1869" w:type="dxa"/>
          </w:tcPr>
          <w:p w14:paraId="3F0A5ABF" w14:textId="2118DE62" w:rsidR="00865751" w:rsidRDefault="00865751">
            <w:pPr>
              <w:jc w:val="center"/>
              <w:rPr>
                <w:ins w:id="3553" w:author="Tima" w:date="2026-01-15T12:47:00Z"/>
                <w:rFonts w:ascii="Times New Roman" w:hAnsi="Times New Roman" w:cs="Times New Roman"/>
                <w:sz w:val="24"/>
              </w:rPr>
              <w:pPrChange w:id="3554" w:author="Tima" w:date="2026-01-15T12:49:00Z">
                <w:pPr>
                  <w:jc w:val="both"/>
                </w:pPr>
              </w:pPrChange>
            </w:pPr>
            <w:ins w:id="3555" w:author="Tima" w:date="2026-01-15T12:53:00Z">
              <w:r>
                <w:rPr>
                  <w:rFonts w:ascii="Times New Roman" w:hAnsi="Times New Roman" w:cs="Times New Roman"/>
                  <w:sz w:val="24"/>
                </w:rPr>
                <w:t>6,22</w:t>
              </w:r>
            </w:ins>
          </w:p>
        </w:tc>
      </w:tr>
      <w:tr w:rsidR="00865751" w14:paraId="06828140" w14:textId="77777777" w:rsidTr="00865751">
        <w:trPr>
          <w:ins w:id="3556" w:author="Tima" w:date="2026-01-15T12:47:00Z"/>
        </w:trPr>
        <w:tc>
          <w:tcPr>
            <w:tcW w:w="1869" w:type="dxa"/>
          </w:tcPr>
          <w:p w14:paraId="6861DC40" w14:textId="5A680EA1" w:rsidR="00865751" w:rsidRPr="00865751" w:rsidRDefault="00865751" w:rsidP="00865751">
            <w:pPr>
              <w:jc w:val="both"/>
              <w:rPr>
                <w:ins w:id="3557" w:author="Tima" w:date="2026-01-15T12:47:00Z"/>
                <w:rFonts w:ascii="Times New Roman" w:hAnsi="Times New Roman" w:cs="Times New Roman"/>
                <w:sz w:val="24"/>
                <w:lang w:val="en-US"/>
                <w:rPrChange w:id="3558" w:author="Tima" w:date="2026-01-15T12:50:00Z">
                  <w:rPr>
                    <w:ins w:id="3559" w:author="Tima" w:date="2026-01-15T12:47:00Z"/>
                    <w:rFonts w:ascii="Times New Roman" w:hAnsi="Times New Roman" w:cs="Times New Roman"/>
                    <w:sz w:val="24"/>
                  </w:rPr>
                </w:rPrChange>
              </w:rPr>
            </w:pPr>
            <w:ins w:id="3560" w:author="Tima" w:date="2026-01-15T12:50:00Z">
              <w:r>
                <w:rPr>
                  <w:rFonts w:ascii="Times New Roman" w:hAnsi="Times New Roman" w:cs="Times New Roman"/>
                  <w:sz w:val="24"/>
                  <w:lang w:val="en-US"/>
                </w:rPr>
                <w:t>Bored Ape Yacht Club</w:t>
              </w:r>
            </w:ins>
          </w:p>
        </w:tc>
        <w:tc>
          <w:tcPr>
            <w:tcW w:w="1869" w:type="dxa"/>
          </w:tcPr>
          <w:p w14:paraId="0D4B83D5" w14:textId="7131E634" w:rsidR="00865751" w:rsidRDefault="00865751">
            <w:pPr>
              <w:jc w:val="center"/>
              <w:rPr>
                <w:ins w:id="3561" w:author="Tima" w:date="2026-01-15T12:47:00Z"/>
                <w:rFonts w:ascii="Times New Roman" w:hAnsi="Times New Roman" w:cs="Times New Roman"/>
                <w:sz w:val="24"/>
              </w:rPr>
              <w:pPrChange w:id="3562" w:author="Tima" w:date="2026-01-15T12:49:00Z">
                <w:pPr>
                  <w:jc w:val="both"/>
                </w:pPr>
              </w:pPrChange>
            </w:pPr>
            <w:ins w:id="3563" w:author="Tima" w:date="2026-01-15T12:53:00Z">
              <w:r>
                <w:rPr>
                  <w:rFonts w:ascii="Times New Roman" w:hAnsi="Times New Roman" w:cs="Times New Roman"/>
                  <w:sz w:val="24"/>
                </w:rPr>
                <w:t>1851,72</w:t>
              </w:r>
            </w:ins>
          </w:p>
        </w:tc>
        <w:tc>
          <w:tcPr>
            <w:tcW w:w="1869" w:type="dxa"/>
          </w:tcPr>
          <w:p w14:paraId="250D2A2B" w14:textId="2B4CEBB2" w:rsidR="00865751" w:rsidRDefault="00865751">
            <w:pPr>
              <w:jc w:val="center"/>
              <w:rPr>
                <w:ins w:id="3564" w:author="Tima" w:date="2026-01-15T12:47:00Z"/>
                <w:rFonts w:ascii="Times New Roman" w:hAnsi="Times New Roman" w:cs="Times New Roman"/>
                <w:sz w:val="24"/>
              </w:rPr>
              <w:pPrChange w:id="3565" w:author="Tima" w:date="2026-01-15T12:49:00Z">
                <w:pPr>
                  <w:jc w:val="both"/>
                </w:pPr>
              </w:pPrChange>
            </w:pPr>
            <w:ins w:id="3566" w:author="Tima" w:date="2026-01-15T12:53:00Z">
              <w:r>
                <w:rPr>
                  <w:rFonts w:ascii="Times New Roman" w:hAnsi="Times New Roman" w:cs="Times New Roman"/>
                  <w:sz w:val="24"/>
                </w:rPr>
                <w:t>348</w:t>
              </w:r>
            </w:ins>
          </w:p>
        </w:tc>
        <w:tc>
          <w:tcPr>
            <w:tcW w:w="1869" w:type="dxa"/>
          </w:tcPr>
          <w:p w14:paraId="05177869" w14:textId="069B9666" w:rsidR="00865751" w:rsidRDefault="00865751">
            <w:pPr>
              <w:jc w:val="center"/>
              <w:rPr>
                <w:ins w:id="3567" w:author="Tima" w:date="2026-01-15T12:47:00Z"/>
                <w:rFonts w:ascii="Times New Roman" w:hAnsi="Times New Roman" w:cs="Times New Roman"/>
                <w:sz w:val="24"/>
              </w:rPr>
              <w:pPrChange w:id="3568" w:author="Tima" w:date="2026-01-15T12:49:00Z">
                <w:pPr>
                  <w:jc w:val="both"/>
                </w:pPr>
              </w:pPrChange>
            </w:pPr>
            <w:ins w:id="3569" w:author="Tima" w:date="2026-01-15T12:53:00Z">
              <w:r>
                <w:rPr>
                  <w:rFonts w:ascii="Times New Roman" w:hAnsi="Times New Roman" w:cs="Times New Roman"/>
                  <w:sz w:val="24"/>
                </w:rPr>
                <w:t>6,11</w:t>
              </w:r>
            </w:ins>
          </w:p>
        </w:tc>
        <w:tc>
          <w:tcPr>
            <w:tcW w:w="1869" w:type="dxa"/>
          </w:tcPr>
          <w:p w14:paraId="7072FDE1" w14:textId="1217BD7C" w:rsidR="00865751" w:rsidRDefault="00865751">
            <w:pPr>
              <w:jc w:val="center"/>
              <w:rPr>
                <w:ins w:id="3570" w:author="Tima" w:date="2026-01-15T12:47:00Z"/>
                <w:rFonts w:ascii="Times New Roman" w:hAnsi="Times New Roman" w:cs="Times New Roman"/>
                <w:sz w:val="24"/>
              </w:rPr>
              <w:pPrChange w:id="3571" w:author="Tima" w:date="2026-01-15T12:49:00Z">
                <w:pPr>
                  <w:jc w:val="both"/>
                </w:pPr>
              </w:pPrChange>
            </w:pPr>
            <w:ins w:id="3572" w:author="Tima" w:date="2026-01-15T12:53:00Z">
              <w:r>
                <w:rPr>
                  <w:rFonts w:ascii="Times New Roman" w:hAnsi="Times New Roman" w:cs="Times New Roman"/>
                  <w:sz w:val="24"/>
                </w:rPr>
                <w:t>3,15</w:t>
              </w:r>
            </w:ins>
          </w:p>
        </w:tc>
      </w:tr>
      <w:tr w:rsidR="00865751" w14:paraId="298A7856" w14:textId="77777777" w:rsidTr="00865751">
        <w:trPr>
          <w:ins w:id="3573" w:author="Tima" w:date="2026-01-15T12:47:00Z"/>
        </w:trPr>
        <w:tc>
          <w:tcPr>
            <w:tcW w:w="1869" w:type="dxa"/>
          </w:tcPr>
          <w:p w14:paraId="57A525ED" w14:textId="555EA99A" w:rsidR="00865751" w:rsidRPr="00865751" w:rsidRDefault="00865751" w:rsidP="00865751">
            <w:pPr>
              <w:jc w:val="both"/>
              <w:rPr>
                <w:ins w:id="3574" w:author="Tima" w:date="2026-01-15T12:47:00Z"/>
                <w:rFonts w:ascii="Times New Roman" w:hAnsi="Times New Roman" w:cs="Times New Roman"/>
                <w:sz w:val="24"/>
                <w:lang w:val="en-US"/>
                <w:rPrChange w:id="3575" w:author="Tima" w:date="2026-01-15T12:50:00Z">
                  <w:rPr>
                    <w:ins w:id="3576" w:author="Tima" w:date="2026-01-15T12:47:00Z"/>
                    <w:rFonts w:ascii="Times New Roman" w:hAnsi="Times New Roman" w:cs="Times New Roman"/>
                    <w:sz w:val="24"/>
                  </w:rPr>
                </w:rPrChange>
              </w:rPr>
            </w:pPr>
            <w:ins w:id="3577" w:author="Tima" w:date="2026-01-15T12:50:00Z">
              <w:r>
                <w:rPr>
                  <w:rFonts w:ascii="Times New Roman" w:hAnsi="Times New Roman" w:cs="Times New Roman"/>
                  <w:sz w:val="24"/>
                  <w:lang w:val="en-US"/>
                </w:rPr>
                <w:t xml:space="preserve">Lil </w:t>
              </w:r>
              <w:proofErr w:type="spellStart"/>
              <w:r>
                <w:rPr>
                  <w:rFonts w:ascii="Times New Roman" w:hAnsi="Times New Roman" w:cs="Times New Roman"/>
                  <w:sz w:val="24"/>
                  <w:lang w:val="en-US"/>
                </w:rPr>
                <w:t>Pudgys</w:t>
              </w:r>
            </w:ins>
            <w:proofErr w:type="spellEnd"/>
          </w:p>
        </w:tc>
        <w:tc>
          <w:tcPr>
            <w:tcW w:w="1869" w:type="dxa"/>
          </w:tcPr>
          <w:p w14:paraId="75ACDF58" w14:textId="1C63C0BB" w:rsidR="00865751" w:rsidRDefault="00865751">
            <w:pPr>
              <w:jc w:val="center"/>
              <w:rPr>
                <w:ins w:id="3578" w:author="Tima" w:date="2026-01-15T12:47:00Z"/>
                <w:rFonts w:ascii="Times New Roman" w:hAnsi="Times New Roman" w:cs="Times New Roman"/>
                <w:sz w:val="24"/>
              </w:rPr>
              <w:pPrChange w:id="3579" w:author="Tima" w:date="2026-01-15T12:49:00Z">
                <w:pPr>
                  <w:jc w:val="both"/>
                </w:pPr>
              </w:pPrChange>
            </w:pPr>
            <w:ins w:id="3580" w:author="Tima" w:date="2026-01-15T12:53:00Z">
              <w:r>
                <w:rPr>
                  <w:rFonts w:ascii="Times New Roman" w:hAnsi="Times New Roman" w:cs="Times New Roman"/>
                  <w:sz w:val="24"/>
                </w:rPr>
                <w:t>997</w:t>
              </w:r>
            </w:ins>
            <w:ins w:id="3581" w:author="Tima" w:date="2026-01-15T12:54:00Z">
              <w:r>
                <w:rPr>
                  <w:rFonts w:ascii="Times New Roman" w:hAnsi="Times New Roman" w:cs="Times New Roman"/>
                  <w:sz w:val="24"/>
                </w:rPr>
                <w:t>,22</w:t>
              </w:r>
            </w:ins>
          </w:p>
        </w:tc>
        <w:tc>
          <w:tcPr>
            <w:tcW w:w="1869" w:type="dxa"/>
          </w:tcPr>
          <w:p w14:paraId="0401228A" w14:textId="0687F949" w:rsidR="00865751" w:rsidRDefault="00865751">
            <w:pPr>
              <w:jc w:val="center"/>
              <w:rPr>
                <w:ins w:id="3582" w:author="Tima" w:date="2026-01-15T12:47:00Z"/>
                <w:rFonts w:ascii="Times New Roman" w:hAnsi="Times New Roman" w:cs="Times New Roman"/>
                <w:sz w:val="24"/>
              </w:rPr>
              <w:pPrChange w:id="3583" w:author="Tima" w:date="2026-01-15T12:49:00Z">
                <w:pPr>
                  <w:jc w:val="both"/>
                </w:pPr>
              </w:pPrChange>
            </w:pPr>
            <w:ins w:id="3584" w:author="Tima" w:date="2026-01-15T12:54:00Z">
              <w:r>
                <w:rPr>
                  <w:rFonts w:ascii="Times New Roman" w:hAnsi="Times New Roman" w:cs="Times New Roman"/>
                  <w:sz w:val="24"/>
                </w:rPr>
                <w:t>1926</w:t>
              </w:r>
            </w:ins>
          </w:p>
        </w:tc>
        <w:tc>
          <w:tcPr>
            <w:tcW w:w="1869" w:type="dxa"/>
          </w:tcPr>
          <w:p w14:paraId="3A96CD71" w14:textId="52584FE1" w:rsidR="00865751" w:rsidRDefault="00865751">
            <w:pPr>
              <w:jc w:val="center"/>
              <w:rPr>
                <w:ins w:id="3585" w:author="Tima" w:date="2026-01-15T12:47:00Z"/>
                <w:rFonts w:ascii="Times New Roman" w:hAnsi="Times New Roman" w:cs="Times New Roman"/>
                <w:sz w:val="24"/>
              </w:rPr>
              <w:pPrChange w:id="3586" w:author="Tima" w:date="2026-01-15T12:49:00Z">
                <w:pPr>
                  <w:jc w:val="both"/>
                </w:pPr>
              </w:pPrChange>
            </w:pPr>
            <w:ins w:id="3587" w:author="Tima" w:date="2026-01-15T12:54:00Z">
              <w:r>
                <w:rPr>
                  <w:rFonts w:ascii="Times New Roman" w:hAnsi="Times New Roman" w:cs="Times New Roman"/>
                  <w:sz w:val="24"/>
                </w:rPr>
                <w:t>3,29</w:t>
              </w:r>
            </w:ins>
          </w:p>
        </w:tc>
        <w:tc>
          <w:tcPr>
            <w:tcW w:w="1869" w:type="dxa"/>
          </w:tcPr>
          <w:p w14:paraId="46544290" w14:textId="5A221562" w:rsidR="00865751" w:rsidRDefault="00865751">
            <w:pPr>
              <w:jc w:val="center"/>
              <w:rPr>
                <w:ins w:id="3588" w:author="Tima" w:date="2026-01-15T12:47:00Z"/>
                <w:rFonts w:ascii="Times New Roman" w:hAnsi="Times New Roman" w:cs="Times New Roman"/>
                <w:sz w:val="24"/>
              </w:rPr>
              <w:pPrChange w:id="3589" w:author="Tima" w:date="2026-01-15T12:49:00Z">
                <w:pPr>
                  <w:jc w:val="both"/>
                </w:pPr>
              </w:pPrChange>
            </w:pPr>
            <w:ins w:id="3590" w:author="Tima" w:date="2026-01-15T12:54:00Z">
              <w:r>
                <w:rPr>
                  <w:rFonts w:ascii="Times New Roman" w:hAnsi="Times New Roman" w:cs="Times New Roman"/>
                  <w:sz w:val="24"/>
                </w:rPr>
                <w:t>1,69</w:t>
              </w:r>
            </w:ins>
          </w:p>
        </w:tc>
      </w:tr>
      <w:tr w:rsidR="00865751" w14:paraId="38BC056B" w14:textId="77777777" w:rsidTr="00865751">
        <w:trPr>
          <w:ins w:id="3591" w:author="Tima" w:date="2026-01-15T12:47:00Z"/>
        </w:trPr>
        <w:tc>
          <w:tcPr>
            <w:tcW w:w="1869" w:type="dxa"/>
          </w:tcPr>
          <w:p w14:paraId="403755E8" w14:textId="649A1DED" w:rsidR="00865751" w:rsidRPr="00865751" w:rsidRDefault="00865751" w:rsidP="00865751">
            <w:pPr>
              <w:jc w:val="both"/>
              <w:rPr>
                <w:ins w:id="3592" w:author="Tima" w:date="2026-01-15T12:47:00Z"/>
                <w:rFonts w:ascii="Times New Roman" w:hAnsi="Times New Roman" w:cs="Times New Roman"/>
                <w:sz w:val="24"/>
                <w:lang w:val="en-US"/>
                <w:rPrChange w:id="3593" w:author="Tima" w:date="2026-01-15T12:50:00Z">
                  <w:rPr>
                    <w:ins w:id="3594" w:author="Tima" w:date="2026-01-15T12:47:00Z"/>
                    <w:rFonts w:ascii="Times New Roman" w:hAnsi="Times New Roman" w:cs="Times New Roman"/>
                    <w:sz w:val="24"/>
                  </w:rPr>
                </w:rPrChange>
              </w:rPr>
            </w:pPr>
            <w:ins w:id="3595" w:author="Tima" w:date="2026-01-15T12:50:00Z">
              <w:r>
                <w:rPr>
                  <w:rFonts w:ascii="Times New Roman" w:hAnsi="Times New Roman" w:cs="Times New Roman"/>
                  <w:sz w:val="24"/>
                  <w:lang w:val="en-US"/>
                </w:rPr>
                <w:t>Doodles</w:t>
              </w:r>
            </w:ins>
          </w:p>
        </w:tc>
        <w:tc>
          <w:tcPr>
            <w:tcW w:w="1869" w:type="dxa"/>
          </w:tcPr>
          <w:p w14:paraId="25E776E1" w14:textId="2E620E67" w:rsidR="00865751" w:rsidRDefault="00865751">
            <w:pPr>
              <w:jc w:val="center"/>
              <w:rPr>
                <w:ins w:id="3596" w:author="Tima" w:date="2026-01-15T12:47:00Z"/>
                <w:rFonts w:ascii="Times New Roman" w:hAnsi="Times New Roman" w:cs="Times New Roman"/>
                <w:sz w:val="24"/>
              </w:rPr>
              <w:pPrChange w:id="3597" w:author="Tima" w:date="2026-01-15T12:49:00Z">
                <w:pPr>
                  <w:jc w:val="both"/>
                </w:pPr>
              </w:pPrChange>
            </w:pPr>
            <w:ins w:id="3598" w:author="Tima" w:date="2026-01-15T12:54:00Z">
              <w:r>
                <w:rPr>
                  <w:rFonts w:ascii="Times New Roman" w:hAnsi="Times New Roman" w:cs="Times New Roman"/>
                  <w:sz w:val="24"/>
                </w:rPr>
                <w:t>340,42</w:t>
              </w:r>
            </w:ins>
          </w:p>
        </w:tc>
        <w:tc>
          <w:tcPr>
            <w:tcW w:w="1869" w:type="dxa"/>
          </w:tcPr>
          <w:p w14:paraId="3BC86829" w14:textId="7AD96F6E" w:rsidR="00865751" w:rsidRDefault="00865751">
            <w:pPr>
              <w:jc w:val="center"/>
              <w:rPr>
                <w:ins w:id="3599" w:author="Tima" w:date="2026-01-15T12:47:00Z"/>
                <w:rFonts w:ascii="Times New Roman" w:hAnsi="Times New Roman" w:cs="Times New Roman"/>
                <w:sz w:val="24"/>
              </w:rPr>
              <w:pPrChange w:id="3600" w:author="Tima" w:date="2026-01-15T12:49:00Z">
                <w:pPr>
                  <w:jc w:val="both"/>
                </w:pPr>
              </w:pPrChange>
            </w:pPr>
            <w:ins w:id="3601" w:author="Tima" w:date="2026-01-15T12:54:00Z">
              <w:r>
                <w:rPr>
                  <w:rFonts w:ascii="Times New Roman" w:hAnsi="Times New Roman" w:cs="Times New Roman"/>
                  <w:sz w:val="24"/>
                </w:rPr>
                <w:t>636</w:t>
              </w:r>
            </w:ins>
          </w:p>
        </w:tc>
        <w:tc>
          <w:tcPr>
            <w:tcW w:w="1869" w:type="dxa"/>
          </w:tcPr>
          <w:p w14:paraId="1250BF3E" w14:textId="3B31D770" w:rsidR="00865751" w:rsidRDefault="00865751">
            <w:pPr>
              <w:jc w:val="center"/>
              <w:rPr>
                <w:ins w:id="3602" w:author="Tima" w:date="2026-01-15T12:47:00Z"/>
                <w:rFonts w:ascii="Times New Roman" w:hAnsi="Times New Roman" w:cs="Times New Roman"/>
                <w:sz w:val="24"/>
              </w:rPr>
              <w:pPrChange w:id="3603" w:author="Tima" w:date="2026-01-15T12:49:00Z">
                <w:pPr>
                  <w:jc w:val="both"/>
                </w:pPr>
              </w:pPrChange>
            </w:pPr>
            <w:ins w:id="3604" w:author="Tima" w:date="2026-01-15T12:54:00Z">
              <w:r>
                <w:rPr>
                  <w:rFonts w:ascii="Times New Roman" w:hAnsi="Times New Roman" w:cs="Times New Roman"/>
                  <w:sz w:val="24"/>
                </w:rPr>
                <w:t>1,12</w:t>
              </w:r>
            </w:ins>
          </w:p>
        </w:tc>
        <w:tc>
          <w:tcPr>
            <w:tcW w:w="1869" w:type="dxa"/>
          </w:tcPr>
          <w:p w14:paraId="3EC578E7" w14:textId="2B8F17AB" w:rsidR="00865751" w:rsidRDefault="00865751">
            <w:pPr>
              <w:jc w:val="center"/>
              <w:rPr>
                <w:ins w:id="3605" w:author="Tima" w:date="2026-01-15T12:47:00Z"/>
                <w:rFonts w:ascii="Times New Roman" w:hAnsi="Times New Roman" w:cs="Times New Roman"/>
                <w:sz w:val="24"/>
              </w:rPr>
              <w:pPrChange w:id="3606" w:author="Tima" w:date="2026-01-15T12:49:00Z">
                <w:pPr>
                  <w:jc w:val="both"/>
                </w:pPr>
              </w:pPrChange>
            </w:pPr>
            <w:ins w:id="3607" w:author="Tima" w:date="2026-01-15T12:54:00Z">
              <w:r>
                <w:rPr>
                  <w:rFonts w:ascii="Times New Roman" w:hAnsi="Times New Roman" w:cs="Times New Roman"/>
                  <w:sz w:val="24"/>
                </w:rPr>
                <w:t>0,58</w:t>
              </w:r>
            </w:ins>
          </w:p>
        </w:tc>
      </w:tr>
      <w:tr w:rsidR="00865751" w14:paraId="71989CE0" w14:textId="77777777" w:rsidTr="00865751">
        <w:trPr>
          <w:ins w:id="3608" w:author="Tima" w:date="2026-01-15T12:47:00Z"/>
        </w:trPr>
        <w:tc>
          <w:tcPr>
            <w:tcW w:w="1869" w:type="dxa"/>
          </w:tcPr>
          <w:p w14:paraId="2028A8FF" w14:textId="5F2C575F" w:rsidR="00865751" w:rsidRPr="00865751" w:rsidRDefault="00865751" w:rsidP="00865751">
            <w:pPr>
              <w:jc w:val="both"/>
              <w:rPr>
                <w:ins w:id="3609" w:author="Tima" w:date="2026-01-15T12:47:00Z"/>
                <w:rFonts w:ascii="Times New Roman" w:hAnsi="Times New Roman" w:cs="Times New Roman"/>
                <w:sz w:val="24"/>
                <w:lang w:val="en-US"/>
                <w:rPrChange w:id="3610" w:author="Tima" w:date="2026-01-15T12:50:00Z">
                  <w:rPr>
                    <w:ins w:id="3611" w:author="Tima" w:date="2026-01-15T12:47:00Z"/>
                    <w:rFonts w:ascii="Times New Roman" w:hAnsi="Times New Roman" w:cs="Times New Roman"/>
                    <w:sz w:val="24"/>
                  </w:rPr>
                </w:rPrChange>
              </w:rPr>
            </w:pPr>
            <w:ins w:id="3612" w:author="Tima" w:date="2026-01-15T12:50:00Z">
              <w:r>
                <w:rPr>
                  <w:rFonts w:ascii="Times New Roman" w:hAnsi="Times New Roman" w:cs="Times New Roman"/>
                  <w:sz w:val="24"/>
                  <w:lang w:val="en-US"/>
                </w:rPr>
                <w:t>Milady Maker</w:t>
              </w:r>
            </w:ins>
          </w:p>
        </w:tc>
        <w:tc>
          <w:tcPr>
            <w:tcW w:w="1869" w:type="dxa"/>
          </w:tcPr>
          <w:p w14:paraId="52E81148" w14:textId="208E18B0" w:rsidR="00865751" w:rsidRDefault="00865751">
            <w:pPr>
              <w:jc w:val="center"/>
              <w:rPr>
                <w:ins w:id="3613" w:author="Tima" w:date="2026-01-15T12:47:00Z"/>
                <w:rFonts w:ascii="Times New Roman" w:hAnsi="Times New Roman" w:cs="Times New Roman"/>
                <w:sz w:val="24"/>
              </w:rPr>
              <w:pPrChange w:id="3614" w:author="Tima" w:date="2026-01-15T12:49:00Z">
                <w:pPr>
                  <w:jc w:val="both"/>
                </w:pPr>
              </w:pPrChange>
            </w:pPr>
            <w:ins w:id="3615" w:author="Tima" w:date="2026-01-15T12:54:00Z">
              <w:r>
                <w:rPr>
                  <w:rFonts w:ascii="Times New Roman" w:hAnsi="Times New Roman" w:cs="Times New Roman"/>
                  <w:sz w:val="24"/>
                </w:rPr>
                <w:t>878,44</w:t>
              </w:r>
            </w:ins>
          </w:p>
        </w:tc>
        <w:tc>
          <w:tcPr>
            <w:tcW w:w="1869" w:type="dxa"/>
          </w:tcPr>
          <w:p w14:paraId="2BEBDE69" w14:textId="6DA501AA" w:rsidR="00865751" w:rsidRDefault="00865751">
            <w:pPr>
              <w:jc w:val="center"/>
              <w:rPr>
                <w:ins w:id="3616" w:author="Tima" w:date="2026-01-15T12:47:00Z"/>
                <w:rFonts w:ascii="Times New Roman" w:hAnsi="Times New Roman" w:cs="Times New Roman"/>
                <w:sz w:val="24"/>
              </w:rPr>
              <w:pPrChange w:id="3617" w:author="Tima" w:date="2026-01-15T12:49:00Z">
                <w:pPr>
                  <w:jc w:val="both"/>
                </w:pPr>
              </w:pPrChange>
            </w:pPr>
            <w:ins w:id="3618" w:author="Tima" w:date="2026-01-15T12:54:00Z">
              <w:r>
                <w:rPr>
                  <w:rFonts w:ascii="Times New Roman" w:hAnsi="Times New Roman" w:cs="Times New Roman"/>
                  <w:sz w:val="24"/>
                </w:rPr>
                <w:t>874</w:t>
              </w:r>
            </w:ins>
          </w:p>
        </w:tc>
        <w:tc>
          <w:tcPr>
            <w:tcW w:w="1869" w:type="dxa"/>
          </w:tcPr>
          <w:p w14:paraId="12C0212A" w14:textId="6B51A51E" w:rsidR="00865751" w:rsidRDefault="00865751">
            <w:pPr>
              <w:jc w:val="center"/>
              <w:rPr>
                <w:ins w:id="3619" w:author="Tima" w:date="2026-01-15T12:47:00Z"/>
                <w:rFonts w:ascii="Times New Roman" w:hAnsi="Times New Roman" w:cs="Times New Roman"/>
                <w:sz w:val="24"/>
              </w:rPr>
              <w:pPrChange w:id="3620" w:author="Tima" w:date="2026-01-15T12:49:00Z">
                <w:pPr>
                  <w:jc w:val="both"/>
                </w:pPr>
              </w:pPrChange>
            </w:pPr>
            <w:ins w:id="3621" w:author="Tima" w:date="2026-01-15T12:54:00Z">
              <w:r>
                <w:rPr>
                  <w:rFonts w:ascii="Times New Roman" w:hAnsi="Times New Roman" w:cs="Times New Roman"/>
                  <w:sz w:val="24"/>
                </w:rPr>
                <w:t>2,9</w:t>
              </w:r>
            </w:ins>
            <w:ins w:id="3622" w:author="Tima" w:date="2026-01-15T12:55:00Z">
              <w:r>
                <w:rPr>
                  <w:rFonts w:ascii="Times New Roman" w:hAnsi="Times New Roman" w:cs="Times New Roman"/>
                  <w:sz w:val="24"/>
                </w:rPr>
                <w:t>0</w:t>
              </w:r>
            </w:ins>
          </w:p>
        </w:tc>
        <w:tc>
          <w:tcPr>
            <w:tcW w:w="1869" w:type="dxa"/>
          </w:tcPr>
          <w:p w14:paraId="6FC4F284" w14:textId="42B107CF" w:rsidR="00865751" w:rsidRDefault="00865751">
            <w:pPr>
              <w:jc w:val="center"/>
              <w:rPr>
                <w:ins w:id="3623" w:author="Tima" w:date="2026-01-15T12:47:00Z"/>
                <w:rFonts w:ascii="Times New Roman" w:hAnsi="Times New Roman" w:cs="Times New Roman"/>
                <w:sz w:val="24"/>
              </w:rPr>
              <w:pPrChange w:id="3624" w:author="Tima" w:date="2026-01-15T12:49:00Z">
                <w:pPr>
                  <w:jc w:val="both"/>
                </w:pPr>
              </w:pPrChange>
            </w:pPr>
            <w:ins w:id="3625" w:author="Tima" w:date="2026-01-15T12:54:00Z">
              <w:r>
                <w:rPr>
                  <w:rFonts w:ascii="Times New Roman" w:hAnsi="Times New Roman" w:cs="Times New Roman"/>
                  <w:sz w:val="24"/>
                </w:rPr>
                <w:t>1,49</w:t>
              </w:r>
            </w:ins>
          </w:p>
        </w:tc>
      </w:tr>
      <w:tr w:rsidR="00865751" w14:paraId="233E6C03" w14:textId="77777777" w:rsidTr="00865751">
        <w:trPr>
          <w:ins w:id="3626" w:author="Tima" w:date="2026-01-15T12:51:00Z"/>
        </w:trPr>
        <w:tc>
          <w:tcPr>
            <w:tcW w:w="1869" w:type="dxa"/>
          </w:tcPr>
          <w:p w14:paraId="284ACA6F" w14:textId="0D9352E3" w:rsidR="00865751" w:rsidRDefault="00865751" w:rsidP="00865751">
            <w:pPr>
              <w:jc w:val="both"/>
              <w:rPr>
                <w:ins w:id="3627" w:author="Tima" w:date="2026-01-15T12:51:00Z"/>
                <w:rFonts w:ascii="Times New Roman" w:hAnsi="Times New Roman" w:cs="Times New Roman"/>
                <w:sz w:val="24"/>
                <w:lang w:val="en-US"/>
              </w:rPr>
            </w:pPr>
            <w:ins w:id="3628" w:author="Tima" w:date="2026-01-15T12:51:00Z">
              <w:r>
                <w:rPr>
                  <w:rFonts w:ascii="Times New Roman" w:hAnsi="Times New Roman" w:cs="Times New Roman"/>
                  <w:sz w:val="24"/>
                  <w:lang w:val="en-US"/>
                </w:rPr>
                <w:t>Mutant Ape Yacht Club</w:t>
              </w:r>
            </w:ins>
          </w:p>
        </w:tc>
        <w:tc>
          <w:tcPr>
            <w:tcW w:w="1869" w:type="dxa"/>
          </w:tcPr>
          <w:p w14:paraId="5844B9F9" w14:textId="34D7A85A" w:rsidR="00865751" w:rsidRDefault="00506BFC" w:rsidP="00865751">
            <w:pPr>
              <w:jc w:val="center"/>
              <w:rPr>
                <w:ins w:id="3629" w:author="Tima" w:date="2026-01-15T12:51:00Z"/>
                <w:rFonts w:ascii="Times New Roman" w:hAnsi="Times New Roman" w:cs="Times New Roman"/>
                <w:sz w:val="24"/>
              </w:rPr>
            </w:pPr>
            <w:ins w:id="3630" w:author="Tima" w:date="2026-01-15T12:55:00Z">
              <w:r>
                <w:rPr>
                  <w:rFonts w:ascii="Times New Roman" w:hAnsi="Times New Roman" w:cs="Times New Roman"/>
                  <w:sz w:val="24"/>
                </w:rPr>
                <w:t>729,52</w:t>
              </w:r>
            </w:ins>
          </w:p>
        </w:tc>
        <w:tc>
          <w:tcPr>
            <w:tcW w:w="1869" w:type="dxa"/>
          </w:tcPr>
          <w:p w14:paraId="5F9F7865" w14:textId="18495463" w:rsidR="00865751" w:rsidRDefault="00506BFC" w:rsidP="00865751">
            <w:pPr>
              <w:jc w:val="center"/>
              <w:rPr>
                <w:ins w:id="3631" w:author="Tima" w:date="2026-01-15T12:51:00Z"/>
                <w:rFonts w:ascii="Times New Roman" w:hAnsi="Times New Roman" w:cs="Times New Roman"/>
                <w:sz w:val="24"/>
              </w:rPr>
            </w:pPr>
            <w:ins w:id="3632" w:author="Tima" w:date="2026-01-15T12:55:00Z">
              <w:r>
                <w:rPr>
                  <w:rFonts w:ascii="Times New Roman" w:hAnsi="Times New Roman" w:cs="Times New Roman"/>
                  <w:sz w:val="24"/>
                </w:rPr>
                <w:t>991</w:t>
              </w:r>
            </w:ins>
          </w:p>
        </w:tc>
        <w:tc>
          <w:tcPr>
            <w:tcW w:w="1869" w:type="dxa"/>
          </w:tcPr>
          <w:p w14:paraId="03DAACF6" w14:textId="783F3328" w:rsidR="00865751" w:rsidRDefault="00506BFC" w:rsidP="00865751">
            <w:pPr>
              <w:jc w:val="center"/>
              <w:rPr>
                <w:ins w:id="3633" w:author="Tima" w:date="2026-01-15T12:51:00Z"/>
                <w:rFonts w:ascii="Times New Roman" w:hAnsi="Times New Roman" w:cs="Times New Roman"/>
                <w:sz w:val="24"/>
              </w:rPr>
            </w:pPr>
            <w:ins w:id="3634" w:author="Tima" w:date="2026-01-15T12:55:00Z">
              <w:r>
                <w:rPr>
                  <w:rFonts w:ascii="Times New Roman" w:hAnsi="Times New Roman" w:cs="Times New Roman"/>
                  <w:sz w:val="24"/>
                </w:rPr>
                <w:t>2,41</w:t>
              </w:r>
            </w:ins>
          </w:p>
        </w:tc>
        <w:tc>
          <w:tcPr>
            <w:tcW w:w="1869" w:type="dxa"/>
          </w:tcPr>
          <w:p w14:paraId="772A0CEA" w14:textId="5F7B394A" w:rsidR="00865751" w:rsidRDefault="00506BFC" w:rsidP="00865751">
            <w:pPr>
              <w:jc w:val="center"/>
              <w:rPr>
                <w:ins w:id="3635" w:author="Tima" w:date="2026-01-15T12:51:00Z"/>
                <w:rFonts w:ascii="Times New Roman" w:hAnsi="Times New Roman" w:cs="Times New Roman"/>
                <w:sz w:val="24"/>
              </w:rPr>
            </w:pPr>
            <w:ins w:id="3636" w:author="Tima" w:date="2026-01-15T12:55:00Z">
              <w:r>
                <w:rPr>
                  <w:rFonts w:ascii="Times New Roman" w:hAnsi="Times New Roman" w:cs="Times New Roman"/>
                  <w:sz w:val="24"/>
                </w:rPr>
                <w:t>1,24</w:t>
              </w:r>
            </w:ins>
          </w:p>
        </w:tc>
      </w:tr>
      <w:tr w:rsidR="00865751" w14:paraId="4D3B7A03" w14:textId="77777777" w:rsidTr="00865751">
        <w:trPr>
          <w:ins w:id="3637" w:author="Tima" w:date="2026-01-15T12:51:00Z"/>
        </w:trPr>
        <w:tc>
          <w:tcPr>
            <w:tcW w:w="1869" w:type="dxa"/>
          </w:tcPr>
          <w:p w14:paraId="58A3D639" w14:textId="788A624D" w:rsidR="00865751" w:rsidRDefault="00865751" w:rsidP="00865751">
            <w:pPr>
              <w:jc w:val="both"/>
              <w:rPr>
                <w:ins w:id="3638" w:author="Tima" w:date="2026-01-15T12:51:00Z"/>
                <w:rFonts w:ascii="Times New Roman" w:hAnsi="Times New Roman" w:cs="Times New Roman"/>
                <w:sz w:val="24"/>
                <w:lang w:val="en-US"/>
              </w:rPr>
            </w:pPr>
            <w:proofErr w:type="spellStart"/>
            <w:ins w:id="3639" w:author="Tima" w:date="2026-01-15T12:52:00Z">
              <w:r>
                <w:rPr>
                  <w:rFonts w:ascii="Times New Roman" w:hAnsi="Times New Roman" w:cs="Times New Roman"/>
                  <w:sz w:val="24"/>
                  <w:lang w:val="en-US"/>
                </w:rPr>
                <w:t>Azuki</w:t>
              </w:r>
              <w:proofErr w:type="spellEnd"/>
              <w:r>
                <w:rPr>
                  <w:rFonts w:ascii="Times New Roman" w:hAnsi="Times New Roman" w:cs="Times New Roman"/>
                  <w:sz w:val="24"/>
                  <w:lang w:val="en-US"/>
                </w:rPr>
                <w:t xml:space="preserve"> Elementals</w:t>
              </w:r>
            </w:ins>
          </w:p>
        </w:tc>
        <w:tc>
          <w:tcPr>
            <w:tcW w:w="1869" w:type="dxa"/>
          </w:tcPr>
          <w:p w14:paraId="205E2BB1" w14:textId="72239C3C" w:rsidR="00865751" w:rsidRDefault="00506BFC" w:rsidP="00865751">
            <w:pPr>
              <w:jc w:val="center"/>
              <w:rPr>
                <w:ins w:id="3640" w:author="Tima" w:date="2026-01-15T12:51:00Z"/>
                <w:rFonts w:ascii="Times New Roman" w:hAnsi="Times New Roman" w:cs="Times New Roman"/>
                <w:sz w:val="24"/>
              </w:rPr>
            </w:pPr>
            <w:ins w:id="3641" w:author="Tima" w:date="2026-01-15T12:55:00Z">
              <w:r>
                <w:rPr>
                  <w:rFonts w:ascii="Times New Roman" w:hAnsi="Times New Roman" w:cs="Times New Roman"/>
                  <w:sz w:val="24"/>
                </w:rPr>
                <w:t>94,60</w:t>
              </w:r>
            </w:ins>
          </w:p>
        </w:tc>
        <w:tc>
          <w:tcPr>
            <w:tcW w:w="1869" w:type="dxa"/>
          </w:tcPr>
          <w:p w14:paraId="57BED6C1" w14:textId="493C356E" w:rsidR="00865751" w:rsidRDefault="00506BFC" w:rsidP="00865751">
            <w:pPr>
              <w:jc w:val="center"/>
              <w:rPr>
                <w:ins w:id="3642" w:author="Tima" w:date="2026-01-15T12:51:00Z"/>
                <w:rFonts w:ascii="Times New Roman" w:hAnsi="Times New Roman" w:cs="Times New Roman"/>
                <w:sz w:val="24"/>
              </w:rPr>
            </w:pPr>
            <w:ins w:id="3643" w:author="Tima" w:date="2026-01-15T12:55:00Z">
              <w:r>
                <w:rPr>
                  <w:rFonts w:ascii="Times New Roman" w:hAnsi="Times New Roman" w:cs="Times New Roman"/>
                  <w:sz w:val="24"/>
                </w:rPr>
                <w:t>936</w:t>
              </w:r>
            </w:ins>
          </w:p>
        </w:tc>
        <w:tc>
          <w:tcPr>
            <w:tcW w:w="1869" w:type="dxa"/>
          </w:tcPr>
          <w:p w14:paraId="4F417F75" w14:textId="7F979507" w:rsidR="00865751" w:rsidRDefault="00506BFC" w:rsidP="00865751">
            <w:pPr>
              <w:jc w:val="center"/>
              <w:rPr>
                <w:ins w:id="3644" w:author="Tima" w:date="2026-01-15T12:51:00Z"/>
                <w:rFonts w:ascii="Times New Roman" w:hAnsi="Times New Roman" w:cs="Times New Roman"/>
                <w:sz w:val="24"/>
              </w:rPr>
            </w:pPr>
            <w:ins w:id="3645" w:author="Tima" w:date="2026-01-15T12:55:00Z">
              <w:r>
                <w:rPr>
                  <w:rFonts w:ascii="Times New Roman" w:hAnsi="Times New Roman" w:cs="Times New Roman"/>
                  <w:sz w:val="24"/>
                </w:rPr>
                <w:t>0,31</w:t>
              </w:r>
            </w:ins>
          </w:p>
        </w:tc>
        <w:tc>
          <w:tcPr>
            <w:tcW w:w="1869" w:type="dxa"/>
          </w:tcPr>
          <w:p w14:paraId="1EC38113" w14:textId="06C8E699" w:rsidR="00865751" w:rsidRDefault="00506BFC" w:rsidP="00865751">
            <w:pPr>
              <w:jc w:val="center"/>
              <w:rPr>
                <w:ins w:id="3646" w:author="Tima" w:date="2026-01-15T12:51:00Z"/>
                <w:rFonts w:ascii="Times New Roman" w:hAnsi="Times New Roman" w:cs="Times New Roman"/>
                <w:sz w:val="24"/>
              </w:rPr>
            </w:pPr>
            <w:ins w:id="3647" w:author="Tima" w:date="2026-01-15T12:55:00Z">
              <w:r>
                <w:rPr>
                  <w:rFonts w:ascii="Times New Roman" w:hAnsi="Times New Roman" w:cs="Times New Roman"/>
                  <w:sz w:val="24"/>
                </w:rPr>
                <w:t>0,16</w:t>
              </w:r>
            </w:ins>
          </w:p>
        </w:tc>
      </w:tr>
      <w:tr w:rsidR="00506BFC" w14:paraId="4E3BDAC1" w14:textId="77777777" w:rsidTr="00865751">
        <w:trPr>
          <w:ins w:id="3648" w:author="Tima" w:date="2026-01-15T12:55:00Z"/>
        </w:trPr>
        <w:tc>
          <w:tcPr>
            <w:tcW w:w="1869" w:type="dxa"/>
          </w:tcPr>
          <w:p w14:paraId="58A16BD6" w14:textId="02B40604" w:rsidR="00506BFC" w:rsidRPr="00506BFC" w:rsidRDefault="00506BFC">
            <w:pPr>
              <w:jc w:val="right"/>
              <w:rPr>
                <w:ins w:id="3649" w:author="Tima" w:date="2026-01-15T12:55:00Z"/>
                <w:rFonts w:ascii="Times New Roman" w:hAnsi="Times New Roman" w:cs="Times New Roman"/>
                <w:b/>
                <w:sz w:val="24"/>
                <w:rPrChange w:id="3650" w:author="Tima" w:date="2026-01-15T12:56:00Z">
                  <w:rPr>
                    <w:ins w:id="3651" w:author="Tima" w:date="2026-01-15T12:55:00Z"/>
                    <w:rFonts w:ascii="Times New Roman" w:hAnsi="Times New Roman" w:cs="Times New Roman"/>
                    <w:sz w:val="24"/>
                    <w:lang w:val="en-US"/>
                  </w:rPr>
                </w:rPrChange>
              </w:rPr>
              <w:pPrChange w:id="3652" w:author="Tima" w:date="2026-01-15T12:56:00Z">
                <w:pPr>
                  <w:jc w:val="both"/>
                </w:pPr>
              </w:pPrChange>
            </w:pPr>
            <w:ins w:id="3653" w:author="Tima" w:date="2026-01-15T12:56:00Z">
              <w:r>
                <w:rPr>
                  <w:rFonts w:ascii="Times New Roman" w:hAnsi="Times New Roman" w:cs="Times New Roman"/>
                  <w:b/>
                  <w:sz w:val="24"/>
                </w:rPr>
                <w:t>ИТОГО:</w:t>
              </w:r>
            </w:ins>
          </w:p>
        </w:tc>
        <w:tc>
          <w:tcPr>
            <w:tcW w:w="1869" w:type="dxa"/>
          </w:tcPr>
          <w:p w14:paraId="43B2D466" w14:textId="77777777" w:rsidR="00506BFC" w:rsidRDefault="00506BFC" w:rsidP="00FA4881">
            <w:pPr>
              <w:jc w:val="center"/>
              <w:rPr>
                <w:ins w:id="3654" w:author="Tima" w:date="2026-01-15T12:55:00Z"/>
                <w:rFonts w:ascii="Times New Roman" w:hAnsi="Times New Roman" w:cs="Times New Roman"/>
                <w:sz w:val="24"/>
              </w:rPr>
            </w:pPr>
          </w:p>
        </w:tc>
        <w:tc>
          <w:tcPr>
            <w:tcW w:w="1869" w:type="dxa"/>
          </w:tcPr>
          <w:p w14:paraId="3E8B16DC" w14:textId="32B4C55B" w:rsidR="00506BFC" w:rsidRDefault="00506BFC" w:rsidP="00865751">
            <w:pPr>
              <w:jc w:val="center"/>
              <w:rPr>
                <w:ins w:id="3655" w:author="Tima" w:date="2026-01-15T12:55:00Z"/>
                <w:rFonts w:ascii="Times New Roman" w:hAnsi="Times New Roman" w:cs="Times New Roman"/>
                <w:sz w:val="24"/>
              </w:rPr>
            </w:pPr>
            <w:ins w:id="3656" w:author="Tima" w:date="2026-01-15T12:56:00Z">
              <w:r>
                <w:rPr>
                  <w:rFonts w:ascii="Times New Roman" w:hAnsi="Times New Roman" w:cs="Times New Roman"/>
                  <w:sz w:val="24"/>
                </w:rPr>
                <w:t>7080</w:t>
              </w:r>
            </w:ins>
          </w:p>
        </w:tc>
        <w:tc>
          <w:tcPr>
            <w:tcW w:w="1869" w:type="dxa"/>
          </w:tcPr>
          <w:p w14:paraId="78F8CC89" w14:textId="77777777" w:rsidR="00506BFC" w:rsidRDefault="00506BFC" w:rsidP="00865751">
            <w:pPr>
              <w:jc w:val="center"/>
              <w:rPr>
                <w:ins w:id="3657" w:author="Tima" w:date="2026-01-15T12:55:00Z"/>
                <w:rFonts w:ascii="Times New Roman" w:hAnsi="Times New Roman" w:cs="Times New Roman"/>
                <w:sz w:val="24"/>
              </w:rPr>
            </w:pPr>
          </w:p>
        </w:tc>
        <w:tc>
          <w:tcPr>
            <w:tcW w:w="1869" w:type="dxa"/>
          </w:tcPr>
          <w:p w14:paraId="7BCBA312" w14:textId="00B82C6C" w:rsidR="00506BFC" w:rsidRDefault="00506BFC" w:rsidP="00865751">
            <w:pPr>
              <w:jc w:val="center"/>
              <w:rPr>
                <w:ins w:id="3658" w:author="Tima" w:date="2026-01-15T12:55:00Z"/>
                <w:rFonts w:ascii="Times New Roman" w:hAnsi="Times New Roman" w:cs="Times New Roman"/>
                <w:sz w:val="24"/>
              </w:rPr>
            </w:pPr>
            <w:ins w:id="3659" w:author="Tima" w:date="2026-01-15T12:56:00Z">
              <w:r>
                <w:rPr>
                  <w:rFonts w:ascii="Times New Roman" w:hAnsi="Times New Roman" w:cs="Times New Roman"/>
                  <w:sz w:val="24"/>
                </w:rPr>
                <w:t>20,92</w:t>
              </w:r>
            </w:ins>
          </w:p>
        </w:tc>
      </w:tr>
    </w:tbl>
    <w:p w14:paraId="0138D1BE" w14:textId="7AA8FB96" w:rsidR="00865751" w:rsidRDefault="00865751">
      <w:pPr>
        <w:jc w:val="both"/>
        <w:rPr>
          <w:ins w:id="3660" w:author="Tima" w:date="2026-01-15T12:57:00Z"/>
          <w:rFonts w:ascii="Times New Roman" w:hAnsi="Times New Roman" w:cs="Times New Roman"/>
          <w:sz w:val="24"/>
        </w:rPr>
        <w:pPrChange w:id="3661" w:author="Tima" w:date="2026-01-15T12:46:00Z">
          <w:pPr/>
        </w:pPrChange>
      </w:pPr>
    </w:p>
    <w:p w14:paraId="239C5F33" w14:textId="76C68860" w:rsidR="00506BFC" w:rsidRPr="00FA4881" w:rsidRDefault="00A649B1">
      <w:pPr>
        <w:spacing w:line="276" w:lineRule="auto"/>
        <w:ind w:firstLine="709"/>
        <w:jc w:val="both"/>
        <w:rPr>
          <w:ins w:id="3662" w:author="Tima" w:date="2026-01-15T12:58:00Z"/>
          <w:rFonts w:ascii="Times New Roman" w:hAnsi="Times New Roman" w:cs="Times New Roman"/>
          <w:sz w:val="24"/>
          <w:szCs w:val="24"/>
        </w:rPr>
        <w:pPrChange w:id="3663" w:author="Tima" w:date="2026-01-15T13:00:00Z">
          <w:pPr/>
        </w:pPrChange>
      </w:pPr>
      <w:ins w:id="3664" w:author="Tima" w:date="2026-01-15T19:36:00Z">
        <w:r>
          <w:rPr>
            <w:rFonts w:ascii="Times New Roman" w:hAnsi="Times New Roman" w:cs="Times New Roman"/>
            <w:sz w:val="24"/>
            <w:szCs w:val="24"/>
          </w:rPr>
          <w:t>Можно рассчитать с</w:t>
        </w:r>
      </w:ins>
      <w:ins w:id="3665" w:author="Tima" w:date="2026-01-15T12:57:00Z">
        <w:r w:rsidR="00506BFC" w:rsidRPr="00FA4881">
          <w:rPr>
            <w:rFonts w:ascii="Times New Roman" w:hAnsi="Times New Roman" w:cs="Times New Roman"/>
            <w:sz w:val="24"/>
            <w:szCs w:val="24"/>
          </w:rPr>
          <w:t>реднее количество сделок с</w:t>
        </w:r>
      </w:ins>
      <w:ins w:id="3666" w:author="Tima" w:date="2026-01-15T20:52:00Z">
        <w:r w:rsidR="0066453A">
          <w:rPr>
            <w:rFonts w:ascii="Times New Roman" w:hAnsi="Times New Roman" w:cs="Times New Roman"/>
            <w:sz w:val="24"/>
            <w:szCs w:val="24"/>
          </w:rPr>
          <w:t xml:space="preserve"> самыми дорогостоящими и популярными</w:t>
        </w:r>
      </w:ins>
      <w:ins w:id="3667" w:author="Tima" w:date="2026-01-15T12:57:00Z">
        <w:r w:rsidR="00506BFC" w:rsidRPr="00FA4881">
          <w:rPr>
            <w:rFonts w:ascii="Times New Roman" w:hAnsi="Times New Roman" w:cs="Times New Roman"/>
            <w:sz w:val="24"/>
            <w:szCs w:val="24"/>
          </w:rPr>
          <w:t xml:space="preserve"> </w:t>
        </w:r>
        <w:r w:rsidR="00506BFC" w:rsidRPr="00506BFC">
          <w:rPr>
            <w:rFonts w:ascii="Times New Roman" w:hAnsi="Times New Roman" w:cs="Times New Roman"/>
            <w:sz w:val="24"/>
            <w:szCs w:val="24"/>
            <w:rPrChange w:id="3668" w:author="Tima" w:date="2026-01-15T13:00:00Z">
              <w:rPr>
                <w:rFonts w:ascii="Times New Roman" w:hAnsi="Times New Roman" w:cs="Times New Roman"/>
                <w:sz w:val="24"/>
                <w:lang w:val="en-US"/>
              </w:rPr>
            </w:rPrChange>
          </w:rPr>
          <w:t xml:space="preserve">NFT </w:t>
        </w:r>
        <w:r w:rsidR="00506BFC" w:rsidRPr="00FA4881">
          <w:rPr>
            <w:rFonts w:ascii="Times New Roman" w:hAnsi="Times New Roman" w:cs="Times New Roman"/>
            <w:sz w:val="24"/>
            <w:szCs w:val="24"/>
          </w:rPr>
          <w:t>в месяц</w:t>
        </w:r>
      </w:ins>
      <w:ins w:id="3669" w:author="Tima" w:date="2026-01-15T19:37:00Z">
        <w:r>
          <w:rPr>
            <w:rFonts w:ascii="Times New Roman" w:hAnsi="Times New Roman" w:cs="Times New Roman"/>
            <w:sz w:val="24"/>
            <w:szCs w:val="24"/>
          </w:rPr>
          <w:t xml:space="preserve">, </w:t>
        </w:r>
      </w:ins>
      <w:ins w:id="3670" w:author="Tima" w:date="2026-01-15T19:39:00Z">
        <w:r>
          <w:rPr>
            <w:rFonts w:ascii="Times New Roman" w:hAnsi="Times New Roman" w:cs="Times New Roman"/>
            <w:sz w:val="24"/>
            <w:szCs w:val="24"/>
          </w:rPr>
          <w:t xml:space="preserve">всего совершаемых на </w:t>
        </w:r>
        <w:proofErr w:type="spellStart"/>
        <w:r>
          <w:rPr>
            <w:rFonts w:ascii="Times New Roman" w:hAnsi="Times New Roman" w:cs="Times New Roman"/>
            <w:sz w:val="24"/>
            <w:szCs w:val="24"/>
          </w:rPr>
          <w:t>крипторынке</w:t>
        </w:r>
        <w:proofErr w:type="spellEnd"/>
        <w:r>
          <w:rPr>
            <w:rFonts w:ascii="Times New Roman" w:hAnsi="Times New Roman" w:cs="Times New Roman"/>
            <w:sz w:val="24"/>
            <w:szCs w:val="24"/>
          </w:rPr>
          <w:t xml:space="preserve">, </w:t>
        </w:r>
      </w:ins>
      <w:ins w:id="3671" w:author="Tima" w:date="2026-01-15T19:37:00Z">
        <w:r>
          <w:rPr>
            <w:rFonts w:ascii="Times New Roman" w:hAnsi="Times New Roman" w:cs="Times New Roman"/>
            <w:sz w:val="24"/>
            <w:szCs w:val="24"/>
          </w:rPr>
          <w:t>взяв за основу фактическое (зафиксированное</w:t>
        </w:r>
      </w:ins>
      <w:ins w:id="3672" w:author="Tima" w:date="2026-01-15T19:38:00Z">
        <w:r>
          <w:rPr>
            <w:rFonts w:ascii="Times New Roman" w:hAnsi="Times New Roman" w:cs="Times New Roman"/>
            <w:sz w:val="24"/>
            <w:szCs w:val="24"/>
          </w:rPr>
          <w:t>) количество сделок на конкретной торговой площадке и рассчитанную совокупную величину от</w:t>
        </w:r>
        <w:r w:rsidR="0066453A">
          <w:rPr>
            <w:rFonts w:ascii="Times New Roman" w:hAnsi="Times New Roman" w:cs="Times New Roman"/>
            <w:sz w:val="24"/>
            <w:szCs w:val="24"/>
          </w:rPr>
          <w:t xml:space="preserve"> общего объема торгов</w:t>
        </w:r>
      </w:ins>
      <w:ins w:id="3673" w:author="Tima" w:date="2026-01-15T12:58:00Z">
        <w:r w:rsidR="00506BFC" w:rsidRPr="00FA4881">
          <w:rPr>
            <w:rFonts w:ascii="Times New Roman" w:hAnsi="Times New Roman" w:cs="Times New Roman"/>
            <w:sz w:val="24"/>
            <w:szCs w:val="24"/>
          </w:rPr>
          <w:t>:</w:t>
        </w:r>
      </w:ins>
    </w:p>
    <w:p w14:paraId="3FC8B562" w14:textId="3ECBC4D5" w:rsidR="00506BFC" w:rsidRDefault="00506BFC">
      <w:pPr>
        <w:spacing w:line="276" w:lineRule="auto"/>
        <w:ind w:firstLine="709"/>
        <w:jc w:val="both"/>
        <w:rPr>
          <w:ins w:id="3674" w:author="Tima" w:date="2026-01-15T13:00:00Z"/>
          <w:rFonts w:ascii="Times New Roman" w:hAnsi="Times New Roman" w:cs="Times New Roman"/>
          <w:sz w:val="24"/>
          <w:szCs w:val="24"/>
        </w:rPr>
        <w:pPrChange w:id="3675" w:author="Tima" w:date="2026-01-15T13:00:00Z">
          <w:pPr/>
        </w:pPrChange>
      </w:pPr>
      <w:ins w:id="3676" w:author="Tima" w:date="2026-01-15T12:58:00Z">
        <w:r w:rsidRPr="00FA4881">
          <w:rPr>
            <w:rFonts w:ascii="Times New Roman" w:hAnsi="Times New Roman" w:cs="Times New Roman"/>
            <w:sz w:val="24"/>
            <w:szCs w:val="24"/>
          </w:rPr>
          <w:t xml:space="preserve">100% * 7080 / 20,92% = </w:t>
        </w:r>
      </w:ins>
      <w:ins w:id="3677" w:author="Tima" w:date="2026-01-15T12:57:00Z">
        <w:r w:rsidRPr="00E07331">
          <w:rPr>
            <w:rFonts w:ascii="Times New Roman" w:hAnsi="Times New Roman" w:cs="Times New Roman"/>
            <w:sz w:val="24"/>
            <w:szCs w:val="24"/>
          </w:rPr>
          <w:t>33843</w:t>
        </w:r>
      </w:ins>
      <w:ins w:id="3678" w:author="Tima" w:date="2026-01-15T12:59:00Z">
        <w:r w:rsidRPr="00E07331">
          <w:rPr>
            <w:rFonts w:ascii="Times New Roman" w:hAnsi="Times New Roman" w:cs="Times New Roman"/>
            <w:sz w:val="24"/>
            <w:szCs w:val="24"/>
          </w:rPr>
          <w:t xml:space="preserve"> </w:t>
        </w:r>
      </w:ins>
      <w:ins w:id="3679" w:author="Tima" w:date="2026-01-15T19:39:00Z">
        <w:r w:rsidR="00A649B1">
          <w:rPr>
            <w:rFonts w:ascii="Times New Roman" w:hAnsi="Times New Roman" w:cs="Times New Roman"/>
            <w:sz w:val="24"/>
            <w:szCs w:val="24"/>
          </w:rPr>
          <w:t>–</w:t>
        </w:r>
      </w:ins>
      <w:ins w:id="3680" w:author="Tima" w:date="2026-01-15T12:59:00Z">
        <w:r w:rsidR="00A649B1" w:rsidRPr="00FA4881">
          <w:rPr>
            <w:rFonts w:ascii="Times New Roman" w:hAnsi="Times New Roman" w:cs="Times New Roman"/>
            <w:sz w:val="24"/>
            <w:szCs w:val="24"/>
          </w:rPr>
          <w:t xml:space="preserve"> </w:t>
        </w:r>
        <w:r w:rsidRPr="00FA4881">
          <w:rPr>
            <w:rFonts w:ascii="Times New Roman" w:hAnsi="Times New Roman" w:cs="Times New Roman"/>
            <w:sz w:val="24"/>
            <w:szCs w:val="24"/>
          </w:rPr>
          <w:t xml:space="preserve">всего сделок с </w:t>
        </w:r>
      </w:ins>
      <w:ins w:id="3681" w:author="Tima" w:date="2026-01-15T20:53:00Z">
        <w:r w:rsidR="0066453A">
          <w:rPr>
            <w:rFonts w:ascii="Times New Roman" w:hAnsi="Times New Roman" w:cs="Times New Roman"/>
            <w:sz w:val="24"/>
            <w:szCs w:val="24"/>
          </w:rPr>
          <w:t>топ-</w:t>
        </w:r>
      </w:ins>
      <w:ins w:id="3682" w:author="Tima" w:date="2026-01-15T12:59:00Z">
        <w:r w:rsidRPr="00506BFC">
          <w:rPr>
            <w:rFonts w:ascii="Times New Roman" w:hAnsi="Times New Roman" w:cs="Times New Roman"/>
            <w:sz w:val="24"/>
            <w:szCs w:val="24"/>
            <w:rPrChange w:id="3683" w:author="Tima" w:date="2026-01-15T13:00:00Z">
              <w:rPr>
                <w:rFonts w:ascii="Times New Roman" w:hAnsi="Times New Roman" w:cs="Times New Roman"/>
                <w:sz w:val="24"/>
                <w:lang w:val="en-US"/>
              </w:rPr>
            </w:rPrChange>
          </w:rPr>
          <w:t xml:space="preserve">NFT </w:t>
        </w:r>
        <w:r w:rsidRPr="00FA4881">
          <w:rPr>
            <w:rFonts w:ascii="Times New Roman" w:hAnsi="Times New Roman" w:cs="Times New Roman"/>
            <w:sz w:val="24"/>
            <w:szCs w:val="24"/>
          </w:rPr>
          <w:t>в месяц</w:t>
        </w:r>
      </w:ins>
      <w:ins w:id="3684" w:author="Tima" w:date="2026-01-15T13:00:00Z">
        <w:r w:rsidR="0066453A">
          <w:rPr>
            <w:rFonts w:ascii="Times New Roman" w:hAnsi="Times New Roman" w:cs="Times New Roman"/>
            <w:sz w:val="24"/>
            <w:szCs w:val="24"/>
          </w:rPr>
          <w:t xml:space="preserve"> в мире</w:t>
        </w:r>
      </w:ins>
      <w:ins w:id="3685" w:author="Tima" w:date="2026-01-15T20:53:00Z">
        <w:r w:rsidR="0066453A">
          <w:rPr>
            <w:rFonts w:ascii="Times New Roman" w:hAnsi="Times New Roman" w:cs="Times New Roman"/>
            <w:sz w:val="24"/>
            <w:szCs w:val="24"/>
          </w:rPr>
          <w:t>.</w:t>
        </w:r>
      </w:ins>
    </w:p>
    <w:p w14:paraId="3F1EA74D" w14:textId="77777777" w:rsidR="00506BFC" w:rsidRDefault="00506BFC">
      <w:pPr>
        <w:spacing w:line="276" w:lineRule="auto"/>
        <w:ind w:firstLine="709"/>
        <w:jc w:val="both"/>
        <w:rPr>
          <w:ins w:id="3686" w:author="Tima" w:date="2026-01-15T13:01:00Z"/>
          <w:rFonts w:ascii="Times New Roman" w:hAnsi="Times New Roman" w:cs="Times New Roman"/>
          <w:sz w:val="24"/>
          <w:szCs w:val="24"/>
        </w:rPr>
        <w:pPrChange w:id="3687" w:author="Tima" w:date="2026-01-15T13:00:00Z">
          <w:pPr/>
        </w:pPrChange>
      </w:pPr>
      <w:ins w:id="3688" w:author="Tima" w:date="2026-01-15T13:03:00Z">
        <w:r w:rsidRPr="005A2ADA">
          <w:rPr>
            <w:rFonts w:ascii="Times New Roman" w:hAnsi="Times New Roman" w:cs="Times New Roman"/>
            <w:sz w:val="24"/>
            <w:szCs w:val="24"/>
          </w:rPr>
          <w:lastRenderedPageBreak/>
          <w:t xml:space="preserve">Таким образом, </w:t>
        </w:r>
      </w:ins>
      <w:ins w:id="3689" w:author="Tima" w:date="2026-01-15T13:01:00Z">
        <w:r>
          <w:rPr>
            <w:rFonts w:ascii="Times New Roman" w:hAnsi="Times New Roman" w:cs="Times New Roman"/>
            <w:sz w:val="24"/>
            <w:szCs w:val="24"/>
          </w:rPr>
          <w:t>частота использования предлагаемого сервиса</w:t>
        </w:r>
      </w:ins>
      <w:ins w:id="3690" w:author="Tima" w:date="2026-01-15T13:02:00Z">
        <w:r>
          <w:rPr>
            <w:rFonts w:ascii="Times New Roman" w:hAnsi="Times New Roman" w:cs="Times New Roman"/>
            <w:sz w:val="24"/>
            <w:szCs w:val="24"/>
          </w:rPr>
          <w:t>:</w:t>
        </w:r>
      </w:ins>
    </w:p>
    <w:p w14:paraId="04ADA50D" w14:textId="6C86547B" w:rsidR="00506BFC" w:rsidRDefault="00506BFC">
      <w:pPr>
        <w:spacing w:line="276" w:lineRule="auto"/>
        <w:ind w:firstLine="709"/>
        <w:jc w:val="both"/>
        <w:rPr>
          <w:ins w:id="3691" w:author="Tima" w:date="2026-01-15T22:42:00Z"/>
          <w:rFonts w:ascii="Times New Roman" w:hAnsi="Times New Roman" w:cs="Times New Roman"/>
          <w:sz w:val="24"/>
          <w:szCs w:val="24"/>
        </w:rPr>
        <w:pPrChange w:id="3692" w:author="Tima" w:date="2026-01-15T13:00:00Z">
          <w:pPr/>
        </w:pPrChange>
      </w:pPr>
      <w:ins w:id="3693" w:author="Tima" w:date="2026-01-15T13:02:00Z">
        <w:r>
          <w:rPr>
            <w:rFonts w:ascii="Times New Roman" w:hAnsi="Times New Roman" w:cs="Times New Roman"/>
            <w:sz w:val="24"/>
            <w:szCs w:val="24"/>
          </w:rPr>
          <w:t>33843 * 0,5% = 169 сделок в месяц</w:t>
        </w:r>
      </w:ins>
      <w:ins w:id="3694" w:author="Tima" w:date="2026-01-15T20:53:00Z">
        <w:r w:rsidR="0066453A">
          <w:rPr>
            <w:rFonts w:ascii="Times New Roman" w:hAnsi="Times New Roman" w:cs="Times New Roman"/>
            <w:sz w:val="24"/>
            <w:szCs w:val="24"/>
          </w:rPr>
          <w:t>.</w:t>
        </w:r>
      </w:ins>
    </w:p>
    <w:p w14:paraId="7863DDFA" w14:textId="77777777" w:rsidR="00EB6D3D" w:rsidRPr="00FA4881" w:rsidRDefault="00EB6D3D">
      <w:pPr>
        <w:spacing w:line="276" w:lineRule="auto"/>
        <w:jc w:val="both"/>
        <w:rPr>
          <w:ins w:id="3695" w:author="Tima" w:date="2026-01-15T11:21:00Z"/>
          <w:rFonts w:ascii="Times New Roman" w:hAnsi="Times New Roman" w:cs="Times New Roman"/>
          <w:sz w:val="24"/>
          <w:szCs w:val="24"/>
        </w:rPr>
        <w:pPrChange w:id="3696" w:author="Tima" w:date="2026-01-15T22:42:00Z">
          <w:pPr/>
        </w:pPrChange>
      </w:pPr>
    </w:p>
    <w:p w14:paraId="2E385619" w14:textId="1A89224F" w:rsidR="007F1B4E" w:rsidRPr="00EB6D3D" w:rsidRDefault="006C4D4E">
      <w:pPr>
        <w:pStyle w:val="4"/>
        <w:rPr>
          <w:ins w:id="3697" w:author="Tima" w:date="2026-01-15T11:21:00Z"/>
          <w:rFonts w:ascii="Times New Roman" w:hAnsi="Times New Roman" w:cs="Times New Roman"/>
          <w:b/>
          <w:color w:val="000000" w:themeColor="text1"/>
          <w:rPrChange w:id="3698" w:author="Tima" w:date="2026-01-15T22:42:00Z">
            <w:rPr>
              <w:ins w:id="3699" w:author="Tima" w:date="2026-01-15T11:21:00Z"/>
              <w:rFonts w:ascii="Times New Roman" w:hAnsi="Times New Roman" w:cs="Times New Roman"/>
              <w:sz w:val="24"/>
            </w:rPr>
          </w:rPrChange>
        </w:rPr>
        <w:pPrChange w:id="3700" w:author="Tima" w:date="2026-01-15T22:42:00Z">
          <w:pPr/>
        </w:pPrChange>
      </w:pPr>
      <w:ins w:id="3701" w:author="Tima" w:date="2026-01-15T11:21:00Z">
        <w:r w:rsidRPr="006C4D4E">
          <w:rPr>
            <w:rFonts w:ascii="Times New Roman" w:hAnsi="Times New Roman" w:cs="Times New Roman"/>
            <w:b/>
            <w:color w:val="000000" w:themeColor="text1"/>
            <w:rPrChange w:id="3702" w:author="Tima" w:date="2026-01-15T13:05:00Z">
              <w:rPr>
                <w:rFonts w:ascii="Times New Roman" w:hAnsi="Times New Roman" w:cs="Times New Roman"/>
                <w:sz w:val="24"/>
              </w:rPr>
            </w:rPrChange>
          </w:rPr>
          <w:t>Оценка потенциала продаж</w:t>
        </w:r>
      </w:ins>
    </w:p>
    <w:p w14:paraId="18D39C7F" w14:textId="49906695" w:rsidR="00D95AA6" w:rsidRPr="00FA4881" w:rsidRDefault="00D95AA6">
      <w:pPr>
        <w:spacing w:line="276" w:lineRule="auto"/>
        <w:ind w:firstLine="709"/>
        <w:jc w:val="both"/>
        <w:rPr>
          <w:ins w:id="3703" w:author="Tima" w:date="2026-01-15T13:05:00Z"/>
          <w:rFonts w:ascii="Times New Roman" w:hAnsi="Times New Roman" w:cs="Times New Roman"/>
          <w:sz w:val="24"/>
          <w:szCs w:val="24"/>
        </w:rPr>
        <w:pPrChange w:id="3704" w:author="Tima" w:date="2026-01-15T20:10:00Z">
          <w:pPr/>
        </w:pPrChange>
      </w:pPr>
      <w:ins w:id="3705" w:author="Tima" w:date="2026-01-15T19:59:00Z">
        <w:r w:rsidRPr="00FA4881">
          <w:rPr>
            <w:rFonts w:ascii="Times New Roman" w:hAnsi="Times New Roman" w:cs="Times New Roman"/>
            <w:sz w:val="24"/>
            <w:szCs w:val="24"/>
          </w:rPr>
          <w:t>По</w:t>
        </w:r>
      </w:ins>
      <w:ins w:id="3706" w:author="Tima" w:date="2026-01-15T20:00:00Z">
        <w:r w:rsidRPr="00FA4881">
          <w:rPr>
            <w:rFonts w:ascii="Times New Roman" w:hAnsi="Times New Roman" w:cs="Times New Roman"/>
            <w:sz w:val="24"/>
            <w:szCs w:val="24"/>
          </w:rPr>
          <w:t xml:space="preserve"> </w:t>
        </w:r>
      </w:ins>
      <w:ins w:id="3707" w:author="Tima" w:date="2026-01-15T19:59:00Z">
        <w:r w:rsidRPr="00E07331">
          <w:rPr>
            <w:rFonts w:ascii="Times New Roman" w:hAnsi="Times New Roman" w:cs="Times New Roman"/>
            <w:sz w:val="24"/>
            <w:szCs w:val="24"/>
          </w:rPr>
          <w:t>расчетам</w:t>
        </w:r>
      </w:ins>
      <w:ins w:id="3708" w:author="Tima" w:date="2026-01-15T20:01:00Z">
        <w:r w:rsidRPr="00E07331">
          <w:rPr>
            <w:rFonts w:ascii="Times New Roman" w:hAnsi="Times New Roman" w:cs="Times New Roman"/>
            <w:sz w:val="24"/>
            <w:szCs w:val="24"/>
          </w:rPr>
          <w:t xml:space="preserve">, </w:t>
        </w:r>
      </w:ins>
      <w:ins w:id="3709" w:author="Tima" w:date="2026-01-15T20:00:00Z">
        <w:r w:rsidRPr="00342938">
          <w:rPr>
            <w:rFonts w:ascii="Times New Roman" w:hAnsi="Times New Roman" w:cs="Times New Roman"/>
            <w:sz w:val="24"/>
            <w:szCs w:val="24"/>
          </w:rPr>
          <w:t>произведенным в подразделе «Оценка потенциала спроса»</w:t>
        </w:r>
      </w:ins>
      <w:ins w:id="3710" w:author="Tima" w:date="2026-01-15T20:02:00Z">
        <w:r>
          <w:rPr>
            <w:rFonts w:ascii="Times New Roman" w:hAnsi="Times New Roman" w:cs="Times New Roman"/>
            <w:sz w:val="24"/>
            <w:szCs w:val="24"/>
          </w:rPr>
          <w:t>,</w:t>
        </w:r>
      </w:ins>
      <w:ins w:id="3711" w:author="Tima" w:date="2026-01-15T20:00:00Z">
        <w:r w:rsidRPr="00FA4881">
          <w:rPr>
            <w:rFonts w:ascii="Times New Roman" w:hAnsi="Times New Roman" w:cs="Times New Roman"/>
            <w:sz w:val="24"/>
            <w:szCs w:val="24"/>
          </w:rPr>
          <w:t xml:space="preserve"> </w:t>
        </w:r>
      </w:ins>
      <w:ins w:id="3712" w:author="Tima" w:date="2026-01-15T20:01:00Z">
        <w:r w:rsidRPr="00FA4881">
          <w:rPr>
            <w:rFonts w:ascii="Times New Roman" w:hAnsi="Times New Roman" w:cs="Times New Roman"/>
            <w:sz w:val="24"/>
            <w:szCs w:val="24"/>
          </w:rPr>
          <w:t xml:space="preserve">фактическая емкость сегмента составляет </w:t>
        </w:r>
      </w:ins>
      <w:ins w:id="3713" w:author="Tima" w:date="2026-01-15T20:00:00Z">
        <w:r>
          <w:rPr>
            <w:rFonts w:ascii="Times New Roman" w:hAnsi="Times New Roman" w:cs="Times New Roman"/>
            <w:sz w:val="24"/>
            <w:szCs w:val="24"/>
          </w:rPr>
          <w:t>6750 человек</w:t>
        </w:r>
      </w:ins>
      <w:ins w:id="3714" w:author="Tima" w:date="2026-01-15T20:01:00Z">
        <w:r>
          <w:rPr>
            <w:rFonts w:ascii="Times New Roman" w:hAnsi="Times New Roman" w:cs="Times New Roman"/>
            <w:sz w:val="24"/>
            <w:szCs w:val="24"/>
          </w:rPr>
          <w:t>.</w:t>
        </w:r>
      </w:ins>
      <w:ins w:id="3715" w:author="Tima" w:date="2026-01-15T20:02:00Z">
        <w:r>
          <w:rPr>
            <w:rFonts w:ascii="Times New Roman" w:hAnsi="Times New Roman" w:cs="Times New Roman"/>
            <w:sz w:val="24"/>
            <w:szCs w:val="24"/>
          </w:rPr>
          <w:t xml:space="preserve"> Это россияне, держатели </w:t>
        </w:r>
      </w:ins>
      <w:ins w:id="3716" w:author="Tima" w:date="2026-01-15T20:03:00Z">
        <w:r>
          <w:rPr>
            <w:rFonts w:ascii="Times New Roman" w:hAnsi="Times New Roman" w:cs="Times New Roman"/>
            <w:sz w:val="24"/>
            <w:szCs w:val="24"/>
            <w:lang w:val="en-US"/>
          </w:rPr>
          <w:t>NFT</w:t>
        </w:r>
        <w:r>
          <w:rPr>
            <w:rFonts w:ascii="Times New Roman" w:hAnsi="Times New Roman" w:cs="Times New Roman"/>
            <w:sz w:val="24"/>
            <w:szCs w:val="24"/>
          </w:rPr>
          <w:t>.</w:t>
        </w:r>
      </w:ins>
      <w:ins w:id="3717" w:author="Tima" w:date="2026-01-15T20:10:00Z">
        <w:r w:rsidR="00CA016F">
          <w:rPr>
            <w:rFonts w:ascii="Times New Roman" w:hAnsi="Times New Roman" w:cs="Times New Roman"/>
            <w:sz w:val="24"/>
            <w:szCs w:val="24"/>
          </w:rPr>
          <w:t xml:space="preserve"> В пересчете на количество жителей России, которое по</w:t>
        </w:r>
      </w:ins>
      <w:ins w:id="3718" w:author="Tima" w:date="2026-01-15T20:04:00Z">
        <w:r>
          <w:rPr>
            <w:rFonts w:ascii="Times New Roman" w:hAnsi="Times New Roman" w:cs="Times New Roman"/>
            <w:sz w:val="24"/>
            <w:szCs w:val="24"/>
          </w:rPr>
          <w:t xml:space="preserve"> оценке Росстата на 01 января</w:t>
        </w:r>
      </w:ins>
      <w:ins w:id="3719" w:author="Tima" w:date="2026-01-15T20:06:00Z">
        <w:r>
          <w:rPr>
            <w:rFonts w:ascii="Times New Roman" w:hAnsi="Times New Roman" w:cs="Times New Roman"/>
            <w:sz w:val="24"/>
            <w:szCs w:val="24"/>
          </w:rPr>
          <w:t xml:space="preserve"> 2025 г.</w:t>
        </w:r>
      </w:ins>
      <w:ins w:id="3720" w:author="Tima" w:date="2026-01-15T20:10:00Z">
        <w:r w:rsidR="00CA016F">
          <w:rPr>
            <w:rFonts w:ascii="Times New Roman" w:hAnsi="Times New Roman" w:cs="Times New Roman"/>
            <w:sz w:val="24"/>
            <w:szCs w:val="24"/>
          </w:rPr>
          <w:t xml:space="preserve"> </w:t>
        </w:r>
      </w:ins>
      <w:ins w:id="3721" w:author="Tima" w:date="2026-01-15T20:11:00Z">
        <w:r w:rsidR="00CA016F">
          <w:rPr>
            <w:rFonts w:ascii="Times New Roman" w:hAnsi="Times New Roman" w:cs="Times New Roman"/>
            <w:sz w:val="24"/>
            <w:szCs w:val="24"/>
          </w:rPr>
          <w:t>–</w:t>
        </w:r>
      </w:ins>
      <w:ins w:id="3722" w:author="Tima" w:date="2026-01-15T20:10:00Z">
        <w:r w:rsidR="00CA016F">
          <w:rPr>
            <w:rFonts w:ascii="Times New Roman" w:hAnsi="Times New Roman" w:cs="Times New Roman"/>
            <w:sz w:val="24"/>
            <w:szCs w:val="24"/>
          </w:rPr>
          <w:t xml:space="preserve"> 146</w:t>
        </w:r>
      </w:ins>
      <w:ins w:id="3723" w:author="Tima" w:date="2026-01-15T20:11:00Z">
        <w:r w:rsidR="00CA016F">
          <w:rPr>
            <w:rFonts w:ascii="Times New Roman" w:hAnsi="Times New Roman" w:cs="Times New Roman"/>
            <w:sz w:val="24"/>
            <w:szCs w:val="24"/>
          </w:rPr>
          <w:t>,98 млн человек</w:t>
        </w:r>
      </w:ins>
      <w:ins w:id="3724" w:author="Tima" w:date="2026-01-15T20:06:00Z">
        <w:r>
          <w:rPr>
            <w:rFonts w:ascii="Times New Roman" w:hAnsi="Times New Roman" w:cs="Times New Roman"/>
            <w:sz w:val="24"/>
            <w:szCs w:val="24"/>
          </w:rPr>
          <w:t xml:space="preserve">, </w:t>
        </w:r>
      </w:ins>
      <w:ins w:id="3725" w:author="Tima" w:date="2026-01-15T20:11:00Z">
        <w:r w:rsidR="00CA016F">
          <w:rPr>
            <w:rFonts w:ascii="Times New Roman" w:hAnsi="Times New Roman" w:cs="Times New Roman"/>
            <w:sz w:val="24"/>
            <w:szCs w:val="24"/>
          </w:rPr>
          <w:t>это всего лишь 0,005%</w:t>
        </w:r>
      </w:ins>
      <w:ins w:id="3726" w:author="Tima" w:date="2026-01-15T20:13:00Z">
        <w:r w:rsidR="00CA016F">
          <w:rPr>
            <w:rFonts w:ascii="Times New Roman" w:hAnsi="Times New Roman" w:cs="Times New Roman"/>
            <w:sz w:val="24"/>
            <w:szCs w:val="24"/>
          </w:rPr>
          <w:t>, что может говорить о высоких темпах роста емкости сегмента в связи с развитием финансовых технологий и грамотного регулирования на законодательном уровне.</w:t>
        </w:r>
      </w:ins>
    </w:p>
    <w:p w14:paraId="2C223218" w14:textId="6FAC8C46" w:rsidR="006C4D4E" w:rsidRPr="00FA4881" w:rsidRDefault="00DC509F">
      <w:pPr>
        <w:spacing w:line="276" w:lineRule="auto"/>
        <w:ind w:firstLine="709"/>
        <w:jc w:val="both"/>
        <w:rPr>
          <w:ins w:id="3727" w:author="Tima" w:date="2026-01-15T13:05:00Z"/>
          <w:rFonts w:ascii="Times New Roman" w:hAnsi="Times New Roman" w:cs="Times New Roman"/>
          <w:sz w:val="24"/>
          <w:szCs w:val="24"/>
        </w:rPr>
        <w:pPrChange w:id="3728" w:author="Tima" w:date="2026-01-15T20:02:00Z">
          <w:pPr/>
        </w:pPrChange>
      </w:pPr>
      <w:ins w:id="3729" w:author="Tima" w:date="2026-01-15T20:25:00Z">
        <w:r>
          <w:rPr>
            <w:rFonts w:ascii="Times New Roman" w:hAnsi="Times New Roman" w:cs="Times New Roman"/>
            <w:sz w:val="24"/>
            <w:szCs w:val="24"/>
          </w:rPr>
          <w:t>Пересчитав предположение э</w:t>
        </w:r>
      </w:ins>
      <w:ins w:id="3730" w:author="Tima" w:date="2026-01-15T20:24:00Z">
        <w:r>
          <w:rPr>
            <w:rFonts w:ascii="Times New Roman" w:hAnsi="Times New Roman" w:cs="Times New Roman"/>
            <w:sz w:val="24"/>
            <w:szCs w:val="24"/>
          </w:rPr>
          <w:t>ксперт</w:t>
        </w:r>
      </w:ins>
      <w:ins w:id="3731" w:author="Tima" w:date="2026-01-15T20:25:00Z">
        <w:r>
          <w:rPr>
            <w:rFonts w:ascii="Times New Roman" w:hAnsi="Times New Roman" w:cs="Times New Roman"/>
            <w:sz w:val="24"/>
            <w:szCs w:val="24"/>
          </w:rPr>
          <w:t>ов о</w:t>
        </w:r>
      </w:ins>
      <w:ins w:id="3732" w:author="Tima" w:date="2026-01-15T20:24:00Z">
        <w:r>
          <w:rPr>
            <w:rFonts w:ascii="Times New Roman" w:hAnsi="Times New Roman" w:cs="Times New Roman"/>
            <w:sz w:val="24"/>
            <w:szCs w:val="24"/>
          </w:rPr>
          <w:t xml:space="preserve"> рост</w:t>
        </w:r>
      </w:ins>
      <w:ins w:id="3733" w:author="Tima" w:date="2026-01-15T20:25:00Z">
        <w:r>
          <w:rPr>
            <w:rFonts w:ascii="Times New Roman" w:hAnsi="Times New Roman" w:cs="Times New Roman"/>
            <w:sz w:val="24"/>
            <w:szCs w:val="24"/>
          </w:rPr>
          <w:t>е</w:t>
        </w:r>
      </w:ins>
      <w:ins w:id="3734" w:author="Tima" w:date="2026-01-15T20:24:00Z">
        <w:r>
          <w:rPr>
            <w:rFonts w:ascii="Times New Roman" w:hAnsi="Times New Roman" w:cs="Times New Roman"/>
            <w:sz w:val="24"/>
            <w:szCs w:val="24"/>
          </w:rPr>
          <w:t xml:space="preserve"> целевой аудитории на 10</w:t>
        </w:r>
      </w:ins>
      <w:ins w:id="3735" w:author="Tima" w:date="2026-01-15T20:25:00Z">
        <w:r>
          <w:rPr>
            <w:rFonts w:ascii="Times New Roman" w:hAnsi="Times New Roman" w:cs="Times New Roman"/>
            <w:sz w:val="24"/>
            <w:szCs w:val="24"/>
          </w:rPr>
          <w:t xml:space="preserve">% в период с 2023 по 2030 гг. </w:t>
        </w:r>
      </w:ins>
      <w:ins w:id="3736" w:author="Tima" w:date="2026-01-15T20:26:00Z">
        <w:r>
          <w:rPr>
            <w:rFonts w:ascii="Times New Roman" w:hAnsi="Times New Roman" w:cs="Times New Roman"/>
            <w:sz w:val="24"/>
            <w:szCs w:val="24"/>
          </w:rPr>
          <w:t>(</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w:instrText>
        </w:r>
        <w:r w:rsidRPr="00DC509F">
          <w:rPr>
            <w:rFonts w:ascii="Times New Roman" w:hAnsi="Times New Roman" w:cs="Times New Roman"/>
            <w:sz w:val="24"/>
            <w:szCs w:val="24"/>
          </w:rPr>
          <w:instrText>https://www.coindesk.com/business/2021/11/22/metaverse-gaming-nfts-could-account-for-10-of-luxury-market-by-2030-morgan-stanley</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sidRPr="00174A47">
          <w:rPr>
            <w:rStyle w:val="af6"/>
            <w:rFonts w:ascii="Times New Roman" w:hAnsi="Times New Roman" w:cs="Times New Roman"/>
            <w:sz w:val="24"/>
            <w:szCs w:val="24"/>
          </w:rPr>
          <w:t>https://www.coindesk.com/business/2021/11/22/metaverse-gaming-nfts-could-account-for-10-of-luxury-market-by-2030-morgan-stanley</w:t>
        </w:r>
        <w:r>
          <w:rPr>
            <w:rFonts w:ascii="Times New Roman" w:hAnsi="Times New Roman" w:cs="Times New Roman"/>
            <w:sz w:val="24"/>
            <w:szCs w:val="24"/>
          </w:rPr>
          <w:fldChar w:fldCharType="end"/>
        </w:r>
        <w:r>
          <w:rPr>
            <w:rFonts w:ascii="Times New Roman" w:hAnsi="Times New Roman" w:cs="Times New Roman"/>
            <w:sz w:val="24"/>
            <w:szCs w:val="24"/>
          </w:rPr>
          <w:t xml:space="preserve"> ), </w:t>
        </w:r>
      </w:ins>
      <w:ins w:id="3737" w:author="Tima" w:date="2026-01-15T20:28:00Z">
        <w:r w:rsidR="003854D2">
          <w:rPr>
            <w:rFonts w:ascii="Times New Roman" w:hAnsi="Times New Roman" w:cs="Times New Roman"/>
            <w:sz w:val="24"/>
            <w:szCs w:val="24"/>
          </w:rPr>
          <w:t>средний прирост состави</w:t>
        </w:r>
        <w:r>
          <w:rPr>
            <w:rFonts w:ascii="Times New Roman" w:hAnsi="Times New Roman" w:cs="Times New Roman"/>
            <w:sz w:val="24"/>
            <w:szCs w:val="24"/>
          </w:rPr>
          <w:t>т примерно 1</w:t>
        </w:r>
      </w:ins>
      <w:ins w:id="3738" w:author="Tima" w:date="2026-01-15T20:29:00Z">
        <w:r>
          <w:rPr>
            <w:rFonts w:ascii="Times New Roman" w:hAnsi="Times New Roman" w:cs="Times New Roman"/>
            <w:sz w:val="24"/>
            <w:szCs w:val="24"/>
          </w:rPr>
          <w:t>,5% в год</w:t>
        </w:r>
      </w:ins>
      <w:ins w:id="3739" w:author="Tima" w:date="2026-01-15T20:30:00Z">
        <w:r>
          <w:rPr>
            <w:rFonts w:ascii="Times New Roman" w:hAnsi="Times New Roman" w:cs="Times New Roman"/>
            <w:sz w:val="24"/>
            <w:szCs w:val="24"/>
          </w:rPr>
          <w:t xml:space="preserve"> на мировом рынке</w:t>
        </w:r>
      </w:ins>
      <w:ins w:id="3740" w:author="Tima" w:date="2026-01-15T20:31:00Z">
        <w:r>
          <w:rPr>
            <w:rFonts w:ascii="Times New Roman" w:hAnsi="Times New Roman" w:cs="Times New Roman"/>
            <w:sz w:val="24"/>
            <w:szCs w:val="24"/>
          </w:rPr>
          <w:t xml:space="preserve"> </w:t>
        </w:r>
        <w:r w:rsidRPr="00DC509F">
          <w:rPr>
            <w:rFonts w:ascii="Times New Roman" w:hAnsi="Times New Roman" w:cs="Times New Roman"/>
            <w:sz w:val="24"/>
            <w:szCs w:val="24"/>
          </w:rPr>
          <w:t>«виртуальных и гибридных предметов роскоши»</w:t>
        </w:r>
      </w:ins>
      <w:ins w:id="3741" w:author="Tima" w:date="2026-01-15T20:29:00Z">
        <w:r>
          <w:rPr>
            <w:rFonts w:ascii="Times New Roman" w:hAnsi="Times New Roman" w:cs="Times New Roman"/>
            <w:sz w:val="24"/>
            <w:szCs w:val="24"/>
          </w:rPr>
          <w:t>.</w:t>
        </w:r>
      </w:ins>
      <w:ins w:id="3742" w:author="Tima" w:date="2026-01-15T20:32:00Z">
        <w:r>
          <w:rPr>
            <w:rFonts w:ascii="Times New Roman" w:hAnsi="Times New Roman" w:cs="Times New Roman"/>
            <w:sz w:val="24"/>
            <w:szCs w:val="24"/>
          </w:rPr>
          <w:t xml:space="preserve"> В своем отчете </w:t>
        </w:r>
      </w:ins>
      <w:proofErr w:type="spellStart"/>
      <w:ins w:id="3743" w:author="Tima" w:date="2026-01-15T20:33:00Z">
        <w:r w:rsidRPr="00DC509F">
          <w:rPr>
            <w:rFonts w:ascii="Times New Roman" w:hAnsi="Times New Roman" w:cs="Times New Roman"/>
            <w:sz w:val="24"/>
            <w:szCs w:val="24"/>
          </w:rPr>
          <w:t>Morgan</w:t>
        </w:r>
        <w:proofErr w:type="spellEnd"/>
        <w:r w:rsidRPr="00DC509F">
          <w:rPr>
            <w:rFonts w:ascii="Times New Roman" w:hAnsi="Times New Roman" w:cs="Times New Roman"/>
            <w:sz w:val="24"/>
            <w:szCs w:val="24"/>
          </w:rPr>
          <w:t xml:space="preserve"> </w:t>
        </w:r>
        <w:proofErr w:type="spellStart"/>
        <w:r w:rsidRPr="00DC509F">
          <w:rPr>
            <w:rFonts w:ascii="Times New Roman" w:hAnsi="Times New Roman" w:cs="Times New Roman"/>
            <w:sz w:val="24"/>
            <w:szCs w:val="24"/>
          </w:rPr>
          <w:t>Stanley</w:t>
        </w:r>
        <w:proofErr w:type="spellEnd"/>
        <w:r w:rsidRPr="00DC509F">
          <w:rPr>
            <w:rFonts w:ascii="Times New Roman" w:hAnsi="Times New Roman" w:cs="Times New Roman"/>
            <w:sz w:val="24"/>
            <w:szCs w:val="24"/>
          </w:rPr>
          <w:t xml:space="preserve"> отмечает, что компании, производящие предметы роскоши, </w:t>
        </w:r>
        <w:r>
          <w:rPr>
            <w:rFonts w:ascii="Times New Roman" w:hAnsi="Times New Roman" w:cs="Times New Roman"/>
            <w:sz w:val="24"/>
            <w:szCs w:val="24"/>
          </w:rPr>
          <w:t>активно</w:t>
        </w:r>
        <w:r w:rsidRPr="00DC509F">
          <w:rPr>
            <w:rFonts w:ascii="Times New Roman" w:hAnsi="Times New Roman" w:cs="Times New Roman"/>
            <w:sz w:val="24"/>
            <w:szCs w:val="24"/>
          </w:rPr>
          <w:t xml:space="preserve"> изучают возможности сотрудничества с игровыми платформ</w:t>
        </w:r>
        <w:r>
          <w:rPr>
            <w:rFonts w:ascii="Times New Roman" w:hAnsi="Times New Roman" w:cs="Times New Roman"/>
            <w:sz w:val="24"/>
            <w:szCs w:val="24"/>
          </w:rPr>
          <w:t xml:space="preserve">ами и платформами </w:t>
        </w:r>
        <w:proofErr w:type="spellStart"/>
        <w:r>
          <w:rPr>
            <w:rFonts w:ascii="Times New Roman" w:hAnsi="Times New Roman" w:cs="Times New Roman"/>
            <w:sz w:val="24"/>
            <w:szCs w:val="24"/>
          </w:rPr>
          <w:t>метавселенных</w:t>
        </w:r>
        <w:proofErr w:type="spellEnd"/>
        <w:r w:rsidRPr="00DC509F">
          <w:rPr>
            <w:rFonts w:ascii="Times New Roman" w:hAnsi="Times New Roman" w:cs="Times New Roman"/>
            <w:sz w:val="24"/>
            <w:szCs w:val="24"/>
          </w:rPr>
          <w:t>.</w:t>
        </w:r>
      </w:ins>
      <w:ins w:id="3744" w:author="Tima" w:date="2026-01-15T20:34:00Z">
        <w:r>
          <w:rPr>
            <w:rFonts w:ascii="Times New Roman" w:hAnsi="Times New Roman" w:cs="Times New Roman"/>
            <w:sz w:val="24"/>
            <w:szCs w:val="24"/>
          </w:rPr>
          <w:t xml:space="preserve"> По их мнению, с</w:t>
        </w:r>
        <w:r w:rsidRPr="00DC509F">
          <w:rPr>
            <w:rFonts w:ascii="Times New Roman" w:hAnsi="Times New Roman" w:cs="Times New Roman"/>
            <w:sz w:val="24"/>
            <w:szCs w:val="24"/>
          </w:rPr>
          <w:t>прос на коллекционные NFT-предметы приведёт к высокому спросу на предметы роскоши в среднесрочной перспективе</w:t>
        </w:r>
        <w:r w:rsidR="003854D2">
          <w:rPr>
            <w:rFonts w:ascii="Times New Roman" w:hAnsi="Times New Roman" w:cs="Times New Roman"/>
            <w:sz w:val="24"/>
            <w:szCs w:val="24"/>
          </w:rPr>
          <w:t>. Это</w:t>
        </w:r>
      </w:ins>
      <w:ins w:id="3745" w:author="Tima" w:date="2026-01-15T20:35:00Z">
        <w:r w:rsidR="003854D2">
          <w:rPr>
            <w:rFonts w:ascii="Times New Roman" w:hAnsi="Times New Roman" w:cs="Times New Roman"/>
            <w:sz w:val="24"/>
            <w:szCs w:val="24"/>
          </w:rPr>
          <w:t>, в свою очередь,</w:t>
        </w:r>
      </w:ins>
      <w:ins w:id="3746" w:author="Tima" w:date="2026-01-15T20:34:00Z">
        <w:r w:rsidR="003854D2">
          <w:rPr>
            <w:rFonts w:ascii="Times New Roman" w:hAnsi="Times New Roman" w:cs="Times New Roman"/>
            <w:sz w:val="24"/>
            <w:szCs w:val="24"/>
          </w:rPr>
          <w:t xml:space="preserve"> </w:t>
        </w:r>
      </w:ins>
      <w:ins w:id="3747" w:author="Tima" w:date="2026-01-15T20:36:00Z">
        <w:r w:rsidR="003854D2">
          <w:rPr>
            <w:rFonts w:ascii="Times New Roman" w:hAnsi="Times New Roman" w:cs="Times New Roman"/>
            <w:sz w:val="24"/>
            <w:szCs w:val="24"/>
          </w:rPr>
          <w:t xml:space="preserve">может дополнительно стимулировать спрос на лучшие коллекции </w:t>
        </w:r>
        <w:r w:rsidR="003854D2">
          <w:rPr>
            <w:rFonts w:ascii="Times New Roman" w:hAnsi="Times New Roman" w:cs="Times New Roman"/>
            <w:sz w:val="24"/>
            <w:szCs w:val="24"/>
            <w:lang w:val="en-US"/>
          </w:rPr>
          <w:t>NFT</w:t>
        </w:r>
      </w:ins>
      <w:ins w:id="3748" w:author="Tima" w:date="2026-01-15T20:55:00Z">
        <w:r w:rsidR="0066453A">
          <w:rPr>
            <w:rFonts w:ascii="Times New Roman" w:hAnsi="Times New Roman" w:cs="Times New Roman"/>
            <w:sz w:val="24"/>
            <w:szCs w:val="24"/>
          </w:rPr>
          <w:t xml:space="preserve"> в целом</w:t>
        </w:r>
      </w:ins>
      <w:ins w:id="3749" w:author="Tima" w:date="2026-01-15T20:36:00Z">
        <w:r w:rsidR="003854D2">
          <w:rPr>
            <w:rFonts w:ascii="Times New Roman" w:hAnsi="Times New Roman" w:cs="Times New Roman"/>
            <w:sz w:val="24"/>
            <w:szCs w:val="24"/>
          </w:rPr>
          <w:t>.</w:t>
        </w:r>
      </w:ins>
      <w:ins w:id="3750" w:author="Tima" w:date="2026-01-15T20:37:00Z">
        <w:r w:rsidR="003854D2">
          <w:rPr>
            <w:rFonts w:ascii="Times New Roman" w:hAnsi="Times New Roman" w:cs="Times New Roman"/>
            <w:sz w:val="24"/>
            <w:szCs w:val="24"/>
          </w:rPr>
          <w:t xml:space="preserve"> Учитывая традиционный интерес жителей крупных российских городов ко всему иностранному</w:t>
        </w:r>
      </w:ins>
      <w:ins w:id="3751" w:author="Tima" w:date="2026-01-15T20:38:00Z">
        <w:r w:rsidR="003854D2">
          <w:rPr>
            <w:rFonts w:ascii="Times New Roman" w:hAnsi="Times New Roman" w:cs="Times New Roman"/>
            <w:sz w:val="24"/>
            <w:szCs w:val="24"/>
          </w:rPr>
          <w:t xml:space="preserve">, можно также зафиксировать устойчивый </w:t>
        </w:r>
      </w:ins>
      <w:ins w:id="3752" w:author="Tima" w:date="2026-01-15T20:58:00Z">
        <w:r w:rsidR="0066453A">
          <w:rPr>
            <w:rFonts w:ascii="Times New Roman" w:hAnsi="Times New Roman" w:cs="Times New Roman"/>
            <w:sz w:val="24"/>
            <w:szCs w:val="24"/>
          </w:rPr>
          <w:t xml:space="preserve">темп </w:t>
        </w:r>
      </w:ins>
      <w:ins w:id="3753" w:author="Tima" w:date="2026-01-15T20:38:00Z">
        <w:r w:rsidR="003854D2">
          <w:rPr>
            <w:rFonts w:ascii="Times New Roman" w:hAnsi="Times New Roman" w:cs="Times New Roman"/>
            <w:sz w:val="24"/>
            <w:szCs w:val="24"/>
          </w:rPr>
          <w:t>рост</w:t>
        </w:r>
      </w:ins>
      <w:ins w:id="3754" w:author="Tima" w:date="2026-01-15T20:58:00Z">
        <w:r w:rsidR="0066453A">
          <w:rPr>
            <w:rFonts w:ascii="Times New Roman" w:hAnsi="Times New Roman" w:cs="Times New Roman"/>
            <w:sz w:val="24"/>
            <w:szCs w:val="24"/>
          </w:rPr>
          <w:t>а</w:t>
        </w:r>
      </w:ins>
      <w:ins w:id="3755" w:author="Tima" w:date="2026-01-15T20:38:00Z">
        <w:r w:rsidR="003854D2">
          <w:rPr>
            <w:rFonts w:ascii="Times New Roman" w:hAnsi="Times New Roman" w:cs="Times New Roman"/>
            <w:sz w:val="24"/>
            <w:szCs w:val="24"/>
          </w:rPr>
          <w:t xml:space="preserve"> российского сегмента в пределах 1</w:t>
        </w:r>
      </w:ins>
      <w:ins w:id="3756" w:author="Tima" w:date="2026-01-15T20:39:00Z">
        <w:r w:rsidR="003854D2">
          <w:rPr>
            <w:rFonts w:ascii="Times New Roman" w:hAnsi="Times New Roman" w:cs="Times New Roman"/>
            <w:sz w:val="24"/>
            <w:szCs w:val="24"/>
          </w:rPr>
          <w:t>,5% в год.</w:t>
        </w:r>
      </w:ins>
    </w:p>
    <w:p w14:paraId="69F248BB" w14:textId="762D5A87" w:rsidR="006C4D4E" w:rsidRDefault="00A36BCB">
      <w:pPr>
        <w:spacing w:line="276" w:lineRule="auto"/>
        <w:ind w:firstLine="709"/>
        <w:jc w:val="both"/>
        <w:rPr>
          <w:ins w:id="3757" w:author="Tima" w:date="2026-01-15T22:33:00Z"/>
          <w:rFonts w:ascii="Times New Roman" w:hAnsi="Times New Roman" w:cs="Times New Roman"/>
          <w:sz w:val="24"/>
          <w:szCs w:val="24"/>
        </w:rPr>
        <w:pPrChange w:id="3758" w:author="Tima" w:date="2026-01-15T20:02:00Z">
          <w:pPr/>
        </w:pPrChange>
      </w:pPr>
      <w:ins w:id="3759" w:author="Tima" w:date="2026-01-15T22:28:00Z">
        <w:r>
          <w:rPr>
            <w:rFonts w:ascii="Times New Roman" w:hAnsi="Times New Roman" w:cs="Times New Roman"/>
            <w:sz w:val="24"/>
            <w:szCs w:val="24"/>
          </w:rPr>
          <w:t xml:space="preserve">Доходность сегмента складывается из комиссий за каждую операцию продажи </w:t>
        </w:r>
        <w:r>
          <w:rPr>
            <w:rFonts w:ascii="Times New Roman" w:hAnsi="Times New Roman" w:cs="Times New Roman"/>
            <w:sz w:val="24"/>
            <w:szCs w:val="24"/>
            <w:lang w:val="en-US"/>
          </w:rPr>
          <w:t>NFT</w:t>
        </w:r>
        <w:r>
          <w:rPr>
            <w:rFonts w:ascii="Times New Roman" w:hAnsi="Times New Roman" w:cs="Times New Roman"/>
            <w:sz w:val="24"/>
            <w:szCs w:val="24"/>
          </w:rPr>
          <w:t xml:space="preserve"> </w:t>
        </w:r>
      </w:ins>
      <w:ins w:id="3760" w:author="Tima" w:date="2026-01-15T22:29:00Z">
        <w:r>
          <w:rPr>
            <w:rFonts w:ascii="Times New Roman" w:hAnsi="Times New Roman" w:cs="Times New Roman"/>
            <w:sz w:val="24"/>
            <w:szCs w:val="24"/>
          </w:rPr>
          <w:t xml:space="preserve">(на </w:t>
        </w:r>
        <w:r>
          <w:rPr>
            <w:rFonts w:ascii="Times New Roman" w:hAnsi="Times New Roman" w:cs="Times New Roman"/>
            <w:sz w:val="24"/>
            <w:szCs w:val="24"/>
            <w:lang w:val="en-US"/>
          </w:rPr>
          <w:t>NFT</w:t>
        </w:r>
        <w:r w:rsidRPr="00FA4881">
          <w:rPr>
            <w:rFonts w:ascii="Times New Roman" w:hAnsi="Times New Roman" w:cs="Times New Roman"/>
            <w:sz w:val="24"/>
            <w:szCs w:val="24"/>
          </w:rPr>
          <w:t>-</w:t>
        </w:r>
        <w:proofErr w:type="spellStart"/>
        <w:r w:rsidRPr="00FA4881">
          <w:rPr>
            <w:rFonts w:ascii="Times New Roman" w:hAnsi="Times New Roman" w:cs="Times New Roman"/>
            <w:sz w:val="24"/>
            <w:szCs w:val="24"/>
          </w:rPr>
          <w:t>маркетплейсе</w:t>
        </w:r>
        <w:proofErr w:type="spellEnd"/>
        <w:r w:rsidRPr="00FA4881">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OpenSea</w:t>
        </w:r>
        <w:proofErr w:type="spellEnd"/>
        <w:r w:rsidRPr="00A36BCB">
          <w:rPr>
            <w:rFonts w:ascii="Times New Roman" w:hAnsi="Times New Roman" w:cs="Times New Roman"/>
            <w:sz w:val="24"/>
            <w:szCs w:val="24"/>
            <w:rPrChange w:id="3761" w:author="Tima" w:date="2026-01-15T22:29:00Z">
              <w:rPr>
                <w:rFonts w:ascii="Times New Roman" w:hAnsi="Times New Roman" w:cs="Times New Roman"/>
                <w:sz w:val="24"/>
                <w:szCs w:val="24"/>
                <w:lang w:val="en-US"/>
              </w:rPr>
            </w:rPrChange>
          </w:rPr>
          <w:t xml:space="preserve"> </w:t>
        </w:r>
        <w:r>
          <w:rPr>
            <w:rFonts w:ascii="Times New Roman" w:hAnsi="Times New Roman" w:cs="Times New Roman"/>
            <w:sz w:val="24"/>
            <w:szCs w:val="24"/>
          </w:rPr>
          <w:t xml:space="preserve">она составляет 2,5%, на </w:t>
        </w:r>
        <w:proofErr w:type="spellStart"/>
        <w:r>
          <w:rPr>
            <w:rFonts w:ascii="Times New Roman" w:hAnsi="Times New Roman" w:cs="Times New Roman"/>
            <w:sz w:val="24"/>
            <w:szCs w:val="24"/>
            <w:lang w:val="en-US"/>
          </w:rPr>
          <w:t>Binance</w:t>
        </w:r>
        <w:proofErr w:type="spellEnd"/>
        <w:r w:rsidRPr="00A36BCB">
          <w:rPr>
            <w:rFonts w:ascii="Times New Roman" w:hAnsi="Times New Roman" w:cs="Times New Roman"/>
            <w:sz w:val="24"/>
            <w:szCs w:val="24"/>
            <w:rPrChange w:id="3762" w:author="Tima" w:date="2026-01-15T22:29:00Z">
              <w:rPr>
                <w:rFonts w:ascii="Times New Roman" w:hAnsi="Times New Roman" w:cs="Times New Roman"/>
                <w:sz w:val="24"/>
                <w:szCs w:val="24"/>
                <w:lang w:val="en-US"/>
              </w:rPr>
            </w:rPrChange>
          </w:rPr>
          <w:t xml:space="preserve"> </w:t>
        </w:r>
        <w:r>
          <w:rPr>
            <w:rFonts w:ascii="Times New Roman" w:hAnsi="Times New Roman" w:cs="Times New Roman"/>
            <w:sz w:val="24"/>
            <w:szCs w:val="24"/>
            <w:lang w:val="en-US"/>
          </w:rPr>
          <w:t>NFT</w:t>
        </w:r>
        <w:r w:rsidRPr="00A36BCB">
          <w:rPr>
            <w:rFonts w:ascii="Times New Roman" w:hAnsi="Times New Roman" w:cs="Times New Roman"/>
            <w:sz w:val="24"/>
            <w:szCs w:val="24"/>
            <w:rPrChange w:id="3763" w:author="Tima" w:date="2026-01-15T22:29:00Z">
              <w:rPr>
                <w:rFonts w:ascii="Times New Roman" w:hAnsi="Times New Roman" w:cs="Times New Roman"/>
                <w:sz w:val="24"/>
                <w:szCs w:val="24"/>
                <w:lang w:val="en-US"/>
              </w:rPr>
            </w:rPrChange>
          </w:rPr>
          <w:t xml:space="preserve"> </w:t>
        </w:r>
      </w:ins>
      <w:ins w:id="3764" w:author="Tima" w:date="2026-01-15T22:30:00Z">
        <w:r>
          <w:rPr>
            <w:rFonts w:ascii="Times New Roman" w:hAnsi="Times New Roman" w:cs="Times New Roman"/>
            <w:sz w:val="24"/>
            <w:szCs w:val="24"/>
          </w:rPr>
          <w:t>–</w:t>
        </w:r>
      </w:ins>
      <w:ins w:id="3765" w:author="Tima" w:date="2026-01-15T22:29:00Z">
        <w:r>
          <w:rPr>
            <w:rFonts w:ascii="Times New Roman" w:hAnsi="Times New Roman" w:cs="Times New Roman"/>
            <w:sz w:val="24"/>
            <w:szCs w:val="24"/>
          </w:rPr>
          <w:t xml:space="preserve"> 1</w:t>
        </w:r>
      </w:ins>
      <w:ins w:id="3766" w:author="Tima" w:date="2026-01-15T22:30:00Z">
        <w:r>
          <w:rPr>
            <w:rFonts w:ascii="Times New Roman" w:hAnsi="Times New Roman" w:cs="Times New Roman"/>
            <w:sz w:val="24"/>
            <w:szCs w:val="24"/>
          </w:rPr>
          <w:t xml:space="preserve">%, в </w:t>
        </w:r>
        <w:r>
          <w:rPr>
            <w:rFonts w:ascii="Times New Roman" w:hAnsi="Times New Roman" w:cs="Times New Roman"/>
            <w:sz w:val="24"/>
            <w:szCs w:val="24"/>
            <w:lang w:val="en-US"/>
          </w:rPr>
          <w:t>Magic</w:t>
        </w:r>
        <w:r w:rsidRPr="00A36BCB">
          <w:rPr>
            <w:rFonts w:ascii="Times New Roman" w:hAnsi="Times New Roman" w:cs="Times New Roman"/>
            <w:sz w:val="24"/>
            <w:szCs w:val="24"/>
            <w:rPrChange w:id="3767" w:author="Tima" w:date="2026-01-15T22:30:00Z">
              <w:rPr>
                <w:rFonts w:ascii="Times New Roman" w:hAnsi="Times New Roman" w:cs="Times New Roman"/>
                <w:sz w:val="24"/>
                <w:szCs w:val="24"/>
                <w:lang w:val="en-US"/>
              </w:rPr>
            </w:rPrChange>
          </w:rPr>
          <w:t xml:space="preserve"> </w:t>
        </w:r>
        <w:r>
          <w:rPr>
            <w:rFonts w:ascii="Times New Roman" w:hAnsi="Times New Roman" w:cs="Times New Roman"/>
            <w:sz w:val="24"/>
            <w:szCs w:val="24"/>
            <w:lang w:val="en-US"/>
          </w:rPr>
          <w:t>Eden</w:t>
        </w:r>
        <w:r w:rsidRPr="00A36BCB">
          <w:rPr>
            <w:rFonts w:ascii="Times New Roman" w:hAnsi="Times New Roman" w:cs="Times New Roman"/>
            <w:sz w:val="24"/>
            <w:szCs w:val="24"/>
            <w:rPrChange w:id="3768" w:author="Tima" w:date="2026-01-15T22:31:00Z">
              <w:rPr>
                <w:rFonts w:ascii="Times New Roman" w:hAnsi="Times New Roman" w:cs="Times New Roman"/>
                <w:sz w:val="24"/>
                <w:szCs w:val="24"/>
                <w:lang w:val="en-US"/>
              </w:rPr>
            </w:rPrChange>
          </w:rPr>
          <w:t xml:space="preserve"> </w:t>
        </w:r>
      </w:ins>
      <w:ins w:id="3769" w:author="Tima" w:date="2026-01-15T22:31:00Z">
        <w:r w:rsidRPr="00A36BCB">
          <w:rPr>
            <w:rFonts w:ascii="Times New Roman" w:hAnsi="Times New Roman" w:cs="Times New Roman"/>
            <w:sz w:val="24"/>
            <w:szCs w:val="24"/>
            <w:rPrChange w:id="3770" w:author="Tima" w:date="2026-01-15T22:31:00Z">
              <w:rPr>
                <w:rFonts w:ascii="Times New Roman" w:hAnsi="Times New Roman" w:cs="Times New Roman"/>
                <w:sz w:val="24"/>
                <w:szCs w:val="24"/>
                <w:lang w:val="en-US"/>
              </w:rPr>
            </w:rPrChange>
          </w:rPr>
          <w:t>–</w:t>
        </w:r>
      </w:ins>
      <w:ins w:id="3771" w:author="Tima" w:date="2026-01-15T22:30:00Z">
        <w:r w:rsidRPr="00A36BCB">
          <w:rPr>
            <w:rFonts w:ascii="Times New Roman" w:hAnsi="Times New Roman" w:cs="Times New Roman"/>
            <w:sz w:val="24"/>
            <w:szCs w:val="24"/>
            <w:rPrChange w:id="3772" w:author="Tima" w:date="2026-01-15T22:31:00Z">
              <w:rPr>
                <w:rFonts w:ascii="Times New Roman" w:hAnsi="Times New Roman" w:cs="Times New Roman"/>
                <w:sz w:val="24"/>
                <w:szCs w:val="24"/>
                <w:lang w:val="en-US"/>
              </w:rPr>
            </w:rPrChange>
          </w:rPr>
          <w:t xml:space="preserve"> 1,5</w:t>
        </w:r>
      </w:ins>
      <w:ins w:id="3773" w:author="Tima" w:date="2026-01-15T22:31:00Z">
        <w:r w:rsidRPr="00A36BCB">
          <w:rPr>
            <w:rFonts w:ascii="Times New Roman" w:hAnsi="Times New Roman" w:cs="Times New Roman"/>
            <w:sz w:val="24"/>
            <w:szCs w:val="24"/>
            <w:rPrChange w:id="3774" w:author="Tima" w:date="2026-01-15T22:31:00Z">
              <w:rPr>
                <w:rFonts w:ascii="Times New Roman" w:hAnsi="Times New Roman" w:cs="Times New Roman"/>
                <w:sz w:val="24"/>
                <w:szCs w:val="24"/>
                <w:lang w:val="en-US"/>
              </w:rPr>
            </w:rPrChange>
          </w:rPr>
          <w:t xml:space="preserve">% </w:t>
        </w:r>
        <w:r>
          <w:rPr>
            <w:rFonts w:ascii="Times New Roman" w:hAnsi="Times New Roman" w:cs="Times New Roman"/>
            <w:sz w:val="24"/>
            <w:szCs w:val="24"/>
          </w:rPr>
          <w:t>или 2% (в зависимости от операции</w:t>
        </w:r>
      </w:ins>
      <w:ins w:id="3775" w:author="Tima" w:date="2026-01-15T22:32:00Z">
        <w:r>
          <w:rPr>
            <w:rFonts w:ascii="Times New Roman" w:hAnsi="Times New Roman" w:cs="Times New Roman"/>
            <w:sz w:val="24"/>
            <w:szCs w:val="24"/>
          </w:rPr>
          <w:t xml:space="preserve">), в </w:t>
        </w:r>
        <w:r>
          <w:rPr>
            <w:rFonts w:ascii="Times New Roman" w:hAnsi="Times New Roman" w:cs="Times New Roman"/>
            <w:sz w:val="24"/>
            <w:szCs w:val="24"/>
            <w:lang w:val="en-US"/>
          </w:rPr>
          <w:t>Blur</w:t>
        </w:r>
        <w:r w:rsidRPr="00A36BCB">
          <w:rPr>
            <w:rFonts w:ascii="Times New Roman" w:hAnsi="Times New Roman" w:cs="Times New Roman"/>
            <w:sz w:val="24"/>
            <w:szCs w:val="24"/>
            <w:rPrChange w:id="3776" w:author="Tima" w:date="2026-01-15T22:32:00Z">
              <w:rPr>
                <w:rFonts w:ascii="Times New Roman" w:hAnsi="Times New Roman" w:cs="Times New Roman"/>
                <w:sz w:val="24"/>
                <w:szCs w:val="24"/>
                <w:lang w:val="en-US"/>
              </w:rPr>
            </w:rPrChange>
          </w:rPr>
          <w:t xml:space="preserve"> </w:t>
        </w:r>
        <w:r>
          <w:rPr>
            <w:rFonts w:ascii="Times New Roman" w:hAnsi="Times New Roman" w:cs="Times New Roman"/>
            <w:sz w:val="24"/>
            <w:szCs w:val="24"/>
          </w:rPr>
          <w:t xml:space="preserve">комиссия отсутствует вовсе, в </w:t>
        </w:r>
      </w:ins>
      <w:proofErr w:type="spellStart"/>
      <w:ins w:id="3777" w:author="Tima" w:date="2026-01-15T22:33:00Z">
        <w:r>
          <w:rPr>
            <w:rFonts w:ascii="Times New Roman" w:hAnsi="Times New Roman" w:cs="Times New Roman"/>
            <w:sz w:val="24"/>
            <w:szCs w:val="24"/>
            <w:lang w:val="en-US"/>
          </w:rPr>
          <w:t>Rarible</w:t>
        </w:r>
        <w:proofErr w:type="spellEnd"/>
        <w:r w:rsidRPr="00A36BCB">
          <w:rPr>
            <w:rFonts w:ascii="Times New Roman" w:hAnsi="Times New Roman" w:cs="Times New Roman"/>
            <w:sz w:val="24"/>
            <w:szCs w:val="24"/>
            <w:rPrChange w:id="3778" w:author="Tima" w:date="2026-01-15T22:33:00Z">
              <w:rPr>
                <w:rFonts w:ascii="Times New Roman" w:hAnsi="Times New Roman" w:cs="Times New Roman"/>
                <w:sz w:val="24"/>
                <w:szCs w:val="24"/>
                <w:lang w:val="en-US"/>
              </w:rPr>
            </w:rPrChange>
          </w:rPr>
          <w:t xml:space="preserve"> – </w:t>
        </w:r>
        <w:r>
          <w:rPr>
            <w:rFonts w:ascii="Times New Roman" w:hAnsi="Times New Roman" w:cs="Times New Roman"/>
            <w:sz w:val="24"/>
            <w:szCs w:val="24"/>
          </w:rPr>
          <w:t>2,5%). Найдём средний размер комиссии:</w:t>
        </w:r>
      </w:ins>
    </w:p>
    <w:p w14:paraId="464581AF" w14:textId="627107FC" w:rsidR="00A36BCB" w:rsidRDefault="00A36BCB">
      <w:pPr>
        <w:spacing w:line="276" w:lineRule="auto"/>
        <w:ind w:firstLine="709"/>
        <w:jc w:val="both"/>
        <w:rPr>
          <w:ins w:id="3779" w:author="Tima" w:date="2026-01-15T22:36:00Z"/>
          <w:rFonts w:ascii="Times New Roman" w:hAnsi="Times New Roman" w:cs="Times New Roman"/>
          <w:sz w:val="24"/>
          <w:szCs w:val="24"/>
        </w:rPr>
        <w:pPrChange w:id="3780" w:author="Tima" w:date="2026-01-15T20:02:00Z">
          <w:pPr/>
        </w:pPrChange>
      </w:pPr>
      <w:ins w:id="3781" w:author="Tima" w:date="2026-01-15T22:33:00Z">
        <w:r>
          <w:rPr>
            <w:rFonts w:ascii="Times New Roman" w:hAnsi="Times New Roman" w:cs="Times New Roman"/>
            <w:sz w:val="24"/>
            <w:szCs w:val="24"/>
          </w:rPr>
          <w:t>(2,5%+1%+1,5%+</w:t>
        </w:r>
      </w:ins>
      <w:ins w:id="3782" w:author="Tima" w:date="2026-01-15T22:34:00Z">
        <w:r>
          <w:rPr>
            <w:rFonts w:ascii="Times New Roman" w:hAnsi="Times New Roman" w:cs="Times New Roman"/>
            <w:sz w:val="24"/>
            <w:szCs w:val="24"/>
          </w:rPr>
          <w:t xml:space="preserve">0%+2,5%) / 5 = 1,5% </w:t>
        </w:r>
      </w:ins>
      <w:ins w:id="3783" w:author="Tima" w:date="2026-01-15T22:35:00Z">
        <w:r>
          <w:rPr>
            <w:rFonts w:ascii="Times New Roman" w:hAnsi="Times New Roman" w:cs="Times New Roman"/>
            <w:sz w:val="24"/>
            <w:szCs w:val="24"/>
          </w:rPr>
          <w:t>–</w:t>
        </w:r>
      </w:ins>
      <w:ins w:id="3784" w:author="Tima" w:date="2026-01-15T22:34:00Z">
        <w:r>
          <w:rPr>
            <w:rFonts w:ascii="Times New Roman" w:hAnsi="Times New Roman" w:cs="Times New Roman"/>
            <w:sz w:val="24"/>
            <w:szCs w:val="24"/>
          </w:rPr>
          <w:t xml:space="preserve"> средний процент, </w:t>
        </w:r>
      </w:ins>
      <w:ins w:id="3785" w:author="Tima" w:date="2026-01-15T22:35:00Z">
        <w:r>
          <w:rPr>
            <w:rFonts w:ascii="Times New Roman" w:hAnsi="Times New Roman" w:cs="Times New Roman"/>
            <w:sz w:val="24"/>
            <w:szCs w:val="24"/>
          </w:rPr>
          <w:t xml:space="preserve">взимаемый </w:t>
        </w:r>
        <w:r>
          <w:rPr>
            <w:rFonts w:ascii="Times New Roman" w:hAnsi="Times New Roman" w:cs="Times New Roman"/>
            <w:sz w:val="24"/>
            <w:szCs w:val="24"/>
            <w:lang w:val="en-US"/>
          </w:rPr>
          <w:t>NFT</w:t>
        </w:r>
        <w:r w:rsidRPr="00A36BCB">
          <w:rPr>
            <w:rFonts w:ascii="Times New Roman" w:hAnsi="Times New Roman" w:cs="Times New Roman"/>
            <w:sz w:val="24"/>
            <w:szCs w:val="24"/>
            <w:rPrChange w:id="3786" w:author="Tima" w:date="2026-01-15T22:35:00Z">
              <w:rPr>
                <w:rFonts w:ascii="Times New Roman" w:hAnsi="Times New Roman" w:cs="Times New Roman"/>
                <w:sz w:val="24"/>
                <w:szCs w:val="24"/>
                <w:lang w:val="en-US"/>
              </w:rPr>
            </w:rPrChange>
          </w:rPr>
          <w:t>-</w:t>
        </w:r>
        <w:proofErr w:type="spellStart"/>
        <w:r>
          <w:rPr>
            <w:rFonts w:ascii="Times New Roman" w:hAnsi="Times New Roman" w:cs="Times New Roman"/>
            <w:sz w:val="24"/>
            <w:szCs w:val="24"/>
          </w:rPr>
          <w:t>маркетплейсами</w:t>
        </w:r>
        <w:proofErr w:type="spellEnd"/>
        <w:r>
          <w:rPr>
            <w:rFonts w:ascii="Times New Roman" w:hAnsi="Times New Roman" w:cs="Times New Roman"/>
            <w:sz w:val="24"/>
            <w:szCs w:val="24"/>
          </w:rPr>
          <w:t xml:space="preserve"> с каждой операции. </w:t>
        </w:r>
      </w:ins>
    </w:p>
    <w:p w14:paraId="254C4A1B" w14:textId="253DE0CE" w:rsidR="00A36BCB" w:rsidRDefault="00A36BCB">
      <w:pPr>
        <w:spacing w:line="276" w:lineRule="auto"/>
        <w:ind w:firstLine="709"/>
        <w:jc w:val="both"/>
        <w:rPr>
          <w:ins w:id="3787" w:author="Tima" w:date="2026-01-15T22:37:00Z"/>
          <w:rFonts w:ascii="Times New Roman" w:hAnsi="Times New Roman" w:cs="Times New Roman"/>
          <w:sz w:val="24"/>
          <w:szCs w:val="24"/>
        </w:rPr>
        <w:pPrChange w:id="3788" w:author="Tima" w:date="2026-01-15T20:02:00Z">
          <w:pPr/>
        </w:pPrChange>
      </w:pPr>
      <w:ins w:id="3789" w:author="Tima" w:date="2026-01-15T22:36:00Z">
        <w:r>
          <w:rPr>
            <w:rFonts w:ascii="Times New Roman" w:hAnsi="Times New Roman" w:cs="Times New Roman"/>
            <w:sz w:val="24"/>
            <w:szCs w:val="24"/>
          </w:rPr>
          <w:t xml:space="preserve">По данным </w:t>
        </w:r>
        <w:r>
          <w:rPr>
            <w:rFonts w:ascii="Times New Roman" w:hAnsi="Times New Roman" w:cs="Times New Roman"/>
            <w:sz w:val="24"/>
            <w:szCs w:val="24"/>
            <w:lang w:val="en-US"/>
          </w:rPr>
          <w:t>OKX</w:t>
        </w:r>
        <w:r w:rsidRPr="00A36BCB">
          <w:rPr>
            <w:rFonts w:ascii="Times New Roman" w:hAnsi="Times New Roman" w:cs="Times New Roman"/>
            <w:sz w:val="24"/>
            <w:szCs w:val="24"/>
            <w:rPrChange w:id="3790" w:author="Tima" w:date="2026-01-15T22:36:00Z">
              <w:rPr>
                <w:rFonts w:ascii="Times New Roman" w:hAnsi="Times New Roman" w:cs="Times New Roman"/>
                <w:sz w:val="24"/>
                <w:szCs w:val="24"/>
                <w:lang w:val="en-US"/>
              </w:rPr>
            </w:rPrChange>
          </w:rPr>
          <w:t xml:space="preserve"> </w:t>
        </w:r>
        <w:r>
          <w:rPr>
            <w:rFonts w:ascii="Times New Roman" w:hAnsi="Times New Roman" w:cs="Times New Roman"/>
            <w:sz w:val="24"/>
            <w:szCs w:val="24"/>
            <w:lang w:val="en-US"/>
          </w:rPr>
          <w:t>Wallet</w:t>
        </w:r>
      </w:ins>
      <w:ins w:id="3791" w:author="Tima" w:date="2026-01-15T22:40:00Z">
        <w:r w:rsidR="00EB6D3D">
          <w:rPr>
            <w:rFonts w:ascii="Times New Roman" w:hAnsi="Times New Roman" w:cs="Times New Roman"/>
            <w:sz w:val="24"/>
            <w:szCs w:val="24"/>
          </w:rPr>
          <w:t xml:space="preserve"> на 15.01.2025 (</w:t>
        </w:r>
        <w:r w:rsidR="00EB6D3D">
          <w:rPr>
            <w:rFonts w:ascii="Times New Roman" w:hAnsi="Times New Roman" w:cs="Times New Roman"/>
            <w:sz w:val="24"/>
            <w:szCs w:val="24"/>
          </w:rPr>
          <w:fldChar w:fldCharType="begin"/>
        </w:r>
        <w:r w:rsidR="00EB6D3D">
          <w:rPr>
            <w:rFonts w:ascii="Times New Roman" w:hAnsi="Times New Roman" w:cs="Times New Roman"/>
            <w:sz w:val="24"/>
            <w:szCs w:val="24"/>
          </w:rPr>
          <w:instrText xml:space="preserve"> HYPERLINK "</w:instrText>
        </w:r>
        <w:r w:rsidR="00EB6D3D" w:rsidRPr="00EB6D3D">
          <w:rPr>
            <w:rFonts w:ascii="Times New Roman" w:hAnsi="Times New Roman" w:cs="Times New Roman"/>
            <w:sz w:val="24"/>
            <w:szCs w:val="24"/>
          </w:rPr>
          <w:instrText>https://web3.okx.com/ru/nft/overview</w:instrText>
        </w:r>
        <w:r w:rsidR="00EB6D3D">
          <w:rPr>
            <w:rFonts w:ascii="Times New Roman" w:hAnsi="Times New Roman" w:cs="Times New Roman"/>
            <w:sz w:val="24"/>
            <w:szCs w:val="24"/>
          </w:rPr>
          <w:instrText xml:space="preserve">" </w:instrText>
        </w:r>
        <w:r w:rsidR="00EB6D3D">
          <w:rPr>
            <w:rFonts w:ascii="Times New Roman" w:hAnsi="Times New Roman" w:cs="Times New Roman"/>
            <w:sz w:val="24"/>
            <w:szCs w:val="24"/>
          </w:rPr>
          <w:fldChar w:fldCharType="separate"/>
        </w:r>
        <w:r w:rsidR="00EB6D3D" w:rsidRPr="00174A47">
          <w:rPr>
            <w:rStyle w:val="af6"/>
            <w:rFonts w:ascii="Times New Roman" w:hAnsi="Times New Roman" w:cs="Times New Roman"/>
            <w:sz w:val="24"/>
            <w:szCs w:val="24"/>
          </w:rPr>
          <w:t>https://web3.okx.com/ru/nft/overview</w:t>
        </w:r>
        <w:r w:rsidR="00EB6D3D">
          <w:rPr>
            <w:rFonts w:ascii="Times New Roman" w:hAnsi="Times New Roman" w:cs="Times New Roman"/>
            <w:sz w:val="24"/>
            <w:szCs w:val="24"/>
          </w:rPr>
          <w:fldChar w:fldCharType="end"/>
        </w:r>
        <w:r w:rsidR="00EB6D3D">
          <w:rPr>
            <w:rFonts w:ascii="Times New Roman" w:hAnsi="Times New Roman" w:cs="Times New Roman"/>
            <w:sz w:val="24"/>
            <w:szCs w:val="24"/>
          </w:rPr>
          <w:t xml:space="preserve"> )</w:t>
        </w:r>
      </w:ins>
      <w:ins w:id="3792" w:author="Tima" w:date="2026-01-15T22:36:00Z">
        <w:r w:rsidRPr="00A36BCB">
          <w:rPr>
            <w:rFonts w:ascii="Times New Roman" w:hAnsi="Times New Roman" w:cs="Times New Roman"/>
            <w:sz w:val="24"/>
            <w:szCs w:val="24"/>
            <w:rPrChange w:id="3793" w:author="Tima" w:date="2026-01-15T22:36:00Z">
              <w:rPr>
                <w:rFonts w:ascii="Times New Roman" w:hAnsi="Times New Roman" w:cs="Times New Roman"/>
                <w:sz w:val="24"/>
                <w:szCs w:val="24"/>
                <w:lang w:val="en-US"/>
              </w:rPr>
            </w:rPrChange>
          </w:rPr>
          <w:t xml:space="preserve"> </w:t>
        </w:r>
        <w:r>
          <w:rPr>
            <w:rFonts w:ascii="Times New Roman" w:hAnsi="Times New Roman" w:cs="Times New Roman"/>
            <w:sz w:val="24"/>
            <w:szCs w:val="24"/>
          </w:rPr>
          <w:t xml:space="preserve">годовой объём торгов </w:t>
        </w:r>
        <w:r>
          <w:rPr>
            <w:rFonts w:ascii="Times New Roman" w:hAnsi="Times New Roman" w:cs="Times New Roman"/>
            <w:sz w:val="24"/>
            <w:szCs w:val="24"/>
            <w:lang w:val="en-US"/>
          </w:rPr>
          <w:t>NFT</w:t>
        </w:r>
        <w:r w:rsidRPr="00A36BCB">
          <w:rPr>
            <w:rFonts w:ascii="Times New Roman" w:hAnsi="Times New Roman" w:cs="Times New Roman"/>
            <w:sz w:val="24"/>
            <w:szCs w:val="24"/>
            <w:rPrChange w:id="3794" w:author="Tima" w:date="2026-01-15T22:36:00Z">
              <w:rPr>
                <w:rFonts w:ascii="Times New Roman" w:hAnsi="Times New Roman" w:cs="Times New Roman"/>
                <w:sz w:val="24"/>
                <w:szCs w:val="24"/>
                <w:lang w:val="en-US"/>
              </w:rPr>
            </w:rPrChange>
          </w:rPr>
          <w:t xml:space="preserve"> </w:t>
        </w:r>
        <w:r>
          <w:rPr>
            <w:rFonts w:ascii="Times New Roman" w:hAnsi="Times New Roman" w:cs="Times New Roman"/>
            <w:sz w:val="24"/>
            <w:szCs w:val="24"/>
          </w:rPr>
          <w:t>составляет 5,48 млрд долларов</w:t>
        </w:r>
      </w:ins>
      <w:ins w:id="3795" w:author="Tima" w:date="2026-01-15T22:37:00Z">
        <w:r>
          <w:rPr>
            <w:rFonts w:ascii="Times New Roman" w:hAnsi="Times New Roman" w:cs="Times New Roman"/>
            <w:sz w:val="24"/>
            <w:szCs w:val="24"/>
          </w:rPr>
          <w:t>, отсюда:</w:t>
        </w:r>
      </w:ins>
    </w:p>
    <w:p w14:paraId="79DE0DAD" w14:textId="23DC42D3" w:rsidR="006C4D4E" w:rsidRDefault="00EB6D3D">
      <w:pPr>
        <w:spacing w:line="276" w:lineRule="auto"/>
        <w:ind w:firstLine="709"/>
        <w:jc w:val="both"/>
        <w:rPr>
          <w:ins w:id="3796" w:author="Tima" w:date="2026-01-15T22:42:00Z"/>
          <w:rFonts w:ascii="Times New Roman" w:hAnsi="Times New Roman" w:cs="Times New Roman"/>
          <w:sz w:val="24"/>
          <w:szCs w:val="24"/>
        </w:rPr>
        <w:pPrChange w:id="3797" w:author="Tima" w:date="2026-01-15T22:40:00Z">
          <w:pPr/>
        </w:pPrChange>
      </w:pPr>
      <w:ins w:id="3798" w:author="Tima" w:date="2026-01-15T22:37:00Z">
        <w:r>
          <w:rPr>
            <w:rFonts w:ascii="Times New Roman" w:hAnsi="Times New Roman" w:cs="Times New Roman"/>
            <w:sz w:val="24"/>
            <w:szCs w:val="24"/>
          </w:rPr>
          <w:t xml:space="preserve">5,48 * 0,015 = 0,0822 </w:t>
        </w:r>
        <w:r w:rsidR="00A36BCB">
          <w:rPr>
            <w:rFonts w:ascii="Times New Roman" w:hAnsi="Times New Roman" w:cs="Times New Roman"/>
            <w:sz w:val="24"/>
            <w:szCs w:val="24"/>
          </w:rPr>
          <w:t>млрд долларов = 82</w:t>
        </w:r>
      </w:ins>
      <w:ins w:id="3799" w:author="Tima" w:date="2026-01-15T22:38:00Z">
        <w:r>
          <w:rPr>
            <w:rFonts w:ascii="Times New Roman" w:hAnsi="Times New Roman" w:cs="Times New Roman"/>
            <w:sz w:val="24"/>
            <w:szCs w:val="24"/>
          </w:rPr>
          <w:t>,2 млн долларов</w:t>
        </w:r>
        <w:r w:rsidR="00A36BCB">
          <w:rPr>
            <w:rFonts w:ascii="Times New Roman" w:hAnsi="Times New Roman" w:cs="Times New Roman"/>
            <w:sz w:val="24"/>
            <w:szCs w:val="24"/>
          </w:rPr>
          <w:t xml:space="preserve"> </w:t>
        </w:r>
      </w:ins>
      <w:ins w:id="3800" w:author="Tima" w:date="2026-01-15T22:39:00Z">
        <w:r>
          <w:rPr>
            <w:rFonts w:ascii="Times New Roman" w:hAnsi="Times New Roman" w:cs="Times New Roman"/>
            <w:sz w:val="24"/>
            <w:szCs w:val="24"/>
          </w:rPr>
          <w:t xml:space="preserve">= около 6,5 млрд рублей в </w:t>
        </w:r>
      </w:ins>
      <w:ins w:id="3801" w:author="Tima" w:date="2026-01-15T22:38:00Z">
        <w:r w:rsidR="00A36BCB">
          <w:rPr>
            <w:rFonts w:ascii="Times New Roman" w:hAnsi="Times New Roman" w:cs="Times New Roman"/>
            <w:sz w:val="24"/>
            <w:szCs w:val="24"/>
          </w:rPr>
          <w:t>год</w:t>
        </w:r>
        <w:r>
          <w:rPr>
            <w:rFonts w:ascii="Times New Roman" w:hAnsi="Times New Roman" w:cs="Times New Roman"/>
            <w:sz w:val="24"/>
            <w:szCs w:val="24"/>
          </w:rPr>
          <w:t xml:space="preserve"> </w:t>
        </w:r>
      </w:ins>
      <w:ins w:id="3802" w:author="Tima" w:date="2026-01-15T22:42:00Z">
        <w:r>
          <w:rPr>
            <w:rFonts w:ascii="Times New Roman" w:hAnsi="Times New Roman" w:cs="Times New Roman"/>
            <w:sz w:val="24"/>
            <w:szCs w:val="24"/>
          </w:rPr>
          <w:t>–</w:t>
        </w:r>
      </w:ins>
      <w:ins w:id="3803" w:author="Tima" w:date="2026-01-15T22:38:00Z">
        <w:r>
          <w:rPr>
            <w:rFonts w:ascii="Times New Roman" w:hAnsi="Times New Roman" w:cs="Times New Roman"/>
            <w:sz w:val="24"/>
            <w:szCs w:val="24"/>
          </w:rPr>
          <w:t xml:space="preserve"> предполагаемая </w:t>
        </w:r>
      </w:ins>
      <w:ins w:id="3804" w:author="Tima" w:date="2026-01-15T22:42:00Z">
        <w:r>
          <w:rPr>
            <w:rFonts w:ascii="Times New Roman" w:hAnsi="Times New Roman" w:cs="Times New Roman"/>
            <w:sz w:val="24"/>
            <w:szCs w:val="24"/>
          </w:rPr>
          <w:t>доходность сегмента.</w:t>
        </w:r>
      </w:ins>
    </w:p>
    <w:p w14:paraId="53FC6306" w14:textId="77777777" w:rsidR="00EB6D3D" w:rsidRPr="00FA4881" w:rsidRDefault="00EB6D3D">
      <w:pPr>
        <w:spacing w:line="276" w:lineRule="auto"/>
        <w:ind w:firstLine="709"/>
        <w:jc w:val="both"/>
        <w:rPr>
          <w:ins w:id="3805" w:author="Tima" w:date="2026-01-15T13:05:00Z"/>
          <w:rFonts w:ascii="Times New Roman" w:hAnsi="Times New Roman" w:cs="Times New Roman"/>
          <w:sz w:val="24"/>
          <w:szCs w:val="24"/>
        </w:rPr>
        <w:pPrChange w:id="3806" w:author="Tima" w:date="2026-01-15T22:40:00Z">
          <w:pPr/>
        </w:pPrChange>
      </w:pPr>
    </w:p>
    <w:p w14:paraId="664A56EE" w14:textId="19404D52" w:rsidR="007F1B4E" w:rsidRPr="00F04E48" w:rsidRDefault="007F1B4E">
      <w:pPr>
        <w:pStyle w:val="4"/>
        <w:rPr>
          <w:ins w:id="3807" w:author="Tima" w:date="2026-01-15T11:21:00Z"/>
          <w:rFonts w:ascii="Times New Roman" w:hAnsi="Times New Roman" w:cs="Times New Roman"/>
          <w:b/>
          <w:color w:val="000000" w:themeColor="text1"/>
          <w:rPrChange w:id="3808" w:author="Tima" w:date="2026-01-16T23:12:00Z">
            <w:rPr>
              <w:ins w:id="3809" w:author="Tima" w:date="2026-01-15T11:21:00Z"/>
              <w:rFonts w:ascii="Times New Roman" w:hAnsi="Times New Roman" w:cs="Times New Roman"/>
              <w:sz w:val="24"/>
            </w:rPr>
          </w:rPrChange>
        </w:rPr>
        <w:pPrChange w:id="3810" w:author="Tima" w:date="2026-01-16T23:12:00Z">
          <w:pPr/>
        </w:pPrChange>
      </w:pPr>
      <w:ins w:id="3811" w:author="Tima" w:date="2026-01-15T11:21:00Z">
        <w:r w:rsidRPr="006C4D4E">
          <w:rPr>
            <w:rFonts w:ascii="Times New Roman" w:hAnsi="Times New Roman" w:cs="Times New Roman"/>
            <w:b/>
            <w:color w:val="000000" w:themeColor="text1"/>
            <w:rPrChange w:id="3812" w:author="Tima" w:date="2026-01-15T13:06:00Z">
              <w:rPr>
                <w:rFonts w:ascii="Times New Roman" w:hAnsi="Times New Roman" w:cs="Times New Roman"/>
                <w:sz w:val="24"/>
              </w:rPr>
            </w:rPrChange>
          </w:rPr>
          <w:t>Оценка условий конкуренции</w:t>
        </w:r>
      </w:ins>
    </w:p>
    <w:p w14:paraId="3B1C5856" w14:textId="2A762D44" w:rsidR="007F1B4E" w:rsidRPr="00FA4881" w:rsidRDefault="00CB6568">
      <w:pPr>
        <w:spacing w:line="276" w:lineRule="auto"/>
        <w:ind w:firstLine="709"/>
        <w:jc w:val="both"/>
        <w:rPr>
          <w:ins w:id="3813" w:author="Tima" w:date="2026-01-15T11:21:00Z"/>
          <w:rFonts w:ascii="Times New Roman" w:hAnsi="Times New Roman" w:cs="Times New Roman"/>
          <w:sz w:val="24"/>
          <w:szCs w:val="24"/>
        </w:rPr>
        <w:pPrChange w:id="3814" w:author="Tima" w:date="2026-01-16T10:55:00Z">
          <w:pPr>
            <w:ind w:firstLine="709"/>
            <w:jc w:val="both"/>
          </w:pPr>
        </w:pPrChange>
      </w:pPr>
      <w:ins w:id="3815" w:author="Tima" w:date="2026-01-16T10:30:00Z">
        <w:r w:rsidRPr="00FA4881">
          <w:rPr>
            <w:rFonts w:ascii="Times New Roman" w:hAnsi="Times New Roman" w:cs="Times New Roman"/>
            <w:sz w:val="24"/>
            <w:szCs w:val="24"/>
          </w:rPr>
          <w:t>Н</w:t>
        </w:r>
      </w:ins>
      <w:ins w:id="3816" w:author="Tima" w:date="2026-01-16T10:25:00Z">
        <w:r w:rsidRPr="00FA4881">
          <w:rPr>
            <w:rFonts w:ascii="Times New Roman" w:hAnsi="Times New Roman" w:cs="Times New Roman"/>
            <w:sz w:val="24"/>
            <w:szCs w:val="24"/>
          </w:rPr>
          <w:t xml:space="preserve">а рынке перепродажи </w:t>
        </w:r>
        <w:r w:rsidRPr="00905147">
          <w:rPr>
            <w:rFonts w:ascii="Times New Roman" w:hAnsi="Times New Roman" w:cs="Times New Roman"/>
            <w:sz w:val="24"/>
            <w:szCs w:val="24"/>
            <w:rPrChange w:id="3817" w:author="Tima" w:date="2026-01-16T10:55:00Z">
              <w:rPr>
                <w:rFonts w:ascii="Times New Roman" w:hAnsi="Times New Roman" w:cs="Times New Roman"/>
                <w:sz w:val="24"/>
                <w:lang w:val="en-US"/>
              </w:rPr>
            </w:rPrChange>
          </w:rPr>
          <w:t xml:space="preserve">NFT </w:t>
        </w:r>
        <w:r w:rsidRPr="00FA4881">
          <w:rPr>
            <w:rFonts w:ascii="Times New Roman" w:hAnsi="Times New Roman" w:cs="Times New Roman"/>
            <w:sz w:val="24"/>
            <w:szCs w:val="24"/>
          </w:rPr>
          <w:t xml:space="preserve">можно выделить несколько крупных </w:t>
        </w:r>
        <w:r w:rsidRPr="00905147">
          <w:rPr>
            <w:rFonts w:ascii="Times New Roman" w:hAnsi="Times New Roman" w:cs="Times New Roman"/>
            <w:sz w:val="24"/>
            <w:szCs w:val="24"/>
            <w:rPrChange w:id="3818" w:author="Tima" w:date="2026-01-16T10:55:00Z">
              <w:rPr>
                <w:rFonts w:ascii="Times New Roman" w:hAnsi="Times New Roman" w:cs="Times New Roman"/>
                <w:sz w:val="24"/>
                <w:lang w:val="en-US"/>
              </w:rPr>
            </w:rPrChange>
          </w:rPr>
          <w:t>NFT-</w:t>
        </w:r>
        <w:proofErr w:type="spellStart"/>
        <w:r w:rsidRPr="00FA4881">
          <w:rPr>
            <w:rFonts w:ascii="Times New Roman" w:hAnsi="Times New Roman" w:cs="Times New Roman"/>
            <w:sz w:val="24"/>
            <w:szCs w:val="24"/>
          </w:rPr>
          <w:t>маркетплейсов</w:t>
        </w:r>
        <w:proofErr w:type="spellEnd"/>
        <w:r w:rsidRPr="00FA4881">
          <w:rPr>
            <w:rFonts w:ascii="Times New Roman" w:hAnsi="Times New Roman" w:cs="Times New Roman"/>
            <w:sz w:val="24"/>
            <w:szCs w:val="24"/>
          </w:rPr>
          <w:t xml:space="preserve">, которые реализовывают функционал продажи </w:t>
        </w:r>
      </w:ins>
      <w:ins w:id="3819" w:author="Tima" w:date="2026-01-16T10:26:00Z">
        <w:r w:rsidRPr="00905147">
          <w:rPr>
            <w:rFonts w:ascii="Times New Roman" w:hAnsi="Times New Roman" w:cs="Times New Roman"/>
            <w:sz w:val="24"/>
            <w:szCs w:val="24"/>
            <w:rPrChange w:id="3820" w:author="Tima" w:date="2026-01-16T10:55:00Z">
              <w:rPr>
                <w:rFonts w:ascii="Times New Roman" w:hAnsi="Times New Roman" w:cs="Times New Roman"/>
                <w:sz w:val="24"/>
                <w:lang w:val="en-US"/>
              </w:rPr>
            </w:rPrChange>
          </w:rPr>
          <w:t xml:space="preserve">NFT </w:t>
        </w:r>
        <w:r w:rsidRPr="00FA4881">
          <w:rPr>
            <w:rFonts w:ascii="Times New Roman" w:hAnsi="Times New Roman" w:cs="Times New Roman"/>
            <w:sz w:val="24"/>
            <w:szCs w:val="24"/>
          </w:rPr>
          <w:t>целиком и других вариаций не имеют. Такие площадки лишь частично заменяют предлаг</w:t>
        </w:r>
      </w:ins>
      <w:ins w:id="3821" w:author="Tima" w:date="2026-01-16T10:27:00Z">
        <w:r w:rsidRPr="00FA4881">
          <w:rPr>
            <w:rFonts w:ascii="Times New Roman" w:hAnsi="Times New Roman" w:cs="Times New Roman"/>
            <w:sz w:val="24"/>
            <w:szCs w:val="24"/>
          </w:rPr>
          <w:t>а</w:t>
        </w:r>
      </w:ins>
      <w:ins w:id="3822" w:author="Tima" w:date="2026-01-16T10:26:00Z">
        <w:r w:rsidRPr="00FA4881">
          <w:rPr>
            <w:rFonts w:ascii="Times New Roman" w:hAnsi="Times New Roman" w:cs="Times New Roman"/>
            <w:sz w:val="24"/>
            <w:szCs w:val="24"/>
          </w:rPr>
          <w:t>емый сервис</w:t>
        </w:r>
      </w:ins>
      <w:ins w:id="3823" w:author="Tima" w:date="2026-01-16T10:29:00Z">
        <w:r w:rsidRPr="00FA4881">
          <w:rPr>
            <w:rFonts w:ascii="Times New Roman" w:hAnsi="Times New Roman" w:cs="Times New Roman"/>
            <w:sz w:val="24"/>
            <w:szCs w:val="24"/>
          </w:rPr>
          <w:t>, а потому не являются товарами-заменителями в полном смысле этого слова.</w:t>
        </w:r>
      </w:ins>
    </w:p>
    <w:p w14:paraId="7D7FFBD1" w14:textId="1ADCCE78" w:rsidR="007F1B4E" w:rsidRPr="00FA4881" w:rsidRDefault="00632FEB">
      <w:pPr>
        <w:spacing w:line="276" w:lineRule="auto"/>
        <w:ind w:firstLine="709"/>
        <w:jc w:val="both"/>
        <w:rPr>
          <w:ins w:id="3824" w:author="Tima" w:date="2026-01-15T11:21:00Z"/>
          <w:rFonts w:ascii="Times New Roman" w:hAnsi="Times New Roman" w:cs="Times New Roman"/>
          <w:sz w:val="24"/>
          <w:szCs w:val="24"/>
        </w:rPr>
        <w:pPrChange w:id="3825" w:author="Tima" w:date="2026-01-16T10:55:00Z">
          <w:pPr>
            <w:ind w:firstLine="709"/>
            <w:jc w:val="both"/>
          </w:pPr>
        </w:pPrChange>
      </w:pPr>
      <w:ins w:id="3826" w:author="Tima" w:date="2026-01-16T11:16:00Z">
        <w:r>
          <w:rPr>
            <w:rFonts w:ascii="Times New Roman" w:hAnsi="Times New Roman" w:cs="Times New Roman"/>
            <w:sz w:val="24"/>
            <w:szCs w:val="24"/>
          </w:rPr>
          <w:t>И</w:t>
        </w:r>
      </w:ins>
      <w:ins w:id="3827" w:author="Tima" w:date="2026-01-16T10:27:00Z">
        <w:r w:rsidR="00CB6568" w:rsidRPr="00FA4881">
          <w:rPr>
            <w:rFonts w:ascii="Times New Roman" w:hAnsi="Times New Roman" w:cs="Times New Roman"/>
            <w:sz w:val="24"/>
            <w:szCs w:val="24"/>
          </w:rPr>
          <w:t xml:space="preserve">гроков на рынке перепродажи </w:t>
        </w:r>
      </w:ins>
      <w:ins w:id="3828" w:author="Tima" w:date="2026-01-16T10:28:00Z">
        <w:r w:rsidR="00CB6568" w:rsidRPr="00905147">
          <w:rPr>
            <w:rFonts w:ascii="Times New Roman" w:hAnsi="Times New Roman" w:cs="Times New Roman"/>
            <w:sz w:val="24"/>
            <w:szCs w:val="24"/>
            <w:rPrChange w:id="3829" w:author="Tima" w:date="2026-01-16T10:55:00Z">
              <w:rPr>
                <w:rFonts w:ascii="Times New Roman" w:hAnsi="Times New Roman" w:cs="Times New Roman"/>
                <w:sz w:val="24"/>
                <w:lang w:val="en-US"/>
              </w:rPr>
            </w:rPrChange>
          </w:rPr>
          <w:t xml:space="preserve">NFT </w:t>
        </w:r>
      </w:ins>
      <w:ins w:id="3830" w:author="Tima" w:date="2026-01-16T11:16:00Z">
        <w:r>
          <w:rPr>
            <w:rFonts w:ascii="Times New Roman" w:hAnsi="Times New Roman" w:cs="Times New Roman"/>
            <w:sz w:val="24"/>
            <w:szCs w:val="24"/>
          </w:rPr>
          <w:t xml:space="preserve">насчитывается </w:t>
        </w:r>
      </w:ins>
      <w:ins w:id="3831" w:author="Tima" w:date="2026-01-16T10:28:00Z">
        <w:r w:rsidRPr="00FA4881">
          <w:rPr>
            <w:rFonts w:ascii="Times New Roman" w:hAnsi="Times New Roman" w:cs="Times New Roman"/>
            <w:sz w:val="24"/>
            <w:szCs w:val="24"/>
          </w:rPr>
          <w:t>порядка ста</w:t>
        </w:r>
        <w:r w:rsidR="00CB6568" w:rsidRPr="00FA4881">
          <w:rPr>
            <w:rFonts w:ascii="Times New Roman" w:hAnsi="Times New Roman" w:cs="Times New Roman"/>
            <w:sz w:val="24"/>
            <w:szCs w:val="24"/>
          </w:rPr>
          <w:t xml:space="preserve">, однако можно выделить </w:t>
        </w:r>
        <w:r w:rsidR="00CB6568" w:rsidRPr="00905147">
          <w:rPr>
            <w:rFonts w:ascii="Times New Roman" w:hAnsi="Times New Roman" w:cs="Times New Roman"/>
            <w:sz w:val="24"/>
            <w:szCs w:val="24"/>
            <w:rPrChange w:id="3832" w:author="Tima" w:date="2026-01-16T10:55:00Z">
              <w:rPr>
                <w:rFonts w:ascii="Times New Roman" w:hAnsi="Times New Roman" w:cs="Times New Roman"/>
                <w:sz w:val="24"/>
                <w:lang w:val="en-US"/>
              </w:rPr>
            </w:rPrChange>
          </w:rPr>
          <w:t>NFT</w:t>
        </w:r>
        <w:r w:rsidR="00CB6568" w:rsidRPr="00FA4881">
          <w:rPr>
            <w:rFonts w:ascii="Times New Roman" w:hAnsi="Times New Roman" w:cs="Times New Roman"/>
            <w:sz w:val="24"/>
            <w:szCs w:val="24"/>
          </w:rPr>
          <w:t>-</w:t>
        </w:r>
        <w:proofErr w:type="spellStart"/>
        <w:r w:rsidR="00CB6568" w:rsidRPr="00FA4881">
          <w:rPr>
            <w:rFonts w:ascii="Times New Roman" w:hAnsi="Times New Roman" w:cs="Times New Roman"/>
            <w:sz w:val="24"/>
            <w:szCs w:val="24"/>
          </w:rPr>
          <w:t>маркетплейсы</w:t>
        </w:r>
        <w:proofErr w:type="spellEnd"/>
        <w:r w:rsidR="00CB6568" w:rsidRPr="00FA4881">
          <w:rPr>
            <w:rFonts w:ascii="Times New Roman" w:hAnsi="Times New Roman" w:cs="Times New Roman"/>
            <w:sz w:val="24"/>
            <w:szCs w:val="24"/>
          </w:rPr>
          <w:t xml:space="preserve"> с крупнейшим объёмом торгов, о которых </w:t>
        </w:r>
      </w:ins>
      <w:ins w:id="3833" w:author="Tima" w:date="2026-01-16T10:56:00Z">
        <w:r w:rsidR="00905147">
          <w:rPr>
            <w:rFonts w:ascii="Times New Roman" w:hAnsi="Times New Roman" w:cs="Times New Roman"/>
            <w:sz w:val="24"/>
            <w:szCs w:val="24"/>
          </w:rPr>
          <w:t xml:space="preserve">частично </w:t>
        </w:r>
      </w:ins>
      <w:ins w:id="3834" w:author="Tima" w:date="2026-01-16T10:28:00Z">
        <w:r w:rsidR="00CB6568" w:rsidRPr="00FA4881">
          <w:rPr>
            <w:rFonts w:ascii="Times New Roman" w:hAnsi="Times New Roman" w:cs="Times New Roman"/>
            <w:sz w:val="24"/>
            <w:szCs w:val="24"/>
          </w:rPr>
          <w:lastRenderedPageBreak/>
          <w:t>упоминалось ранее.</w:t>
        </w:r>
      </w:ins>
      <w:ins w:id="3835" w:author="Tima" w:date="2026-01-16T10:30:00Z">
        <w:r w:rsidR="00CB6568" w:rsidRPr="00FA4881">
          <w:rPr>
            <w:rFonts w:ascii="Times New Roman" w:hAnsi="Times New Roman" w:cs="Times New Roman"/>
            <w:sz w:val="24"/>
            <w:szCs w:val="24"/>
          </w:rPr>
          <w:t xml:space="preserve"> Среди них</w:t>
        </w:r>
      </w:ins>
      <w:ins w:id="3836" w:author="Tima" w:date="2026-01-16T10:57:00Z">
        <w:r w:rsidR="00905147">
          <w:rPr>
            <w:rFonts w:ascii="Times New Roman" w:hAnsi="Times New Roman" w:cs="Times New Roman"/>
            <w:sz w:val="24"/>
            <w:szCs w:val="24"/>
          </w:rPr>
          <w:t xml:space="preserve"> –</w:t>
        </w:r>
      </w:ins>
      <w:ins w:id="3837" w:author="Tima" w:date="2026-01-16T10:31:00Z">
        <w:r w:rsidR="00CB6568" w:rsidRPr="00FA4881">
          <w:rPr>
            <w:rFonts w:ascii="Times New Roman" w:hAnsi="Times New Roman" w:cs="Times New Roman"/>
            <w:sz w:val="24"/>
            <w:szCs w:val="24"/>
          </w:rPr>
          <w:t xml:space="preserve"> </w:t>
        </w:r>
        <w:proofErr w:type="spellStart"/>
        <w:r w:rsidR="00CB6568" w:rsidRPr="00905147">
          <w:rPr>
            <w:rFonts w:ascii="Times New Roman" w:hAnsi="Times New Roman" w:cs="Times New Roman"/>
            <w:b/>
            <w:i/>
            <w:sz w:val="24"/>
            <w:szCs w:val="24"/>
            <w:rPrChange w:id="3838" w:author="Tima" w:date="2026-01-16T10:55:00Z">
              <w:rPr>
                <w:rFonts w:ascii="Times New Roman" w:hAnsi="Times New Roman" w:cs="Times New Roman"/>
                <w:sz w:val="24"/>
                <w:lang w:val="en-US"/>
              </w:rPr>
            </w:rPrChange>
          </w:rPr>
          <w:t>OpenSea</w:t>
        </w:r>
      </w:ins>
      <w:proofErr w:type="spellEnd"/>
      <w:ins w:id="3839" w:author="Tima" w:date="2026-01-16T10:32:00Z">
        <w:r w:rsidR="00CB6568" w:rsidRPr="00FA4881">
          <w:rPr>
            <w:rFonts w:ascii="Times New Roman" w:hAnsi="Times New Roman" w:cs="Times New Roman"/>
            <w:sz w:val="24"/>
            <w:szCs w:val="24"/>
          </w:rPr>
          <w:t xml:space="preserve"> </w:t>
        </w:r>
      </w:ins>
      <w:ins w:id="3840" w:author="Tima" w:date="2026-01-16T10:33:00Z">
        <w:r w:rsidR="00CB6568" w:rsidRPr="00FA4881">
          <w:rPr>
            <w:rFonts w:ascii="Times New Roman" w:hAnsi="Times New Roman" w:cs="Times New Roman"/>
            <w:sz w:val="24"/>
            <w:szCs w:val="24"/>
          </w:rPr>
          <w:t>(самый известный</w:t>
        </w:r>
      </w:ins>
      <w:ins w:id="3841" w:author="Tima" w:date="2026-01-16T10:34:00Z">
        <w:r w:rsidR="00C62E29" w:rsidRPr="00E07331">
          <w:rPr>
            <w:rFonts w:ascii="Times New Roman" w:hAnsi="Times New Roman" w:cs="Times New Roman"/>
            <w:sz w:val="24"/>
            <w:szCs w:val="24"/>
          </w:rPr>
          <w:t xml:space="preserve"> и разнообразный </w:t>
        </w:r>
      </w:ins>
      <w:ins w:id="3842" w:author="Tima" w:date="2026-01-16T10:33:00Z">
        <w:r w:rsidR="00CB6568" w:rsidRPr="00905147">
          <w:rPr>
            <w:rFonts w:ascii="Times New Roman" w:hAnsi="Times New Roman" w:cs="Times New Roman"/>
            <w:sz w:val="24"/>
            <w:szCs w:val="24"/>
            <w:rPrChange w:id="3843" w:author="Tima" w:date="2026-01-16T10:55:00Z">
              <w:rPr>
                <w:rFonts w:ascii="Times New Roman" w:hAnsi="Times New Roman" w:cs="Times New Roman"/>
                <w:sz w:val="24"/>
                <w:lang w:val="en-US"/>
              </w:rPr>
            </w:rPrChange>
          </w:rPr>
          <w:t>NFT-</w:t>
        </w:r>
        <w:proofErr w:type="spellStart"/>
        <w:r w:rsidR="00CB6568" w:rsidRPr="00FA4881">
          <w:rPr>
            <w:rFonts w:ascii="Times New Roman" w:hAnsi="Times New Roman" w:cs="Times New Roman"/>
            <w:sz w:val="24"/>
            <w:szCs w:val="24"/>
          </w:rPr>
          <w:t>маркетплейс</w:t>
        </w:r>
      </w:ins>
      <w:proofErr w:type="spellEnd"/>
      <w:ins w:id="3844" w:author="Tima" w:date="2026-01-16T10:46:00Z">
        <w:r w:rsidR="000517A6" w:rsidRPr="00FA4881">
          <w:rPr>
            <w:rFonts w:ascii="Times New Roman" w:hAnsi="Times New Roman" w:cs="Times New Roman"/>
            <w:sz w:val="24"/>
            <w:szCs w:val="24"/>
          </w:rPr>
          <w:t>;</w:t>
        </w:r>
      </w:ins>
      <w:ins w:id="3845" w:author="Tima" w:date="2026-01-16T10:33:00Z">
        <w:r w:rsidR="00CB6568" w:rsidRPr="00E07331">
          <w:rPr>
            <w:rFonts w:ascii="Times New Roman" w:hAnsi="Times New Roman" w:cs="Times New Roman"/>
            <w:sz w:val="24"/>
            <w:szCs w:val="24"/>
          </w:rPr>
          <w:t xml:space="preserve"> самый большой объём торгов</w:t>
        </w:r>
      </w:ins>
      <w:ins w:id="3846" w:author="Tima" w:date="2026-01-16T10:46:00Z">
        <w:r w:rsidR="000517A6" w:rsidRPr="00342938">
          <w:rPr>
            <w:rFonts w:ascii="Times New Roman" w:hAnsi="Times New Roman" w:cs="Times New Roman"/>
            <w:sz w:val="24"/>
            <w:szCs w:val="24"/>
          </w:rPr>
          <w:t>;</w:t>
        </w:r>
      </w:ins>
      <w:ins w:id="3847" w:author="Tima" w:date="2026-01-16T10:33:00Z">
        <w:r w:rsidR="00CB6568" w:rsidRPr="00905147">
          <w:rPr>
            <w:rFonts w:ascii="Times New Roman" w:hAnsi="Times New Roman" w:cs="Times New Roman"/>
            <w:sz w:val="24"/>
            <w:szCs w:val="24"/>
            <w:rPrChange w:id="3848" w:author="Tima" w:date="2026-01-16T10:55:00Z">
              <w:rPr>
                <w:rFonts w:ascii="Times New Roman" w:hAnsi="Times New Roman" w:cs="Times New Roman"/>
                <w:sz w:val="24"/>
              </w:rPr>
            </w:rPrChange>
          </w:rPr>
          <w:t xml:space="preserve"> возможность создания собственных </w:t>
        </w:r>
        <w:r w:rsidR="00CB6568" w:rsidRPr="00905147">
          <w:rPr>
            <w:rFonts w:ascii="Times New Roman" w:hAnsi="Times New Roman" w:cs="Times New Roman"/>
            <w:sz w:val="24"/>
            <w:szCs w:val="24"/>
            <w:rPrChange w:id="3849" w:author="Tima" w:date="2026-01-16T10:55:00Z">
              <w:rPr>
                <w:rFonts w:ascii="Times New Roman" w:hAnsi="Times New Roman" w:cs="Times New Roman"/>
                <w:sz w:val="24"/>
                <w:lang w:val="en-US"/>
              </w:rPr>
            </w:rPrChange>
          </w:rPr>
          <w:t>NFT</w:t>
        </w:r>
        <w:r w:rsidR="00CB6568" w:rsidRPr="00FA4881">
          <w:rPr>
            <w:rFonts w:ascii="Times New Roman" w:hAnsi="Times New Roman" w:cs="Times New Roman"/>
            <w:sz w:val="24"/>
            <w:szCs w:val="24"/>
          </w:rPr>
          <w:t>-коллекций</w:t>
        </w:r>
      </w:ins>
      <w:ins w:id="3850" w:author="Tima" w:date="2026-01-16T10:46:00Z">
        <w:r w:rsidR="000517A6" w:rsidRPr="00FA4881">
          <w:rPr>
            <w:rFonts w:ascii="Times New Roman" w:hAnsi="Times New Roman" w:cs="Times New Roman"/>
            <w:sz w:val="24"/>
            <w:szCs w:val="24"/>
          </w:rPr>
          <w:t>;</w:t>
        </w:r>
      </w:ins>
      <w:ins w:id="3851" w:author="Tima" w:date="2026-01-16T10:57:00Z">
        <w:r w:rsidR="00905147">
          <w:rPr>
            <w:rFonts w:ascii="Times New Roman" w:hAnsi="Times New Roman" w:cs="Times New Roman"/>
            <w:sz w:val="24"/>
            <w:szCs w:val="24"/>
          </w:rPr>
          <w:t xml:space="preserve"> комиссия 2,5%;</w:t>
        </w:r>
      </w:ins>
      <w:ins w:id="3852" w:author="Tima" w:date="2026-01-16T10:44:00Z">
        <w:r w:rsidR="000517A6" w:rsidRPr="00FA4881">
          <w:rPr>
            <w:rFonts w:ascii="Times New Roman" w:hAnsi="Times New Roman" w:cs="Times New Roman"/>
            <w:sz w:val="24"/>
            <w:szCs w:val="24"/>
          </w:rPr>
          <w:t xml:space="preserve"> блокировка пользователей из России</w:t>
        </w:r>
      </w:ins>
      <w:ins w:id="3853" w:author="Tima" w:date="2026-01-16T10:34:00Z">
        <w:r w:rsidR="00C62E29" w:rsidRPr="00FA4881">
          <w:rPr>
            <w:rFonts w:ascii="Times New Roman" w:hAnsi="Times New Roman" w:cs="Times New Roman"/>
            <w:sz w:val="24"/>
            <w:szCs w:val="24"/>
          </w:rPr>
          <w:t>)</w:t>
        </w:r>
      </w:ins>
      <w:ins w:id="3854" w:author="Tima" w:date="2026-01-16T10:31:00Z">
        <w:r w:rsidR="00CB6568" w:rsidRPr="00905147">
          <w:rPr>
            <w:rFonts w:ascii="Times New Roman" w:hAnsi="Times New Roman" w:cs="Times New Roman"/>
            <w:sz w:val="24"/>
            <w:szCs w:val="24"/>
            <w:rPrChange w:id="3855" w:author="Tima" w:date="2026-01-16T10:55:00Z">
              <w:rPr>
                <w:rFonts w:ascii="Times New Roman" w:hAnsi="Times New Roman" w:cs="Times New Roman"/>
                <w:sz w:val="24"/>
                <w:lang w:val="en-US"/>
              </w:rPr>
            </w:rPrChange>
          </w:rPr>
          <w:t xml:space="preserve">, </w:t>
        </w:r>
        <w:proofErr w:type="spellStart"/>
        <w:r w:rsidR="00CB6568" w:rsidRPr="00905147">
          <w:rPr>
            <w:rFonts w:ascii="Times New Roman" w:hAnsi="Times New Roman" w:cs="Times New Roman"/>
            <w:b/>
            <w:i/>
            <w:sz w:val="24"/>
            <w:szCs w:val="24"/>
            <w:rPrChange w:id="3856" w:author="Tima" w:date="2026-01-16T10:55:00Z">
              <w:rPr>
                <w:rFonts w:ascii="Times New Roman" w:hAnsi="Times New Roman" w:cs="Times New Roman"/>
                <w:sz w:val="24"/>
                <w:lang w:val="en-US"/>
              </w:rPr>
            </w:rPrChange>
          </w:rPr>
          <w:t>Blur</w:t>
        </w:r>
      </w:ins>
      <w:proofErr w:type="spellEnd"/>
      <w:ins w:id="3857" w:author="Tima" w:date="2026-01-16T10:34:00Z">
        <w:r w:rsidR="00C62E29" w:rsidRPr="00FA4881">
          <w:rPr>
            <w:rFonts w:ascii="Times New Roman" w:hAnsi="Times New Roman" w:cs="Times New Roman"/>
            <w:sz w:val="24"/>
            <w:szCs w:val="24"/>
          </w:rPr>
          <w:t xml:space="preserve"> (специализация на трейдеров</w:t>
        </w:r>
      </w:ins>
      <w:ins w:id="3858" w:author="Tima" w:date="2026-01-16T10:46:00Z">
        <w:r w:rsidR="000517A6" w:rsidRPr="00FA4881">
          <w:rPr>
            <w:rFonts w:ascii="Times New Roman" w:hAnsi="Times New Roman" w:cs="Times New Roman"/>
            <w:sz w:val="24"/>
            <w:szCs w:val="24"/>
          </w:rPr>
          <w:t>;</w:t>
        </w:r>
      </w:ins>
      <w:ins w:id="3859" w:author="Tima" w:date="2026-01-16T10:34:00Z">
        <w:r w:rsidR="000517A6" w:rsidRPr="00E07331">
          <w:rPr>
            <w:rFonts w:ascii="Times New Roman" w:hAnsi="Times New Roman" w:cs="Times New Roman"/>
            <w:sz w:val="24"/>
            <w:szCs w:val="24"/>
          </w:rPr>
          <w:t xml:space="preserve"> </w:t>
        </w:r>
      </w:ins>
      <w:ins w:id="3860" w:author="Tima" w:date="2026-01-16T10:35:00Z">
        <w:r w:rsidR="00C62E29" w:rsidRPr="00342938">
          <w:rPr>
            <w:rFonts w:ascii="Times New Roman" w:hAnsi="Times New Roman" w:cs="Times New Roman"/>
            <w:sz w:val="24"/>
            <w:szCs w:val="24"/>
          </w:rPr>
          <w:t xml:space="preserve">нельзя создать </w:t>
        </w:r>
        <w:r w:rsidR="00C62E29" w:rsidRPr="00905147">
          <w:rPr>
            <w:rFonts w:ascii="Times New Roman" w:hAnsi="Times New Roman" w:cs="Times New Roman"/>
            <w:sz w:val="24"/>
            <w:szCs w:val="24"/>
            <w:rPrChange w:id="3861" w:author="Tima" w:date="2026-01-16T10:55:00Z">
              <w:rPr>
                <w:rFonts w:ascii="Times New Roman" w:hAnsi="Times New Roman" w:cs="Times New Roman"/>
                <w:sz w:val="24"/>
              </w:rPr>
            </w:rPrChange>
          </w:rPr>
          <w:t>собственную коллекцию предусмотренным интерфейсом</w:t>
        </w:r>
      </w:ins>
      <w:ins w:id="3862" w:author="Tima" w:date="2026-01-16T10:46:00Z">
        <w:r w:rsidR="000517A6" w:rsidRPr="00905147">
          <w:rPr>
            <w:rFonts w:ascii="Times New Roman" w:hAnsi="Times New Roman" w:cs="Times New Roman"/>
            <w:sz w:val="24"/>
            <w:szCs w:val="24"/>
            <w:rPrChange w:id="3863" w:author="Tima" w:date="2026-01-16T10:55:00Z">
              <w:rPr>
                <w:rFonts w:ascii="Times New Roman" w:hAnsi="Times New Roman" w:cs="Times New Roman"/>
                <w:sz w:val="24"/>
              </w:rPr>
            </w:rPrChange>
          </w:rPr>
          <w:t>;</w:t>
        </w:r>
      </w:ins>
      <w:ins w:id="3864" w:author="Tima" w:date="2026-01-16T10:57:00Z">
        <w:r w:rsidR="00905147" w:rsidRPr="00905147">
          <w:rPr>
            <w:rFonts w:ascii="Times New Roman" w:hAnsi="Times New Roman" w:cs="Times New Roman"/>
            <w:sz w:val="24"/>
            <w:szCs w:val="24"/>
          </w:rPr>
          <w:t xml:space="preserve"> </w:t>
        </w:r>
        <w:r w:rsidR="00905147" w:rsidRPr="00356E26">
          <w:rPr>
            <w:rFonts w:ascii="Times New Roman" w:hAnsi="Times New Roman" w:cs="Times New Roman"/>
            <w:sz w:val="24"/>
            <w:szCs w:val="24"/>
          </w:rPr>
          <w:t>отсутствие комиссии;</w:t>
        </w:r>
      </w:ins>
      <w:ins w:id="3865" w:author="Tima" w:date="2026-01-16T10:44:00Z">
        <w:r w:rsidR="000517A6" w:rsidRPr="00FA4881">
          <w:rPr>
            <w:rFonts w:ascii="Times New Roman" w:hAnsi="Times New Roman" w:cs="Times New Roman"/>
            <w:sz w:val="24"/>
            <w:szCs w:val="24"/>
          </w:rPr>
          <w:t xml:space="preserve"> затруднения с торговлей </w:t>
        </w:r>
        <w:r w:rsidR="000517A6" w:rsidRPr="00905147">
          <w:rPr>
            <w:rFonts w:ascii="Times New Roman" w:hAnsi="Times New Roman" w:cs="Times New Roman"/>
            <w:sz w:val="24"/>
            <w:szCs w:val="24"/>
            <w:rPrChange w:id="3866" w:author="Tima" w:date="2026-01-16T10:55:00Z">
              <w:rPr>
                <w:rFonts w:ascii="Times New Roman" w:hAnsi="Times New Roman" w:cs="Times New Roman"/>
                <w:sz w:val="24"/>
                <w:lang w:val="en-US"/>
              </w:rPr>
            </w:rPrChange>
          </w:rPr>
          <w:t xml:space="preserve">NFT </w:t>
        </w:r>
        <w:r w:rsidR="000517A6" w:rsidRPr="00FA4881">
          <w:rPr>
            <w:rFonts w:ascii="Times New Roman" w:hAnsi="Times New Roman" w:cs="Times New Roman"/>
            <w:sz w:val="24"/>
            <w:szCs w:val="24"/>
          </w:rPr>
          <w:t>из России</w:t>
        </w:r>
      </w:ins>
      <w:ins w:id="3867" w:author="Tima" w:date="2026-01-16T10:35:00Z">
        <w:r w:rsidR="00C62E29" w:rsidRPr="00FA4881">
          <w:rPr>
            <w:rFonts w:ascii="Times New Roman" w:hAnsi="Times New Roman" w:cs="Times New Roman"/>
            <w:sz w:val="24"/>
            <w:szCs w:val="24"/>
          </w:rPr>
          <w:t>)</w:t>
        </w:r>
      </w:ins>
      <w:ins w:id="3868" w:author="Tima" w:date="2026-01-16T10:31:00Z">
        <w:r w:rsidR="00CB6568" w:rsidRPr="00905147">
          <w:rPr>
            <w:rFonts w:ascii="Times New Roman" w:hAnsi="Times New Roman" w:cs="Times New Roman"/>
            <w:sz w:val="24"/>
            <w:szCs w:val="24"/>
            <w:rPrChange w:id="3869" w:author="Tima" w:date="2026-01-16T10:55:00Z">
              <w:rPr>
                <w:rFonts w:ascii="Times New Roman" w:hAnsi="Times New Roman" w:cs="Times New Roman"/>
                <w:sz w:val="24"/>
                <w:lang w:val="en-US"/>
              </w:rPr>
            </w:rPrChange>
          </w:rPr>
          <w:t xml:space="preserve">, </w:t>
        </w:r>
        <w:proofErr w:type="spellStart"/>
        <w:r w:rsidR="00CB6568" w:rsidRPr="00905147">
          <w:rPr>
            <w:rFonts w:ascii="Times New Roman" w:hAnsi="Times New Roman" w:cs="Times New Roman"/>
            <w:b/>
            <w:i/>
            <w:sz w:val="24"/>
            <w:szCs w:val="24"/>
            <w:rPrChange w:id="3870" w:author="Tima" w:date="2026-01-16T10:55:00Z">
              <w:rPr>
                <w:rFonts w:ascii="Times New Roman" w:hAnsi="Times New Roman" w:cs="Times New Roman"/>
                <w:sz w:val="24"/>
                <w:lang w:val="en-US"/>
              </w:rPr>
            </w:rPrChange>
          </w:rPr>
          <w:t>Magic</w:t>
        </w:r>
        <w:proofErr w:type="spellEnd"/>
        <w:r w:rsidR="00CB6568" w:rsidRPr="00905147">
          <w:rPr>
            <w:rFonts w:ascii="Times New Roman" w:hAnsi="Times New Roman" w:cs="Times New Roman"/>
            <w:b/>
            <w:i/>
            <w:sz w:val="24"/>
            <w:szCs w:val="24"/>
            <w:rPrChange w:id="3871" w:author="Tima" w:date="2026-01-16T10:55:00Z">
              <w:rPr>
                <w:rFonts w:ascii="Times New Roman" w:hAnsi="Times New Roman" w:cs="Times New Roman"/>
                <w:sz w:val="24"/>
                <w:lang w:val="en-US"/>
              </w:rPr>
            </w:rPrChange>
          </w:rPr>
          <w:t xml:space="preserve"> </w:t>
        </w:r>
        <w:proofErr w:type="spellStart"/>
        <w:r w:rsidR="00CB6568" w:rsidRPr="00905147">
          <w:rPr>
            <w:rFonts w:ascii="Times New Roman" w:hAnsi="Times New Roman" w:cs="Times New Roman"/>
            <w:b/>
            <w:i/>
            <w:sz w:val="24"/>
            <w:szCs w:val="24"/>
            <w:rPrChange w:id="3872" w:author="Tima" w:date="2026-01-16T10:55:00Z">
              <w:rPr>
                <w:rFonts w:ascii="Times New Roman" w:hAnsi="Times New Roman" w:cs="Times New Roman"/>
                <w:sz w:val="24"/>
                <w:lang w:val="en-US"/>
              </w:rPr>
            </w:rPrChange>
          </w:rPr>
          <w:t>Eden</w:t>
        </w:r>
      </w:ins>
      <w:proofErr w:type="spellEnd"/>
      <w:ins w:id="3873" w:author="Tima" w:date="2026-01-16T10:35:00Z">
        <w:r w:rsidR="00C62E29" w:rsidRPr="00FA4881">
          <w:rPr>
            <w:rFonts w:ascii="Times New Roman" w:hAnsi="Times New Roman" w:cs="Times New Roman"/>
            <w:sz w:val="24"/>
            <w:szCs w:val="24"/>
          </w:rPr>
          <w:t xml:space="preserve"> (самый популярный </w:t>
        </w:r>
      </w:ins>
      <w:ins w:id="3874" w:author="Tima" w:date="2026-01-16T10:36:00Z">
        <w:r w:rsidR="00C62E29" w:rsidRPr="00905147">
          <w:rPr>
            <w:rFonts w:ascii="Times New Roman" w:hAnsi="Times New Roman" w:cs="Times New Roman"/>
            <w:sz w:val="24"/>
            <w:szCs w:val="24"/>
            <w:rPrChange w:id="3875" w:author="Tima" w:date="2026-01-16T10:55:00Z">
              <w:rPr>
                <w:rFonts w:ascii="Times New Roman" w:hAnsi="Times New Roman" w:cs="Times New Roman"/>
                <w:sz w:val="24"/>
                <w:lang w:val="en-US"/>
              </w:rPr>
            </w:rPrChange>
          </w:rPr>
          <w:t>NFT</w:t>
        </w:r>
        <w:r w:rsidR="00C62E29" w:rsidRPr="00FA4881">
          <w:rPr>
            <w:rFonts w:ascii="Times New Roman" w:hAnsi="Times New Roman" w:cs="Times New Roman"/>
            <w:sz w:val="24"/>
            <w:szCs w:val="24"/>
          </w:rPr>
          <w:t>-</w:t>
        </w:r>
        <w:proofErr w:type="spellStart"/>
        <w:r w:rsidR="00C62E29" w:rsidRPr="00FA4881">
          <w:rPr>
            <w:rFonts w:ascii="Times New Roman" w:hAnsi="Times New Roman" w:cs="Times New Roman"/>
            <w:sz w:val="24"/>
            <w:szCs w:val="24"/>
          </w:rPr>
          <w:t>маркетплейс</w:t>
        </w:r>
        <w:proofErr w:type="spellEnd"/>
        <w:r w:rsidR="00C62E29" w:rsidRPr="00FA4881">
          <w:rPr>
            <w:rFonts w:ascii="Times New Roman" w:hAnsi="Times New Roman" w:cs="Times New Roman"/>
            <w:sz w:val="24"/>
            <w:szCs w:val="24"/>
          </w:rPr>
          <w:t xml:space="preserve"> для торговли </w:t>
        </w:r>
        <w:r w:rsidR="00C62E29" w:rsidRPr="00905147">
          <w:rPr>
            <w:rFonts w:ascii="Times New Roman" w:hAnsi="Times New Roman" w:cs="Times New Roman"/>
            <w:sz w:val="24"/>
            <w:szCs w:val="24"/>
            <w:rPrChange w:id="3876" w:author="Tima" w:date="2026-01-16T10:55:00Z">
              <w:rPr>
                <w:rFonts w:ascii="Times New Roman" w:hAnsi="Times New Roman" w:cs="Times New Roman"/>
                <w:sz w:val="24"/>
                <w:lang w:val="en-US"/>
              </w:rPr>
            </w:rPrChange>
          </w:rPr>
          <w:t xml:space="preserve">NFT </w:t>
        </w:r>
        <w:r w:rsidR="00C62E29" w:rsidRPr="00FA4881">
          <w:rPr>
            <w:rFonts w:ascii="Times New Roman" w:hAnsi="Times New Roman" w:cs="Times New Roman"/>
            <w:sz w:val="24"/>
            <w:szCs w:val="24"/>
          </w:rPr>
          <w:t xml:space="preserve">в сети </w:t>
        </w:r>
        <w:proofErr w:type="spellStart"/>
        <w:r w:rsidR="00C62E29" w:rsidRPr="00905147">
          <w:rPr>
            <w:rFonts w:ascii="Times New Roman" w:hAnsi="Times New Roman" w:cs="Times New Roman"/>
            <w:sz w:val="24"/>
            <w:szCs w:val="24"/>
            <w:rPrChange w:id="3877" w:author="Tima" w:date="2026-01-16T10:55:00Z">
              <w:rPr>
                <w:rFonts w:ascii="Times New Roman" w:hAnsi="Times New Roman" w:cs="Times New Roman"/>
                <w:sz w:val="24"/>
                <w:lang w:val="en-US"/>
              </w:rPr>
            </w:rPrChange>
          </w:rPr>
          <w:t>Solana</w:t>
        </w:r>
      </w:ins>
      <w:proofErr w:type="spellEnd"/>
      <w:ins w:id="3878" w:author="Tima" w:date="2026-01-16T10:45:00Z">
        <w:r w:rsidR="000517A6" w:rsidRPr="00FA4881">
          <w:rPr>
            <w:rFonts w:ascii="Times New Roman" w:hAnsi="Times New Roman" w:cs="Times New Roman"/>
            <w:sz w:val="24"/>
            <w:szCs w:val="24"/>
          </w:rPr>
          <w:t>;</w:t>
        </w:r>
      </w:ins>
      <w:ins w:id="3879" w:author="Tima" w:date="2026-01-16T10:36:00Z">
        <w:r w:rsidR="00C62E29" w:rsidRPr="00FA4881">
          <w:rPr>
            <w:rFonts w:ascii="Times New Roman" w:hAnsi="Times New Roman" w:cs="Times New Roman"/>
            <w:sz w:val="24"/>
            <w:szCs w:val="24"/>
          </w:rPr>
          <w:t xml:space="preserve"> возможность создания собственной </w:t>
        </w:r>
      </w:ins>
      <w:ins w:id="3880" w:author="Tima" w:date="2026-01-16T10:37:00Z">
        <w:r w:rsidR="00C62E29" w:rsidRPr="00905147">
          <w:rPr>
            <w:rFonts w:ascii="Times New Roman" w:hAnsi="Times New Roman" w:cs="Times New Roman"/>
            <w:sz w:val="24"/>
            <w:szCs w:val="24"/>
            <w:rPrChange w:id="3881" w:author="Tima" w:date="2026-01-16T10:55:00Z">
              <w:rPr>
                <w:rFonts w:ascii="Times New Roman" w:hAnsi="Times New Roman" w:cs="Times New Roman"/>
                <w:sz w:val="24"/>
                <w:lang w:val="en-US"/>
              </w:rPr>
            </w:rPrChange>
          </w:rPr>
          <w:t>NFT</w:t>
        </w:r>
        <w:r w:rsidR="00C62E29" w:rsidRPr="00FA4881">
          <w:rPr>
            <w:rFonts w:ascii="Times New Roman" w:hAnsi="Times New Roman" w:cs="Times New Roman"/>
            <w:sz w:val="24"/>
            <w:szCs w:val="24"/>
          </w:rPr>
          <w:t>-коллекции</w:t>
        </w:r>
      </w:ins>
      <w:ins w:id="3882" w:author="Tima" w:date="2026-01-16T10:46:00Z">
        <w:r w:rsidR="000517A6" w:rsidRPr="00FA4881">
          <w:rPr>
            <w:rFonts w:ascii="Times New Roman" w:hAnsi="Times New Roman" w:cs="Times New Roman"/>
            <w:sz w:val="24"/>
            <w:szCs w:val="24"/>
          </w:rPr>
          <w:t>;</w:t>
        </w:r>
      </w:ins>
      <w:ins w:id="3883" w:author="Tima" w:date="2026-01-16T10:57:00Z">
        <w:r w:rsidR="00FC36B5">
          <w:rPr>
            <w:rFonts w:ascii="Times New Roman" w:hAnsi="Times New Roman" w:cs="Times New Roman"/>
            <w:sz w:val="24"/>
            <w:szCs w:val="24"/>
          </w:rPr>
          <w:t xml:space="preserve"> </w:t>
        </w:r>
        <w:r w:rsidR="00905147">
          <w:rPr>
            <w:rFonts w:ascii="Times New Roman" w:hAnsi="Times New Roman" w:cs="Times New Roman"/>
            <w:sz w:val="24"/>
            <w:szCs w:val="24"/>
          </w:rPr>
          <w:t xml:space="preserve">комиссия 1,5% за торговлю </w:t>
        </w:r>
        <w:r w:rsidR="00905147">
          <w:rPr>
            <w:rFonts w:ascii="Times New Roman" w:hAnsi="Times New Roman" w:cs="Times New Roman"/>
            <w:sz w:val="24"/>
            <w:szCs w:val="24"/>
            <w:lang w:val="en-US"/>
          </w:rPr>
          <w:t>NFT</w:t>
        </w:r>
        <w:r w:rsidR="00905147" w:rsidRPr="00905147">
          <w:rPr>
            <w:rFonts w:ascii="Times New Roman" w:hAnsi="Times New Roman" w:cs="Times New Roman"/>
            <w:sz w:val="24"/>
            <w:szCs w:val="24"/>
            <w:rPrChange w:id="3884" w:author="Tima" w:date="2026-01-16T10:57:00Z">
              <w:rPr>
                <w:rFonts w:ascii="Times New Roman" w:hAnsi="Times New Roman" w:cs="Times New Roman"/>
                <w:sz w:val="24"/>
                <w:szCs w:val="24"/>
                <w:lang w:val="en-US"/>
              </w:rPr>
            </w:rPrChange>
          </w:rPr>
          <w:t xml:space="preserve"> </w:t>
        </w:r>
      </w:ins>
      <w:ins w:id="3885" w:author="Tima" w:date="2026-01-16T10:58:00Z">
        <w:r w:rsidR="00905147">
          <w:rPr>
            <w:rFonts w:ascii="Times New Roman" w:hAnsi="Times New Roman" w:cs="Times New Roman"/>
            <w:sz w:val="24"/>
            <w:szCs w:val="24"/>
          </w:rPr>
          <w:t xml:space="preserve">в сети </w:t>
        </w:r>
        <w:r w:rsidR="00905147">
          <w:rPr>
            <w:rFonts w:ascii="Times New Roman" w:hAnsi="Times New Roman" w:cs="Times New Roman"/>
            <w:sz w:val="24"/>
            <w:szCs w:val="24"/>
            <w:lang w:val="en-US"/>
          </w:rPr>
          <w:t>Solana</w:t>
        </w:r>
        <w:r w:rsidR="00905147">
          <w:rPr>
            <w:rFonts w:ascii="Times New Roman" w:hAnsi="Times New Roman" w:cs="Times New Roman"/>
            <w:sz w:val="24"/>
            <w:szCs w:val="24"/>
          </w:rPr>
          <w:t xml:space="preserve"> и 2% за торговлю в других </w:t>
        </w:r>
        <w:proofErr w:type="spellStart"/>
        <w:r w:rsidR="00905147">
          <w:rPr>
            <w:rFonts w:ascii="Times New Roman" w:hAnsi="Times New Roman" w:cs="Times New Roman"/>
            <w:sz w:val="24"/>
            <w:szCs w:val="24"/>
          </w:rPr>
          <w:t>блокчейн</w:t>
        </w:r>
        <w:proofErr w:type="spellEnd"/>
        <w:r w:rsidR="00905147">
          <w:rPr>
            <w:rFonts w:ascii="Times New Roman" w:hAnsi="Times New Roman" w:cs="Times New Roman"/>
            <w:sz w:val="24"/>
            <w:szCs w:val="24"/>
          </w:rPr>
          <w:t>-сетях;</w:t>
        </w:r>
      </w:ins>
      <w:ins w:id="3886" w:author="Tima" w:date="2026-01-16T10:41:00Z">
        <w:r w:rsidR="00C62E29" w:rsidRPr="00FA4881">
          <w:rPr>
            <w:rFonts w:ascii="Times New Roman" w:hAnsi="Times New Roman" w:cs="Times New Roman"/>
            <w:sz w:val="24"/>
            <w:szCs w:val="24"/>
          </w:rPr>
          <w:t xml:space="preserve"> можно торговать</w:t>
        </w:r>
      </w:ins>
      <w:ins w:id="3887" w:author="Tima" w:date="2026-01-16T10:43:00Z">
        <w:r w:rsidR="00C62E29" w:rsidRPr="00FA4881">
          <w:rPr>
            <w:rFonts w:ascii="Times New Roman" w:hAnsi="Times New Roman" w:cs="Times New Roman"/>
            <w:sz w:val="24"/>
            <w:szCs w:val="24"/>
          </w:rPr>
          <w:t xml:space="preserve"> </w:t>
        </w:r>
        <w:r w:rsidR="00C62E29" w:rsidRPr="00905147">
          <w:rPr>
            <w:rFonts w:ascii="Times New Roman" w:hAnsi="Times New Roman" w:cs="Times New Roman"/>
            <w:sz w:val="24"/>
            <w:szCs w:val="24"/>
            <w:rPrChange w:id="3888" w:author="Tima" w:date="2026-01-16T10:55:00Z">
              <w:rPr>
                <w:rFonts w:ascii="Times New Roman" w:hAnsi="Times New Roman" w:cs="Times New Roman"/>
                <w:sz w:val="24"/>
                <w:lang w:val="en-US"/>
              </w:rPr>
            </w:rPrChange>
          </w:rPr>
          <w:t>NFT</w:t>
        </w:r>
      </w:ins>
      <w:ins w:id="3889" w:author="Tima" w:date="2026-01-16T10:41:00Z">
        <w:r w:rsidR="00C62E29" w:rsidRPr="00FA4881">
          <w:rPr>
            <w:rFonts w:ascii="Times New Roman" w:hAnsi="Times New Roman" w:cs="Times New Roman"/>
            <w:sz w:val="24"/>
            <w:szCs w:val="24"/>
          </w:rPr>
          <w:t xml:space="preserve"> из </w:t>
        </w:r>
      </w:ins>
      <w:ins w:id="3890" w:author="Tima" w:date="2026-01-16T10:43:00Z">
        <w:r w:rsidR="00C62E29" w:rsidRPr="00FA4881">
          <w:rPr>
            <w:rFonts w:ascii="Times New Roman" w:hAnsi="Times New Roman" w:cs="Times New Roman"/>
            <w:sz w:val="24"/>
            <w:szCs w:val="24"/>
          </w:rPr>
          <w:t>России</w:t>
        </w:r>
      </w:ins>
      <w:ins w:id="3891" w:author="Tima" w:date="2026-01-16T10:37:00Z">
        <w:r w:rsidR="00C62E29" w:rsidRPr="00E07331">
          <w:rPr>
            <w:rFonts w:ascii="Times New Roman" w:hAnsi="Times New Roman" w:cs="Times New Roman"/>
            <w:sz w:val="24"/>
            <w:szCs w:val="24"/>
          </w:rPr>
          <w:t>)</w:t>
        </w:r>
      </w:ins>
      <w:ins w:id="3892" w:author="Tima" w:date="2026-01-16T10:31:00Z">
        <w:r w:rsidR="00CB6568" w:rsidRPr="00905147">
          <w:rPr>
            <w:rFonts w:ascii="Times New Roman" w:hAnsi="Times New Roman" w:cs="Times New Roman"/>
            <w:sz w:val="24"/>
            <w:szCs w:val="24"/>
            <w:rPrChange w:id="3893" w:author="Tima" w:date="2026-01-16T10:55:00Z">
              <w:rPr>
                <w:rFonts w:ascii="Times New Roman" w:hAnsi="Times New Roman" w:cs="Times New Roman"/>
                <w:sz w:val="24"/>
                <w:lang w:val="en-US"/>
              </w:rPr>
            </w:rPrChange>
          </w:rPr>
          <w:t xml:space="preserve">, </w:t>
        </w:r>
        <w:proofErr w:type="spellStart"/>
        <w:r w:rsidR="00CB6568" w:rsidRPr="00905147">
          <w:rPr>
            <w:rFonts w:ascii="Times New Roman" w:hAnsi="Times New Roman" w:cs="Times New Roman"/>
            <w:b/>
            <w:i/>
            <w:sz w:val="24"/>
            <w:szCs w:val="24"/>
            <w:rPrChange w:id="3894" w:author="Tima" w:date="2026-01-16T10:55:00Z">
              <w:rPr>
                <w:rFonts w:ascii="Times New Roman" w:hAnsi="Times New Roman" w:cs="Times New Roman"/>
                <w:sz w:val="24"/>
                <w:lang w:val="en-US"/>
              </w:rPr>
            </w:rPrChange>
          </w:rPr>
          <w:t>Binance</w:t>
        </w:r>
        <w:proofErr w:type="spellEnd"/>
        <w:r w:rsidR="00CB6568" w:rsidRPr="00905147">
          <w:rPr>
            <w:rFonts w:ascii="Times New Roman" w:hAnsi="Times New Roman" w:cs="Times New Roman"/>
            <w:b/>
            <w:i/>
            <w:sz w:val="24"/>
            <w:szCs w:val="24"/>
            <w:rPrChange w:id="3895" w:author="Tima" w:date="2026-01-16T10:55:00Z">
              <w:rPr>
                <w:rFonts w:ascii="Times New Roman" w:hAnsi="Times New Roman" w:cs="Times New Roman"/>
                <w:sz w:val="24"/>
                <w:lang w:val="en-US"/>
              </w:rPr>
            </w:rPrChange>
          </w:rPr>
          <w:t xml:space="preserve"> NFT</w:t>
        </w:r>
        <w:r w:rsidR="00C62E29" w:rsidRPr="00FA4881">
          <w:rPr>
            <w:rFonts w:ascii="Times New Roman" w:hAnsi="Times New Roman" w:cs="Times New Roman"/>
            <w:sz w:val="24"/>
            <w:szCs w:val="24"/>
          </w:rPr>
          <w:t xml:space="preserve"> </w:t>
        </w:r>
      </w:ins>
      <w:ins w:id="3896" w:author="Tima" w:date="2026-01-16T10:37:00Z">
        <w:r w:rsidR="00C62E29" w:rsidRPr="00FA4881">
          <w:rPr>
            <w:rFonts w:ascii="Times New Roman" w:hAnsi="Times New Roman" w:cs="Times New Roman"/>
            <w:sz w:val="24"/>
            <w:szCs w:val="24"/>
          </w:rPr>
          <w:t>(</w:t>
        </w:r>
        <w:r w:rsidR="00C62E29" w:rsidRPr="00905147">
          <w:rPr>
            <w:rFonts w:ascii="Times New Roman" w:hAnsi="Times New Roman" w:cs="Times New Roman"/>
            <w:sz w:val="24"/>
            <w:szCs w:val="24"/>
            <w:rPrChange w:id="3897" w:author="Tima" w:date="2026-01-16T10:55:00Z">
              <w:rPr>
                <w:rFonts w:ascii="Times New Roman" w:hAnsi="Times New Roman" w:cs="Times New Roman"/>
                <w:sz w:val="24"/>
                <w:lang w:val="en-US"/>
              </w:rPr>
            </w:rPrChange>
          </w:rPr>
          <w:t>NFT</w:t>
        </w:r>
        <w:r w:rsidR="00C62E29" w:rsidRPr="00FA4881">
          <w:rPr>
            <w:rFonts w:ascii="Times New Roman" w:hAnsi="Times New Roman" w:cs="Times New Roman"/>
            <w:sz w:val="24"/>
            <w:szCs w:val="24"/>
          </w:rPr>
          <w:t>-</w:t>
        </w:r>
        <w:proofErr w:type="spellStart"/>
        <w:r w:rsidR="00C62E29" w:rsidRPr="00FA4881">
          <w:rPr>
            <w:rFonts w:ascii="Times New Roman" w:hAnsi="Times New Roman" w:cs="Times New Roman"/>
            <w:sz w:val="24"/>
            <w:szCs w:val="24"/>
          </w:rPr>
          <w:t>маркетплейс</w:t>
        </w:r>
        <w:proofErr w:type="spellEnd"/>
        <w:r w:rsidR="00C62E29" w:rsidRPr="00FA4881">
          <w:rPr>
            <w:rFonts w:ascii="Times New Roman" w:hAnsi="Times New Roman" w:cs="Times New Roman"/>
            <w:sz w:val="24"/>
            <w:szCs w:val="24"/>
          </w:rPr>
          <w:t xml:space="preserve"> от самой популярной </w:t>
        </w:r>
        <w:proofErr w:type="spellStart"/>
        <w:r w:rsidR="00C62E29" w:rsidRPr="00FA4881">
          <w:rPr>
            <w:rFonts w:ascii="Times New Roman" w:hAnsi="Times New Roman" w:cs="Times New Roman"/>
            <w:sz w:val="24"/>
            <w:szCs w:val="24"/>
          </w:rPr>
          <w:t>криптобиржи</w:t>
        </w:r>
        <w:proofErr w:type="spellEnd"/>
        <w:r w:rsidR="00C62E29" w:rsidRPr="00FA4881">
          <w:rPr>
            <w:rFonts w:ascii="Times New Roman" w:hAnsi="Times New Roman" w:cs="Times New Roman"/>
            <w:sz w:val="24"/>
            <w:szCs w:val="24"/>
          </w:rPr>
          <w:t xml:space="preserve"> </w:t>
        </w:r>
      </w:ins>
      <w:proofErr w:type="spellStart"/>
      <w:ins w:id="3898" w:author="Tima" w:date="2026-01-16T10:38:00Z">
        <w:r w:rsidR="00C62E29" w:rsidRPr="00905147">
          <w:rPr>
            <w:rFonts w:ascii="Times New Roman" w:hAnsi="Times New Roman" w:cs="Times New Roman"/>
            <w:sz w:val="24"/>
            <w:szCs w:val="24"/>
            <w:rPrChange w:id="3899" w:author="Tima" w:date="2026-01-16T10:55:00Z">
              <w:rPr>
                <w:rFonts w:ascii="Times New Roman" w:hAnsi="Times New Roman" w:cs="Times New Roman"/>
                <w:sz w:val="24"/>
                <w:lang w:val="en-US"/>
              </w:rPr>
            </w:rPrChange>
          </w:rPr>
          <w:t>Binance</w:t>
        </w:r>
      </w:ins>
      <w:proofErr w:type="spellEnd"/>
      <w:ins w:id="3900" w:author="Tima" w:date="2026-01-16T10:45:00Z">
        <w:r w:rsidR="000517A6" w:rsidRPr="00FA4881">
          <w:rPr>
            <w:rFonts w:ascii="Times New Roman" w:hAnsi="Times New Roman" w:cs="Times New Roman"/>
            <w:sz w:val="24"/>
            <w:szCs w:val="24"/>
          </w:rPr>
          <w:t>;</w:t>
        </w:r>
      </w:ins>
      <w:ins w:id="3901" w:author="Tima" w:date="2026-01-16T10:38:00Z">
        <w:r w:rsidR="00C62E29" w:rsidRPr="00FA4881">
          <w:rPr>
            <w:rFonts w:ascii="Times New Roman" w:hAnsi="Times New Roman" w:cs="Times New Roman"/>
            <w:sz w:val="24"/>
            <w:szCs w:val="24"/>
          </w:rPr>
          <w:t xml:space="preserve"> возможность создания </w:t>
        </w:r>
        <w:r w:rsidR="00C62E29" w:rsidRPr="00905147">
          <w:rPr>
            <w:rFonts w:ascii="Times New Roman" w:hAnsi="Times New Roman" w:cs="Times New Roman"/>
            <w:sz w:val="24"/>
            <w:szCs w:val="24"/>
            <w:rPrChange w:id="3902" w:author="Tima" w:date="2026-01-16T10:55:00Z">
              <w:rPr>
                <w:rFonts w:ascii="Times New Roman" w:hAnsi="Times New Roman" w:cs="Times New Roman"/>
                <w:sz w:val="24"/>
                <w:lang w:val="en-US"/>
              </w:rPr>
            </w:rPrChange>
          </w:rPr>
          <w:t>NFT-</w:t>
        </w:r>
        <w:r w:rsidR="00C62E29" w:rsidRPr="00FA4881">
          <w:rPr>
            <w:rFonts w:ascii="Times New Roman" w:hAnsi="Times New Roman" w:cs="Times New Roman"/>
            <w:sz w:val="24"/>
            <w:szCs w:val="24"/>
          </w:rPr>
          <w:t xml:space="preserve">коллекции </w:t>
        </w:r>
        <w:r w:rsidR="00C62E29" w:rsidRPr="00905147">
          <w:rPr>
            <w:rFonts w:ascii="Times New Roman" w:hAnsi="Times New Roman" w:cs="Times New Roman"/>
            <w:sz w:val="24"/>
            <w:szCs w:val="24"/>
            <w:rPrChange w:id="3903" w:author="Tima" w:date="2026-01-16T10:55:00Z">
              <w:rPr>
                <w:rFonts w:ascii="Times New Roman" w:hAnsi="Times New Roman" w:cs="Times New Roman"/>
                <w:sz w:val="24"/>
                <w:lang w:val="en-US"/>
              </w:rPr>
            </w:rPrChange>
          </w:rPr>
          <w:t>(есть ограничения на верифицированного пользователя и количество подписчиков</w:t>
        </w:r>
      </w:ins>
      <w:ins w:id="3904" w:author="Tima" w:date="2026-01-16T10:39:00Z">
        <w:r w:rsidR="00C62E29" w:rsidRPr="00FA4881">
          <w:rPr>
            <w:rFonts w:ascii="Times New Roman" w:hAnsi="Times New Roman" w:cs="Times New Roman"/>
            <w:sz w:val="24"/>
            <w:szCs w:val="24"/>
          </w:rPr>
          <w:t>)</w:t>
        </w:r>
      </w:ins>
      <w:ins w:id="3905" w:author="Tima" w:date="2026-01-16T10:45:00Z">
        <w:r w:rsidR="000517A6" w:rsidRPr="00FA4881">
          <w:rPr>
            <w:rFonts w:ascii="Times New Roman" w:hAnsi="Times New Roman" w:cs="Times New Roman"/>
            <w:sz w:val="24"/>
            <w:szCs w:val="24"/>
          </w:rPr>
          <w:t>;</w:t>
        </w:r>
      </w:ins>
      <w:ins w:id="3906" w:author="Tima" w:date="2026-01-16T10:39:00Z">
        <w:r w:rsidR="00905147">
          <w:rPr>
            <w:rFonts w:ascii="Times New Roman" w:hAnsi="Times New Roman" w:cs="Times New Roman"/>
            <w:sz w:val="24"/>
            <w:szCs w:val="24"/>
          </w:rPr>
          <w:t xml:space="preserve"> комиссия</w:t>
        </w:r>
        <w:r w:rsidR="00C62E29" w:rsidRPr="00E07331">
          <w:rPr>
            <w:rFonts w:ascii="Times New Roman" w:hAnsi="Times New Roman" w:cs="Times New Roman"/>
            <w:sz w:val="24"/>
            <w:szCs w:val="24"/>
          </w:rPr>
          <w:t xml:space="preserve"> ниже, чем в </w:t>
        </w:r>
        <w:proofErr w:type="spellStart"/>
        <w:r w:rsidR="00C62E29" w:rsidRPr="00905147">
          <w:rPr>
            <w:rFonts w:ascii="Times New Roman" w:hAnsi="Times New Roman" w:cs="Times New Roman"/>
            <w:sz w:val="24"/>
            <w:szCs w:val="24"/>
            <w:rPrChange w:id="3907" w:author="Tima" w:date="2026-01-16T10:55:00Z">
              <w:rPr>
                <w:rFonts w:ascii="Times New Roman" w:hAnsi="Times New Roman" w:cs="Times New Roman"/>
                <w:sz w:val="24"/>
                <w:lang w:val="en-US"/>
              </w:rPr>
            </w:rPrChange>
          </w:rPr>
          <w:t>OpenSea</w:t>
        </w:r>
        <w:proofErr w:type="spellEnd"/>
        <w:r w:rsidR="00C62E29" w:rsidRPr="00905147">
          <w:rPr>
            <w:rFonts w:ascii="Times New Roman" w:hAnsi="Times New Roman" w:cs="Times New Roman"/>
            <w:sz w:val="24"/>
            <w:szCs w:val="24"/>
            <w:rPrChange w:id="3908" w:author="Tima" w:date="2026-01-16T10:55:00Z">
              <w:rPr>
                <w:rFonts w:ascii="Times New Roman" w:hAnsi="Times New Roman" w:cs="Times New Roman"/>
                <w:sz w:val="24"/>
                <w:lang w:val="en-US"/>
              </w:rPr>
            </w:rPrChange>
          </w:rPr>
          <w:t xml:space="preserve"> </w:t>
        </w:r>
        <w:r w:rsidR="00C62E29" w:rsidRPr="00FA4881">
          <w:rPr>
            <w:rFonts w:ascii="Times New Roman" w:hAnsi="Times New Roman" w:cs="Times New Roman"/>
            <w:sz w:val="24"/>
            <w:szCs w:val="24"/>
          </w:rPr>
          <w:t xml:space="preserve">и </w:t>
        </w:r>
        <w:proofErr w:type="spellStart"/>
        <w:r w:rsidR="00C62E29" w:rsidRPr="00905147">
          <w:rPr>
            <w:rFonts w:ascii="Times New Roman" w:hAnsi="Times New Roman" w:cs="Times New Roman"/>
            <w:sz w:val="24"/>
            <w:szCs w:val="24"/>
            <w:rPrChange w:id="3909" w:author="Tima" w:date="2026-01-16T10:55:00Z">
              <w:rPr>
                <w:rFonts w:ascii="Times New Roman" w:hAnsi="Times New Roman" w:cs="Times New Roman"/>
                <w:sz w:val="24"/>
                <w:lang w:val="en-US"/>
              </w:rPr>
            </w:rPrChange>
          </w:rPr>
          <w:t>Magic</w:t>
        </w:r>
      </w:ins>
      <w:proofErr w:type="spellEnd"/>
      <w:ins w:id="3910" w:author="Tima" w:date="2026-01-16T10:40:00Z">
        <w:r w:rsidR="00C62E29" w:rsidRPr="00FA4881">
          <w:rPr>
            <w:rFonts w:ascii="Times New Roman" w:hAnsi="Times New Roman" w:cs="Times New Roman"/>
            <w:sz w:val="24"/>
            <w:szCs w:val="24"/>
          </w:rPr>
          <w:t xml:space="preserve"> </w:t>
        </w:r>
      </w:ins>
      <w:proofErr w:type="spellStart"/>
      <w:ins w:id="3911" w:author="Tima" w:date="2026-01-16T10:39:00Z">
        <w:r w:rsidR="00C62E29" w:rsidRPr="00905147">
          <w:rPr>
            <w:rFonts w:ascii="Times New Roman" w:hAnsi="Times New Roman" w:cs="Times New Roman"/>
            <w:sz w:val="24"/>
            <w:szCs w:val="24"/>
            <w:rPrChange w:id="3912" w:author="Tima" w:date="2026-01-16T10:55:00Z">
              <w:rPr>
                <w:rFonts w:ascii="Times New Roman" w:hAnsi="Times New Roman" w:cs="Times New Roman"/>
                <w:sz w:val="24"/>
                <w:lang w:val="en-US"/>
              </w:rPr>
            </w:rPrChange>
          </w:rPr>
          <w:t>Eden</w:t>
        </w:r>
      </w:ins>
      <w:proofErr w:type="spellEnd"/>
      <w:ins w:id="3913" w:author="Tima" w:date="2026-01-16T10:59:00Z">
        <w:r w:rsidR="00905147">
          <w:rPr>
            <w:rFonts w:ascii="Times New Roman" w:hAnsi="Times New Roman" w:cs="Times New Roman"/>
            <w:sz w:val="24"/>
            <w:szCs w:val="24"/>
          </w:rPr>
          <w:t>,</w:t>
        </w:r>
      </w:ins>
      <w:ins w:id="3914" w:author="Tima" w:date="2026-01-16T10:58:00Z">
        <w:r w:rsidR="00905147">
          <w:rPr>
            <w:rFonts w:ascii="Times New Roman" w:hAnsi="Times New Roman" w:cs="Times New Roman"/>
            <w:sz w:val="24"/>
            <w:szCs w:val="24"/>
          </w:rPr>
          <w:t xml:space="preserve"> – составляет 1%</w:t>
        </w:r>
      </w:ins>
      <w:ins w:id="3915" w:author="Tima" w:date="2026-01-16T10:45:00Z">
        <w:r w:rsidR="000517A6" w:rsidRPr="00FA4881">
          <w:rPr>
            <w:rFonts w:ascii="Times New Roman" w:hAnsi="Times New Roman" w:cs="Times New Roman"/>
            <w:sz w:val="24"/>
            <w:szCs w:val="24"/>
          </w:rPr>
          <w:t>;</w:t>
        </w:r>
      </w:ins>
      <w:ins w:id="3916" w:author="Tima" w:date="2026-01-16T10:41:00Z">
        <w:r w:rsidR="00C62E29" w:rsidRPr="00FA4881">
          <w:rPr>
            <w:rFonts w:ascii="Times New Roman" w:hAnsi="Times New Roman" w:cs="Times New Roman"/>
            <w:sz w:val="24"/>
            <w:szCs w:val="24"/>
          </w:rPr>
          <w:t xml:space="preserve"> можно торговать </w:t>
        </w:r>
      </w:ins>
      <w:ins w:id="3917" w:author="Tima" w:date="2026-01-16T10:43:00Z">
        <w:r w:rsidR="00C62E29" w:rsidRPr="00905147">
          <w:rPr>
            <w:rFonts w:ascii="Times New Roman" w:hAnsi="Times New Roman" w:cs="Times New Roman"/>
            <w:sz w:val="24"/>
            <w:szCs w:val="24"/>
            <w:rPrChange w:id="3918" w:author="Tima" w:date="2026-01-16T10:55:00Z">
              <w:rPr>
                <w:rFonts w:ascii="Times New Roman" w:hAnsi="Times New Roman" w:cs="Times New Roman"/>
                <w:sz w:val="24"/>
                <w:lang w:val="en-US"/>
              </w:rPr>
            </w:rPrChange>
          </w:rPr>
          <w:t xml:space="preserve">NFT </w:t>
        </w:r>
      </w:ins>
      <w:ins w:id="3919" w:author="Tima" w:date="2026-01-16T10:41:00Z">
        <w:r w:rsidR="00C62E29" w:rsidRPr="00FA4881">
          <w:rPr>
            <w:rFonts w:ascii="Times New Roman" w:hAnsi="Times New Roman" w:cs="Times New Roman"/>
            <w:sz w:val="24"/>
            <w:szCs w:val="24"/>
          </w:rPr>
          <w:t>из России (если верифицирована учётная запись)</w:t>
        </w:r>
      </w:ins>
      <w:ins w:id="3920" w:author="Tima" w:date="2026-01-16T10:39:00Z">
        <w:r w:rsidR="00C62E29" w:rsidRPr="00E07331">
          <w:rPr>
            <w:rFonts w:ascii="Times New Roman" w:hAnsi="Times New Roman" w:cs="Times New Roman"/>
            <w:sz w:val="24"/>
            <w:szCs w:val="24"/>
          </w:rPr>
          <w:t>)</w:t>
        </w:r>
      </w:ins>
      <w:ins w:id="3921" w:author="Tima" w:date="2026-01-16T10:32:00Z">
        <w:r w:rsidR="00CB6568" w:rsidRPr="00905147">
          <w:rPr>
            <w:rFonts w:ascii="Times New Roman" w:hAnsi="Times New Roman" w:cs="Times New Roman"/>
            <w:sz w:val="24"/>
            <w:szCs w:val="24"/>
            <w:rPrChange w:id="3922" w:author="Tima" w:date="2026-01-16T10:55:00Z">
              <w:rPr>
                <w:rFonts w:ascii="Times New Roman" w:hAnsi="Times New Roman" w:cs="Times New Roman"/>
                <w:sz w:val="24"/>
                <w:lang w:val="en-US"/>
              </w:rPr>
            </w:rPrChange>
          </w:rPr>
          <w:t>.</w:t>
        </w:r>
      </w:ins>
    </w:p>
    <w:p w14:paraId="32867959" w14:textId="4D479EFB" w:rsidR="007F1B4E" w:rsidRPr="00FA4881" w:rsidRDefault="00905147">
      <w:pPr>
        <w:spacing w:line="276" w:lineRule="auto"/>
        <w:ind w:firstLine="709"/>
        <w:jc w:val="both"/>
        <w:rPr>
          <w:ins w:id="3923" w:author="Tima" w:date="2026-01-15T11:21:00Z"/>
          <w:rFonts w:ascii="Times New Roman" w:hAnsi="Times New Roman" w:cs="Times New Roman"/>
          <w:sz w:val="24"/>
          <w:szCs w:val="24"/>
        </w:rPr>
        <w:pPrChange w:id="3924" w:author="Tima" w:date="2026-01-16T10:55:00Z">
          <w:pPr>
            <w:ind w:firstLine="709"/>
            <w:jc w:val="both"/>
          </w:pPr>
        </w:pPrChange>
      </w:pPr>
      <w:ins w:id="3925" w:author="Tima" w:date="2026-01-16T11:00:00Z">
        <w:r>
          <w:rPr>
            <w:rFonts w:ascii="Times New Roman" w:hAnsi="Times New Roman" w:cs="Times New Roman"/>
            <w:sz w:val="24"/>
            <w:szCs w:val="24"/>
          </w:rPr>
          <w:t xml:space="preserve">Ассортимент в торговле </w:t>
        </w:r>
      </w:ins>
      <w:ins w:id="3926" w:author="Tima" w:date="2026-01-16T10:47:00Z">
        <w:r w:rsidR="000517A6" w:rsidRPr="00905147">
          <w:rPr>
            <w:rFonts w:ascii="Times New Roman" w:hAnsi="Times New Roman" w:cs="Times New Roman"/>
            <w:sz w:val="24"/>
            <w:szCs w:val="24"/>
            <w:rPrChange w:id="3927" w:author="Tima" w:date="2026-01-16T10:55:00Z">
              <w:rPr>
                <w:rFonts w:ascii="Times New Roman" w:hAnsi="Times New Roman" w:cs="Times New Roman"/>
                <w:sz w:val="24"/>
                <w:lang w:val="en-US"/>
              </w:rPr>
            </w:rPrChange>
          </w:rPr>
          <w:t xml:space="preserve">NFT </w:t>
        </w:r>
      </w:ins>
      <w:ins w:id="3928" w:author="Tima" w:date="2026-01-16T11:00:00Z">
        <w:r>
          <w:rPr>
            <w:rFonts w:ascii="Times New Roman" w:hAnsi="Times New Roman" w:cs="Times New Roman"/>
            <w:sz w:val="24"/>
            <w:szCs w:val="24"/>
          </w:rPr>
          <w:t>огромен и не имеет ограничений</w:t>
        </w:r>
      </w:ins>
      <w:ins w:id="3929" w:author="Tima" w:date="2026-01-16T11:04:00Z">
        <w:r w:rsidR="00FC36B5">
          <w:rPr>
            <w:rFonts w:ascii="Times New Roman" w:hAnsi="Times New Roman" w:cs="Times New Roman"/>
            <w:sz w:val="24"/>
            <w:szCs w:val="24"/>
          </w:rPr>
          <w:t>. П</w:t>
        </w:r>
      </w:ins>
      <w:ins w:id="3930" w:author="Tima" w:date="2026-01-16T11:03:00Z">
        <w:r>
          <w:rPr>
            <w:rFonts w:ascii="Times New Roman" w:hAnsi="Times New Roman" w:cs="Times New Roman"/>
            <w:sz w:val="24"/>
            <w:szCs w:val="24"/>
          </w:rPr>
          <w:t xml:space="preserve">о данным </w:t>
        </w:r>
        <w:r>
          <w:rPr>
            <w:rFonts w:ascii="Times New Roman" w:hAnsi="Times New Roman" w:cs="Times New Roman"/>
            <w:sz w:val="24"/>
            <w:szCs w:val="24"/>
            <w:lang w:val="en-US"/>
          </w:rPr>
          <w:t>OKX</w:t>
        </w:r>
        <w:r w:rsidRPr="00905147">
          <w:rPr>
            <w:rFonts w:ascii="Times New Roman" w:hAnsi="Times New Roman" w:cs="Times New Roman"/>
            <w:sz w:val="24"/>
            <w:szCs w:val="24"/>
            <w:rPrChange w:id="3931" w:author="Tima" w:date="2026-01-16T11:03:00Z">
              <w:rPr>
                <w:rFonts w:ascii="Times New Roman" w:hAnsi="Times New Roman" w:cs="Times New Roman"/>
                <w:sz w:val="24"/>
                <w:szCs w:val="24"/>
                <w:lang w:val="en-US"/>
              </w:rPr>
            </w:rPrChange>
          </w:rPr>
          <w:t xml:space="preserve"> </w:t>
        </w:r>
        <w:r>
          <w:rPr>
            <w:rFonts w:ascii="Times New Roman" w:hAnsi="Times New Roman" w:cs="Times New Roman"/>
            <w:sz w:val="24"/>
            <w:szCs w:val="24"/>
            <w:lang w:val="en-US"/>
          </w:rPr>
          <w:t>W</w:t>
        </w:r>
      </w:ins>
      <w:ins w:id="3932" w:author="Tima" w:date="2026-01-16T11:04:00Z">
        <w:r>
          <w:rPr>
            <w:rFonts w:ascii="Times New Roman" w:hAnsi="Times New Roman" w:cs="Times New Roman"/>
            <w:sz w:val="24"/>
            <w:szCs w:val="24"/>
            <w:lang w:val="en-US"/>
          </w:rPr>
          <w:t>allet</w:t>
        </w:r>
        <w:r w:rsidR="00FC36B5">
          <w:rPr>
            <w:rFonts w:ascii="Times New Roman" w:hAnsi="Times New Roman" w:cs="Times New Roman"/>
            <w:sz w:val="24"/>
            <w:szCs w:val="24"/>
          </w:rPr>
          <w:t xml:space="preserve">, на 16.01.2026 </w:t>
        </w:r>
      </w:ins>
      <w:ins w:id="3933" w:author="Tima" w:date="2026-01-16T11:00:00Z">
        <w:r>
          <w:rPr>
            <w:rFonts w:ascii="Times New Roman" w:hAnsi="Times New Roman" w:cs="Times New Roman"/>
            <w:sz w:val="24"/>
            <w:szCs w:val="24"/>
          </w:rPr>
          <w:t xml:space="preserve">количество коллекций </w:t>
        </w:r>
        <w:r>
          <w:rPr>
            <w:rFonts w:ascii="Times New Roman" w:hAnsi="Times New Roman" w:cs="Times New Roman"/>
            <w:sz w:val="24"/>
            <w:szCs w:val="24"/>
            <w:lang w:val="en-US"/>
          </w:rPr>
          <w:t>NFT</w:t>
        </w:r>
        <w:r w:rsidRPr="00905147">
          <w:rPr>
            <w:rFonts w:ascii="Times New Roman" w:hAnsi="Times New Roman" w:cs="Times New Roman"/>
            <w:sz w:val="24"/>
            <w:szCs w:val="24"/>
            <w:rPrChange w:id="3934" w:author="Tima" w:date="2026-01-16T11:00:00Z">
              <w:rPr>
                <w:rFonts w:ascii="Times New Roman" w:hAnsi="Times New Roman" w:cs="Times New Roman"/>
                <w:sz w:val="24"/>
                <w:szCs w:val="24"/>
                <w:lang w:val="en-US"/>
              </w:rPr>
            </w:rPrChange>
          </w:rPr>
          <w:t xml:space="preserve"> </w:t>
        </w:r>
      </w:ins>
      <w:ins w:id="3935" w:author="Tima" w:date="2026-01-16T11:06:00Z">
        <w:r w:rsidR="00FC36B5">
          <w:rPr>
            <w:rFonts w:ascii="Times New Roman" w:hAnsi="Times New Roman" w:cs="Times New Roman"/>
            <w:sz w:val="24"/>
            <w:szCs w:val="24"/>
          </w:rPr>
          <w:t>приближается к 10-ти миллионам коллекций, причём в кол</w:t>
        </w:r>
      </w:ins>
      <w:ins w:id="3936" w:author="Tima" w:date="2026-01-16T11:07:00Z">
        <w:r w:rsidR="00FC36B5">
          <w:rPr>
            <w:rFonts w:ascii="Times New Roman" w:hAnsi="Times New Roman" w:cs="Times New Roman"/>
            <w:sz w:val="24"/>
            <w:szCs w:val="24"/>
          </w:rPr>
          <w:t>л</w:t>
        </w:r>
      </w:ins>
      <w:ins w:id="3937" w:author="Tima" w:date="2026-01-16T11:06:00Z">
        <w:r w:rsidR="00FC36B5">
          <w:rPr>
            <w:rFonts w:ascii="Times New Roman" w:hAnsi="Times New Roman" w:cs="Times New Roman"/>
            <w:sz w:val="24"/>
            <w:szCs w:val="24"/>
          </w:rPr>
          <w:t xml:space="preserve">екции </w:t>
        </w:r>
      </w:ins>
      <w:ins w:id="3938" w:author="Tima" w:date="2026-01-16T11:07:00Z">
        <w:r w:rsidR="00FC36B5">
          <w:rPr>
            <w:rFonts w:ascii="Times New Roman" w:hAnsi="Times New Roman" w:cs="Times New Roman"/>
            <w:sz w:val="24"/>
            <w:szCs w:val="24"/>
          </w:rPr>
          <w:t xml:space="preserve">может и 20 </w:t>
        </w:r>
        <w:r w:rsidR="00FC36B5">
          <w:rPr>
            <w:rFonts w:ascii="Times New Roman" w:hAnsi="Times New Roman" w:cs="Times New Roman"/>
            <w:sz w:val="24"/>
            <w:szCs w:val="24"/>
            <w:lang w:val="en-US"/>
          </w:rPr>
          <w:t>NFT</w:t>
        </w:r>
        <w:r w:rsidR="00FC36B5">
          <w:rPr>
            <w:rFonts w:ascii="Times New Roman" w:hAnsi="Times New Roman" w:cs="Times New Roman"/>
            <w:sz w:val="24"/>
            <w:szCs w:val="24"/>
          </w:rPr>
          <w:t>, и 10 тысяч, и больше миллиона</w:t>
        </w:r>
      </w:ins>
      <w:ins w:id="3939" w:author="Tima" w:date="2026-01-16T11:04:00Z">
        <w:r w:rsidR="00FC36B5" w:rsidRPr="00FC36B5">
          <w:rPr>
            <w:rFonts w:ascii="Times New Roman" w:hAnsi="Times New Roman" w:cs="Times New Roman"/>
            <w:sz w:val="24"/>
            <w:szCs w:val="24"/>
            <w:rPrChange w:id="3940" w:author="Tima" w:date="2026-01-16T11:04:00Z">
              <w:rPr>
                <w:rFonts w:ascii="Times New Roman" w:hAnsi="Times New Roman" w:cs="Times New Roman"/>
                <w:sz w:val="24"/>
                <w:szCs w:val="24"/>
                <w:lang w:val="en-US"/>
              </w:rPr>
            </w:rPrChange>
          </w:rPr>
          <w:t xml:space="preserve"> (</w:t>
        </w:r>
        <w:r w:rsidR="00FC36B5">
          <w:rPr>
            <w:rFonts w:ascii="Times New Roman" w:hAnsi="Times New Roman" w:cs="Times New Roman"/>
            <w:sz w:val="24"/>
            <w:szCs w:val="24"/>
          </w:rPr>
          <w:fldChar w:fldCharType="begin"/>
        </w:r>
        <w:r w:rsidR="00FC36B5">
          <w:rPr>
            <w:rFonts w:ascii="Times New Roman" w:hAnsi="Times New Roman" w:cs="Times New Roman"/>
            <w:sz w:val="24"/>
            <w:szCs w:val="24"/>
          </w:rPr>
          <w:instrText xml:space="preserve"> HYPERLINK "</w:instrText>
        </w:r>
        <w:r w:rsidR="00FC36B5" w:rsidRPr="00FC36B5">
          <w:rPr>
            <w:rFonts w:ascii="Times New Roman" w:hAnsi="Times New Roman" w:cs="Times New Roman"/>
            <w:sz w:val="24"/>
            <w:szCs w:val="24"/>
          </w:rPr>
          <w:instrText>http</w:instrText>
        </w:r>
        <w:r w:rsidR="00FC36B5">
          <w:rPr>
            <w:rFonts w:ascii="Times New Roman" w:hAnsi="Times New Roman" w:cs="Times New Roman"/>
            <w:sz w:val="24"/>
            <w:szCs w:val="24"/>
          </w:rPr>
          <w:instrText xml:space="preserve">s://web3.okx.com/ru/nft/overview" </w:instrText>
        </w:r>
        <w:r w:rsidR="00FC36B5">
          <w:rPr>
            <w:rFonts w:ascii="Times New Roman" w:hAnsi="Times New Roman" w:cs="Times New Roman"/>
            <w:sz w:val="24"/>
            <w:szCs w:val="24"/>
          </w:rPr>
          <w:fldChar w:fldCharType="separate"/>
        </w:r>
        <w:r w:rsidR="00FC36B5" w:rsidRPr="00174A47">
          <w:rPr>
            <w:rStyle w:val="af6"/>
            <w:rFonts w:ascii="Times New Roman" w:hAnsi="Times New Roman" w:cs="Times New Roman"/>
            <w:sz w:val="24"/>
            <w:szCs w:val="24"/>
          </w:rPr>
          <w:t>https://web3.okx.com/ru/nft/overview</w:t>
        </w:r>
        <w:r w:rsidR="00FC36B5">
          <w:rPr>
            <w:rFonts w:ascii="Times New Roman" w:hAnsi="Times New Roman" w:cs="Times New Roman"/>
            <w:sz w:val="24"/>
            <w:szCs w:val="24"/>
          </w:rPr>
          <w:fldChar w:fldCharType="end"/>
        </w:r>
        <w:r w:rsidR="00FC36B5">
          <w:rPr>
            <w:rFonts w:ascii="Times New Roman" w:hAnsi="Times New Roman" w:cs="Times New Roman"/>
            <w:sz w:val="24"/>
            <w:szCs w:val="24"/>
          </w:rPr>
          <w:t xml:space="preserve"> </w:t>
        </w:r>
        <w:r w:rsidR="00FC36B5" w:rsidRPr="00356E26">
          <w:rPr>
            <w:rFonts w:ascii="Times New Roman" w:hAnsi="Times New Roman" w:cs="Times New Roman"/>
            <w:sz w:val="24"/>
            <w:szCs w:val="24"/>
          </w:rPr>
          <w:t>)</w:t>
        </w:r>
      </w:ins>
      <w:ins w:id="3941" w:author="Tima" w:date="2026-01-16T11:00:00Z">
        <w:r>
          <w:rPr>
            <w:rFonts w:ascii="Times New Roman" w:hAnsi="Times New Roman" w:cs="Times New Roman"/>
            <w:sz w:val="24"/>
            <w:szCs w:val="24"/>
          </w:rPr>
          <w:t xml:space="preserve">. </w:t>
        </w:r>
      </w:ins>
      <w:ins w:id="3942" w:author="Tima" w:date="2026-01-16T11:01:00Z">
        <w:r>
          <w:rPr>
            <w:rFonts w:ascii="Times New Roman" w:hAnsi="Times New Roman" w:cs="Times New Roman"/>
            <w:sz w:val="24"/>
            <w:szCs w:val="24"/>
          </w:rPr>
          <w:t>С</w:t>
        </w:r>
        <w:r w:rsidRPr="00356E26">
          <w:rPr>
            <w:rFonts w:ascii="Times New Roman" w:hAnsi="Times New Roman" w:cs="Times New Roman"/>
            <w:sz w:val="24"/>
            <w:szCs w:val="24"/>
          </w:rPr>
          <w:t>оздание собственны</w:t>
        </w:r>
      </w:ins>
      <w:ins w:id="3943" w:author="Tima" w:date="2026-01-16T11:02:00Z">
        <w:r>
          <w:rPr>
            <w:rFonts w:ascii="Times New Roman" w:hAnsi="Times New Roman" w:cs="Times New Roman"/>
            <w:sz w:val="24"/>
            <w:szCs w:val="24"/>
          </w:rPr>
          <w:t>х</w:t>
        </w:r>
      </w:ins>
      <w:ins w:id="3944" w:author="Tima" w:date="2026-01-16T11:01:00Z">
        <w:r w:rsidRPr="00356E26">
          <w:rPr>
            <w:rFonts w:ascii="Times New Roman" w:hAnsi="Times New Roman" w:cs="Times New Roman"/>
            <w:sz w:val="24"/>
            <w:szCs w:val="24"/>
          </w:rPr>
          <w:t xml:space="preserve"> NFT-коллекций</w:t>
        </w:r>
        <w:r w:rsidRPr="00FA4881">
          <w:rPr>
            <w:rFonts w:ascii="Times New Roman" w:hAnsi="Times New Roman" w:cs="Times New Roman"/>
            <w:sz w:val="24"/>
            <w:szCs w:val="24"/>
          </w:rPr>
          <w:t xml:space="preserve"> </w:t>
        </w:r>
      </w:ins>
      <w:ins w:id="3945" w:author="Tima" w:date="2026-01-16T11:08:00Z">
        <w:r w:rsidR="00FC36B5">
          <w:rPr>
            <w:rFonts w:ascii="Times New Roman" w:hAnsi="Times New Roman" w:cs="Times New Roman"/>
            <w:sz w:val="24"/>
            <w:szCs w:val="24"/>
          </w:rPr>
          <w:t>является</w:t>
        </w:r>
      </w:ins>
      <w:ins w:id="3946" w:author="Tima" w:date="2026-01-16T10:48:00Z">
        <w:r w:rsidR="00FC36B5" w:rsidRPr="00FA4881">
          <w:rPr>
            <w:rFonts w:ascii="Times New Roman" w:hAnsi="Times New Roman" w:cs="Times New Roman"/>
            <w:sz w:val="24"/>
            <w:szCs w:val="24"/>
          </w:rPr>
          <w:t xml:space="preserve"> дополнительным</w:t>
        </w:r>
        <w:r w:rsidR="000517A6" w:rsidRPr="00FA4881">
          <w:rPr>
            <w:rFonts w:ascii="Times New Roman" w:hAnsi="Times New Roman" w:cs="Times New Roman"/>
            <w:sz w:val="24"/>
            <w:szCs w:val="24"/>
          </w:rPr>
          <w:t xml:space="preserve"> функционал</w:t>
        </w:r>
      </w:ins>
      <w:ins w:id="3947" w:author="Tima" w:date="2026-01-16T11:08:00Z">
        <w:r w:rsidR="00FC36B5">
          <w:rPr>
            <w:rFonts w:ascii="Times New Roman" w:hAnsi="Times New Roman" w:cs="Times New Roman"/>
            <w:sz w:val="24"/>
            <w:szCs w:val="24"/>
          </w:rPr>
          <w:t>ом</w:t>
        </w:r>
      </w:ins>
      <w:ins w:id="3948" w:author="Tima" w:date="2026-01-16T11:01:00Z">
        <w:r>
          <w:rPr>
            <w:rFonts w:ascii="Times New Roman" w:hAnsi="Times New Roman" w:cs="Times New Roman"/>
            <w:sz w:val="24"/>
            <w:szCs w:val="24"/>
          </w:rPr>
          <w:t xml:space="preserve"> </w:t>
        </w:r>
        <w:r>
          <w:rPr>
            <w:rFonts w:ascii="Times New Roman" w:hAnsi="Times New Roman" w:cs="Times New Roman"/>
            <w:sz w:val="24"/>
            <w:szCs w:val="24"/>
            <w:lang w:val="en-US"/>
          </w:rPr>
          <w:t>NFT</w:t>
        </w:r>
        <w:r w:rsidRPr="00905147">
          <w:rPr>
            <w:rFonts w:ascii="Times New Roman" w:hAnsi="Times New Roman" w:cs="Times New Roman"/>
            <w:sz w:val="24"/>
            <w:szCs w:val="24"/>
            <w:rPrChange w:id="3949" w:author="Tima" w:date="2026-01-16T11:01:00Z">
              <w:rPr>
                <w:rFonts w:ascii="Times New Roman" w:hAnsi="Times New Roman" w:cs="Times New Roman"/>
                <w:sz w:val="24"/>
                <w:szCs w:val="24"/>
                <w:lang w:val="en-US"/>
              </w:rPr>
            </w:rPrChange>
          </w:rPr>
          <w:t>-</w:t>
        </w:r>
        <w:proofErr w:type="spellStart"/>
        <w:r>
          <w:rPr>
            <w:rFonts w:ascii="Times New Roman" w:hAnsi="Times New Roman" w:cs="Times New Roman"/>
            <w:sz w:val="24"/>
            <w:szCs w:val="24"/>
          </w:rPr>
          <w:t>маркетплейс</w:t>
        </w:r>
      </w:ins>
      <w:ins w:id="3950" w:author="Tima" w:date="2026-01-16T11:09:00Z">
        <w:r w:rsidR="00FC36B5">
          <w:rPr>
            <w:rFonts w:ascii="Times New Roman" w:hAnsi="Times New Roman" w:cs="Times New Roman"/>
            <w:sz w:val="24"/>
            <w:szCs w:val="24"/>
          </w:rPr>
          <w:t>ов</w:t>
        </w:r>
      </w:ins>
      <w:proofErr w:type="spellEnd"/>
      <w:ins w:id="3951" w:author="Tima" w:date="2026-01-16T10:48:00Z">
        <w:r w:rsidR="000517A6" w:rsidRPr="00FA4881">
          <w:rPr>
            <w:rFonts w:ascii="Times New Roman" w:hAnsi="Times New Roman" w:cs="Times New Roman"/>
            <w:sz w:val="24"/>
            <w:szCs w:val="24"/>
          </w:rPr>
          <w:t>.</w:t>
        </w:r>
      </w:ins>
    </w:p>
    <w:p w14:paraId="604412F7" w14:textId="791A815A" w:rsidR="007F1B4E" w:rsidRPr="00342938" w:rsidRDefault="00632FEB">
      <w:pPr>
        <w:spacing w:line="276" w:lineRule="auto"/>
        <w:ind w:firstLine="709"/>
        <w:jc w:val="both"/>
        <w:rPr>
          <w:ins w:id="3952" w:author="Tima" w:date="2026-01-15T11:21:00Z"/>
          <w:rFonts w:ascii="Times New Roman" w:hAnsi="Times New Roman" w:cs="Times New Roman"/>
          <w:sz w:val="24"/>
          <w:szCs w:val="24"/>
        </w:rPr>
        <w:pPrChange w:id="3953" w:author="Tima" w:date="2026-01-16T11:27:00Z">
          <w:pPr>
            <w:ind w:firstLine="709"/>
            <w:jc w:val="both"/>
          </w:pPr>
        </w:pPrChange>
      </w:pPr>
      <w:ins w:id="3954" w:author="Tima" w:date="2026-01-16T11:17:00Z">
        <w:r>
          <w:rPr>
            <w:rFonts w:ascii="Times New Roman" w:hAnsi="Times New Roman" w:cs="Times New Roman"/>
            <w:sz w:val="24"/>
            <w:szCs w:val="24"/>
            <w:lang w:val="en-US"/>
          </w:rPr>
          <w:t>NFT</w:t>
        </w:r>
        <w:r>
          <w:rPr>
            <w:rFonts w:ascii="Times New Roman" w:hAnsi="Times New Roman" w:cs="Times New Roman"/>
            <w:sz w:val="24"/>
            <w:szCs w:val="24"/>
          </w:rPr>
          <w:t>-</w:t>
        </w:r>
        <w:proofErr w:type="spellStart"/>
        <w:r>
          <w:rPr>
            <w:rFonts w:ascii="Times New Roman" w:hAnsi="Times New Roman" w:cs="Times New Roman"/>
            <w:sz w:val="24"/>
            <w:szCs w:val="24"/>
          </w:rPr>
          <w:t>маркетплейсы</w:t>
        </w:r>
      </w:ins>
      <w:proofErr w:type="spellEnd"/>
      <w:ins w:id="3955" w:author="Tima" w:date="2026-01-16T11:23:00Z">
        <w:r>
          <w:rPr>
            <w:rFonts w:ascii="Times New Roman" w:hAnsi="Times New Roman" w:cs="Times New Roman"/>
            <w:sz w:val="24"/>
            <w:szCs w:val="24"/>
          </w:rPr>
          <w:t xml:space="preserve"> </w:t>
        </w:r>
      </w:ins>
      <w:ins w:id="3956" w:author="Tima" w:date="2026-01-16T11:24:00Z">
        <w:r w:rsidR="00EE53AC" w:rsidRPr="00EE53AC">
          <w:rPr>
            <w:rFonts w:ascii="Times New Roman" w:hAnsi="Times New Roman" w:cs="Times New Roman"/>
            <w:sz w:val="24"/>
            <w:szCs w:val="24"/>
          </w:rPr>
          <w:t xml:space="preserve"> в основном </w:t>
        </w:r>
      </w:ins>
      <w:ins w:id="3957" w:author="Tima" w:date="2026-01-16T11:25:00Z">
        <w:r w:rsidR="00EE53AC">
          <w:rPr>
            <w:rFonts w:ascii="Times New Roman" w:hAnsi="Times New Roman" w:cs="Times New Roman"/>
            <w:sz w:val="24"/>
            <w:szCs w:val="24"/>
          </w:rPr>
          <w:t>зарабатывают</w:t>
        </w:r>
        <w:r w:rsidR="00EE53AC" w:rsidRPr="00EE53AC">
          <w:rPr>
            <w:rFonts w:ascii="Times New Roman" w:hAnsi="Times New Roman" w:cs="Times New Roman"/>
            <w:sz w:val="24"/>
            <w:szCs w:val="24"/>
          </w:rPr>
          <w:t xml:space="preserve"> </w:t>
        </w:r>
      </w:ins>
      <w:ins w:id="3958" w:author="Tima" w:date="2026-01-16T11:24:00Z">
        <w:r w:rsidR="00EE53AC" w:rsidRPr="00EE53AC">
          <w:rPr>
            <w:rFonts w:ascii="Times New Roman" w:hAnsi="Times New Roman" w:cs="Times New Roman"/>
            <w:sz w:val="24"/>
            <w:szCs w:val="24"/>
          </w:rPr>
          <w:t>на комиссиях (о</w:t>
        </w:r>
        <w:r w:rsidR="00405047">
          <w:rPr>
            <w:rFonts w:ascii="Times New Roman" w:hAnsi="Times New Roman" w:cs="Times New Roman"/>
            <w:sz w:val="24"/>
            <w:szCs w:val="24"/>
          </w:rPr>
          <w:t xml:space="preserve">т 1% до 5% с продаж и за </w:t>
        </w:r>
      </w:ins>
      <w:ins w:id="3959" w:author="Tima" w:date="2026-01-16T11:33:00Z">
        <w:r w:rsidR="00405047">
          <w:rPr>
            <w:rFonts w:ascii="Times New Roman" w:hAnsi="Times New Roman" w:cs="Times New Roman"/>
            <w:sz w:val="24"/>
            <w:szCs w:val="24"/>
          </w:rPr>
          <w:t xml:space="preserve">само </w:t>
        </w:r>
      </w:ins>
      <w:ins w:id="3960" w:author="Tima" w:date="2026-01-16T11:24:00Z">
        <w:r w:rsidR="00405047">
          <w:rPr>
            <w:rFonts w:ascii="Times New Roman" w:hAnsi="Times New Roman" w:cs="Times New Roman"/>
            <w:sz w:val="24"/>
            <w:szCs w:val="24"/>
          </w:rPr>
          <w:t xml:space="preserve">создание </w:t>
        </w:r>
      </w:ins>
      <w:ins w:id="3961" w:author="Tima" w:date="2026-01-16T11:33:00Z">
        <w:r w:rsidR="00405047">
          <w:rPr>
            <w:rFonts w:ascii="Times New Roman" w:hAnsi="Times New Roman" w:cs="Times New Roman"/>
            <w:sz w:val="24"/>
            <w:szCs w:val="24"/>
            <w:lang w:val="en-US"/>
          </w:rPr>
          <w:t>NFT</w:t>
        </w:r>
      </w:ins>
      <w:ins w:id="3962" w:author="Tima" w:date="2026-01-16T11:24:00Z">
        <w:r w:rsidR="00EE53AC" w:rsidRPr="00EE53AC">
          <w:rPr>
            <w:rFonts w:ascii="Times New Roman" w:hAnsi="Times New Roman" w:cs="Times New Roman"/>
            <w:sz w:val="24"/>
            <w:szCs w:val="24"/>
          </w:rPr>
          <w:t>), рекламе новых художников и проектов, а также чер</w:t>
        </w:r>
        <w:r w:rsidR="00405047">
          <w:rPr>
            <w:rFonts w:ascii="Times New Roman" w:hAnsi="Times New Roman" w:cs="Times New Roman"/>
            <w:sz w:val="24"/>
            <w:szCs w:val="24"/>
          </w:rPr>
          <w:t xml:space="preserve">ез собственные </w:t>
        </w:r>
        <w:proofErr w:type="spellStart"/>
        <w:r w:rsidR="00405047">
          <w:rPr>
            <w:rFonts w:ascii="Times New Roman" w:hAnsi="Times New Roman" w:cs="Times New Roman"/>
            <w:sz w:val="24"/>
            <w:szCs w:val="24"/>
          </w:rPr>
          <w:t>токены</w:t>
        </w:r>
        <w:proofErr w:type="spellEnd"/>
        <w:r w:rsidR="00EE53AC" w:rsidRPr="00EE53AC">
          <w:rPr>
            <w:rFonts w:ascii="Times New Roman" w:hAnsi="Times New Roman" w:cs="Times New Roman"/>
            <w:sz w:val="24"/>
            <w:szCs w:val="24"/>
          </w:rPr>
          <w:t>, которые можно продавать или использовать для вознаграждений. Также популярны платные услуги по продвижению, партнерские программы и регистрационные сборы.</w:t>
        </w:r>
      </w:ins>
      <w:ins w:id="3963" w:author="Tima" w:date="2026-01-16T11:25:00Z">
        <w:r w:rsidR="00EE53AC">
          <w:rPr>
            <w:rFonts w:ascii="Times New Roman" w:hAnsi="Times New Roman" w:cs="Times New Roman"/>
            <w:sz w:val="24"/>
            <w:szCs w:val="24"/>
          </w:rPr>
          <w:t xml:space="preserve"> В предлагаемом сервисе </w:t>
        </w:r>
      </w:ins>
      <w:ins w:id="3964" w:author="Tima" w:date="2026-01-16T11:26:00Z">
        <w:r w:rsidR="00EE53AC">
          <w:rPr>
            <w:rFonts w:ascii="Times New Roman" w:hAnsi="Times New Roman" w:cs="Times New Roman"/>
            <w:sz w:val="24"/>
            <w:szCs w:val="24"/>
          </w:rPr>
          <w:t>размер комиссии</w:t>
        </w:r>
      </w:ins>
      <w:ins w:id="3965" w:author="Tima" w:date="2026-01-16T11:27:00Z">
        <w:r w:rsidR="00EE53AC">
          <w:rPr>
            <w:rFonts w:ascii="Times New Roman" w:hAnsi="Times New Roman" w:cs="Times New Roman"/>
            <w:sz w:val="24"/>
            <w:szCs w:val="24"/>
          </w:rPr>
          <w:t xml:space="preserve"> </w:t>
        </w:r>
      </w:ins>
      <w:ins w:id="3966" w:author="Tima" w:date="2026-01-16T10:49:00Z">
        <w:r w:rsidR="000517A6" w:rsidRPr="00FA4881">
          <w:rPr>
            <w:rFonts w:ascii="Times New Roman" w:hAnsi="Times New Roman" w:cs="Times New Roman"/>
            <w:sz w:val="24"/>
            <w:szCs w:val="24"/>
          </w:rPr>
          <w:t xml:space="preserve">за обмен </w:t>
        </w:r>
        <w:r w:rsidR="000517A6" w:rsidRPr="00905147">
          <w:rPr>
            <w:rFonts w:ascii="Times New Roman" w:hAnsi="Times New Roman" w:cs="Times New Roman"/>
            <w:sz w:val="24"/>
            <w:szCs w:val="24"/>
            <w:rPrChange w:id="3967" w:author="Tima" w:date="2026-01-16T10:55:00Z">
              <w:rPr>
                <w:rFonts w:ascii="Times New Roman" w:hAnsi="Times New Roman" w:cs="Times New Roman"/>
                <w:sz w:val="24"/>
                <w:lang w:val="en-US"/>
              </w:rPr>
            </w:rPrChange>
          </w:rPr>
          <w:t xml:space="preserve">NFT </w:t>
        </w:r>
        <w:r w:rsidR="000517A6" w:rsidRPr="00FA4881">
          <w:rPr>
            <w:rFonts w:ascii="Times New Roman" w:hAnsi="Times New Roman" w:cs="Times New Roman"/>
            <w:sz w:val="24"/>
            <w:szCs w:val="24"/>
          </w:rPr>
          <w:t xml:space="preserve">на ЦФА и ЦФА </w:t>
        </w:r>
      </w:ins>
      <w:ins w:id="3968" w:author="Tima" w:date="2026-01-16T10:50:00Z">
        <w:r w:rsidR="000517A6" w:rsidRPr="00FA4881">
          <w:rPr>
            <w:rFonts w:ascii="Times New Roman" w:hAnsi="Times New Roman" w:cs="Times New Roman"/>
            <w:sz w:val="24"/>
            <w:szCs w:val="24"/>
          </w:rPr>
          <w:t xml:space="preserve">на </w:t>
        </w:r>
        <w:r w:rsidR="000517A6" w:rsidRPr="00905147">
          <w:rPr>
            <w:rFonts w:ascii="Times New Roman" w:hAnsi="Times New Roman" w:cs="Times New Roman"/>
            <w:sz w:val="24"/>
            <w:szCs w:val="24"/>
            <w:rPrChange w:id="3969" w:author="Tima" w:date="2026-01-16T10:55:00Z">
              <w:rPr>
                <w:rFonts w:ascii="Times New Roman" w:hAnsi="Times New Roman" w:cs="Times New Roman"/>
                <w:sz w:val="24"/>
                <w:lang w:val="en-US"/>
              </w:rPr>
            </w:rPrChange>
          </w:rPr>
          <w:t>NFT</w:t>
        </w:r>
        <w:r w:rsidR="000517A6" w:rsidRPr="00FA4881">
          <w:rPr>
            <w:rFonts w:ascii="Times New Roman" w:hAnsi="Times New Roman" w:cs="Times New Roman"/>
            <w:sz w:val="24"/>
            <w:szCs w:val="24"/>
          </w:rPr>
          <w:t xml:space="preserve"> </w:t>
        </w:r>
        <w:r w:rsidR="00FC36B5" w:rsidRPr="00FA4881">
          <w:rPr>
            <w:rFonts w:ascii="Times New Roman" w:hAnsi="Times New Roman" w:cs="Times New Roman"/>
            <w:sz w:val="24"/>
            <w:szCs w:val="24"/>
          </w:rPr>
          <w:t xml:space="preserve">можно </w:t>
        </w:r>
      </w:ins>
      <w:ins w:id="3970" w:author="Tima" w:date="2026-01-16T11:27:00Z">
        <w:r w:rsidR="00EE53AC">
          <w:rPr>
            <w:rFonts w:ascii="Times New Roman" w:hAnsi="Times New Roman" w:cs="Times New Roman"/>
            <w:sz w:val="24"/>
            <w:szCs w:val="24"/>
          </w:rPr>
          <w:t>установить равным</w:t>
        </w:r>
      </w:ins>
      <w:ins w:id="3971" w:author="Tima" w:date="2026-01-16T10:50:00Z">
        <w:r w:rsidR="000517A6" w:rsidRPr="00FA4881">
          <w:rPr>
            <w:rFonts w:ascii="Times New Roman" w:hAnsi="Times New Roman" w:cs="Times New Roman"/>
            <w:sz w:val="24"/>
            <w:szCs w:val="24"/>
          </w:rPr>
          <w:t xml:space="preserve"> 1% от стоимости</w:t>
        </w:r>
      </w:ins>
      <w:ins w:id="3972" w:author="Tima" w:date="2026-01-16T11:12:00Z">
        <w:r w:rsidR="00FC36B5">
          <w:rPr>
            <w:rFonts w:ascii="Times New Roman" w:hAnsi="Times New Roman" w:cs="Times New Roman"/>
            <w:sz w:val="24"/>
            <w:szCs w:val="24"/>
          </w:rPr>
          <w:t xml:space="preserve"> </w:t>
        </w:r>
      </w:ins>
      <w:ins w:id="3973" w:author="Tima" w:date="2026-01-16T10:50:00Z">
        <w:r w:rsidR="000517A6" w:rsidRPr="00FA4881">
          <w:rPr>
            <w:rFonts w:ascii="Times New Roman" w:hAnsi="Times New Roman" w:cs="Times New Roman"/>
            <w:sz w:val="24"/>
            <w:szCs w:val="24"/>
          </w:rPr>
          <w:t xml:space="preserve">конкретного </w:t>
        </w:r>
        <w:r w:rsidR="000517A6" w:rsidRPr="00905147">
          <w:rPr>
            <w:rFonts w:ascii="Times New Roman" w:hAnsi="Times New Roman" w:cs="Times New Roman"/>
            <w:sz w:val="24"/>
            <w:szCs w:val="24"/>
            <w:rPrChange w:id="3974" w:author="Tima" w:date="2026-01-16T10:55:00Z">
              <w:rPr>
                <w:rFonts w:ascii="Times New Roman" w:hAnsi="Times New Roman" w:cs="Times New Roman"/>
                <w:sz w:val="24"/>
                <w:lang w:val="en-US"/>
              </w:rPr>
            </w:rPrChange>
          </w:rPr>
          <w:t>NFT</w:t>
        </w:r>
        <w:r w:rsidR="000517A6" w:rsidRPr="00FA4881">
          <w:rPr>
            <w:rFonts w:ascii="Times New Roman" w:hAnsi="Times New Roman" w:cs="Times New Roman"/>
            <w:sz w:val="24"/>
            <w:szCs w:val="24"/>
          </w:rPr>
          <w:t>. Поскольку сама</w:t>
        </w:r>
        <w:r w:rsidR="00FC36B5" w:rsidRPr="00FA4881">
          <w:rPr>
            <w:rFonts w:ascii="Times New Roman" w:hAnsi="Times New Roman" w:cs="Times New Roman"/>
            <w:sz w:val="24"/>
            <w:szCs w:val="24"/>
          </w:rPr>
          <w:t xml:space="preserve">я высокая комиссия </w:t>
        </w:r>
      </w:ins>
      <w:ins w:id="3975" w:author="Tima" w:date="2026-01-16T11:13:00Z">
        <w:r w:rsidR="00FC36B5">
          <w:rPr>
            <w:rFonts w:ascii="Times New Roman" w:hAnsi="Times New Roman" w:cs="Times New Roman"/>
            <w:sz w:val="24"/>
            <w:szCs w:val="24"/>
          </w:rPr>
          <w:t>среди</w:t>
        </w:r>
      </w:ins>
      <w:ins w:id="3976" w:author="Tima" w:date="2026-01-16T10:50:00Z">
        <w:r w:rsidR="00905147" w:rsidRPr="00FA4881">
          <w:rPr>
            <w:rFonts w:ascii="Times New Roman" w:hAnsi="Times New Roman" w:cs="Times New Roman"/>
            <w:sz w:val="24"/>
            <w:szCs w:val="24"/>
          </w:rPr>
          <w:t xml:space="preserve"> популярных</w:t>
        </w:r>
        <w:r w:rsidR="000517A6" w:rsidRPr="00FA4881">
          <w:rPr>
            <w:rFonts w:ascii="Times New Roman" w:hAnsi="Times New Roman" w:cs="Times New Roman"/>
            <w:sz w:val="24"/>
            <w:szCs w:val="24"/>
          </w:rPr>
          <w:t xml:space="preserve"> </w:t>
        </w:r>
      </w:ins>
      <w:ins w:id="3977" w:author="Tima" w:date="2026-01-16T10:51:00Z">
        <w:r w:rsidR="000517A6" w:rsidRPr="00905147">
          <w:rPr>
            <w:rFonts w:ascii="Times New Roman" w:hAnsi="Times New Roman" w:cs="Times New Roman"/>
            <w:sz w:val="24"/>
            <w:szCs w:val="24"/>
            <w:rPrChange w:id="3978" w:author="Tima" w:date="2026-01-16T10:55:00Z">
              <w:rPr>
                <w:rFonts w:ascii="Times New Roman" w:hAnsi="Times New Roman" w:cs="Times New Roman"/>
                <w:sz w:val="24"/>
                <w:lang w:val="en-US"/>
              </w:rPr>
            </w:rPrChange>
          </w:rPr>
          <w:t>NFT</w:t>
        </w:r>
        <w:r w:rsidR="000517A6" w:rsidRPr="00FA4881">
          <w:rPr>
            <w:rFonts w:ascii="Times New Roman" w:hAnsi="Times New Roman" w:cs="Times New Roman"/>
            <w:sz w:val="24"/>
            <w:szCs w:val="24"/>
          </w:rPr>
          <w:t>-</w:t>
        </w:r>
        <w:proofErr w:type="spellStart"/>
        <w:r w:rsidR="00FC36B5" w:rsidRPr="00FA4881">
          <w:rPr>
            <w:rFonts w:ascii="Times New Roman" w:hAnsi="Times New Roman" w:cs="Times New Roman"/>
            <w:sz w:val="24"/>
            <w:szCs w:val="24"/>
          </w:rPr>
          <w:t>маркетплейс</w:t>
        </w:r>
      </w:ins>
      <w:ins w:id="3979" w:author="Tima" w:date="2026-01-16T11:13:00Z">
        <w:r w:rsidR="00FC36B5">
          <w:rPr>
            <w:rFonts w:ascii="Times New Roman" w:hAnsi="Times New Roman" w:cs="Times New Roman"/>
            <w:sz w:val="24"/>
            <w:szCs w:val="24"/>
          </w:rPr>
          <w:t>ов</w:t>
        </w:r>
      </w:ins>
      <w:proofErr w:type="spellEnd"/>
      <w:ins w:id="3980" w:author="Tima" w:date="2026-01-16T10:51:00Z">
        <w:r w:rsidR="000517A6" w:rsidRPr="00FA4881">
          <w:rPr>
            <w:rFonts w:ascii="Times New Roman" w:hAnsi="Times New Roman" w:cs="Times New Roman"/>
            <w:sz w:val="24"/>
            <w:szCs w:val="24"/>
          </w:rPr>
          <w:t xml:space="preserve"> составляет 2,5%, то </w:t>
        </w:r>
      </w:ins>
      <w:ins w:id="3981" w:author="Tima" w:date="2026-01-16T11:29:00Z">
        <w:r w:rsidR="00EE53AC">
          <w:rPr>
            <w:rFonts w:ascii="Times New Roman" w:hAnsi="Times New Roman" w:cs="Times New Roman"/>
            <w:sz w:val="24"/>
            <w:szCs w:val="24"/>
          </w:rPr>
          <w:t xml:space="preserve">мы имеем хороший потенциал роста </w:t>
        </w:r>
      </w:ins>
      <w:ins w:id="3982" w:author="Tima" w:date="2026-01-16T11:30:00Z">
        <w:r w:rsidR="00EE53AC">
          <w:rPr>
            <w:rFonts w:ascii="Times New Roman" w:hAnsi="Times New Roman" w:cs="Times New Roman"/>
            <w:sz w:val="24"/>
            <w:szCs w:val="24"/>
          </w:rPr>
          <w:t>«</w:t>
        </w:r>
      </w:ins>
      <w:ins w:id="3983" w:author="Tima" w:date="2026-01-16T11:29:00Z">
        <w:r w:rsidR="00EE53AC">
          <w:rPr>
            <w:rFonts w:ascii="Times New Roman" w:hAnsi="Times New Roman" w:cs="Times New Roman"/>
            <w:sz w:val="24"/>
            <w:szCs w:val="24"/>
          </w:rPr>
          <w:t>цены</w:t>
        </w:r>
      </w:ins>
      <w:ins w:id="3984" w:author="Tima" w:date="2026-01-16T11:30:00Z">
        <w:r w:rsidR="00EE53AC">
          <w:rPr>
            <w:rFonts w:ascii="Times New Roman" w:hAnsi="Times New Roman" w:cs="Times New Roman"/>
            <w:sz w:val="24"/>
            <w:szCs w:val="24"/>
          </w:rPr>
          <w:t>»</w:t>
        </w:r>
      </w:ins>
      <w:ins w:id="3985" w:author="Tima" w:date="2026-01-16T11:31:00Z">
        <w:r w:rsidR="00EE53AC">
          <w:rPr>
            <w:rFonts w:ascii="Times New Roman" w:hAnsi="Times New Roman" w:cs="Times New Roman"/>
            <w:sz w:val="24"/>
            <w:szCs w:val="24"/>
          </w:rPr>
          <w:t xml:space="preserve"> обмена</w:t>
        </w:r>
      </w:ins>
      <w:ins w:id="3986" w:author="Tima" w:date="2026-01-16T11:29:00Z">
        <w:r w:rsidR="00EE53AC">
          <w:rPr>
            <w:rFonts w:ascii="Times New Roman" w:hAnsi="Times New Roman" w:cs="Times New Roman"/>
            <w:sz w:val="24"/>
            <w:szCs w:val="24"/>
          </w:rPr>
          <w:t xml:space="preserve"> на</w:t>
        </w:r>
      </w:ins>
      <w:ins w:id="3987" w:author="Tima" w:date="2026-01-16T10:51:00Z">
        <w:r w:rsidR="000517A6" w:rsidRPr="00FA4881">
          <w:rPr>
            <w:rFonts w:ascii="Times New Roman" w:hAnsi="Times New Roman" w:cs="Times New Roman"/>
            <w:sz w:val="24"/>
            <w:szCs w:val="24"/>
          </w:rPr>
          <w:t xml:space="preserve"> 1,5% или </w:t>
        </w:r>
      </w:ins>
      <w:ins w:id="3988" w:author="Tima" w:date="2026-01-16T11:32:00Z">
        <w:r w:rsidR="00EE53AC">
          <w:rPr>
            <w:rFonts w:ascii="Times New Roman" w:hAnsi="Times New Roman" w:cs="Times New Roman"/>
            <w:sz w:val="24"/>
            <w:szCs w:val="24"/>
          </w:rPr>
          <w:t xml:space="preserve">данную комиссию можно </w:t>
        </w:r>
      </w:ins>
      <w:ins w:id="3989" w:author="Tima" w:date="2026-01-16T10:51:00Z">
        <w:r w:rsidR="00EE53AC" w:rsidRPr="00FA4881">
          <w:rPr>
            <w:rFonts w:ascii="Times New Roman" w:hAnsi="Times New Roman" w:cs="Times New Roman"/>
            <w:sz w:val="24"/>
            <w:szCs w:val="24"/>
          </w:rPr>
          <w:t>заложить</w:t>
        </w:r>
        <w:r w:rsidR="000517A6" w:rsidRPr="00FA4881">
          <w:rPr>
            <w:rFonts w:ascii="Times New Roman" w:hAnsi="Times New Roman" w:cs="Times New Roman"/>
            <w:sz w:val="24"/>
            <w:szCs w:val="24"/>
          </w:rPr>
          <w:t xml:space="preserve"> на этап</w:t>
        </w:r>
      </w:ins>
      <w:ins w:id="3990" w:author="Tima" w:date="2026-01-16T10:52:00Z">
        <w:r w:rsidR="000517A6" w:rsidRPr="00E07331">
          <w:rPr>
            <w:rFonts w:ascii="Times New Roman" w:hAnsi="Times New Roman" w:cs="Times New Roman"/>
            <w:sz w:val="24"/>
            <w:szCs w:val="24"/>
          </w:rPr>
          <w:t xml:space="preserve">е </w:t>
        </w:r>
        <w:r w:rsidR="00EE53AC">
          <w:rPr>
            <w:rFonts w:ascii="Times New Roman" w:hAnsi="Times New Roman" w:cs="Times New Roman"/>
            <w:sz w:val="24"/>
            <w:szCs w:val="24"/>
          </w:rPr>
          <w:t>торговли</w:t>
        </w:r>
        <w:r w:rsidR="000517A6" w:rsidRPr="00E07331">
          <w:rPr>
            <w:rFonts w:ascii="Times New Roman" w:hAnsi="Times New Roman" w:cs="Times New Roman"/>
            <w:sz w:val="24"/>
            <w:szCs w:val="24"/>
          </w:rPr>
          <w:t xml:space="preserve"> ЦФА внутри биржевого стакана предлагаемого сервиса.</w:t>
        </w:r>
      </w:ins>
    </w:p>
    <w:p w14:paraId="01334BCE" w14:textId="7972D0A0" w:rsidR="007F1B4E" w:rsidRPr="00FA4881" w:rsidRDefault="008F4999">
      <w:pPr>
        <w:spacing w:line="276" w:lineRule="auto"/>
        <w:ind w:firstLine="709"/>
        <w:jc w:val="both"/>
        <w:rPr>
          <w:ins w:id="3991" w:author="Tima" w:date="2026-01-15T11:21:00Z"/>
          <w:rFonts w:ascii="Times New Roman" w:hAnsi="Times New Roman" w:cs="Times New Roman"/>
          <w:sz w:val="24"/>
        </w:rPr>
        <w:pPrChange w:id="3992" w:author="Tima" w:date="2026-01-16T11:45:00Z">
          <w:pPr>
            <w:ind w:firstLine="709"/>
            <w:jc w:val="both"/>
          </w:pPr>
        </w:pPrChange>
      </w:pPr>
      <w:ins w:id="3993" w:author="Tima" w:date="2026-01-16T11:39:00Z">
        <w:r>
          <w:rPr>
            <w:rFonts w:ascii="Times New Roman" w:hAnsi="Times New Roman" w:cs="Times New Roman"/>
            <w:sz w:val="24"/>
            <w:szCs w:val="24"/>
          </w:rPr>
          <w:t xml:space="preserve">Поскольку </w:t>
        </w:r>
        <w:r>
          <w:rPr>
            <w:rFonts w:ascii="Times New Roman" w:hAnsi="Times New Roman" w:cs="Times New Roman"/>
            <w:sz w:val="24"/>
            <w:szCs w:val="24"/>
            <w:lang w:val="en-US"/>
          </w:rPr>
          <w:t>NFT</w:t>
        </w:r>
      </w:ins>
      <w:ins w:id="3994" w:author="Tima" w:date="2026-01-16T11:40:00Z">
        <w:r w:rsidRPr="008F4999">
          <w:rPr>
            <w:rFonts w:ascii="Times New Roman" w:hAnsi="Times New Roman" w:cs="Times New Roman"/>
            <w:sz w:val="24"/>
            <w:szCs w:val="24"/>
            <w:rPrChange w:id="3995" w:author="Tima" w:date="2026-01-16T11:40:00Z">
              <w:rPr>
                <w:rFonts w:ascii="Times New Roman" w:hAnsi="Times New Roman" w:cs="Times New Roman"/>
                <w:sz w:val="24"/>
                <w:szCs w:val="24"/>
                <w:lang w:val="en-US"/>
              </w:rPr>
            </w:rPrChange>
          </w:rPr>
          <w:t>-</w:t>
        </w:r>
        <w:proofErr w:type="spellStart"/>
        <w:r>
          <w:rPr>
            <w:rFonts w:ascii="Times New Roman" w:hAnsi="Times New Roman" w:cs="Times New Roman"/>
            <w:sz w:val="24"/>
            <w:szCs w:val="24"/>
          </w:rPr>
          <w:t>маркетплейсов</w:t>
        </w:r>
        <w:proofErr w:type="spellEnd"/>
        <w:r>
          <w:rPr>
            <w:rFonts w:ascii="Times New Roman" w:hAnsi="Times New Roman" w:cs="Times New Roman"/>
            <w:sz w:val="24"/>
            <w:szCs w:val="24"/>
          </w:rPr>
          <w:t xml:space="preserve"> очень много, то монополии на рынке</w:t>
        </w:r>
      </w:ins>
      <w:ins w:id="3996" w:author="Tima" w:date="2026-01-16T11:41:00Z">
        <w:r>
          <w:rPr>
            <w:rFonts w:ascii="Times New Roman" w:hAnsi="Times New Roman" w:cs="Times New Roman"/>
            <w:sz w:val="24"/>
            <w:szCs w:val="24"/>
          </w:rPr>
          <w:t xml:space="preserve">, очевидно, нет. </w:t>
        </w:r>
      </w:ins>
      <w:ins w:id="3997" w:author="Tima" w:date="2026-01-16T11:34:00Z">
        <w:r>
          <w:rPr>
            <w:rFonts w:ascii="Times New Roman" w:hAnsi="Times New Roman" w:cs="Times New Roman"/>
            <w:sz w:val="24"/>
            <w:szCs w:val="24"/>
          </w:rPr>
          <w:t>Основн</w:t>
        </w:r>
      </w:ins>
      <w:ins w:id="3998" w:author="Tima" w:date="2026-01-16T11:42:00Z">
        <w:r>
          <w:rPr>
            <w:rFonts w:ascii="Times New Roman" w:hAnsi="Times New Roman" w:cs="Times New Roman"/>
            <w:sz w:val="24"/>
            <w:szCs w:val="24"/>
          </w:rPr>
          <w:t>ым</w:t>
        </w:r>
      </w:ins>
      <w:ins w:id="3999" w:author="Tima" w:date="2026-01-16T11:34:00Z">
        <w:r>
          <w:rPr>
            <w:rFonts w:ascii="Times New Roman" w:hAnsi="Times New Roman" w:cs="Times New Roman"/>
            <w:sz w:val="24"/>
            <w:szCs w:val="24"/>
          </w:rPr>
          <w:t xml:space="preserve"> инс</w:t>
        </w:r>
      </w:ins>
      <w:ins w:id="4000" w:author="Tima" w:date="2026-01-16T11:42:00Z">
        <w:r>
          <w:rPr>
            <w:rFonts w:ascii="Times New Roman" w:hAnsi="Times New Roman" w:cs="Times New Roman"/>
            <w:sz w:val="24"/>
            <w:szCs w:val="24"/>
          </w:rPr>
          <w:t>т</w:t>
        </w:r>
      </w:ins>
      <w:ins w:id="4001" w:author="Tima" w:date="2026-01-16T11:34:00Z">
        <w:r>
          <w:rPr>
            <w:rFonts w:ascii="Times New Roman" w:hAnsi="Times New Roman" w:cs="Times New Roman"/>
            <w:sz w:val="24"/>
            <w:szCs w:val="24"/>
          </w:rPr>
          <w:t>рументом для</w:t>
        </w:r>
      </w:ins>
      <w:ins w:id="4002" w:author="Tima" w:date="2026-01-16T10:53:00Z">
        <w:r w:rsidR="000517A6" w:rsidRPr="00FA4881">
          <w:rPr>
            <w:rFonts w:ascii="Times New Roman" w:hAnsi="Times New Roman" w:cs="Times New Roman"/>
            <w:sz w:val="24"/>
            <w:szCs w:val="24"/>
          </w:rPr>
          <w:t xml:space="preserve"> сбыта продукции </w:t>
        </w:r>
      </w:ins>
      <w:ins w:id="4003" w:author="Tima" w:date="2026-01-16T11:42:00Z">
        <w:r>
          <w:rPr>
            <w:rFonts w:ascii="Times New Roman" w:hAnsi="Times New Roman" w:cs="Times New Roman"/>
            <w:sz w:val="24"/>
            <w:szCs w:val="24"/>
          </w:rPr>
          <w:t xml:space="preserve">можно назвать интернет, </w:t>
        </w:r>
      </w:ins>
      <w:proofErr w:type="gramStart"/>
      <w:ins w:id="4004" w:author="Tima" w:date="2026-01-16T10:53:00Z">
        <w:r w:rsidR="00905147" w:rsidRPr="00FA4881">
          <w:rPr>
            <w:rFonts w:ascii="Times New Roman" w:hAnsi="Times New Roman" w:cs="Times New Roman"/>
            <w:sz w:val="24"/>
            <w:szCs w:val="24"/>
          </w:rPr>
          <w:t>та</w:t>
        </w:r>
        <w:r w:rsidR="000517A6" w:rsidRPr="00FA4881">
          <w:rPr>
            <w:rFonts w:ascii="Times New Roman" w:hAnsi="Times New Roman" w:cs="Times New Roman"/>
            <w:sz w:val="24"/>
            <w:szCs w:val="24"/>
          </w:rPr>
          <w:t>к</w:t>
        </w:r>
        <w:proofErr w:type="gramEnd"/>
        <w:r w:rsidR="000517A6" w:rsidRPr="00FA4881">
          <w:rPr>
            <w:rFonts w:ascii="Times New Roman" w:hAnsi="Times New Roman" w:cs="Times New Roman"/>
            <w:sz w:val="24"/>
            <w:szCs w:val="24"/>
          </w:rPr>
          <w:t xml:space="preserve"> как </w:t>
        </w:r>
      </w:ins>
      <w:ins w:id="4005" w:author="Tima" w:date="2026-01-16T10:54:00Z">
        <w:r w:rsidR="00905147" w:rsidRPr="00E07331">
          <w:rPr>
            <w:rFonts w:ascii="Times New Roman" w:hAnsi="Times New Roman" w:cs="Times New Roman"/>
            <w:sz w:val="24"/>
            <w:szCs w:val="24"/>
          </w:rPr>
          <w:t xml:space="preserve">только он требуется для торговли </w:t>
        </w:r>
        <w:r w:rsidR="00905147" w:rsidRPr="00905147">
          <w:rPr>
            <w:rFonts w:ascii="Times New Roman" w:hAnsi="Times New Roman" w:cs="Times New Roman"/>
            <w:sz w:val="24"/>
            <w:szCs w:val="24"/>
            <w:rPrChange w:id="4006" w:author="Tima" w:date="2026-01-16T10:55:00Z">
              <w:rPr>
                <w:rFonts w:ascii="Times New Roman" w:hAnsi="Times New Roman" w:cs="Times New Roman"/>
                <w:sz w:val="24"/>
                <w:lang w:val="en-US"/>
              </w:rPr>
            </w:rPrChange>
          </w:rPr>
          <w:t xml:space="preserve">NFT </w:t>
        </w:r>
        <w:r w:rsidR="00905147" w:rsidRPr="00FA4881">
          <w:rPr>
            <w:rFonts w:ascii="Times New Roman" w:hAnsi="Times New Roman" w:cs="Times New Roman"/>
            <w:sz w:val="24"/>
            <w:szCs w:val="24"/>
          </w:rPr>
          <w:t>(</w:t>
        </w:r>
      </w:ins>
      <w:ins w:id="4007" w:author="Tima" w:date="2026-01-16T11:43:00Z">
        <w:r>
          <w:rPr>
            <w:rFonts w:ascii="Times New Roman" w:hAnsi="Times New Roman" w:cs="Times New Roman"/>
            <w:sz w:val="24"/>
            <w:szCs w:val="24"/>
          </w:rPr>
          <w:t xml:space="preserve">конечно, </w:t>
        </w:r>
      </w:ins>
      <w:ins w:id="4008" w:author="Tima" w:date="2026-01-16T10:54:00Z">
        <w:r w:rsidR="00905147" w:rsidRPr="00FA4881">
          <w:rPr>
            <w:rFonts w:ascii="Times New Roman" w:hAnsi="Times New Roman" w:cs="Times New Roman"/>
            <w:sz w:val="24"/>
            <w:szCs w:val="24"/>
          </w:rPr>
          <w:t xml:space="preserve">помимо </w:t>
        </w:r>
      </w:ins>
      <w:ins w:id="4009" w:author="Tima" w:date="2026-01-16T11:36:00Z">
        <w:r>
          <w:rPr>
            <w:rFonts w:ascii="Times New Roman" w:hAnsi="Times New Roman" w:cs="Times New Roman"/>
            <w:sz w:val="24"/>
            <w:szCs w:val="24"/>
          </w:rPr>
          <w:t>наличия</w:t>
        </w:r>
      </w:ins>
      <w:ins w:id="4010" w:author="Tima" w:date="2026-01-16T11:35:00Z">
        <w:r>
          <w:rPr>
            <w:rFonts w:ascii="Times New Roman" w:hAnsi="Times New Roman" w:cs="Times New Roman"/>
            <w:sz w:val="24"/>
            <w:szCs w:val="24"/>
          </w:rPr>
          <w:t xml:space="preserve"> электронного устройства с у</w:t>
        </w:r>
      </w:ins>
      <w:ins w:id="4011" w:author="Tima" w:date="2026-01-16T11:36:00Z">
        <w:r>
          <w:rPr>
            <w:rFonts w:ascii="Times New Roman" w:hAnsi="Times New Roman" w:cs="Times New Roman"/>
            <w:sz w:val="24"/>
            <w:szCs w:val="24"/>
          </w:rPr>
          <w:t>становленным на нём торговым приложением</w:t>
        </w:r>
      </w:ins>
      <w:ins w:id="4012" w:author="Tima" w:date="2026-01-16T10:54:00Z">
        <w:r w:rsidR="00905147" w:rsidRPr="00FA4881">
          <w:rPr>
            <w:rFonts w:ascii="Times New Roman" w:hAnsi="Times New Roman" w:cs="Times New Roman"/>
            <w:sz w:val="24"/>
            <w:szCs w:val="24"/>
          </w:rPr>
          <w:t xml:space="preserve">). </w:t>
        </w:r>
      </w:ins>
      <w:ins w:id="4013" w:author="Tima" w:date="2026-01-16T11:43:00Z">
        <w:r>
          <w:rPr>
            <w:rFonts w:ascii="Times New Roman" w:hAnsi="Times New Roman" w:cs="Times New Roman"/>
            <w:sz w:val="24"/>
            <w:szCs w:val="24"/>
          </w:rPr>
          <w:t>Интернет, в свою очередь, принадлежит</w:t>
        </w:r>
      </w:ins>
      <w:ins w:id="4014" w:author="Tima" w:date="2026-01-16T10:54:00Z">
        <w:r w:rsidR="00905147" w:rsidRPr="00FA4881">
          <w:rPr>
            <w:rFonts w:ascii="Times New Roman" w:hAnsi="Times New Roman" w:cs="Times New Roman"/>
            <w:sz w:val="24"/>
            <w:szCs w:val="24"/>
          </w:rPr>
          <w:t xml:space="preserve"> провайдерам сотовой связи – отдельным </w:t>
        </w:r>
        <w:r w:rsidRPr="00FA4881">
          <w:rPr>
            <w:rFonts w:ascii="Times New Roman" w:hAnsi="Times New Roman" w:cs="Times New Roman"/>
            <w:sz w:val="24"/>
            <w:szCs w:val="24"/>
          </w:rPr>
          <w:t>компаниям</w:t>
        </w:r>
        <w:r w:rsidR="00905147" w:rsidRPr="00E07331">
          <w:rPr>
            <w:rFonts w:ascii="Times New Roman" w:hAnsi="Times New Roman" w:cs="Times New Roman"/>
            <w:sz w:val="24"/>
            <w:szCs w:val="24"/>
          </w:rPr>
          <w:t>,</w:t>
        </w:r>
        <w:r>
          <w:rPr>
            <w:rFonts w:ascii="Times New Roman" w:hAnsi="Times New Roman" w:cs="Times New Roman"/>
            <w:sz w:val="24"/>
            <w:szCs w:val="24"/>
          </w:rPr>
          <w:t xml:space="preserve"> на которые пр</w:t>
        </w:r>
      </w:ins>
      <w:ins w:id="4015" w:author="Tima" w:date="2026-01-16T11:44:00Z">
        <w:r>
          <w:rPr>
            <w:rFonts w:ascii="Times New Roman" w:hAnsi="Times New Roman" w:cs="Times New Roman"/>
            <w:sz w:val="24"/>
            <w:szCs w:val="24"/>
          </w:rPr>
          <w:t>е</w:t>
        </w:r>
      </w:ins>
      <w:ins w:id="4016" w:author="Tima" w:date="2026-01-16T10:54:00Z">
        <w:r w:rsidRPr="00FA4881">
          <w:rPr>
            <w:rFonts w:ascii="Times New Roman" w:hAnsi="Times New Roman" w:cs="Times New Roman"/>
            <w:sz w:val="24"/>
            <w:szCs w:val="24"/>
          </w:rPr>
          <w:t>длагаемый</w:t>
        </w:r>
        <w:r w:rsidR="00905147" w:rsidRPr="00FA4881">
          <w:rPr>
            <w:rFonts w:ascii="Times New Roman" w:hAnsi="Times New Roman" w:cs="Times New Roman"/>
            <w:sz w:val="24"/>
            <w:szCs w:val="24"/>
          </w:rPr>
          <w:t xml:space="preserve"> </w:t>
        </w:r>
        <w:r w:rsidR="00905147" w:rsidRPr="00E07331">
          <w:rPr>
            <w:rFonts w:ascii="Times New Roman" w:hAnsi="Times New Roman" w:cs="Times New Roman"/>
            <w:sz w:val="24"/>
            <w:szCs w:val="24"/>
          </w:rPr>
          <w:t>сервис</w:t>
        </w:r>
      </w:ins>
      <w:ins w:id="4017" w:author="Tima" w:date="2026-01-16T11:44:00Z">
        <w:r w:rsidR="00F514DE">
          <w:rPr>
            <w:rFonts w:ascii="Times New Roman" w:hAnsi="Times New Roman" w:cs="Times New Roman"/>
            <w:sz w:val="24"/>
            <w:szCs w:val="24"/>
          </w:rPr>
          <w:t xml:space="preserve">, равно как и </w:t>
        </w:r>
        <w:r>
          <w:rPr>
            <w:rFonts w:ascii="Times New Roman" w:hAnsi="Times New Roman" w:cs="Times New Roman"/>
            <w:sz w:val="24"/>
            <w:szCs w:val="24"/>
          </w:rPr>
          <w:t xml:space="preserve">иные </w:t>
        </w:r>
        <w:r>
          <w:rPr>
            <w:rFonts w:ascii="Times New Roman" w:hAnsi="Times New Roman" w:cs="Times New Roman"/>
            <w:sz w:val="24"/>
            <w:szCs w:val="24"/>
            <w:lang w:val="en-US"/>
          </w:rPr>
          <w:t>NFT</w:t>
        </w:r>
        <w:r w:rsidRPr="008F4999">
          <w:rPr>
            <w:rFonts w:ascii="Times New Roman" w:hAnsi="Times New Roman" w:cs="Times New Roman"/>
            <w:sz w:val="24"/>
            <w:szCs w:val="24"/>
            <w:rPrChange w:id="4018" w:author="Tima" w:date="2026-01-16T11:44:00Z">
              <w:rPr>
                <w:rFonts w:ascii="Times New Roman" w:hAnsi="Times New Roman" w:cs="Times New Roman"/>
                <w:sz w:val="24"/>
                <w:szCs w:val="24"/>
                <w:lang w:val="en-US"/>
              </w:rPr>
            </w:rPrChange>
          </w:rPr>
          <w:t>-</w:t>
        </w:r>
        <w:proofErr w:type="spellStart"/>
        <w:r>
          <w:rPr>
            <w:rFonts w:ascii="Times New Roman" w:hAnsi="Times New Roman" w:cs="Times New Roman"/>
            <w:sz w:val="24"/>
            <w:szCs w:val="24"/>
          </w:rPr>
          <w:t>маркетплейсы</w:t>
        </w:r>
      </w:ins>
      <w:proofErr w:type="spellEnd"/>
      <w:ins w:id="4019" w:author="Tima" w:date="2026-01-16T11:45:00Z">
        <w:r w:rsidR="00F514DE">
          <w:rPr>
            <w:rFonts w:ascii="Times New Roman" w:hAnsi="Times New Roman" w:cs="Times New Roman"/>
            <w:sz w:val="24"/>
            <w:szCs w:val="24"/>
          </w:rPr>
          <w:t>,</w:t>
        </w:r>
      </w:ins>
      <w:ins w:id="4020" w:author="Tima" w:date="2026-01-16T11:44:00Z">
        <w:r>
          <w:rPr>
            <w:rFonts w:ascii="Times New Roman" w:hAnsi="Times New Roman" w:cs="Times New Roman"/>
            <w:sz w:val="24"/>
            <w:szCs w:val="24"/>
          </w:rPr>
          <w:t xml:space="preserve"> </w:t>
        </w:r>
      </w:ins>
      <w:ins w:id="4021" w:author="Tima" w:date="2026-01-16T10:54:00Z">
        <w:r w:rsidR="00905147" w:rsidRPr="00FA4881">
          <w:rPr>
            <w:rFonts w:ascii="Times New Roman" w:hAnsi="Times New Roman" w:cs="Times New Roman"/>
            <w:sz w:val="24"/>
            <w:szCs w:val="24"/>
          </w:rPr>
          <w:t>влияния не оказыва</w:t>
        </w:r>
      </w:ins>
      <w:ins w:id="4022" w:author="Tima" w:date="2026-01-16T11:44:00Z">
        <w:r>
          <w:rPr>
            <w:rFonts w:ascii="Times New Roman" w:hAnsi="Times New Roman" w:cs="Times New Roman"/>
            <w:sz w:val="24"/>
            <w:szCs w:val="24"/>
          </w:rPr>
          <w:t>ю</w:t>
        </w:r>
      </w:ins>
      <w:ins w:id="4023" w:author="Tima" w:date="2026-01-16T10:54:00Z">
        <w:r w:rsidR="00905147" w:rsidRPr="00FA4881">
          <w:rPr>
            <w:rFonts w:ascii="Times New Roman" w:hAnsi="Times New Roman" w:cs="Times New Roman"/>
            <w:sz w:val="24"/>
            <w:szCs w:val="24"/>
          </w:rPr>
          <w:t>т.</w:t>
        </w:r>
      </w:ins>
    </w:p>
    <w:p w14:paraId="2DBE4D2D" w14:textId="191DCF7B" w:rsidR="007F1B4E" w:rsidRPr="00E26052" w:rsidRDefault="00F514DE">
      <w:pPr>
        <w:spacing w:line="276" w:lineRule="auto"/>
        <w:ind w:firstLine="709"/>
        <w:jc w:val="both"/>
        <w:rPr>
          <w:ins w:id="4024" w:author="Tima" w:date="2026-01-16T11:50:00Z"/>
          <w:rFonts w:ascii="Times New Roman" w:hAnsi="Times New Roman" w:cs="Times New Roman"/>
          <w:sz w:val="24"/>
          <w:szCs w:val="24"/>
          <w:rPrChange w:id="4025" w:author="Tima" w:date="2026-01-16T12:12:00Z">
            <w:rPr>
              <w:ins w:id="4026" w:author="Tima" w:date="2026-01-16T11:50:00Z"/>
              <w:rFonts w:ascii="Times New Roman" w:hAnsi="Times New Roman" w:cs="Times New Roman"/>
              <w:sz w:val="24"/>
            </w:rPr>
          </w:rPrChange>
        </w:rPr>
        <w:pPrChange w:id="4027" w:author="Tima" w:date="2026-01-16T12:12:00Z">
          <w:pPr>
            <w:ind w:firstLine="709"/>
            <w:jc w:val="both"/>
          </w:pPr>
        </w:pPrChange>
      </w:pPr>
      <w:ins w:id="4028" w:author="Tima" w:date="2026-01-16T11:52:00Z">
        <w:r w:rsidRPr="00E07331">
          <w:rPr>
            <w:rFonts w:ascii="Times New Roman" w:hAnsi="Times New Roman" w:cs="Times New Roman"/>
            <w:sz w:val="24"/>
            <w:szCs w:val="24"/>
          </w:rPr>
          <w:t>С</w:t>
        </w:r>
        <w:r w:rsidR="00E26052">
          <w:rPr>
            <w:rFonts w:ascii="Times New Roman" w:hAnsi="Times New Roman" w:cs="Times New Roman"/>
            <w:sz w:val="24"/>
            <w:szCs w:val="24"/>
          </w:rPr>
          <w:t>равнител</w:t>
        </w:r>
      </w:ins>
      <w:ins w:id="4029" w:author="Tima" w:date="2026-01-16T12:12:00Z">
        <w:r w:rsidR="00E26052">
          <w:rPr>
            <w:rFonts w:ascii="Times New Roman" w:hAnsi="Times New Roman" w:cs="Times New Roman"/>
            <w:sz w:val="24"/>
            <w:szCs w:val="24"/>
          </w:rPr>
          <w:t>ь</w:t>
        </w:r>
      </w:ins>
      <w:ins w:id="4030" w:author="Tima" w:date="2026-01-16T11:52:00Z">
        <w:r w:rsidR="00E26052" w:rsidRPr="00FA4881">
          <w:rPr>
            <w:rFonts w:ascii="Times New Roman" w:hAnsi="Times New Roman" w:cs="Times New Roman"/>
            <w:sz w:val="24"/>
            <w:szCs w:val="24"/>
          </w:rPr>
          <w:t>ный</w:t>
        </w:r>
        <w:r w:rsidRPr="00FA4881">
          <w:rPr>
            <w:rFonts w:ascii="Times New Roman" w:hAnsi="Times New Roman" w:cs="Times New Roman"/>
            <w:sz w:val="24"/>
            <w:szCs w:val="24"/>
          </w:rPr>
          <w:t xml:space="preserve"> анализ </w:t>
        </w:r>
      </w:ins>
      <w:ins w:id="4031" w:author="Tima" w:date="2026-01-16T12:11:00Z">
        <w:r w:rsidR="00E26052" w:rsidRPr="00E07331">
          <w:rPr>
            <w:rFonts w:ascii="Times New Roman" w:hAnsi="Times New Roman" w:cs="Times New Roman"/>
            <w:sz w:val="24"/>
            <w:szCs w:val="24"/>
          </w:rPr>
          <w:t xml:space="preserve">игроков рынка </w:t>
        </w:r>
        <w:r w:rsidR="00E26052" w:rsidRPr="00E26052">
          <w:rPr>
            <w:rFonts w:ascii="Times New Roman" w:hAnsi="Times New Roman" w:cs="Times New Roman"/>
            <w:sz w:val="24"/>
            <w:szCs w:val="24"/>
            <w:rPrChange w:id="4032" w:author="Tima" w:date="2026-01-16T12:12:00Z">
              <w:rPr>
                <w:rFonts w:ascii="Times New Roman" w:hAnsi="Times New Roman" w:cs="Times New Roman"/>
                <w:sz w:val="24"/>
                <w:lang w:val="en-US"/>
              </w:rPr>
            </w:rPrChange>
          </w:rPr>
          <w:t>NFT</w:t>
        </w:r>
        <w:r w:rsidR="00E26052" w:rsidRPr="00FA4881">
          <w:rPr>
            <w:rFonts w:ascii="Times New Roman" w:hAnsi="Times New Roman" w:cs="Times New Roman"/>
            <w:sz w:val="24"/>
            <w:szCs w:val="24"/>
          </w:rPr>
          <w:t>, которые,</w:t>
        </w:r>
      </w:ins>
      <w:ins w:id="4033" w:author="Tima" w:date="2026-01-16T11:52:00Z">
        <w:r w:rsidRPr="00FA4881">
          <w:rPr>
            <w:rFonts w:ascii="Times New Roman" w:hAnsi="Times New Roman" w:cs="Times New Roman"/>
            <w:sz w:val="24"/>
            <w:szCs w:val="24"/>
          </w:rPr>
          <w:t xml:space="preserve"> </w:t>
        </w:r>
      </w:ins>
      <w:ins w:id="4034" w:author="Tima" w:date="2026-01-16T12:11:00Z">
        <w:r w:rsidR="00E26052" w:rsidRPr="00E07331">
          <w:rPr>
            <w:rFonts w:ascii="Times New Roman" w:hAnsi="Times New Roman" w:cs="Times New Roman"/>
            <w:sz w:val="24"/>
            <w:szCs w:val="24"/>
          </w:rPr>
          <w:t>по сути, не являются конкурентами сервиса в силу его уникальности</w:t>
        </w:r>
      </w:ins>
      <w:ins w:id="4035" w:author="Tima" w:date="2026-01-16T12:12:00Z">
        <w:r w:rsidR="00E26052" w:rsidRPr="00342938">
          <w:rPr>
            <w:rFonts w:ascii="Times New Roman" w:hAnsi="Times New Roman" w:cs="Times New Roman"/>
            <w:sz w:val="24"/>
            <w:szCs w:val="24"/>
          </w:rPr>
          <w:t xml:space="preserve">, </w:t>
        </w:r>
      </w:ins>
      <w:ins w:id="4036" w:author="Tima" w:date="2026-01-16T11:52:00Z">
        <w:r w:rsidRPr="00E26052">
          <w:rPr>
            <w:rFonts w:ascii="Times New Roman" w:hAnsi="Times New Roman" w:cs="Times New Roman"/>
            <w:sz w:val="24"/>
            <w:szCs w:val="24"/>
            <w:rPrChange w:id="4037" w:author="Tima" w:date="2026-01-16T12:12:00Z">
              <w:rPr>
                <w:rFonts w:ascii="Times New Roman" w:hAnsi="Times New Roman" w:cs="Times New Roman"/>
                <w:sz w:val="24"/>
              </w:rPr>
            </w:rPrChange>
          </w:rPr>
          <w:t>представим в таблице 4.</w:t>
        </w:r>
      </w:ins>
    </w:p>
    <w:p w14:paraId="46095339" w14:textId="20F240F3" w:rsidR="00F514DE" w:rsidRDefault="00F514DE" w:rsidP="00F514DE">
      <w:pPr>
        <w:pStyle w:val="af0"/>
        <w:rPr>
          <w:ins w:id="4038" w:author="Tima" w:date="2026-01-16T11:53:00Z"/>
        </w:rPr>
      </w:pPr>
      <w:bookmarkStart w:id="4039" w:name="_Ref148995896"/>
      <w:ins w:id="4040" w:author="Tima" w:date="2026-01-16T11:53:00Z">
        <w:r>
          <w:t xml:space="preserve">Таблица </w:t>
        </w:r>
      </w:ins>
      <w:ins w:id="4041" w:author="Tima" w:date="2026-01-16T11:54:00Z">
        <w:r>
          <w:t>4</w:t>
        </w:r>
      </w:ins>
      <w:bookmarkEnd w:id="4039"/>
      <w:ins w:id="4042" w:author="Tima" w:date="2026-01-16T11:53:00Z">
        <w:r>
          <w:t xml:space="preserve"> – Сравнительный анализ конкурентов</w:t>
        </w:r>
      </w:ins>
    </w:p>
    <w:tbl>
      <w:tblPr>
        <w:tblStyle w:val="TableGridLight"/>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Change w:id="4043" w:author="Tima" w:date="2026-01-16T12:22:00Z">
          <w:tblPr>
            <w:tblStyle w:val="TableGridLight"/>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PrChange>
      </w:tblPr>
      <w:tblGrid>
        <w:gridCol w:w="1555"/>
        <w:gridCol w:w="1417"/>
        <w:gridCol w:w="1134"/>
        <w:gridCol w:w="1276"/>
        <w:gridCol w:w="850"/>
        <w:gridCol w:w="1134"/>
        <w:gridCol w:w="1134"/>
        <w:gridCol w:w="1276"/>
        <w:tblGridChange w:id="4044">
          <w:tblGrid>
            <w:gridCol w:w="1555"/>
            <w:gridCol w:w="1417"/>
            <w:gridCol w:w="1134"/>
            <w:gridCol w:w="1276"/>
            <w:gridCol w:w="850"/>
            <w:gridCol w:w="280"/>
            <w:gridCol w:w="854"/>
            <w:gridCol w:w="284"/>
            <w:gridCol w:w="850"/>
            <w:gridCol w:w="284"/>
            <w:gridCol w:w="992"/>
            <w:gridCol w:w="142"/>
          </w:tblGrid>
        </w:tblGridChange>
      </w:tblGrid>
      <w:tr w:rsidR="00945A14" w:rsidRPr="00E74E58" w14:paraId="473E6B20" w14:textId="7BD14A72" w:rsidTr="00945A14">
        <w:trPr>
          <w:ins w:id="4045" w:author="Tima" w:date="2026-01-16T11:53:00Z"/>
        </w:trPr>
        <w:tc>
          <w:tcPr>
            <w:tcW w:w="1555" w:type="dxa"/>
            <w:tcPrChange w:id="4046" w:author="Tima" w:date="2026-01-16T12:22:00Z">
              <w:tcPr>
                <w:tcW w:w="1555" w:type="dxa"/>
              </w:tcPr>
            </w:tcPrChange>
          </w:tcPr>
          <w:p w14:paraId="6ECA8147" w14:textId="77777777" w:rsidR="00945A14" w:rsidRPr="00F514DE" w:rsidRDefault="00945A14">
            <w:pPr>
              <w:jc w:val="center"/>
              <w:rPr>
                <w:ins w:id="4047" w:author="Tima" w:date="2026-01-16T11:53:00Z"/>
                <w:rFonts w:ascii="Times New Roman" w:hAnsi="Times New Roman" w:cs="Times New Roman"/>
                <w:sz w:val="24"/>
                <w:rPrChange w:id="4048" w:author="Tima" w:date="2026-01-16T11:53:00Z">
                  <w:rPr>
                    <w:ins w:id="4049" w:author="Tima" w:date="2026-01-16T11:53:00Z"/>
                    <w:rFonts w:cs="Times New Roman"/>
                  </w:rPr>
                </w:rPrChange>
              </w:rPr>
              <w:pPrChange w:id="4050" w:author="Tima" w:date="2026-01-16T12:09:00Z">
                <w:pPr/>
              </w:pPrChange>
            </w:pPr>
            <w:ins w:id="4051" w:author="Tima" w:date="2026-01-16T11:53:00Z">
              <w:r w:rsidRPr="00F514DE">
                <w:rPr>
                  <w:rFonts w:ascii="Times New Roman" w:eastAsia="Times New Roman" w:hAnsi="Times New Roman" w:cs="Times New Roman"/>
                  <w:sz w:val="24"/>
                  <w:rPrChange w:id="4052" w:author="Tima" w:date="2026-01-16T11:53:00Z">
                    <w:rPr>
                      <w:rFonts w:eastAsia="Times New Roman" w:cs="Times New Roman"/>
                    </w:rPr>
                  </w:rPrChange>
                </w:rPr>
                <w:t>Свойства</w:t>
              </w:r>
            </w:ins>
          </w:p>
        </w:tc>
        <w:tc>
          <w:tcPr>
            <w:tcW w:w="1417" w:type="dxa"/>
            <w:tcPrChange w:id="4053" w:author="Tima" w:date="2026-01-16T12:22:00Z">
              <w:tcPr>
                <w:tcW w:w="1417" w:type="dxa"/>
              </w:tcPr>
            </w:tcPrChange>
          </w:tcPr>
          <w:p w14:paraId="69CE7D3F" w14:textId="303352F0" w:rsidR="00945A14" w:rsidRPr="00BD6C83" w:rsidRDefault="00945A14" w:rsidP="00FA4881">
            <w:pPr>
              <w:jc w:val="center"/>
              <w:rPr>
                <w:ins w:id="4054" w:author="Tima" w:date="2026-01-16T11:53:00Z"/>
                <w:rFonts w:ascii="Times New Roman" w:hAnsi="Times New Roman" w:cs="Times New Roman"/>
                <w:b/>
                <w:sz w:val="24"/>
                <w:rPrChange w:id="4055" w:author="Tima" w:date="2026-01-18T23:17:00Z">
                  <w:rPr>
                    <w:ins w:id="4056" w:author="Tima" w:date="2026-01-16T11:53:00Z"/>
                    <w:rFonts w:cs="Times New Roman"/>
                  </w:rPr>
                </w:rPrChange>
              </w:rPr>
            </w:pPr>
            <w:ins w:id="4057" w:author="Tima" w:date="2026-01-16T11:53:00Z">
              <w:r w:rsidRPr="00BD6C83">
                <w:rPr>
                  <w:rFonts w:ascii="Times New Roman" w:eastAsia="Times New Roman" w:hAnsi="Times New Roman" w:cs="Times New Roman"/>
                  <w:b/>
                  <w:sz w:val="24"/>
                  <w:rPrChange w:id="4058" w:author="Tima" w:date="2026-01-18T23:17:00Z">
                    <w:rPr>
                      <w:rFonts w:eastAsia="Times New Roman" w:cs="Times New Roman"/>
                    </w:rPr>
                  </w:rPrChange>
                </w:rPr>
                <w:t>Сервис</w:t>
              </w:r>
            </w:ins>
            <w:ins w:id="4059" w:author="Tima" w:date="2026-01-16T11:55:00Z">
              <w:r w:rsidRPr="00BD6C83">
                <w:rPr>
                  <w:rFonts w:ascii="Times New Roman" w:eastAsia="Times New Roman" w:hAnsi="Times New Roman" w:cs="Times New Roman"/>
                  <w:b/>
                  <w:sz w:val="24"/>
                  <w:rPrChange w:id="4060" w:author="Tima" w:date="2026-01-18T23:17:00Z">
                    <w:rPr>
                      <w:rFonts w:ascii="Times New Roman" w:eastAsia="Times New Roman" w:hAnsi="Times New Roman" w:cs="Times New Roman"/>
                      <w:sz w:val="24"/>
                    </w:rPr>
                  </w:rPrChange>
                </w:rPr>
                <w:t xml:space="preserve"> «Купи и накопи»</w:t>
              </w:r>
            </w:ins>
          </w:p>
        </w:tc>
        <w:tc>
          <w:tcPr>
            <w:tcW w:w="1134" w:type="dxa"/>
            <w:tcPrChange w:id="4061" w:author="Tima" w:date="2026-01-16T12:22:00Z">
              <w:tcPr>
                <w:tcW w:w="1134" w:type="dxa"/>
              </w:tcPr>
            </w:tcPrChange>
          </w:tcPr>
          <w:p w14:paraId="31A7CEDA" w14:textId="7F506FC7" w:rsidR="00945A14" w:rsidRPr="00E74E58" w:rsidRDefault="00945A14" w:rsidP="00FA4881">
            <w:pPr>
              <w:jc w:val="center"/>
              <w:rPr>
                <w:ins w:id="4062" w:author="Tima" w:date="2026-01-16T11:53:00Z"/>
                <w:rFonts w:ascii="Times New Roman" w:hAnsi="Times New Roman" w:cs="Times New Roman"/>
                <w:sz w:val="24"/>
                <w:lang w:val="en-US"/>
                <w:rPrChange w:id="4063" w:author="Tima" w:date="2026-01-16T11:55:00Z">
                  <w:rPr>
                    <w:ins w:id="4064" w:author="Tima" w:date="2026-01-16T11:53:00Z"/>
                    <w:rFonts w:cs="Times New Roman"/>
                  </w:rPr>
                </w:rPrChange>
              </w:rPr>
            </w:pPr>
            <w:proofErr w:type="spellStart"/>
            <w:ins w:id="4065" w:author="Tima" w:date="2026-01-16T11:55:00Z">
              <w:r>
                <w:rPr>
                  <w:rFonts w:ascii="Times New Roman" w:eastAsia="Times New Roman" w:hAnsi="Times New Roman" w:cs="Times New Roman"/>
                  <w:sz w:val="24"/>
                  <w:lang w:val="en-US"/>
                </w:rPr>
                <w:t>OpenSea</w:t>
              </w:r>
            </w:ins>
            <w:proofErr w:type="spellEnd"/>
          </w:p>
        </w:tc>
        <w:tc>
          <w:tcPr>
            <w:tcW w:w="1276" w:type="dxa"/>
            <w:tcPrChange w:id="4066" w:author="Tima" w:date="2026-01-16T12:22:00Z">
              <w:tcPr>
                <w:tcW w:w="1276" w:type="dxa"/>
              </w:tcPr>
            </w:tcPrChange>
          </w:tcPr>
          <w:p w14:paraId="0DB7496E" w14:textId="0F7AC920" w:rsidR="00945A14" w:rsidRPr="00E74E58" w:rsidRDefault="00945A14">
            <w:pPr>
              <w:jc w:val="center"/>
              <w:rPr>
                <w:ins w:id="4067" w:author="Tima" w:date="2026-01-16T11:53:00Z"/>
                <w:rFonts w:ascii="Times New Roman" w:hAnsi="Times New Roman" w:cs="Times New Roman"/>
                <w:color w:val="000000" w:themeColor="text1"/>
                <w:sz w:val="24"/>
                <w:lang w:val="en-US"/>
                <w:rPrChange w:id="4068" w:author="Tima" w:date="2026-01-16T11:55:00Z">
                  <w:rPr>
                    <w:ins w:id="4069" w:author="Tima" w:date="2026-01-16T11:53:00Z"/>
                    <w:rFonts w:cs="Times New Roman"/>
                    <w:color w:val="000000" w:themeColor="text1"/>
                  </w:rPr>
                </w:rPrChange>
              </w:rPr>
            </w:pPr>
            <w:proofErr w:type="spellStart"/>
            <w:ins w:id="4070" w:author="Tima" w:date="2026-01-16T11:55:00Z">
              <w:r>
                <w:rPr>
                  <w:rFonts w:ascii="Times New Roman" w:eastAsia="Times New Roman" w:hAnsi="Times New Roman" w:cs="Times New Roman"/>
                  <w:color w:val="000000" w:themeColor="text1"/>
                  <w:sz w:val="24"/>
                  <w:lang w:val="en-US"/>
                </w:rPr>
                <w:t>Binance</w:t>
              </w:r>
              <w:proofErr w:type="spellEnd"/>
              <w:r>
                <w:rPr>
                  <w:rFonts w:ascii="Times New Roman" w:eastAsia="Times New Roman" w:hAnsi="Times New Roman" w:cs="Times New Roman"/>
                  <w:color w:val="000000" w:themeColor="text1"/>
                  <w:sz w:val="24"/>
                  <w:lang w:val="en-US"/>
                </w:rPr>
                <w:t xml:space="preserve"> NFT</w:t>
              </w:r>
            </w:ins>
          </w:p>
        </w:tc>
        <w:tc>
          <w:tcPr>
            <w:tcW w:w="850" w:type="dxa"/>
            <w:tcPrChange w:id="4071" w:author="Tima" w:date="2026-01-16T12:22:00Z">
              <w:tcPr>
                <w:tcW w:w="1130" w:type="dxa"/>
                <w:gridSpan w:val="2"/>
              </w:tcPr>
            </w:tcPrChange>
          </w:tcPr>
          <w:p w14:paraId="4B88B855" w14:textId="763AA66E" w:rsidR="00945A14" w:rsidRPr="00E74E58" w:rsidRDefault="00945A14">
            <w:pPr>
              <w:jc w:val="center"/>
              <w:rPr>
                <w:ins w:id="4072" w:author="Tima" w:date="2026-01-16T11:53:00Z"/>
                <w:rFonts w:ascii="Times New Roman" w:hAnsi="Times New Roman" w:cs="Times New Roman"/>
                <w:color w:val="000000" w:themeColor="text1"/>
                <w:sz w:val="24"/>
                <w:lang w:val="en-US"/>
                <w:rPrChange w:id="4073" w:author="Tima" w:date="2026-01-16T11:55:00Z">
                  <w:rPr>
                    <w:ins w:id="4074" w:author="Tima" w:date="2026-01-16T11:53:00Z"/>
                    <w:rFonts w:cs="Times New Roman"/>
                    <w:color w:val="000000" w:themeColor="text1"/>
                  </w:rPr>
                </w:rPrChange>
              </w:rPr>
            </w:pPr>
            <w:ins w:id="4075" w:author="Tima" w:date="2026-01-16T11:55:00Z">
              <w:r>
                <w:rPr>
                  <w:rFonts w:ascii="Times New Roman" w:eastAsia="Times New Roman" w:hAnsi="Times New Roman" w:cs="Times New Roman"/>
                  <w:color w:val="000000" w:themeColor="text1"/>
                  <w:sz w:val="24"/>
                  <w:lang w:val="en-US"/>
                </w:rPr>
                <w:t>Blur</w:t>
              </w:r>
            </w:ins>
          </w:p>
        </w:tc>
        <w:tc>
          <w:tcPr>
            <w:tcW w:w="1134" w:type="dxa"/>
            <w:tcPrChange w:id="4076" w:author="Tima" w:date="2026-01-16T12:22:00Z">
              <w:tcPr>
                <w:tcW w:w="1138" w:type="dxa"/>
                <w:gridSpan w:val="2"/>
              </w:tcPr>
            </w:tcPrChange>
          </w:tcPr>
          <w:p w14:paraId="571477A2" w14:textId="28CDC1D0" w:rsidR="00945A14" w:rsidRPr="00E74E58" w:rsidRDefault="00945A14">
            <w:pPr>
              <w:jc w:val="center"/>
              <w:rPr>
                <w:ins w:id="4077" w:author="Tima" w:date="2026-01-16T11:53:00Z"/>
                <w:rFonts w:ascii="Times New Roman" w:hAnsi="Times New Roman" w:cs="Times New Roman"/>
                <w:color w:val="000000" w:themeColor="text1"/>
                <w:sz w:val="24"/>
                <w:lang w:val="en-US"/>
                <w:rPrChange w:id="4078" w:author="Tima" w:date="2026-01-16T11:56:00Z">
                  <w:rPr>
                    <w:ins w:id="4079" w:author="Tima" w:date="2026-01-16T11:53:00Z"/>
                    <w:rFonts w:cs="Times New Roman"/>
                    <w:color w:val="000000" w:themeColor="text1"/>
                  </w:rPr>
                </w:rPrChange>
              </w:rPr>
            </w:pPr>
            <w:ins w:id="4080" w:author="Tima" w:date="2026-01-16T11:57:00Z">
              <w:r>
                <w:rPr>
                  <w:rFonts w:ascii="Times New Roman" w:hAnsi="Times New Roman" w:cs="Times New Roman"/>
                  <w:color w:val="000000" w:themeColor="text1"/>
                  <w:sz w:val="24"/>
                  <w:lang w:val="en-US"/>
                </w:rPr>
                <w:t>Magic Eden</w:t>
              </w:r>
            </w:ins>
          </w:p>
        </w:tc>
        <w:tc>
          <w:tcPr>
            <w:tcW w:w="1134" w:type="dxa"/>
            <w:tcPrChange w:id="4081" w:author="Tima" w:date="2026-01-16T12:22:00Z">
              <w:tcPr>
                <w:tcW w:w="1134" w:type="dxa"/>
                <w:gridSpan w:val="2"/>
              </w:tcPr>
            </w:tcPrChange>
          </w:tcPr>
          <w:p w14:paraId="151436A1" w14:textId="4BD69FFE" w:rsidR="00945A14" w:rsidRPr="00B9537A" w:rsidRDefault="00945A14">
            <w:pPr>
              <w:jc w:val="center"/>
              <w:rPr>
                <w:ins w:id="4082" w:author="Tima" w:date="2026-01-16T12:07:00Z"/>
                <w:rFonts w:ascii="Times New Roman" w:eastAsia="Times New Roman" w:hAnsi="Times New Roman" w:cs="Times New Roman"/>
                <w:color w:val="000000" w:themeColor="text1"/>
                <w:sz w:val="24"/>
                <w:rPrChange w:id="4083" w:author="Tima" w:date="2026-01-16T12:08:00Z">
                  <w:rPr>
                    <w:ins w:id="4084" w:author="Tima" w:date="2026-01-16T12:07:00Z"/>
                    <w:rFonts w:ascii="Times New Roman" w:eastAsia="Times New Roman" w:hAnsi="Times New Roman" w:cs="Times New Roman"/>
                    <w:color w:val="000000" w:themeColor="text1"/>
                    <w:sz w:val="24"/>
                    <w:lang w:val="en-US"/>
                  </w:rPr>
                </w:rPrChange>
              </w:rPr>
            </w:pPr>
            <w:proofErr w:type="spellStart"/>
            <w:ins w:id="4085" w:author="Tima" w:date="2026-01-16T12:08:00Z">
              <w:r>
                <w:rPr>
                  <w:rFonts w:ascii="Times New Roman" w:eastAsia="Times New Roman" w:hAnsi="Times New Roman" w:cs="Times New Roman"/>
                  <w:color w:val="000000" w:themeColor="text1"/>
                  <w:sz w:val="24"/>
                  <w:lang w:val="en-US"/>
                </w:rPr>
                <w:t>Getgems</w:t>
              </w:r>
            </w:ins>
            <w:proofErr w:type="spellEnd"/>
          </w:p>
        </w:tc>
        <w:tc>
          <w:tcPr>
            <w:tcW w:w="1276" w:type="dxa"/>
            <w:tcPrChange w:id="4086" w:author="Tima" w:date="2026-01-16T12:22:00Z">
              <w:tcPr>
                <w:tcW w:w="1134" w:type="dxa"/>
                <w:gridSpan w:val="2"/>
              </w:tcPr>
            </w:tcPrChange>
          </w:tcPr>
          <w:p w14:paraId="2721F871" w14:textId="355BC020" w:rsidR="00945A14" w:rsidRPr="00945A14" w:rsidRDefault="00945A14">
            <w:pPr>
              <w:jc w:val="center"/>
              <w:rPr>
                <w:ins w:id="4087" w:author="Tima" w:date="2026-01-16T12:21:00Z"/>
                <w:rFonts w:ascii="Times New Roman" w:eastAsia="Times New Roman" w:hAnsi="Times New Roman" w:cs="Times New Roman"/>
                <w:color w:val="000000" w:themeColor="text1"/>
                <w:sz w:val="24"/>
                <w:rPrChange w:id="4088" w:author="Tima" w:date="2026-01-16T12:21:00Z">
                  <w:rPr>
                    <w:ins w:id="4089" w:author="Tima" w:date="2026-01-16T12:21:00Z"/>
                    <w:rFonts w:ascii="Times New Roman" w:eastAsia="Times New Roman" w:hAnsi="Times New Roman" w:cs="Times New Roman"/>
                    <w:color w:val="000000" w:themeColor="text1"/>
                    <w:sz w:val="24"/>
                    <w:lang w:val="en-US"/>
                  </w:rPr>
                </w:rPrChange>
              </w:rPr>
            </w:pPr>
            <w:proofErr w:type="spellStart"/>
            <w:ins w:id="4090" w:author="Tima" w:date="2026-01-16T12:21:00Z">
              <w:r>
                <w:rPr>
                  <w:rFonts w:ascii="Times New Roman" w:eastAsia="Times New Roman" w:hAnsi="Times New Roman" w:cs="Times New Roman"/>
                  <w:color w:val="000000" w:themeColor="text1"/>
                  <w:sz w:val="24"/>
                </w:rPr>
                <w:t>Телег</w:t>
              </w:r>
            </w:ins>
            <w:ins w:id="4091" w:author="Tima" w:date="2026-01-16T12:22:00Z">
              <w:r>
                <w:rPr>
                  <w:rFonts w:ascii="Times New Roman" w:eastAsia="Times New Roman" w:hAnsi="Times New Roman" w:cs="Times New Roman"/>
                  <w:color w:val="000000" w:themeColor="text1"/>
                  <w:sz w:val="24"/>
                </w:rPr>
                <w:t>р</w:t>
              </w:r>
            </w:ins>
            <w:ins w:id="4092" w:author="Tima" w:date="2026-01-16T12:21:00Z">
              <w:r>
                <w:rPr>
                  <w:rFonts w:ascii="Times New Roman" w:eastAsia="Times New Roman" w:hAnsi="Times New Roman" w:cs="Times New Roman"/>
                  <w:color w:val="000000" w:themeColor="text1"/>
                  <w:sz w:val="24"/>
                </w:rPr>
                <w:t>ам-маркет</w:t>
              </w:r>
              <w:proofErr w:type="spellEnd"/>
            </w:ins>
          </w:p>
        </w:tc>
      </w:tr>
      <w:tr w:rsidR="00945A14" w:rsidRPr="00E74E58" w14:paraId="76BCE1F9" w14:textId="5D44D8CC" w:rsidTr="00945A14">
        <w:trPr>
          <w:trHeight w:val="171"/>
          <w:ins w:id="4093" w:author="Tima" w:date="2026-01-16T11:53:00Z"/>
          <w:trPrChange w:id="4094" w:author="Tima" w:date="2026-01-16T12:22:00Z">
            <w:trPr>
              <w:trHeight w:val="171"/>
            </w:trPr>
          </w:trPrChange>
        </w:trPr>
        <w:tc>
          <w:tcPr>
            <w:tcW w:w="1555" w:type="dxa"/>
            <w:tcPrChange w:id="4095" w:author="Tima" w:date="2026-01-16T12:22:00Z">
              <w:tcPr>
                <w:tcW w:w="1555" w:type="dxa"/>
              </w:tcPr>
            </w:tcPrChange>
          </w:tcPr>
          <w:p w14:paraId="40A08C55" w14:textId="6166A8B4" w:rsidR="00945A14" w:rsidRPr="00EE51DD" w:rsidRDefault="00945A14" w:rsidP="00945A14">
            <w:pPr>
              <w:rPr>
                <w:ins w:id="4096" w:author="Tima" w:date="2026-01-16T11:53:00Z"/>
                <w:rFonts w:ascii="Times New Roman" w:hAnsi="Times New Roman" w:cs="Times New Roman"/>
                <w:sz w:val="24"/>
                <w:rPrChange w:id="4097" w:author="Tima" w:date="2026-01-16T11:58:00Z">
                  <w:rPr>
                    <w:ins w:id="4098" w:author="Tima" w:date="2026-01-16T11:53:00Z"/>
                    <w:rFonts w:cs="Times New Roman"/>
                  </w:rPr>
                </w:rPrChange>
              </w:rPr>
            </w:pPr>
            <w:ins w:id="4099" w:author="Tima" w:date="2026-01-16T11:58:00Z">
              <w:r>
                <w:rPr>
                  <w:rFonts w:ascii="Times New Roman" w:eastAsia="Times New Roman" w:hAnsi="Times New Roman" w:cs="Times New Roman"/>
                  <w:sz w:val="24"/>
                </w:rPr>
                <w:t>Известность</w:t>
              </w:r>
            </w:ins>
          </w:p>
        </w:tc>
        <w:tc>
          <w:tcPr>
            <w:tcW w:w="1417" w:type="dxa"/>
            <w:vAlign w:val="center"/>
            <w:tcPrChange w:id="4100" w:author="Tima" w:date="2026-01-16T12:22:00Z">
              <w:tcPr>
                <w:tcW w:w="1417" w:type="dxa"/>
                <w:vAlign w:val="center"/>
              </w:tcPr>
            </w:tcPrChange>
          </w:tcPr>
          <w:p w14:paraId="6A346D52" w14:textId="1C7C80C7" w:rsidR="00945A14" w:rsidRPr="00BD6C83" w:rsidRDefault="00945A14" w:rsidP="00945A14">
            <w:pPr>
              <w:jc w:val="center"/>
              <w:rPr>
                <w:ins w:id="4101" w:author="Tima" w:date="2026-01-16T11:53:00Z"/>
                <w:rFonts w:ascii="Times New Roman" w:hAnsi="Times New Roman" w:cs="Times New Roman"/>
                <w:b/>
                <w:sz w:val="24"/>
                <w:rPrChange w:id="4102" w:author="Tima" w:date="2026-01-18T23:17:00Z">
                  <w:rPr>
                    <w:ins w:id="4103" w:author="Tima" w:date="2026-01-16T11:53:00Z"/>
                    <w:rFonts w:cs="Times New Roman"/>
                  </w:rPr>
                </w:rPrChange>
              </w:rPr>
            </w:pPr>
            <w:ins w:id="4104" w:author="Tima" w:date="2026-01-16T11:53:00Z">
              <w:r w:rsidRPr="00BD6C83">
                <w:rPr>
                  <w:rFonts w:ascii="Times New Roman" w:eastAsia="Times New Roman" w:hAnsi="Times New Roman" w:cs="Times New Roman"/>
                  <w:b/>
                  <w:sz w:val="24"/>
                  <w:rPrChange w:id="4105" w:author="Tima" w:date="2026-01-18T23:17:00Z">
                    <w:rPr>
                      <w:rFonts w:ascii="Times New Roman" w:eastAsia="Times New Roman" w:hAnsi="Times New Roman" w:cs="Times New Roman"/>
                      <w:sz w:val="24"/>
                    </w:rPr>
                  </w:rPrChange>
                </w:rPr>
                <w:t>-</w:t>
              </w:r>
            </w:ins>
          </w:p>
        </w:tc>
        <w:tc>
          <w:tcPr>
            <w:tcW w:w="1134" w:type="dxa"/>
            <w:vAlign w:val="center"/>
            <w:tcPrChange w:id="4106" w:author="Tima" w:date="2026-01-16T12:22:00Z">
              <w:tcPr>
                <w:tcW w:w="1134" w:type="dxa"/>
                <w:vAlign w:val="center"/>
              </w:tcPr>
            </w:tcPrChange>
          </w:tcPr>
          <w:p w14:paraId="7852D7D3" w14:textId="77777777" w:rsidR="00945A14" w:rsidRPr="00F514DE" w:rsidRDefault="00945A14" w:rsidP="00945A14">
            <w:pPr>
              <w:jc w:val="center"/>
              <w:rPr>
                <w:ins w:id="4107" w:author="Tima" w:date="2026-01-16T11:53:00Z"/>
                <w:rFonts w:ascii="Times New Roman" w:hAnsi="Times New Roman" w:cs="Times New Roman"/>
                <w:sz w:val="24"/>
                <w:rPrChange w:id="4108" w:author="Tima" w:date="2026-01-16T11:53:00Z">
                  <w:rPr>
                    <w:ins w:id="4109" w:author="Tima" w:date="2026-01-16T11:53:00Z"/>
                    <w:rFonts w:cs="Times New Roman"/>
                  </w:rPr>
                </w:rPrChange>
              </w:rPr>
            </w:pPr>
            <w:ins w:id="4110" w:author="Tima" w:date="2026-01-16T11:53:00Z">
              <w:r w:rsidRPr="00F514DE">
                <w:rPr>
                  <w:rFonts w:ascii="Times New Roman" w:eastAsia="Times New Roman" w:hAnsi="Times New Roman" w:cs="Times New Roman"/>
                  <w:sz w:val="24"/>
                  <w:rPrChange w:id="4111" w:author="Tima" w:date="2026-01-16T11:53:00Z">
                    <w:rPr>
                      <w:rFonts w:eastAsia="Times New Roman" w:cs="Times New Roman"/>
                    </w:rPr>
                  </w:rPrChange>
                </w:rPr>
                <w:t>+</w:t>
              </w:r>
            </w:ins>
          </w:p>
        </w:tc>
        <w:tc>
          <w:tcPr>
            <w:tcW w:w="1276" w:type="dxa"/>
            <w:vAlign w:val="center"/>
            <w:tcPrChange w:id="4112" w:author="Tima" w:date="2026-01-16T12:22:00Z">
              <w:tcPr>
                <w:tcW w:w="1276" w:type="dxa"/>
                <w:vAlign w:val="center"/>
              </w:tcPr>
            </w:tcPrChange>
          </w:tcPr>
          <w:p w14:paraId="1D2EAF38" w14:textId="1EC2C7A9" w:rsidR="00945A14" w:rsidRPr="00F514DE" w:rsidRDefault="00945A14" w:rsidP="00945A14">
            <w:pPr>
              <w:jc w:val="center"/>
              <w:rPr>
                <w:ins w:id="4113" w:author="Tima" w:date="2026-01-16T11:53:00Z"/>
                <w:rFonts w:ascii="Times New Roman" w:hAnsi="Times New Roman" w:cs="Times New Roman"/>
                <w:sz w:val="24"/>
                <w:rPrChange w:id="4114" w:author="Tima" w:date="2026-01-16T11:53:00Z">
                  <w:rPr>
                    <w:ins w:id="4115" w:author="Tima" w:date="2026-01-16T11:53:00Z"/>
                    <w:rFonts w:cs="Times New Roman"/>
                  </w:rPr>
                </w:rPrChange>
              </w:rPr>
            </w:pPr>
            <w:ins w:id="4116" w:author="Tima" w:date="2026-01-16T11:58:00Z">
              <w:r>
                <w:rPr>
                  <w:rFonts w:ascii="Times New Roman" w:eastAsia="Times New Roman" w:hAnsi="Times New Roman" w:cs="Times New Roman"/>
                  <w:sz w:val="24"/>
                </w:rPr>
                <w:t>+</w:t>
              </w:r>
            </w:ins>
          </w:p>
        </w:tc>
        <w:tc>
          <w:tcPr>
            <w:tcW w:w="850" w:type="dxa"/>
            <w:vAlign w:val="center"/>
            <w:tcPrChange w:id="4117" w:author="Tima" w:date="2026-01-16T12:22:00Z">
              <w:tcPr>
                <w:tcW w:w="1130" w:type="dxa"/>
                <w:gridSpan w:val="2"/>
                <w:vAlign w:val="center"/>
              </w:tcPr>
            </w:tcPrChange>
          </w:tcPr>
          <w:p w14:paraId="2304AAAC" w14:textId="77777777" w:rsidR="00945A14" w:rsidRPr="00F514DE" w:rsidRDefault="00945A14" w:rsidP="00945A14">
            <w:pPr>
              <w:jc w:val="center"/>
              <w:rPr>
                <w:ins w:id="4118" w:author="Tima" w:date="2026-01-16T11:53:00Z"/>
                <w:rFonts w:ascii="Times New Roman" w:hAnsi="Times New Roman" w:cs="Times New Roman"/>
                <w:sz w:val="24"/>
                <w:rPrChange w:id="4119" w:author="Tima" w:date="2026-01-16T11:53:00Z">
                  <w:rPr>
                    <w:ins w:id="4120" w:author="Tima" w:date="2026-01-16T11:53:00Z"/>
                    <w:rFonts w:cs="Times New Roman"/>
                  </w:rPr>
                </w:rPrChange>
              </w:rPr>
            </w:pPr>
            <w:ins w:id="4121" w:author="Tima" w:date="2026-01-16T11:53:00Z">
              <w:r w:rsidRPr="00F514DE">
                <w:rPr>
                  <w:rFonts w:ascii="Times New Roman" w:eastAsia="Times New Roman" w:hAnsi="Times New Roman" w:cs="Times New Roman"/>
                  <w:sz w:val="24"/>
                  <w:rPrChange w:id="4122" w:author="Tima" w:date="2026-01-16T11:53:00Z">
                    <w:rPr>
                      <w:rFonts w:eastAsia="Times New Roman" w:cs="Times New Roman"/>
                    </w:rPr>
                  </w:rPrChange>
                </w:rPr>
                <w:t>+</w:t>
              </w:r>
            </w:ins>
          </w:p>
        </w:tc>
        <w:tc>
          <w:tcPr>
            <w:tcW w:w="1134" w:type="dxa"/>
            <w:vAlign w:val="center"/>
            <w:tcPrChange w:id="4123" w:author="Tima" w:date="2026-01-16T12:22:00Z">
              <w:tcPr>
                <w:tcW w:w="1138" w:type="dxa"/>
                <w:gridSpan w:val="2"/>
                <w:vAlign w:val="center"/>
              </w:tcPr>
            </w:tcPrChange>
          </w:tcPr>
          <w:p w14:paraId="05144C39" w14:textId="77777777" w:rsidR="00945A14" w:rsidRPr="00F514DE" w:rsidRDefault="00945A14" w:rsidP="00945A14">
            <w:pPr>
              <w:jc w:val="center"/>
              <w:rPr>
                <w:ins w:id="4124" w:author="Tima" w:date="2026-01-16T11:53:00Z"/>
                <w:rFonts w:ascii="Times New Roman" w:hAnsi="Times New Roman" w:cs="Times New Roman"/>
                <w:sz w:val="24"/>
                <w:rPrChange w:id="4125" w:author="Tima" w:date="2026-01-16T11:53:00Z">
                  <w:rPr>
                    <w:ins w:id="4126" w:author="Tima" w:date="2026-01-16T11:53:00Z"/>
                    <w:rFonts w:cs="Times New Roman"/>
                  </w:rPr>
                </w:rPrChange>
              </w:rPr>
            </w:pPr>
            <w:ins w:id="4127" w:author="Tima" w:date="2026-01-16T11:53:00Z">
              <w:r w:rsidRPr="00F514DE">
                <w:rPr>
                  <w:rFonts w:ascii="Times New Roman" w:eastAsia="Times New Roman" w:hAnsi="Times New Roman" w:cs="Times New Roman"/>
                  <w:sz w:val="24"/>
                  <w:rPrChange w:id="4128" w:author="Tima" w:date="2026-01-16T11:53:00Z">
                    <w:rPr>
                      <w:rFonts w:eastAsia="Times New Roman" w:cs="Times New Roman"/>
                    </w:rPr>
                  </w:rPrChange>
                </w:rPr>
                <w:t>+</w:t>
              </w:r>
            </w:ins>
          </w:p>
        </w:tc>
        <w:tc>
          <w:tcPr>
            <w:tcW w:w="1134" w:type="dxa"/>
            <w:vAlign w:val="center"/>
            <w:tcPrChange w:id="4129" w:author="Tima" w:date="2026-01-16T12:22:00Z">
              <w:tcPr>
                <w:tcW w:w="1134" w:type="dxa"/>
                <w:gridSpan w:val="2"/>
                <w:vAlign w:val="center"/>
              </w:tcPr>
            </w:tcPrChange>
          </w:tcPr>
          <w:p w14:paraId="3424C56F" w14:textId="2F7D5B42" w:rsidR="00945A14" w:rsidRDefault="00945A14" w:rsidP="00945A14">
            <w:pPr>
              <w:jc w:val="center"/>
              <w:rPr>
                <w:ins w:id="4130" w:author="Tima" w:date="2026-01-16T12:07:00Z"/>
                <w:rFonts w:ascii="Times New Roman" w:eastAsia="Times New Roman" w:hAnsi="Times New Roman" w:cs="Times New Roman"/>
                <w:sz w:val="24"/>
              </w:rPr>
            </w:pPr>
            <w:ins w:id="4131" w:author="Tima" w:date="2026-01-16T12:07:00Z">
              <w:r>
                <w:rPr>
                  <w:rFonts w:ascii="Times New Roman" w:eastAsia="Times New Roman" w:hAnsi="Times New Roman" w:cs="Times New Roman"/>
                  <w:sz w:val="24"/>
                </w:rPr>
                <w:t>-</w:t>
              </w:r>
            </w:ins>
          </w:p>
        </w:tc>
        <w:tc>
          <w:tcPr>
            <w:tcW w:w="1276" w:type="dxa"/>
            <w:vAlign w:val="center"/>
            <w:tcPrChange w:id="4132" w:author="Tima" w:date="2026-01-16T12:22:00Z">
              <w:tcPr>
                <w:tcW w:w="1134" w:type="dxa"/>
                <w:gridSpan w:val="2"/>
              </w:tcPr>
            </w:tcPrChange>
          </w:tcPr>
          <w:p w14:paraId="353DEA78" w14:textId="785CAECA" w:rsidR="00945A14" w:rsidRDefault="00945A14" w:rsidP="00945A14">
            <w:pPr>
              <w:jc w:val="center"/>
              <w:rPr>
                <w:ins w:id="4133" w:author="Tima" w:date="2026-01-16T12:21:00Z"/>
                <w:rFonts w:ascii="Times New Roman" w:eastAsia="Times New Roman" w:hAnsi="Times New Roman" w:cs="Times New Roman"/>
                <w:sz w:val="24"/>
              </w:rPr>
            </w:pPr>
            <w:ins w:id="4134" w:author="Tima" w:date="2026-01-16T12:21:00Z">
              <w:r w:rsidRPr="00356E26">
                <w:rPr>
                  <w:rFonts w:ascii="Times New Roman" w:eastAsia="Times New Roman" w:hAnsi="Times New Roman" w:cs="Times New Roman"/>
                  <w:sz w:val="24"/>
                </w:rPr>
                <w:t>+</w:t>
              </w:r>
            </w:ins>
          </w:p>
        </w:tc>
      </w:tr>
      <w:tr w:rsidR="00945A14" w:rsidRPr="00E74E58" w14:paraId="1305FA7C" w14:textId="2358C7B3" w:rsidTr="00945A14">
        <w:trPr>
          <w:ins w:id="4135" w:author="Tima" w:date="2026-01-16T11:53:00Z"/>
        </w:trPr>
        <w:tc>
          <w:tcPr>
            <w:tcW w:w="1555" w:type="dxa"/>
            <w:tcPrChange w:id="4136" w:author="Tima" w:date="2026-01-16T12:22:00Z">
              <w:tcPr>
                <w:tcW w:w="1555" w:type="dxa"/>
              </w:tcPr>
            </w:tcPrChange>
          </w:tcPr>
          <w:p w14:paraId="4736014C" w14:textId="4D6E82CA" w:rsidR="00945A14" w:rsidRPr="00F514DE" w:rsidRDefault="00945A14" w:rsidP="00945A14">
            <w:pPr>
              <w:rPr>
                <w:ins w:id="4137" w:author="Tima" w:date="2026-01-16T11:53:00Z"/>
                <w:rFonts w:ascii="Times New Roman" w:hAnsi="Times New Roman" w:cs="Times New Roman"/>
                <w:sz w:val="24"/>
                <w:rPrChange w:id="4138" w:author="Tima" w:date="2026-01-16T11:53:00Z">
                  <w:rPr>
                    <w:ins w:id="4139" w:author="Tima" w:date="2026-01-16T11:53:00Z"/>
                    <w:rFonts w:cs="Times New Roman"/>
                  </w:rPr>
                </w:rPrChange>
              </w:rPr>
            </w:pPr>
            <w:ins w:id="4140" w:author="Tima" w:date="2026-01-16T11:59:00Z">
              <w:r>
                <w:rPr>
                  <w:rFonts w:ascii="Times New Roman" w:eastAsia="Times New Roman" w:hAnsi="Times New Roman" w:cs="Times New Roman"/>
                  <w:color w:val="000000" w:themeColor="dark1"/>
                  <w:sz w:val="24"/>
                </w:rPr>
                <w:t>Доступ из России</w:t>
              </w:r>
            </w:ins>
          </w:p>
        </w:tc>
        <w:tc>
          <w:tcPr>
            <w:tcW w:w="1417" w:type="dxa"/>
            <w:vAlign w:val="center"/>
            <w:tcPrChange w:id="4141" w:author="Tima" w:date="2026-01-16T12:22:00Z">
              <w:tcPr>
                <w:tcW w:w="1417" w:type="dxa"/>
                <w:vAlign w:val="center"/>
              </w:tcPr>
            </w:tcPrChange>
          </w:tcPr>
          <w:p w14:paraId="7DDC938D" w14:textId="77777777" w:rsidR="00945A14" w:rsidRPr="00BD6C83" w:rsidRDefault="00945A14" w:rsidP="00945A14">
            <w:pPr>
              <w:jc w:val="center"/>
              <w:rPr>
                <w:ins w:id="4142" w:author="Tima" w:date="2026-01-16T11:53:00Z"/>
                <w:rFonts w:ascii="Times New Roman" w:hAnsi="Times New Roman" w:cs="Times New Roman"/>
                <w:b/>
                <w:sz w:val="24"/>
                <w:rPrChange w:id="4143" w:author="Tima" w:date="2026-01-18T23:17:00Z">
                  <w:rPr>
                    <w:ins w:id="4144" w:author="Tima" w:date="2026-01-16T11:53:00Z"/>
                    <w:rFonts w:cs="Times New Roman"/>
                  </w:rPr>
                </w:rPrChange>
              </w:rPr>
            </w:pPr>
            <w:ins w:id="4145" w:author="Tima" w:date="2026-01-16T11:53:00Z">
              <w:r w:rsidRPr="00BD6C83">
                <w:rPr>
                  <w:rFonts w:ascii="Times New Roman" w:eastAsia="Times New Roman" w:hAnsi="Times New Roman" w:cs="Times New Roman"/>
                  <w:b/>
                  <w:sz w:val="24"/>
                  <w:rPrChange w:id="4146" w:author="Tima" w:date="2026-01-18T23:17:00Z">
                    <w:rPr>
                      <w:rFonts w:eastAsia="Times New Roman" w:cs="Times New Roman"/>
                    </w:rPr>
                  </w:rPrChange>
                </w:rPr>
                <w:t>+</w:t>
              </w:r>
            </w:ins>
          </w:p>
        </w:tc>
        <w:tc>
          <w:tcPr>
            <w:tcW w:w="1134" w:type="dxa"/>
            <w:vAlign w:val="center"/>
            <w:tcPrChange w:id="4147" w:author="Tima" w:date="2026-01-16T12:22:00Z">
              <w:tcPr>
                <w:tcW w:w="1134" w:type="dxa"/>
                <w:vAlign w:val="center"/>
              </w:tcPr>
            </w:tcPrChange>
          </w:tcPr>
          <w:p w14:paraId="12158B5A" w14:textId="56F831C3" w:rsidR="00945A14" w:rsidRPr="00F514DE" w:rsidRDefault="00945A14" w:rsidP="00945A14">
            <w:pPr>
              <w:jc w:val="center"/>
              <w:rPr>
                <w:ins w:id="4148" w:author="Tima" w:date="2026-01-16T11:53:00Z"/>
                <w:rFonts w:ascii="Times New Roman" w:hAnsi="Times New Roman" w:cs="Times New Roman"/>
                <w:sz w:val="24"/>
                <w:rPrChange w:id="4149" w:author="Tima" w:date="2026-01-16T11:53:00Z">
                  <w:rPr>
                    <w:ins w:id="4150" w:author="Tima" w:date="2026-01-16T11:53:00Z"/>
                    <w:rFonts w:cs="Times New Roman"/>
                  </w:rPr>
                </w:rPrChange>
              </w:rPr>
            </w:pPr>
            <w:ins w:id="4151" w:author="Tima" w:date="2026-01-16T11:53:00Z">
              <w:r w:rsidRPr="00FA4881">
                <w:rPr>
                  <w:rFonts w:ascii="Times New Roman" w:eastAsia="Times New Roman" w:hAnsi="Times New Roman" w:cs="Times New Roman"/>
                  <w:sz w:val="24"/>
                </w:rPr>
                <w:t>-</w:t>
              </w:r>
            </w:ins>
          </w:p>
        </w:tc>
        <w:tc>
          <w:tcPr>
            <w:tcW w:w="1276" w:type="dxa"/>
            <w:vAlign w:val="center"/>
            <w:tcPrChange w:id="4152" w:author="Tima" w:date="2026-01-16T12:22:00Z">
              <w:tcPr>
                <w:tcW w:w="1276" w:type="dxa"/>
                <w:vAlign w:val="center"/>
              </w:tcPr>
            </w:tcPrChange>
          </w:tcPr>
          <w:p w14:paraId="5F8FAA60" w14:textId="3E574AC7" w:rsidR="00945A14" w:rsidRPr="00F514DE" w:rsidRDefault="00945A14" w:rsidP="00945A14">
            <w:pPr>
              <w:jc w:val="center"/>
              <w:rPr>
                <w:ins w:id="4153" w:author="Tima" w:date="2026-01-16T11:53:00Z"/>
                <w:rFonts w:ascii="Times New Roman" w:hAnsi="Times New Roman" w:cs="Times New Roman"/>
                <w:sz w:val="24"/>
                <w:rPrChange w:id="4154" w:author="Tima" w:date="2026-01-16T11:53:00Z">
                  <w:rPr>
                    <w:ins w:id="4155" w:author="Tima" w:date="2026-01-16T11:53:00Z"/>
                    <w:rFonts w:cs="Times New Roman"/>
                  </w:rPr>
                </w:rPrChange>
              </w:rPr>
            </w:pPr>
            <w:ins w:id="4156" w:author="Tima" w:date="2026-01-16T11:59:00Z">
              <w:r>
                <w:rPr>
                  <w:rFonts w:ascii="Times New Roman" w:eastAsia="Times New Roman" w:hAnsi="Times New Roman" w:cs="Times New Roman"/>
                  <w:sz w:val="24"/>
                </w:rPr>
                <w:t>+</w:t>
              </w:r>
            </w:ins>
          </w:p>
        </w:tc>
        <w:tc>
          <w:tcPr>
            <w:tcW w:w="850" w:type="dxa"/>
            <w:vAlign w:val="center"/>
            <w:tcPrChange w:id="4157" w:author="Tima" w:date="2026-01-16T12:22:00Z">
              <w:tcPr>
                <w:tcW w:w="1130" w:type="dxa"/>
                <w:gridSpan w:val="2"/>
                <w:vAlign w:val="center"/>
              </w:tcPr>
            </w:tcPrChange>
          </w:tcPr>
          <w:p w14:paraId="258804EF" w14:textId="3C2B0CBB" w:rsidR="00945A14" w:rsidRPr="00F514DE" w:rsidRDefault="00945A14" w:rsidP="00945A14">
            <w:pPr>
              <w:jc w:val="center"/>
              <w:rPr>
                <w:ins w:id="4158" w:author="Tima" w:date="2026-01-16T11:53:00Z"/>
                <w:rFonts w:ascii="Times New Roman" w:hAnsi="Times New Roman" w:cs="Times New Roman"/>
                <w:sz w:val="24"/>
                <w:rPrChange w:id="4159" w:author="Tima" w:date="2026-01-16T11:53:00Z">
                  <w:rPr>
                    <w:ins w:id="4160" w:author="Tima" w:date="2026-01-16T11:53:00Z"/>
                    <w:rFonts w:cs="Times New Roman"/>
                  </w:rPr>
                </w:rPrChange>
              </w:rPr>
            </w:pPr>
            <w:ins w:id="4161" w:author="Tima" w:date="2026-01-16T11:59:00Z">
              <w:r>
                <w:rPr>
                  <w:rFonts w:ascii="Times New Roman" w:eastAsia="Times New Roman" w:hAnsi="Times New Roman" w:cs="Times New Roman"/>
                  <w:sz w:val="24"/>
                </w:rPr>
                <w:t>-</w:t>
              </w:r>
            </w:ins>
          </w:p>
        </w:tc>
        <w:tc>
          <w:tcPr>
            <w:tcW w:w="1134" w:type="dxa"/>
            <w:vAlign w:val="center"/>
            <w:tcPrChange w:id="4162" w:author="Tima" w:date="2026-01-16T12:22:00Z">
              <w:tcPr>
                <w:tcW w:w="1138" w:type="dxa"/>
                <w:gridSpan w:val="2"/>
                <w:vAlign w:val="center"/>
              </w:tcPr>
            </w:tcPrChange>
          </w:tcPr>
          <w:p w14:paraId="6E32196A" w14:textId="065B1C5F" w:rsidR="00945A14" w:rsidRPr="00F514DE" w:rsidRDefault="00945A14" w:rsidP="00945A14">
            <w:pPr>
              <w:jc w:val="center"/>
              <w:rPr>
                <w:ins w:id="4163" w:author="Tima" w:date="2026-01-16T11:53:00Z"/>
                <w:rFonts w:ascii="Times New Roman" w:hAnsi="Times New Roman" w:cs="Times New Roman"/>
                <w:sz w:val="24"/>
                <w:rPrChange w:id="4164" w:author="Tima" w:date="2026-01-16T11:53:00Z">
                  <w:rPr>
                    <w:ins w:id="4165" w:author="Tima" w:date="2026-01-16T11:53:00Z"/>
                    <w:rFonts w:cs="Times New Roman"/>
                  </w:rPr>
                </w:rPrChange>
              </w:rPr>
            </w:pPr>
            <w:ins w:id="4166" w:author="Tima" w:date="2026-01-16T11:59:00Z">
              <w:r>
                <w:rPr>
                  <w:rFonts w:ascii="Times New Roman" w:eastAsia="Times New Roman" w:hAnsi="Times New Roman" w:cs="Times New Roman"/>
                  <w:sz w:val="24"/>
                </w:rPr>
                <w:t>+</w:t>
              </w:r>
            </w:ins>
          </w:p>
        </w:tc>
        <w:tc>
          <w:tcPr>
            <w:tcW w:w="1134" w:type="dxa"/>
            <w:vAlign w:val="center"/>
            <w:tcPrChange w:id="4167" w:author="Tima" w:date="2026-01-16T12:22:00Z">
              <w:tcPr>
                <w:tcW w:w="1134" w:type="dxa"/>
                <w:gridSpan w:val="2"/>
                <w:vAlign w:val="center"/>
              </w:tcPr>
            </w:tcPrChange>
          </w:tcPr>
          <w:p w14:paraId="66139AD8" w14:textId="560FE837" w:rsidR="00945A14" w:rsidRDefault="00945A14" w:rsidP="00945A14">
            <w:pPr>
              <w:jc w:val="center"/>
              <w:rPr>
                <w:ins w:id="4168" w:author="Tima" w:date="2026-01-16T12:07:00Z"/>
                <w:rFonts w:ascii="Times New Roman" w:eastAsia="Times New Roman" w:hAnsi="Times New Roman" w:cs="Times New Roman"/>
                <w:sz w:val="24"/>
              </w:rPr>
            </w:pPr>
            <w:ins w:id="4169" w:author="Tima" w:date="2026-01-16T12:07:00Z">
              <w:r>
                <w:rPr>
                  <w:rFonts w:ascii="Times New Roman" w:eastAsia="Times New Roman" w:hAnsi="Times New Roman" w:cs="Times New Roman"/>
                  <w:sz w:val="24"/>
                </w:rPr>
                <w:t>+</w:t>
              </w:r>
            </w:ins>
          </w:p>
        </w:tc>
        <w:tc>
          <w:tcPr>
            <w:tcW w:w="1276" w:type="dxa"/>
            <w:vAlign w:val="center"/>
            <w:tcPrChange w:id="4170" w:author="Tima" w:date="2026-01-16T12:22:00Z">
              <w:tcPr>
                <w:tcW w:w="1134" w:type="dxa"/>
                <w:gridSpan w:val="2"/>
              </w:tcPr>
            </w:tcPrChange>
          </w:tcPr>
          <w:p w14:paraId="1FF1EA28" w14:textId="593A134B" w:rsidR="00945A14" w:rsidRDefault="00945A14" w:rsidP="00945A14">
            <w:pPr>
              <w:jc w:val="center"/>
              <w:rPr>
                <w:ins w:id="4171" w:author="Tima" w:date="2026-01-16T12:21:00Z"/>
                <w:rFonts w:ascii="Times New Roman" w:eastAsia="Times New Roman" w:hAnsi="Times New Roman" w:cs="Times New Roman"/>
                <w:sz w:val="24"/>
              </w:rPr>
            </w:pPr>
            <w:ins w:id="4172" w:author="Tima" w:date="2026-01-16T12:21:00Z">
              <w:r>
                <w:rPr>
                  <w:rFonts w:ascii="Times New Roman" w:eastAsia="Times New Roman" w:hAnsi="Times New Roman" w:cs="Times New Roman"/>
                  <w:sz w:val="24"/>
                </w:rPr>
                <w:t>+</w:t>
              </w:r>
            </w:ins>
          </w:p>
        </w:tc>
      </w:tr>
      <w:tr w:rsidR="00945A14" w:rsidRPr="00E74E58" w14:paraId="1E6EF7B2" w14:textId="1EB0C8FD" w:rsidTr="00945A14">
        <w:trPr>
          <w:ins w:id="4173" w:author="Tima" w:date="2026-01-16T11:53:00Z"/>
        </w:trPr>
        <w:tc>
          <w:tcPr>
            <w:tcW w:w="1555" w:type="dxa"/>
            <w:tcPrChange w:id="4174" w:author="Tima" w:date="2026-01-16T12:22:00Z">
              <w:tcPr>
                <w:tcW w:w="1555" w:type="dxa"/>
              </w:tcPr>
            </w:tcPrChange>
          </w:tcPr>
          <w:p w14:paraId="67672E00" w14:textId="1C9F5172" w:rsidR="00945A14" w:rsidRPr="00EE51DD" w:rsidRDefault="00945A14" w:rsidP="00FA4881">
            <w:pPr>
              <w:rPr>
                <w:ins w:id="4175" w:author="Tima" w:date="2026-01-16T11:53:00Z"/>
                <w:rFonts w:ascii="Times New Roman" w:hAnsi="Times New Roman" w:cs="Times New Roman"/>
                <w:sz w:val="24"/>
                <w:rPrChange w:id="4176" w:author="Tima" w:date="2026-01-16T12:00:00Z">
                  <w:rPr>
                    <w:ins w:id="4177" w:author="Tima" w:date="2026-01-16T11:53:00Z"/>
                    <w:rFonts w:cs="Times New Roman"/>
                  </w:rPr>
                </w:rPrChange>
              </w:rPr>
            </w:pPr>
            <w:ins w:id="4178" w:author="Tima" w:date="2026-01-16T12:00:00Z">
              <w:r>
                <w:rPr>
                  <w:rFonts w:ascii="Times New Roman" w:eastAsia="Times New Roman" w:hAnsi="Times New Roman" w:cs="Times New Roman"/>
                  <w:color w:val="000000" w:themeColor="dark1"/>
                  <w:sz w:val="24"/>
                </w:rPr>
                <w:t>Уровень комиссии</w:t>
              </w:r>
            </w:ins>
          </w:p>
        </w:tc>
        <w:tc>
          <w:tcPr>
            <w:tcW w:w="1417" w:type="dxa"/>
            <w:vAlign w:val="center"/>
            <w:tcPrChange w:id="4179" w:author="Tima" w:date="2026-01-16T12:22:00Z">
              <w:tcPr>
                <w:tcW w:w="1417" w:type="dxa"/>
                <w:vAlign w:val="center"/>
              </w:tcPr>
            </w:tcPrChange>
          </w:tcPr>
          <w:p w14:paraId="7C5CB6B9" w14:textId="1CF62764" w:rsidR="00945A14" w:rsidRPr="00BD6C83" w:rsidRDefault="00560BE1" w:rsidP="00945A14">
            <w:pPr>
              <w:jc w:val="center"/>
              <w:rPr>
                <w:ins w:id="4180" w:author="Tima" w:date="2026-01-16T11:53:00Z"/>
                <w:rFonts w:ascii="Times New Roman" w:hAnsi="Times New Roman" w:cs="Times New Roman"/>
                <w:b/>
                <w:sz w:val="24"/>
                <w:rPrChange w:id="4181" w:author="Tima" w:date="2026-01-18T23:17:00Z">
                  <w:rPr>
                    <w:ins w:id="4182" w:author="Tima" w:date="2026-01-16T11:53:00Z"/>
                    <w:rFonts w:cs="Times New Roman"/>
                  </w:rPr>
                </w:rPrChange>
              </w:rPr>
            </w:pPr>
            <w:ins w:id="4183" w:author="Tima" w:date="2026-01-16T12:00:00Z">
              <w:r>
                <w:rPr>
                  <w:rFonts w:ascii="Times New Roman" w:hAnsi="Times New Roman" w:cs="Times New Roman"/>
                  <w:b/>
                  <w:sz w:val="24"/>
                </w:rPr>
                <w:t>1</w:t>
              </w:r>
            </w:ins>
            <w:ins w:id="4184" w:author="Tima" w:date="2026-01-16T12:02:00Z">
              <w:r w:rsidR="00945A14" w:rsidRPr="00BD6C83">
                <w:rPr>
                  <w:rFonts w:ascii="Times New Roman" w:hAnsi="Times New Roman" w:cs="Times New Roman"/>
                  <w:b/>
                  <w:sz w:val="24"/>
                  <w:rPrChange w:id="4185" w:author="Tima" w:date="2026-01-18T23:17:00Z">
                    <w:rPr>
                      <w:rFonts w:ascii="Times New Roman" w:hAnsi="Times New Roman" w:cs="Times New Roman"/>
                      <w:sz w:val="24"/>
                    </w:rPr>
                  </w:rPrChange>
                </w:rPr>
                <w:t>%</w:t>
              </w:r>
            </w:ins>
          </w:p>
        </w:tc>
        <w:tc>
          <w:tcPr>
            <w:tcW w:w="1134" w:type="dxa"/>
            <w:vAlign w:val="center"/>
            <w:tcPrChange w:id="4186" w:author="Tima" w:date="2026-01-16T12:22:00Z">
              <w:tcPr>
                <w:tcW w:w="1134" w:type="dxa"/>
                <w:vAlign w:val="center"/>
              </w:tcPr>
            </w:tcPrChange>
          </w:tcPr>
          <w:p w14:paraId="0BDAD9A9" w14:textId="3DE71976" w:rsidR="00945A14" w:rsidRPr="00F514DE" w:rsidRDefault="00945A14" w:rsidP="00945A14">
            <w:pPr>
              <w:jc w:val="center"/>
              <w:rPr>
                <w:ins w:id="4187" w:author="Tima" w:date="2026-01-16T11:53:00Z"/>
                <w:rFonts w:ascii="Times New Roman" w:hAnsi="Times New Roman" w:cs="Times New Roman"/>
                <w:sz w:val="24"/>
                <w:rPrChange w:id="4188" w:author="Tima" w:date="2026-01-16T11:53:00Z">
                  <w:rPr>
                    <w:ins w:id="4189" w:author="Tima" w:date="2026-01-16T11:53:00Z"/>
                    <w:rFonts w:cs="Times New Roman"/>
                  </w:rPr>
                </w:rPrChange>
              </w:rPr>
            </w:pPr>
            <w:ins w:id="4190" w:author="Tima" w:date="2026-01-16T12:00:00Z">
              <w:r>
                <w:rPr>
                  <w:rFonts w:ascii="Times New Roman" w:hAnsi="Times New Roman" w:cs="Times New Roman"/>
                  <w:sz w:val="24"/>
                </w:rPr>
                <w:t>2</w:t>
              </w:r>
            </w:ins>
            <w:ins w:id="4191" w:author="Tima" w:date="2026-01-16T12:01:00Z">
              <w:r>
                <w:rPr>
                  <w:rFonts w:ascii="Times New Roman" w:hAnsi="Times New Roman" w:cs="Times New Roman"/>
                  <w:sz w:val="24"/>
                </w:rPr>
                <w:t>,5</w:t>
              </w:r>
            </w:ins>
            <w:ins w:id="4192" w:author="Tima" w:date="2026-01-16T12:02:00Z">
              <w:r>
                <w:rPr>
                  <w:rFonts w:ascii="Times New Roman" w:hAnsi="Times New Roman" w:cs="Times New Roman"/>
                  <w:sz w:val="24"/>
                </w:rPr>
                <w:t>%</w:t>
              </w:r>
            </w:ins>
          </w:p>
        </w:tc>
        <w:tc>
          <w:tcPr>
            <w:tcW w:w="1276" w:type="dxa"/>
            <w:vAlign w:val="center"/>
            <w:tcPrChange w:id="4193" w:author="Tima" w:date="2026-01-16T12:22:00Z">
              <w:tcPr>
                <w:tcW w:w="1276" w:type="dxa"/>
                <w:vAlign w:val="center"/>
              </w:tcPr>
            </w:tcPrChange>
          </w:tcPr>
          <w:p w14:paraId="65DCE502" w14:textId="50AF7200" w:rsidR="00945A14" w:rsidRPr="00F514DE" w:rsidRDefault="00945A14" w:rsidP="00945A14">
            <w:pPr>
              <w:jc w:val="center"/>
              <w:rPr>
                <w:ins w:id="4194" w:author="Tima" w:date="2026-01-16T11:53:00Z"/>
                <w:rFonts w:ascii="Times New Roman" w:hAnsi="Times New Roman" w:cs="Times New Roman"/>
                <w:sz w:val="24"/>
                <w:rPrChange w:id="4195" w:author="Tima" w:date="2026-01-16T11:53:00Z">
                  <w:rPr>
                    <w:ins w:id="4196" w:author="Tima" w:date="2026-01-16T11:53:00Z"/>
                    <w:rFonts w:cs="Times New Roman"/>
                  </w:rPr>
                </w:rPrChange>
              </w:rPr>
            </w:pPr>
            <w:ins w:id="4197" w:author="Tima" w:date="2026-01-16T12:00:00Z">
              <w:r>
                <w:rPr>
                  <w:rFonts w:ascii="Times New Roman" w:eastAsia="Times New Roman" w:hAnsi="Times New Roman" w:cs="Times New Roman"/>
                  <w:sz w:val="24"/>
                </w:rPr>
                <w:t>1</w:t>
              </w:r>
            </w:ins>
            <w:ins w:id="4198" w:author="Tima" w:date="2026-01-16T12:01:00Z">
              <w:r>
                <w:rPr>
                  <w:rFonts w:ascii="Times New Roman" w:eastAsia="Times New Roman" w:hAnsi="Times New Roman" w:cs="Times New Roman"/>
                  <w:sz w:val="24"/>
                </w:rPr>
                <w:t>%</w:t>
              </w:r>
            </w:ins>
          </w:p>
        </w:tc>
        <w:tc>
          <w:tcPr>
            <w:tcW w:w="850" w:type="dxa"/>
            <w:vAlign w:val="center"/>
            <w:tcPrChange w:id="4199" w:author="Tima" w:date="2026-01-16T12:22:00Z">
              <w:tcPr>
                <w:tcW w:w="1130" w:type="dxa"/>
                <w:gridSpan w:val="2"/>
                <w:vAlign w:val="center"/>
              </w:tcPr>
            </w:tcPrChange>
          </w:tcPr>
          <w:p w14:paraId="664A7BE7" w14:textId="0E150AA8" w:rsidR="00945A14" w:rsidRPr="00F514DE" w:rsidRDefault="00945A14" w:rsidP="00945A14">
            <w:pPr>
              <w:jc w:val="center"/>
              <w:rPr>
                <w:ins w:id="4200" w:author="Tima" w:date="2026-01-16T11:53:00Z"/>
                <w:rFonts w:ascii="Times New Roman" w:hAnsi="Times New Roman" w:cs="Times New Roman"/>
                <w:sz w:val="24"/>
                <w:rPrChange w:id="4201" w:author="Tima" w:date="2026-01-16T11:53:00Z">
                  <w:rPr>
                    <w:ins w:id="4202" w:author="Tima" w:date="2026-01-16T11:53:00Z"/>
                    <w:rFonts w:cs="Times New Roman"/>
                  </w:rPr>
                </w:rPrChange>
              </w:rPr>
            </w:pPr>
            <w:ins w:id="4203" w:author="Tima" w:date="2026-01-16T12:00:00Z">
              <w:r>
                <w:rPr>
                  <w:rFonts w:ascii="Times New Roman" w:eastAsia="Times New Roman" w:hAnsi="Times New Roman" w:cs="Times New Roman"/>
                  <w:sz w:val="24"/>
                </w:rPr>
                <w:t>0</w:t>
              </w:r>
            </w:ins>
            <w:ins w:id="4204" w:author="Tima" w:date="2026-01-16T12:01:00Z">
              <w:r>
                <w:rPr>
                  <w:rFonts w:ascii="Times New Roman" w:eastAsia="Times New Roman" w:hAnsi="Times New Roman" w:cs="Times New Roman"/>
                  <w:sz w:val="24"/>
                </w:rPr>
                <w:t>%</w:t>
              </w:r>
            </w:ins>
          </w:p>
        </w:tc>
        <w:tc>
          <w:tcPr>
            <w:tcW w:w="1134" w:type="dxa"/>
            <w:vAlign w:val="center"/>
            <w:tcPrChange w:id="4205" w:author="Tima" w:date="2026-01-16T12:22:00Z">
              <w:tcPr>
                <w:tcW w:w="1138" w:type="dxa"/>
                <w:gridSpan w:val="2"/>
                <w:vAlign w:val="center"/>
              </w:tcPr>
            </w:tcPrChange>
          </w:tcPr>
          <w:p w14:paraId="528048A0" w14:textId="78DE7B4F" w:rsidR="00945A14" w:rsidRPr="00F514DE" w:rsidRDefault="00945A14" w:rsidP="00945A14">
            <w:pPr>
              <w:jc w:val="center"/>
              <w:rPr>
                <w:ins w:id="4206" w:author="Tima" w:date="2026-01-16T11:53:00Z"/>
                <w:rFonts w:ascii="Times New Roman" w:hAnsi="Times New Roman" w:cs="Times New Roman"/>
                <w:sz w:val="24"/>
                <w:rPrChange w:id="4207" w:author="Tima" w:date="2026-01-16T11:53:00Z">
                  <w:rPr>
                    <w:ins w:id="4208" w:author="Tima" w:date="2026-01-16T11:53:00Z"/>
                    <w:rFonts w:cs="Times New Roman"/>
                  </w:rPr>
                </w:rPrChange>
              </w:rPr>
            </w:pPr>
            <w:ins w:id="4209" w:author="Tima" w:date="2026-01-16T11:53:00Z">
              <w:r w:rsidRPr="00FA4881">
                <w:rPr>
                  <w:rFonts w:ascii="Times New Roman" w:eastAsia="Times New Roman" w:hAnsi="Times New Roman" w:cs="Times New Roman"/>
                  <w:sz w:val="24"/>
                </w:rPr>
                <w:t>1</w:t>
              </w:r>
            </w:ins>
            <w:ins w:id="4210" w:author="Tima" w:date="2026-01-16T12:01:00Z">
              <w:r>
                <w:rPr>
                  <w:rFonts w:ascii="Times New Roman" w:eastAsia="Times New Roman" w:hAnsi="Times New Roman" w:cs="Times New Roman"/>
                  <w:sz w:val="24"/>
                </w:rPr>
                <w:t>,5-2%</w:t>
              </w:r>
            </w:ins>
          </w:p>
        </w:tc>
        <w:tc>
          <w:tcPr>
            <w:tcW w:w="1134" w:type="dxa"/>
            <w:vAlign w:val="center"/>
            <w:tcPrChange w:id="4211" w:author="Tima" w:date="2026-01-16T12:22:00Z">
              <w:tcPr>
                <w:tcW w:w="1134" w:type="dxa"/>
                <w:gridSpan w:val="2"/>
                <w:vAlign w:val="center"/>
              </w:tcPr>
            </w:tcPrChange>
          </w:tcPr>
          <w:p w14:paraId="35537CB8" w14:textId="2453CD4E" w:rsidR="00945A14" w:rsidRDefault="00945A14" w:rsidP="00945A14">
            <w:pPr>
              <w:jc w:val="center"/>
              <w:rPr>
                <w:ins w:id="4212" w:author="Tima" w:date="2026-01-16T12:07:00Z"/>
                <w:rFonts w:ascii="Times New Roman" w:eastAsia="Times New Roman" w:hAnsi="Times New Roman" w:cs="Times New Roman"/>
                <w:sz w:val="24"/>
              </w:rPr>
            </w:pPr>
            <w:ins w:id="4213" w:author="Tima" w:date="2026-01-16T12:07:00Z">
              <w:r>
                <w:rPr>
                  <w:rFonts w:ascii="Times New Roman" w:eastAsia="Times New Roman" w:hAnsi="Times New Roman" w:cs="Times New Roman"/>
                  <w:sz w:val="24"/>
                </w:rPr>
                <w:t>5%</w:t>
              </w:r>
            </w:ins>
          </w:p>
        </w:tc>
        <w:tc>
          <w:tcPr>
            <w:tcW w:w="1276" w:type="dxa"/>
            <w:vAlign w:val="center"/>
            <w:tcPrChange w:id="4214" w:author="Tima" w:date="2026-01-16T12:22:00Z">
              <w:tcPr>
                <w:tcW w:w="1134" w:type="dxa"/>
                <w:gridSpan w:val="2"/>
              </w:tcPr>
            </w:tcPrChange>
          </w:tcPr>
          <w:p w14:paraId="7F1B5E2F" w14:textId="7F019141" w:rsidR="00945A14" w:rsidRDefault="00945A14" w:rsidP="00945A14">
            <w:pPr>
              <w:jc w:val="center"/>
              <w:rPr>
                <w:ins w:id="4215" w:author="Tima" w:date="2026-01-16T12:21:00Z"/>
                <w:rFonts w:ascii="Times New Roman" w:eastAsia="Times New Roman" w:hAnsi="Times New Roman" w:cs="Times New Roman"/>
                <w:sz w:val="24"/>
              </w:rPr>
            </w:pPr>
            <w:ins w:id="4216" w:author="Tima" w:date="2026-01-16T12:21:00Z">
              <w:r>
                <w:rPr>
                  <w:rFonts w:ascii="Times New Roman" w:eastAsia="Times New Roman" w:hAnsi="Times New Roman" w:cs="Times New Roman"/>
                  <w:sz w:val="24"/>
                </w:rPr>
                <w:t>20%</w:t>
              </w:r>
            </w:ins>
          </w:p>
        </w:tc>
      </w:tr>
      <w:tr w:rsidR="00945A14" w:rsidRPr="00E74E58" w14:paraId="701AE140" w14:textId="57F92DD4" w:rsidTr="00945A14">
        <w:trPr>
          <w:ins w:id="4217" w:author="Tima" w:date="2026-01-16T11:53:00Z"/>
        </w:trPr>
        <w:tc>
          <w:tcPr>
            <w:tcW w:w="1555" w:type="dxa"/>
            <w:tcPrChange w:id="4218" w:author="Tima" w:date="2026-01-16T12:22:00Z">
              <w:tcPr>
                <w:tcW w:w="1555" w:type="dxa"/>
              </w:tcPr>
            </w:tcPrChange>
          </w:tcPr>
          <w:p w14:paraId="22212BC7" w14:textId="56152C91" w:rsidR="00945A14" w:rsidRPr="00EE51DD" w:rsidRDefault="00945A14" w:rsidP="00945A14">
            <w:pPr>
              <w:rPr>
                <w:ins w:id="4219" w:author="Tima" w:date="2026-01-16T11:53:00Z"/>
                <w:rFonts w:ascii="Times New Roman" w:hAnsi="Times New Roman" w:cs="Times New Roman"/>
                <w:sz w:val="24"/>
                <w:rPrChange w:id="4220" w:author="Tima" w:date="2026-01-16T12:03:00Z">
                  <w:rPr>
                    <w:ins w:id="4221" w:author="Tima" w:date="2026-01-16T11:53:00Z"/>
                    <w:rFonts w:cs="Times New Roman"/>
                  </w:rPr>
                </w:rPrChange>
              </w:rPr>
            </w:pPr>
            <w:ins w:id="4222" w:author="Tima" w:date="2026-01-16T12:02:00Z">
              <w:r>
                <w:rPr>
                  <w:rFonts w:ascii="Times New Roman" w:eastAsia="Times New Roman" w:hAnsi="Times New Roman" w:cs="Times New Roman"/>
                  <w:color w:val="000000" w:themeColor="dark1"/>
                  <w:sz w:val="24"/>
                </w:rPr>
                <w:lastRenderedPageBreak/>
                <w:t xml:space="preserve">Покупка и продажа </w:t>
              </w:r>
              <w:r>
                <w:rPr>
                  <w:rFonts w:ascii="Times New Roman" w:eastAsia="Times New Roman" w:hAnsi="Times New Roman" w:cs="Times New Roman"/>
                  <w:color w:val="000000" w:themeColor="dark1"/>
                  <w:sz w:val="24"/>
                  <w:lang w:val="en-US"/>
                </w:rPr>
                <w:t>NFT</w:t>
              </w:r>
              <w:r w:rsidRPr="00EE51DD">
                <w:rPr>
                  <w:rFonts w:ascii="Times New Roman" w:eastAsia="Times New Roman" w:hAnsi="Times New Roman" w:cs="Times New Roman"/>
                  <w:color w:val="000000" w:themeColor="dark1"/>
                  <w:sz w:val="24"/>
                  <w:rPrChange w:id="4223" w:author="Tima" w:date="2026-01-16T12:02:00Z">
                    <w:rPr>
                      <w:rFonts w:ascii="Times New Roman" w:eastAsia="Times New Roman" w:hAnsi="Times New Roman" w:cs="Times New Roman"/>
                      <w:color w:val="000000" w:themeColor="dark1"/>
                      <w:sz w:val="24"/>
                      <w:lang w:val="en-US"/>
                    </w:rPr>
                  </w:rPrChange>
                </w:rPr>
                <w:t xml:space="preserve"> </w:t>
              </w:r>
              <w:r w:rsidRPr="00EE51DD">
                <w:rPr>
                  <w:rFonts w:ascii="Times New Roman" w:eastAsia="Times New Roman" w:hAnsi="Times New Roman" w:cs="Times New Roman"/>
                  <w:color w:val="000000" w:themeColor="dark1"/>
                  <w:sz w:val="24"/>
                  <w:rPrChange w:id="4224" w:author="Tima" w:date="2026-01-16T12:03:00Z">
                    <w:rPr>
                      <w:rFonts w:ascii="Times New Roman" w:eastAsia="Times New Roman" w:hAnsi="Times New Roman" w:cs="Times New Roman"/>
                      <w:color w:val="000000" w:themeColor="dark1"/>
                      <w:sz w:val="24"/>
                      <w:lang w:val="en-US"/>
                    </w:rPr>
                  </w:rPrChange>
                </w:rPr>
                <w:t xml:space="preserve">через </w:t>
              </w:r>
            </w:ins>
            <w:ins w:id="4225" w:author="Tima" w:date="2026-01-16T12:03:00Z">
              <w:r>
                <w:rPr>
                  <w:rFonts w:ascii="Times New Roman" w:eastAsia="Times New Roman" w:hAnsi="Times New Roman" w:cs="Times New Roman"/>
                  <w:color w:val="000000" w:themeColor="dark1"/>
                  <w:sz w:val="24"/>
                </w:rPr>
                <w:t>ЦФА</w:t>
              </w:r>
            </w:ins>
          </w:p>
        </w:tc>
        <w:tc>
          <w:tcPr>
            <w:tcW w:w="1417" w:type="dxa"/>
            <w:vAlign w:val="center"/>
            <w:tcPrChange w:id="4226" w:author="Tima" w:date="2026-01-16T12:22:00Z">
              <w:tcPr>
                <w:tcW w:w="1417" w:type="dxa"/>
                <w:vAlign w:val="center"/>
              </w:tcPr>
            </w:tcPrChange>
          </w:tcPr>
          <w:p w14:paraId="6D99290A" w14:textId="77777777" w:rsidR="00945A14" w:rsidRPr="00BD6C83" w:rsidRDefault="00945A14" w:rsidP="00945A14">
            <w:pPr>
              <w:jc w:val="center"/>
              <w:rPr>
                <w:ins w:id="4227" w:author="Tima" w:date="2026-01-16T11:53:00Z"/>
                <w:rFonts w:ascii="Times New Roman" w:hAnsi="Times New Roman" w:cs="Times New Roman"/>
                <w:b/>
                <w:sz w:val="24"/>
                <w:rPrChange w:id="4228" w:author="Tima" w:date="2026-01-18T23:17:00Z">
                  <w:rPr>
                    <w:ins w:id="4229" w:author="Tima" w:date="2026-01-16T11:53:00Z"/>
                    <w:rFonts w:cs="Times New Roman"/>
                  </w:rPr>
                </w:rPrChange>
              </w:rPr>
            </w:pPr>
            <w:ins w:id="4230" w:author="Tima" w:date="2026-01-16T11:53:00Z">
              <w:r w:rsidRPr="00BD6C83">
                <w:rPr>
                  <w:rFonts w:ascii="Times New Roman" w:eastAsia="Times New Roman" w:hAnsi="Times New Roman" w:cs="Times New Roman"/>
                  <w:b/>
                  <w:sz w:val="24"/>
                  <w:rPrChange w:id="4231" w:author="Tima" w:date="2026-01-18T23:17:00Z">
                    <w:rPr>
                      <w:rFonts w:eastAsia="Times New Roman" w:cs="Times New Roman"/>
                    </w:rPr>
                  </w:rPrChange>
                </w:rPr>
                <w:t>+</w:t>
              </w:r>
            </w:ins>
          </w:p>
        </w:tc>
        <w:tc>
          <w:tcPr>
            <w:tcW w:w="1134" w:type="dxa"/>
            <w:vAlign w:val="center"/>
            <w:tcPrChange w:id="4232" w:author="Tima" w:date="2026-01-16T12:22:00Z">
              <w:tcPr>
                <w:tcW w:w="1134" w:type="dxa"/>
                <w:vAlign w:val="center"/>
              </w:tcPr>
            </w:tcPrChange>
          </w:tcPr>
          <w:p w14:paraId="27C843DE" w14:textId="4F2FAC42" w:rsidR="00945A14" w:rsidRPr="00F514DE" w:rsidRDefault="00945A14" w:rsidP="00945A14">
            <w:pPr>
              <w:jc w:val="center"/>
              <w:rPr>
                <w:ins w:id="4233" w:author="Tima" w:date="2026-01-16T11:53:00Z"/>
                <w:rFonts w:ascii="Times New Roman" w:hAnsi="Times New Roman" w:cs="Times New Roman"/>
                <w:sz w:val="24"/>
                <w:rPrChange w:id="4234" w:author="Tima" w:date="2026-01-16T11:53:00Z">
                  <w:rPr>
                    <w:ins w:id="4235" w:author="Tima" w:date="2026-01-16T11:53:00Z"/>
                    <w:rFonts w:cs="Times New Roman"/>
                  </w:rPr>
                </w:rPrChange>
              </w:rPr>
            </w:pPr>
            <w:ins w:id="4236" w:author="Tima" w:date="2026-01-16T11:53:00Z">
              <w:r w:rsidRPr="00FA4881">
                <w:rPr>
                  <w:rFonts w:ascii="Times New Roman" w:eastAsia="Times New Roman" w:hAnsi="Times New Roman" w:cs="Times New Roman"/>
                  <w:sz w:val="24"/>
                </w:rPr>
                <w:t>-</w:t>
              </w:r>
            </w:ins>
          </w:p>
        </w:tc>
        <w:tc>
          <w:tcPr>
            <w:tcW w:w="1276" w:type="dxa"/>
            <w:vAlign w:val="center"/>
            <w:tcPrChange w:id="4237" w:author="Tima" w:date="2026-01-16T12:22:00Z">
              <w:tcPr>
                <w:tcW w:w="1276" w:type="dxa"/>
                <w:vAlign w:val="center"/>
              </w:tcPr>
            </w:tcPrChange>
          </w:tcPr>
          <w:p w14:paraId="48E07064" w14:textId="77777777" w:rsidR="00945A14" w:rsidRPr="00F514DE" w:rsidRDefault="00945A14" w:rsidP="00945A14">
            <w:pPr>
              <w:jc w:val="center"/>
              <w:rPr>
                <w:ins w:id="4238" w:author="Tima" w:date="2026-01-16T11:53:00Z"/>
                <w:rFonts w:ascii="Times New Roman" w:hAnsi="Times New Roman" w:cs="Times New Roman"/>
                <w:sz w:val="24"/>
                <w:rPrChange w:id="4239" w:author="Tima" w:date="2026-01-16T11:53:00Z">
                  <w:rPr>
                    <w:ins w:id="4240" w:author="Tima" w:date="2026-01-16T11:53:00Z"/>
                    <w:rFonts w:cs="Times New Roman"/>
                  </w:rPr>
                </w:rPrChange>
              </w:rPr>
            </w:pPr>
            <w:ins w:id="4241" w:author="Tima" w:date="2026-01-16T11:53:00Z">
              <w:r w:rsidRPr="00F514DE">
                <w:rPr>
                  <w:rFonts w:ascii="Times New Roman" w:eastAsia="Times New Roman" w:hAnsi="Times New Roman" w:cs="Times New Roman"/>
                  <w:sz w:val="24"/>
                  <w:rPrChange w:id="4242" w:author="Tima" w:date="2026-01-16T11:53:00Z">
                    <w:rPr>
                      <w:rFonts w:eastAsia="Times New Roman" w:cs="Times New Roman"/>
                    </w:rPr>
                  </w:rPrChange>
                </w:rPr>
                <w:t>-</w:t>
              </w:r>
            </w:ins>
          </w:p>
        </w:tc>
        <w:tc>
          <w:tcPr>
            <w:tcW w:w="850" w:type="dxa"/>
            <w:vAlign w:val="center"/>
            <w:tcPrChange w:id="4243" w:author="Tima" w:date="2026-01-16T12:22:00Z">
              <w:tcPr>
                <w:tcW w:w="1130" w:type="dxa"/>
                <w:gridSpan w:val="2"/>
                <w:vAlign w:val="center"/>
              </w:tcPr>
            </w:tcPrChange>
          </w:tcPr>
          <w:p w14:paraId="654496E0" w14:textId="77777777" w:rsidR="00945A14" w:rsidRPr="00F514DE" w:rsidRDefault="00945A14" w:rsidP="00945A14">
            <w:pPr>
              <w:jc w:val="center"/>
              <w:rPr>
                <w:ins w:id="4244" w:author="Tima" w:date="2026-01-16T11:53:00Z"/>
                <w:rFonts w:ascii="Times New Roman" w:hAnsi="Times New Roman" w:cs="Times New Roman"/>
                <w:sz w:val="24"/>
                <w:rPrChange w:id="4245" w:author="Tima" w:date="2026-01-16T11:53:00Z">
                  <w:rPr>
                    <w:ins w:id="4246" w:author="Tima" w:date="2026-01-16T11:53:00Z"/>
                    <w:rFonts w:cs="Times New Roman"/>
                  </w:rPr>
                </w:rPrChange>
              </w:rPr>
            </w:pPr>
            <w:ins w:id="4247" w:author="Tima" w:date="2026-01-16T11:53:00Z">
              <w:r w:rsidRPr="00F514DE">
                <w:rPr>
                  <w:rFonts w:ascii="Times New Roman" w:eastAsia="Times New Roman" w:hAnsi="Times New Roman" w:cs="Times New Roman"/>
                  <w:sz w:val="24"/>
                  <w:rPrChange w:id="4248" w:author="Tima" w:date="2026-01-16T11:53:00Z">
                    <w:rPr>
                      <w:rFonts w:eastAsia="Times New Roman" w:cs="Times New Roman"/>
                    </w:rPr>
                  </w:rPrChange>
                </w:rPr>
                <w:t>-</w:t>
              </w:r>
            </w:ins>
          </w:p>
        </w:tc>
        <w:tc>
          <w:tcPr>
            <w:tcW w:w="1134" w:type="dxa"/>
            <w:vAlign w:val="center"/>
            <w:tcPrChange w:id="4249" w:author="Tima" w:date="2026-01-16T12:22:00Z">
              <w:tcPr>
                <w:tcW w:w="1138" w:type="dxa"/>
                <w:gridSpan w:val="2"/>
                <w:vAlign w:val="center"/>
              </w:tcPr>
            </w:tcPrChange>
          </w:tcPr>
          <w:p w14:paraId="135CF475" w14:textId="77777777" w:rsidR="00945A14" w:rsidRPr="00F514DE" w:rsidRDefault="00945A14" w:rsidP="00945A14">
            <w:pPr>
              <w:jc w:val="center"/>
              <w:rPr>
                <w:ins w:id="4250" w:author="Tima" w:date="2026-01-16T11:53:00Z"/>
                <w:rFonts w:ascii="Times New Roman" w:hAnsi="Times New Roman" w:cs="Times New Roman"/>
                <w:sz w:val="24"/>
                <w:rPrChange w:id="4251" w:author="Tima" w:date="2026-01-16T11:53:00Z">
                  <w:rPr>
                    <w:ins w:id="4252" w:author="Tima" w:date="2026-01-16T11:53:00Z"/>
                    <w:rFonts w:cs="Times New Roman"/>
                  </w:rPr>
                </w:rPrChange>
              </w:rPr>
            </w:pPr>
            <w:ins w:id="4253" w:author="Tima" w:date="2026-01-16T11:53:00Z">
              <w:r w:rsidRPr="00F514DE">
                <w:rPr>
                  <w:rFonts w:ascii="Times New Roman" w:eastAsia="Times New Roman" w:hAnsi="Times New Roman" w:cs="Times New Roman"/>
                  <w:sz w:val="24"/>
                  <w:rPrChange w:id="4254" w:author="Tima" w:date="2026-01-16T11:53:00Z">
                    <w:rPr>
                      <w:rFonts w:eastAsia="Times New Roman" w:cs="Times New Roman"/>
                    </w:rPr>
                  </w:rPrChange>
                </w:rPr>
                <w:t>-</w:t>
              </w:r>
            </w:ins>
          </w:p>
        </w:tc>
        <w:tc>
          <w:tcPr>
            <w:tcW w:w="1134" w:type="dxa"/>
            <w:vAlign w:val="center"/>
            <w:tcPrChange w:id="4255" w:author="Tima" w:date="2026-01-16T12:22:00Z">
              <w:tcPr>
                <w:tcW w:w="1134" w:type="dxa"/>
                <w:gridSpan w:val="2"/>
                <w:vAlign w:val="center"/>
              </w:tcPr>
            </w:tcPrChange>
          </w:tcPr>
          <w:p w14:paraId="7D4D0ADF" w14:textId="7518BE2B" w:rsidR="00945A14" w:rsidRDefault="00945A14" w:rsidP="00945A14">
            <w:pPr>
              <w:jc w:val="center"/>
              <w:rPr>
                <w:ins w:id="4256" w:author="Tima" w:date="2026-01-16T12:07:00Z"/>
                <w:rFonts w:ascii="Times New Roman" w:eastAsia="Times New Roman" w:hAnsi="Times New Roman" w:cs="Times New Roman"/>
                <w:sz w:val="24"/>
              </w:rPr>
            </w:pPr>
            <w:ins w:id="4257" w:author="Tima" w:date="2026-01-16T12:07:00Z">
              <w:r w:rsidRPr="00356E26">
                <w:rPr>
                  <w:rFonts w:ascii="Times New Roman" w:eastAsia="Times New Roman" w:hAnsi="Times New Roman" w:cs="Times New Roman"/>
                  <w:sz w:val="24"/>
                </w:rPr>
                <w:t>-</w:t>
              </w:r>
            </w:ins>
          </w:p>
        </w:tc>
        <w:tc>
          <w:tcPr>
            <w:tcW w:w="1276" w:type="dxa"/>
            <w:vAlign w:val="center"/>
            <w:tcPrChange w:id="4258" w:author="Tima" w:date="2026-01-16T12:22:00Z">
              <w:tcPr>
                <w:tcW w:w="1134" w:type="dxa"/>
                <w:gridSpan w:val="2"/>
              </w:tcPr>
            </w:tcPrChange>
          </w:tcPr>
          <w:p w14:paraId="0D60087E" w14:textId="1E0C6B65" w:rsidR="00945A14" w:rsidRPr="00356E26" w:rsidRDefault="00945A14" w:rsidP="00945A14">
            <w:pPr>
              <w:jc w:val="center"/>
              <w:rPr>
                <w:ins w:id="4259" w:author="Tima" w:date="2026-01-16T12:21:00Z"/>
                <w:rFonts w:ascii="Times New Roman" w:eastAsia="Times New Roman" w:hAnsi="Times New Roman" w:cs="Times New Roman"/>
                <w:sz w:val="24"/>
              </w:rPr>
            </w:pPr>
            <w:ins w:id="4260" w:author="Tima" w:date="2026-01-16T12:21:00Z">
              <w:r w:rsidRPr="00356E26">
                <w:rPr>
                  <w:rFonts w:ascii="Times New Roman" w:eastAsia="Times New Roman" w:hAnsi="Times New Roman" w:cs="Times New Roman"/>
                  <w:sz w:val="24"/>
                </w:rPr>
                <w:t>-</w:t>
              </w:r>
            </w:ins>
          </w:p>
        </w:tc>
      </w:tr>
      <w:tr w:rsidR="00BD6C83" w:rsidRPr="00E74E58" w14:paraId="14D8C867" w14:textId="77777777" w:rsidTr="00945A14">
        <w:trPr>
          <w:ins w:id="4261" w:author="Tima" w:date="2026-01-18T23:16:00Z"/>
        </w:trPr>
        <w:tc>
          <w:tcPr>
            <w:tcW w:w="1555" w:type="dxa"/>
          </w:tcPr>
          <w:p w14:paraId="7FAF8CBB" w14:textId="39FBA82C" w:rsidR="00BD6C83" w:rsidRPr="00BD6C83" w:rsidRDefault="00BD6C83" w:rsidP="00945A14">
            <w:pPr>
              <w:rPr>
                <w:ins w:id="4262" w:author="Tima" w:date="2026-01-18T23:16:00Z"/>
                <w:rFonts w:ascii="Times New Roman" w:eastAsia="Times New Roman" w:hAnsi="Times New Roman" w:cs="Times New Roman"/>
                <w:color w:val="000000" w:themeColor="dark1"/>
                <w:sz w:val="24"/>
              </w:rPr>
            </w:pPr>
            <w:ins w:id="4263" w:author="Tima" w:date="2026-01-18T23:16:00Z">
              <w:r>
                <w:rPr>
                  <w:rFonts w:ascii="Times New Roman" w:eastAsia="Times New Roman" w:hAnsi="Times New Roman" w:cs="Times New Roman"/>
                  <w:color w:val="000000" w:themeColor="dark1"/>
                  <w:sz w:val="24"/>
                </w:rPr>
                <w:t xml:space="preserve">Уплата роялти создателю </w:t>
              </w:r>
            </w:ins>
            <w:ins w:id="4264" w:author="Tima" w:date="2026-01-18T23:17:00Z">
              <w:r>
                <w:rPr>
                  <w:rFonts w:ascii="Times New Roman" w:eastAsia="Times New Roman" w:hAnsi="Times New Roman" w:cs="Times New Roman"/>
                  <w:color w:val="000000" w:themeColor="dark1"/>
                  <w:sz w:val="24"/>
                  <w:lang w:val="en-US"/>
                </w:rPr>
                <w:t>NFT</w:t>
              </w:r>
              <w:r>
                <w:rPr>
                  <w:rFonts w:ascii="Times New Roman" w:eastAsia="Times New Roman" w:hAnsi="Times New Roman" w:cs="Times New Roman"/>
                  <w:color w:val="000000" w:themeColor="dark1"/>
                  <w:sz w:val="24"/>
                </w:rPr>
                <w:t>-коллекции (обычно 5%</w:t>
              </w:r>
              <w:r w:rsidRPr="00BD6C83">
                <w:rPr>
                  <w:rFonts w:ascii="Times New Roman" w:eastAsia="Times New Roman" w:hAnsi="Times New Roman" w:cs="Times New Roman"/>
                  <w:color w:val="000000" w:themeColor="dark1"/>
                  <w:sz w:val="24"/>
                  <w:rPrChange w:id="4265" w:author="Tima" w:date="2026-01-18T23:17:00Z">
                    <w:rPr>
                      <w:rFonts w:ascii="Times New Roman" w:eastAsia="Times New Roman" w:hAnsi="Times New Roman" w:cs="Times New Roman"/>
                      <w:color w:val="000000" w:themeColor="dark1"/>
                      <w:sz w:val="24"/>
                      <w:lang w:val="en-US"/>
                    </w:rPr>
                  </w:rPrChange>
                </w:rPr>
                <w:t>)</w:t>
              </w:r>
            </w:ins>
          </w:p>
        </w:tc>
        <w:tc>
          <w:tcPr>
            <w:tcW w:w="1417" w:type="dxa"/>
            <w:vAlign w:val="center"/>
          </w:tcPr>
          <w:p w14:paraId="0CB6D4E1" w14:textId="19C608BC" w:rsidR="00BD6C83" w:rsidRPr="00BD6C83" w:rsidRDefault="00BD6C83" w:rsidP="00945A14">
            <w:pPr>
              <w:jc w:val="center"/>
              <w:rPr>
                <w:ins w:id="4266" w:author="Tima" w:date="2026-01-18T23:16:00Z"/>
                <w:rFonts w:ascii="Times New Roman" w:eastAsia="Times New Roman" w:hAnsi="Times New Roman" w:cs="Times New Roman"/>
                <w:b/>
                <w:sz w:val="24"/>
                <w:lang w:val="en-US"/>
                <w:rPrChange w:id="4267" w:author="Tima" w:date="2026-01-18T23:17:00Z">
                  <w:rPr>
                    <w:ins w:id="4268" w:author="Tima" w:date="2026-01-18T23:16:00Z"/>
                    <w:rFonts w:ascii="Times New Roman" w:eastAsia="Times New Roman" w:hAnsi="Times New Roman" w:cs="Times New Roman"/>
                    <w:sz w:val="24"/>
                  </w:rPr>
                </w:rPrChange>
              </w:rPr>
            </w:pPr>
            <w:ins w:id="4269" w:author="Tima" w:date="2026-01-18T23:17:00Z">
              <w:r w:rsidRPr="00BD6C83">
                <w:rPr>
                  <w:rFonts w:ascii="Times New Roman" w:eastAsia="Times New Roman" w:hAnsi="Times New Roman" w:cs="Times New Roman"/>
                  <w:b/>
                  <w:sz w:val="24"/>
                  <w:lang w:val="en-US"/>
                  <w:rPrChange w:id="4270" w:author="Tima" w:date="2026-01-18T23:17:00Z">
                    <w:rPr>
                      <w:rFonts w:ascii="Times New Roman" w:eastAsia="Times New Roman" w:hAnsi="Times New Roman" w:cs="Times New Roman"/>
                      <w:sz w:val="24"/>
                      <w:lang w:val="en-US"/>
                    </w:rPr>
                  </w:rPrChange>
                </w:rPr>
                <w:t>-</w:t>
              </w:r>
            </w:ins>
          </w:p>
        </w:tc>
        <w:tc>
          <w:tcPr>
            <w:tcW w:w="1134" w:type="dxa"/>
            <w:vAlign w:val="center"/>
          </w:tcPr>
          <w:p w14:paraId="5D11616D" w14:textId="30330F14" w:rsidR="00BD6C83" w:rsidRPr="00BD6C83" w:rsidRDefault="00BD6C83" w:rsidP="00945A14">
            <w:pPr>
              <w:jc w:val="center"/>
              <w:rPr>
                <w:ins w:id="4271" w:author="Tima" w:date="2026-01-18T23:16:00Z"/>
                <w:rFonts w:ascii="Times New Roman" w:eastAsia="Times New Roman" w:hAnsi="Times New Roman" w:cs="Times New Roman"/>
                <w:sz w:val="24"/>
                <w:lang w:val="en-US"/>
                <w:rPrChange w:id="4272" w:author="Tima" w:date="2026-01-18T23:17:00Z">
                  <w:rPr>
                    <w:ins w:id="4273" w:author="Tima" w:date="2026-01-18T23:16:00Z"/>
                    <w:rFonts w:ascii="Times New Roman" w:eastAsia="Times New Roman" w:hAnsi="Times New Roman" w:cs="Times New Roman"/>
                    <w:sz w:val="24"/>
                  </w:rPr>
                </w:rPrChange>
              </w:rPr>
            </w:pPr>
            <w:ins w:id="4274" w:author="Tima" w:date="2026-01-18T23:17:00Z">
              <w:r>
                <w:rPr>
                  <w:rFonts w:ascii="Times New Roman" w:eastAsia="Times New Roman" w:hAnsi="Times New Roman" w:cs="Times New Roman"/>
                  <w:sz w:val="24"/>
                  <w:lang w:val="en-US"/>
                </w:rPr>
                <w:t>+</w:t>
              </w:r>
            </w:ins>
          </w:p>
        </w:tc>
        <w:tc>
          <w:tcPr>
            <w:tcW w:w="1276" w:type="dxa"/>
            <w:vAlign w:val="center"/>
          </w:tcPr>
          <w:p w14:paraId="7ED37A72" w14:textId="7862DA57" w:rsidR="00BD6C83" w:rsidRPr="00BD6C83" w:rsidRDefault="00BD6C83" w:rsidP="00945A14">
            <w:pPr>
              <w:jc w:val="center"/>
              <w:rPr>
                <w:ins w:id="4275" w:author="Tima" w:date="2026-01-18T23:16:00Z"/>
                <w:rFonts w:ascii="Times New Roman" w:eastAsia="Times New Roman" w:hAnsi="Times New Roman" w:cs="Times New Roman"/>
                <w:sz w:val="24"/>
                <w:lang w:val="en-US"/>
                <w:rPrChange w:id="4276" w:author="Tima" w:date="2026-01-18T23:17:00Z">
                  <w:rPr>
                    <w:ins w:id="4277" w:author="Tima" w:date="2026-01-18T23:16:00Z"/>
                    <w:rFonts w:ascii="Times New Roman" w:eastAsia="Times New Roman" w:hAnsi="Times New Roman" w:cs="Times New Roman"/>
                    <w:sz w:val="24"/>
                  </w:rPr>
                </w:rPrChange>
              </w:rPr>
            </w:pPr>
            <w:ins w:id="4278" w:author="Tima" w:date="2026-01-18T23:17:00Z">
              <w:r>
                <w:rPr>
                  <w:rFonts w:ascii="Times New Roman" w:eastAsia="Times New Roman" w:hAnsi="Times New Roman" w:cs="Times New Roman"/>
                  <w:sz w:val="24"/>
                  <w:lang w:val="en-US"/>
                </w:rPr>
                <w:t>+</w:t>
              </w:r>
            </w:ins>
          </w:p>
        </w:tc>
        <w:tc>
          <w:tcPr>
            <w:tcW w:w="850" w:type="dxa"/>
            <w:vAlign w:val="center"/>
          </w:tcPr>
          <w:p w14:paraId="120D5E2E" w14:textId="0E3EF02E" w:rsidR="00BD6C83" w:rsidRPr="00BD6C83" w:rsidRDefault="00BD6C83" w:rsidP="00945A14">
            <w:pPr>
              <w:jc w:val="center"/>
              <w:rPr>
                <w:ins w:id="4279" w:author="Tima" w:date="2026-01-18T23:16:00Z"/>
                <w:rFonts w:ascii="Times New Roman" w:eastAsia="Times New Roman" w:hAnsi="Times New Roman" w:cs="Times New Roman"/>
                <w:sz w:val="24"/>
                <w:lang w:val="en-US"/>
                <w:rPrChange w:id="4280" w:author="Tima" w:date="2026-01-18T23:17:00Z">
                  <w:rPr>
                    <w:ins w:id="4281" w:author="Tima" w:date="2026-01-18T23:16:00Z"/>
                    <w:rFonts w:ascii="Times New Roman" w:eastAsia="Times New Roman" w:hAnsi="Times New Roman" w:cs="Times New Roman"/>
                    <w:sz w:val="24"/>
                  </w:rPr>
                </w:rPrChange>
              </w:rPr>
            </w:pPr>
            <w:ins w:id="4282" w:author="Tima" w:date="2026-01-18T23:17:00Z">
              <w:r>
                <w:rPr>
                  <w:rFonts w:ascii="Times New Roman" w:eastAsia="Times New Roman" w:hAnsi="Times New Roman" w:cs="Times New Roman"/>
                  <w:sz w:val="24"/>
                  <w:lang w:val="en-US"/>
                </w:rPr>
                <w:t>+</w:t>
              </w:r>
            </w:ins>
          </w:p>
        </w:tc>
        <w:tc>
          <w:tcPr>
            <w:tcW w:w="1134" w:type="dxa"/>
            <w:vAlign w:val="center"/>
          </w:tcPr>
          <w:p w14:paraId="25E2BA71" w14:textId="5CBCE59A" w:rsidR="00BD6C83" w:rsidRPr="00BD6C83" w:rsidRDefault="00BD6C83" w:rsidP="00945A14">
            <w:pPr>
              <w:jc w:val="center"/>
              <w:rPr>
                <w:ins w:id="4283" w:author="Tima" w:date="2026-01-18T23:16:00Z"/>
                <w:rFonts w:ascii="Times New Roman" w:eastAsia="Times New Roman" w:hAnsi="Times New Roman" w:cs="Times New Roman"/>
                <w:sz w:val="24"/>
                <w:lang w:val="en-US"/>
                <w:rPrChange w:id="4284" w:author="Tima" w:date="2026-01-18T23:17:00Z">
                  <w:rPr>
                    <w:ins w:id="4285" w:author="Tima" w:date="2026-01-18T23:16:00Z"/>
                    <w:rFonts w:ascii="Times New Roman" w:eastAsia="Times New Roman" w:hAnsi="Times New Roman" w:cs="Times New Roman"/>
                    <w:sz w:val="24"/>
                  </w:rPr>
                </w:rPrChange>
              </w:rPr>
            </w:pPr>
            <w:ins w:id="4286" w:author="Tima" w:date="2026-01-18T23:17:00Z">
              <w:r>
                <w:rPr>
                  <w:rFonts w:ascii="Times New Roman" w:eastAsia="Times New Roman" w:hAnsi="Times New Roman" w:cs="Times New Roman"/>
                  <w:sz w:val="24"/>
                  <w:lang w:val="en-US"/>
                </w:rPr>
                <w:t>+</w:t>
              </w:r>
            </w:ins>
          </w:p>
        </w:tc>
        <w:tc>
          <w:tcPr>
            <w:tcW w:w="1134" w:type="dxa"/>
            <w:vAlign w:val="center"/>
          </w:tcPr>
          <w:p w14:paraId="06174F94" w14:textId="7EED3837" w:rsidR="00BD6C83" w:rsidRPr="00BD6C83" w:rsidRDefault="00BD6C83" w:rsidP="00945A14">
            <w:pPr>
              <w:jc w:val="center"/>
              <w:rPr>
                <w:ins w:id="4287" w:author="Tima" w:date="2026-01-18T23:16:00Z"/>
                <w:rFonts w:ascii="Times New Roman" w:eastAsia="Times New Roman" w:hAnsi="Times New Roman" w:cs="Times New Roman"/>
                <w:sz w:val="24"/>
                <w:lang w:val="en-US"/>
                <w:rPrChange w:id="4288" w:author="Tima" w:date="2026-01-18T23:17:00Z">
                  <w:rPr>
                    <w:ins w:id="4289" w:author="Tima" w:date="2026-01-18T23:16:00Z"/>
                    <w:rFonts w:ascii="Times New Roman" w:eastAsia="Times New Roman" w:hAnsi="Times New Roman" w:cs="Times New Roman"/>
                    <w:sz w:val="24"/>
                  </w:rPr>
                </w:rPrChange>
              </w:rPr>
            </w:pPr>
            <w:ins w:id="4290" w:author="Tima" w:date="2026-01-18T23:17:00Z">
              <w:r>
                <w:rPr>
                  <w:rFonts w:ascii="Times New Roman" w:eastAsia="Times New Roman" w:hAnsi="Times New Roman" w:cs="Times New Roman"/>
                  <w:sz w:val="24"/>
                  <w:lang w:val="en-US"/>
                </w:rPr>
                <w:t>+</w:t>
              </w:r>
            </w:ins>
          </w:p>
        </w:tc>
        <w:tc>
          <w:tcPr>
            <w:tcW w:w="1276" w:type="dxa"/>
            <w:vAlign w:val="center"/>
          </w:tcPr>
          <w:p w14:paraId="4754A207" w14:textId="35D22ABB" w:rsidR="00BD6C83" w:rsidRPr="00BD6C83" w:rsidRDefault="00BD6C83" w:rsidP="00945A14">
            <w:pPr>
              <w:jc w:val="center"/>
              <w:rPr>
                <w:ins w:id="4291" w:author="Tima" w:date="2026-01-18T23:16:00Z"/>
                <w:rFonts w:ascii="Times New Roman" w:eastAsia="Times New Roman" w:hAnsi="Times New Roman" w:cs="Times New Roman"/>
                <w:sz w:val="24"/>
                <w:lang w:val="en-US"/>
                <w:rPrChange w:id="4292" w:author="Tima" w:date="2026-01-18T23:17:00Z">
                  <w:rPr>
                    <w:ins w:id="4293" w:author="Tima" w:date="2026-01-18T23:16:00Z"/>
                    <w:rFonts w:ascii="Times New Roman" w:eastAsia="Times New Roman" w:hAnsi="Times New Roman" w:cs="Times New Roman"/>
                    <w:sz w:val="24"/>
                  </w:rPr>
                </w:rPrChange>
              </w:rPr>
            </w:pPr>
            <w:ins w:id="4294" w:author="Tima" w:date="2026-01-18T23:17:00Z">
              <w:r>
                <w:rPr>
                  <w:rFonts w:ascii="Times New Roman" w:eastAsia="Times New Roman" w:hAnsi="Times New Roman" w:cs="Times New Roman"/>
                  <w:sz w:val="24"/>
                  <w:lang w:val="en-US"/>
                </w:rPr>
                <w:t>-</w:t>
              </w:r>
            </w:ins>
          </w:p>
        </w:tc>
      </w:tr>
    </w:tbl>
    <w:p w14:paraId="5D5640DF" w14:textId="33304B5D" w:rsidR="00F514DE" w:rsidRPr="00CB6568" w:rsidRDefault="00F514DE">
      <w:pPr>
        <w:rPr>
          <w:ins w:id="4295" w:author="Tima" w:date="2026-01-14T10:53:00Z"/>
          <w:rFonts w:ascii="Times New Roman" w:hAnsi="Times New Roman" w:cs="Times New Roman"/>
          <w:sz w:val="24"/>
          <w:rPrChange w:id="4296" w:author="Tima" w:date="2026-01-16T10:33:00Z">
            <w:rPr>
              <w:ins w:id="4297" w:author="Tima" w:date="2026-01-14T10:53:00Z"/>
            </w:rPr>
          </w:rPrChange>
        </w:rPr>
        <w:pPrChange w:id="4298" w:author="Tima" w:date="2026-01-14T10:53:00Z">
          <w:pPr>
            <w:ind w:firstLine="709"/>
            <w:jc w:val="both"/>
          </w:pPr>
        </w:pPrChange>
      </w:pPr>
    </w:p>
    <w:p w14:paraId="5A2299CB" w14:textId="761EA4D4" w:rsidR="000D5C83" w:rsidRPr="00356E26" w:rsidRDefault="000D5C83" w:rsidP="000D5C83">
      <w:pPr>
        <w:pStyle w:val="2"/>
        <w:numPr>
          <w:ilvl w:val="0"/>
          <w:numId w:val="45"/>
        </w:numPr>
        <w:rPr>
          <w:ins w:id="4299" w:author="Tima" w:date="2026-01-14T10:54:00Z"/>
          <w:rFonts w:ascii="Times New Roman" w:hAnsi="Times New Roman" w:cs="Times New Roman"/>
          <w:b/>
          <w:color w:val="000000" w:themeColor="text1"/>
          <w:sz w:val="28"/>
        </w:rPr>
      </w:pPr>
      <w:bookmarkStart w:id="4300" w:name="_Toc219756800"/>
      <w:ins w:id="4301" w:author="Tima" w:date="2026-01-14T10:56:00Z">
        <w:r>
          <w:rPr>
            <w:rFonts w:ascii="Times New Roman" w:hAnsi="Times New Roman" w:cs="Times New Roman"/>
            <w:b/>
            <w:color w:val="000000" w:themeColor="text1"/>
            <w:sz w:val="28"/>
          </w:rPr>
          <w:t>Анализ потребителей</w:t>
        </w:r>
      </w:ins>
      <w:bookmarkEnd w:id="4300"/>
    </w:p>
    <w:p w14:paraId="08B97F80" w14:textId="700ACB6A" w:rsidR="00945A14" w:rsidRPr="00003D80" w:rsidRDefault="00D20938">
      <w:pPr>
        <w:pStyle w:val="4"/>
        <w:rPr>
          <w:ins w:id="4302" w:author="Tima" w:date="2026-01-16T12:17:00Z"/>
          <w:rFonts w:ascii="Times New Roman" w:hAnsi="Times New Roman" w:cs="Times New Roman"/>
          <w:b/>
          <w:color w:val="000000" w:themeColor="text1"/>
          <w:rPrChange w:id="4303" w:author="Tima" w:date="2026-01-16T12:56:00Z">
            <w:rPr>
              <w:ins w:id="4304" w:author="Tima" w:date="2026-01-16T12:17:00Z"/>
              <w:rFonts w:ascii="Times New Roman" w:hAnsi="Times New Roman" w:cs="Times New Roman"/>
              <w:sz w:val="24"/>
              <w:szCs w:val="24"/>
            </w:rPr>
          </w:rPrChange>
        </w:rPr>
        <w:pPrChange w:id="4305" w:author="Tima" w:date="2026-01-16T12:56:00Z">
          <w:pPr/>
        </w:pPrChange>
      </w:pPr>
      <w:ins w:id="4306" w:author="Tima" w:date="2026-01-14T22:27:00Z">
        <w:r w:rsidRPr="00E7395D">
          <w:rPr>
            <w:rFonts w:ascii="Times New Roman" w:hAnsi="Times New Roman" w:cs="Times New Roman"/>
            <w:b/>
            <w:color w:val="000000" w:themeColor="text1"/>
            <w:rPrChange w:id="4307" w:author="Tima" w:date="2026-01-15T22:08:00Z">
              <w:rPr>
                <w:rFonts w:ascii="Times New Roman" w:hAnsi="Times New Roman" w:cs="Times New Roman"/>
                <w:sz w:val="24"/>
              </w:rPr>
            </w:rPrChange>
          </w:rPr>
          <w:t>Определение целевой аудитории</w:t>
        </w:r>
      </w:ins>
    </w:p>
    <w:p w14:paraId="1330F1FF" w14:textId="51B505DF" w:rsidR="00136F42" w:rsidRDefault="00945A14">
      <w:pPr>
        <w:spacing w:line="276" w:lineRule="auto"/>
        <w:ind w:firstLine="709"/>
        <w:jc w:val="both"/>
        <w:rPr>
          <w:ins w:id="4308" w:author="Tima" w:date="2026-01-16T12:41:00Z"/>
          <w:rFonts w:ascii="Times New Roman" w:hAnsi="Times New Roman" w:cs="Times New Roman"/>
          <w:sz w:val="24"/>
          <w:szCs w:val="24"/>
        </w:rPr>
        <w:pPrChange w:id="4309" w:author="Tima" w:date="2026-01-16T12:54:00Z">
          <w:pPr/>
        </w:pPrChange>
      </w:pPr>
      <w:ins w:id="4310" w:author="Tima" w:date="2026-01-16T12:23:00Z">
        <w:r>
          <w:rPr>
            <w:rFonts w:ascii="Times New Roman" w:hAnsi="Times New Roman" w:cs="Times New Roman"/>
            <w:sz w:val="24"/>
            <w:szCs w:val="24"/>
          </w:rPr>
          <w:t xml:space="preserve">Доступ к </w:t>
        </w:r>
        <w:r w:rsidRPr="00DD41D2">
          <w:rPr>
            <w:rFonts w:ascii="Times New Roman" w:hAnsi="Times New Roman" w:cs="Times New Roman"/>
            <w:sz w:val="24"/>
            <w:szCs w:val="24"/>
            <w:rPrChange w:id="4311" w:author="Tima" w:date="2026-01-16T12:54:00Z">
              <w:rPr>
                <w:rFonts w:ascii="Times New Roman" w:hAnsi="Times New Roman" w:cs="Times New Roman"/>
                <w:sz w:val="24"/>
                <w:szCs w:val="24"/>
                <w:lang w:val="en-US"/>
              </w:rPr>
            </w:rPrChange>
          </w:rPr>
          <w:t>NFT</w:t>
        </w:r>
        <w:r w:rsidRPr="00FA4881">
          <w:rPr>
            <w:rFonts w:ascii="Times New Roman" w:hAnsi="Times New Roman" w:cs="Times New Roman"/>
            <w:sz w:val="24"/>
            <w:szCs w:val="24"/>
          </w:rPr>
          <w:t>-</w:t>
        </w:r>
        <w:proofErr w:type="spellStart"/>
        <w:r w:rsidRPr="00FA4881">
          <w:rPr>
            <w:rFonts w:ascii="Times New Roman" w:hAnsi="Times New Roman" w:cs="Times New Roman"/>
            <w:sz w:val="24"/>
            <w:szCs w:val="24"/>
          </w:rPr>
          <w:t>маркетплейсам</w:t>
        </w:r>
        <w:proofErr w:type="spellEnd"/>
        <w:r w:rsidRPr="00FA4881">
          <w:rPr>
            <w:rFonts w:ascii="Times New Roman" w:hAnsi="Times New Roman" w:cs="Times New Roman"/>
            <w:sz w:val="24"/>
            <w:szCs w:val="24"/>
          </w:rPr>
          <w:t xml:space="preserve"> может иметь практически любой человек </w:t>
        </w:r>
        <w:r>
          <w:rPr>
            <w:rFonts w:ascii="Times New Roman" w:hAnsi="Times New Roman" w:cs="Times New Roman"/>
            <w:sz w:val="24"/>
            <w:szCs w:val="24"/>
          </w:rPr>
          <w:t>–</w:t>
        </w:r>
        <w:r w:rsidRPr="00FA4881">
          <w:rPr>
            <w:rFonts w:ascii="Times New Roman" w:hAnsi="Times New Roman" w:cs="Times New Roman"/>
            <w:sz w:val="24"/>
            <w:szCs w:val="24"/>
          </w:rPr>
          <w:t xml:space="preserve"> под </w:t>
        </w:r>
        <w:r>
          <w:rPr>
            <w:rFonts w:ascii="Times New Roman" w:hAnsi="Times New Roman" w:cs="Times New Roman"/>
            <w:sz w:val="24"/>
            <w:szCs w:val="24"/>
          </w:rPr>
          <w:t xml:space="preserve">своим именем или по паспорту родителей. </w:t>
        </w:r>
      </w:ins>
      <w:ins w:id="4312" w:author="Tima" w:date="2026-01-16T12:41:00Z">
        <w:r w:rsidR="00136F42">
          <w:rPr>
            <w:rFonts w:ascii="Times New Roman" w:hAnsi="Times New Roman" w:cs="Times New Roman"/>
            <w:sz w:val="24"/>
            <w:szCs w:val="24"/>
          </w:rPr>
          <w:t>Очевидно</w:t>
        </w:r>
      </w:ins>
      <w:ins w:id="4313" w:author="Tima" w:date="2026-01-16T12:24:00Z">
        <w:r>
          <w:rPr>
            <w:rFonts w:ascii="Times New Roman" w:hAnsi="Times New Roman" w:cs="Times New Roman"/>
            <w:sz w:val="24"/>
            <w:szCs w:val="24"/>
          </w:rPr>
          <w:t>, что общи</w:t>
        </w:r>
      </w:ins>
      <w:ins w:id="4314" w:author="Tima" w:date="2026-01-16T12:43:00Z">
        <w:r w:rsidR="00136F42">
          <w:rPr>
            <w:rFonts w:ascii="Times New Roman" w:hAnsi="Times New Roman" w:cs="Times New Roman"/>
            <w:sz w:val="24"/>
            <w:szCs w:val="24"/>
          </w:rPr>
          <w:t>й</w:t>
        </w:r>
      </w:ins>
      <w:ins w:id="4315" w:author="Tima" w:date="2026-01-16T12:24:00Z">
        <w:r>
          <w:rPr>
            <w:rFonts w:ascii="Times New Roman" w:hAnsi="Times New Roman" w:cs="Times New Roman"/>
            <w:sz w:val="24"/>
            <w:szCs w:val="24"/>
          </w:rPr>
          <w:t xml:space="preserve"> признак потребительского сегмента </w:t>
        </w:r>
      </w:ins>
      <w:ins w:id="4316" w:author="Tima" w:date="2026-01-16T12:43:00Z">
        <w:r w:rsidR="00136F42">
          <w:rPr>
            <w:rFonts w:ascii="Times New Roman" w:hAnsi="Times New Roman" w:cs="Times New Roman"/>
            <w:sz w:val="24"/>
            <w:szCs w:val="24"/>
          </w:rPr>
          <w:t>–</w:t>
        </w:r>
      </w:ins>
      <w:ins w:id="4317" w:author="Tima" w:date="2026-01-16T12:24:00Z">
        <w:r>
          <w:rPr>
            <w:rFonts w:ascii="Times New Roman" w:hAnsi="Times New Roman" w:cs="Times New Roman"/>
            <w:sz w:val="24"/>
            <w:szCs w:val="24"/>
          </w:rPr>
          <w:t xml:space="preserve"> </w:t>
        </w:r>
      </w:ins>
      <w:ins w:id="4318" w:author="Tima" w:date="2026-01-16T12:43:00Z">
        <w:r w:rsidR="00136F42">
          <w:rPr>
            <w:rFonts w:ascii="Times New Roman" w:hAnsi="Times New Roman" w:cs="Times New Roman"/>
            <w:sz w:val="24"/>
            <w:szCs w:val="24"/>
          </w:rPr>
          <w:t xml:space="preserve">это </w:t>
        </w:r>
      </w:ins>
      <w:ins w:id="4319" w:author="Tima" w:date="2026-01-16T12:25:00Z">
        <w:r w:rsidR="00D312F9">
          <w:rPr>
            <w:rFonts w:ascii="Times New Roman" w:hAnsi="Times New Roman" w:cs="Times New Roman"/>
            <w:sz w:val="24"/>
            <w:szCs w:val="24"/>
          </w:rPr>
          <w:t xml:space="preserve">художественный и/или финансовый </w:t>
        </w:r>
        <w:r>
          <w:rPr>
            <w:rFonts w:ascii="Times New Roman" w:hAnsi="Times New Roman" w:cs="Times New Roman"/>
            <w:sz w:val="24"/>
            <w:szCs w:val="24"/>
          </w:rPr>
          <w:t xml:space="preserve">интерес к </w:t>
        </w:r>
        <w:r w:rsidRPr="00DD41D2">
          <w:rPr>
            <w:rFonts w:ascii="Times New Roman" w:hAnsi="Times New Roman" w:cs="Times New Roman"/>
            <w:sz w:val="24"/>
            <w:szCs w:val="24"/>
            <w:rPrChange w:id="4320" w:author="Tima" w:date="2026-01-16T12:54:00Z">
              <w:rPr>
                <w:rFonts w:ascii="Times New Roman" w:hAnsi="Times New Roman" w:cs="Times New Roman"/>
                <w:sz w:val="24"/>
                <w:szCs w:val="24"/>
                <w:lang w:val="en-US"/>
              </w:rPr>
            </w:rPrChange>
          </w:rPr>
          <w:t>NFT</w:t>
        </w:r>
        <w:r w:rsidR="00D312F9">
          <w:rPr>
            <w:rFonts w:ascii="Times New Roman" w:hAnsi="Times New Roman" w:cs="Times New Roman"/>
            <w:sz w:val="24"/>
            <w:szCs w:val="24"/>
          </w:rPr>
          <w:t>-культуре</w:t>
        </w:r>
      </w:ins>
      <w:ins w:id="4321" w:author="Tima" w:date="2026-01-16T12:43:00Z">
        <w:r w:rsidR="00136F42">
          <w:rPr>
            <w:rFonts w:ascii="Times New Roman" w:hAnsi="Times New Roman" w:cs="Times New Roman"/>
            <w:sz w:val="24"/>
            <w:szCs w:val="24"/>
          </w:rPr>
          <w:t>,</w:t>
        </w:r>
      </w:ins>
      <w:ins w:id="4322" w:author="Tima" w:date="2026-01-16T12:26:00Z">
        <w:r w:rsidR="00136F42">
          <w:rPr>
            <w:rFonts w:ascii="Times New Roman" w:hAnsi="Times New Roman" w:cs="Times New Roman"/>
            <w:sz w:val="24"/>
            <w:szCs w:val="24"/>
          </w:rPr>
          <w:t xml:space="preserve"> поскольку о</w:t>
        </w:r>
      </w:ins>
      <w:ins w:id="4323" w:author="Tima" w:date="2026-01-16T12:41:00Z">
        <w:r w:rsidR="00136F42">
          <w:rPr>
            <w:rFonts w:ascii="Times New Roman" w:hAnsi="Times New Roman" w:cs="Times New Roman"/>
            <w:sz w:val="24"/>
            <w:szCs w:val="24"/>
          </w:rPr>
          <w:t>сновными потребност</w:t>
        </w:r>
      </w:ins>
      <w:ins w:id="4324" w:author="Tima" w:date="2026-01-16T12:42:00Z">
        <w:r w:rsidR="00136F42">
          <w:rPr>
            <w:rFonts w:ascii="Times New Roman" w:hAnsi="Times New Roman" w:cs="Times New Roman"/>
            <w:sz w:val="24"/>
            <w:szCs w:val="24"/>
          </w:rPr>
          <w:t>ям</w:t>
        </w:r>
      </w:ins>
      <w:ins w:id="4325" w:author="Tima" w:date="2026-01-16T12:41:00Z">
        <w:r w:rsidR="00136F42">
          <w:rPr>
            <w:rFonts w:ascii="Times New Roman" w:hAnsi="Times New Roman" w:cs="Times New Roman"/>
            <w:sz w:val="24"/>
            <w:szCs w:val="24"/>
          </w:rPr>
          <w:t>и, закрываемыми функционалом предлагаемого сервиса</w:t>
        </w:r>
      </w:ins>
      <w:ins w:id="4326" w:author="Tima" w:date="2026-01-16T12:43:00Z">
        <w:r w:rsidR="00136F42">
          <w:rPr>
            <w:rFonts w:ascii="Times New Roman" w:hAnsi="Times New Roman" w:cs="Times New Roman"/>
            <w:sz w:val="24"/>
            <w:szCs w:val="24"/>
          </w:rPr>
          <w:t>,</w:t>
        </w:r>
      </w:ins>
      <w:ins w:id="4327" w:author="Tima" w:date="2026-01-16T12:42:00Z">
        <w:r w:rsidR="00136F42">
          <w:rPr>
            <w:rFonts w:ascii="Times New Roman" w:hAnsi="Times New Roman" w:cs="Times New Roman"/>
            <w:sz w:val="24"/>
            <w:szCs w:val="24"/>
          </w:rPr>
          <w:t xml:space="preserve"> являются</w:t>
        </w:r>
      </w:ins>
      <w:ins w:id="4328" w:author="Tima" w:date="2026-01-16T12:41:00Z">
        <w:r w:rsidR="00136F42">
          <w:rPr>
            <w:rFonts w:ascii="Times New Roman" w:hAnsi="Times New Roman" w:cs="Times New Roman"/>
            <w:sz w:val="24"/>
            <w:szCs w:val="24"/>
          </w:rPr>
          <w:t>:</w:t>
        </w:r>
      </w:ins>
    </w:p>
    <w:p w14:paraId="57C0838D" w14:textId="45FCFE25" w:rsidR="00136F42" w:rsidRDefault="00DD41D2">
      <w:pPr>
        <w:spacing w:line="276" w:lineRule="auto"/>
        <w:ind w:firstLine="709"/>
        <w:jc w:val="both"/>
        <w:rPr>
          <w:ins w:id="4329" w:author="Tima" w:date="2026-01-16T12:41:00Z"/>
          <w:rFonts w:ascii="Times New Roman" w:hAnsi="Times New Roman" w:cs="Times New Roman"/>
          <w:sz w:val="24"/>
          <w:szCs w:val="24"/>
        </w:rPr>
        <w:pPrChange w:id="4330" w:author="Tima" w:date="2026-01-16T12:55:00Z">
          <w:pPr>
            <w:pStyle w:val="a3"/>
            <w:numPr>
              <w:numId w:val="78"/>
            </w:numPr>
            <w:ind w:hanging="360"/>
          </w:pPr>
        </w:pPrChange>
      </w:pPr>
      <w:ins w:id="4331" w:author="Tima" w:date="2026-01-16T12:55:00Z">
        <w:r>
          <w:rPr>
            <w:rFonts w:ascii="Times New Roman" w:hAnsi="Times New Roman" w:cs="Times New Roman"/>
            <w:sz w:val="24"/>
            <w:szCs w:val="24"/>
          </w:rPr>
          <w:t xml:space="preserve">1) </w:t>
        </w:r>
      </w:ins>
      <w:ins w:id="4332" w:author="Tima" w:date="2026-01-16T12:44:00Z">
        <w:r w:rsidR="00136F42">
          <w:rPr>
            <w:rFonts w:ascii="Times New Roman" w:hAnsi="Times New Roman" w:cs="Times New Roman"/>
            <w:sz w:val="24"/>
            <w:szCs w:val="24"/>
          </w:rPr>
          <w:t>в</w:t>
        </w:r>
      </w:ins>
      <w:ins w:id="4333" w:author="Tima" w:date="2026-01-16T12:41:00Z">
        <w:r w:rsidR="00136F42">
          <w:rPr>
            <w:rFonts w:ascii="Times New Roman" w:hAnsi="Times New Roman" w:cs="Times New Roman"/>
            <w:sz w:val="24"/>
            <w:szCs w:val="24"/>
          </w:rPr>
          <w:t xml:space="preserve">озможность инвестирования в </w:t>
        </w:r>
        <w:r w:rsidR="00136F42" w:rsidRPr="00DD41D2">
          <w:rPr>
            <w:rFonts w:ascii="Times New Roman" w:hAnsi="Times New Roman" w:cs="Times New Roman"/>
            <w:sz w:val="24"/>
            <w:szCs w:val="24"/>
            <w:rPrChange w:id="4334" w:author="Tima" w:date="2026-01-16T12:55:00Z">
              <w:rPr>
                <w:rFonts w:ascii="Times New Roman" w:hAnsi="Times New Roman" w:cs="Times New Roman"/>
                <w:sz w:val="24"/>
                <w:szCs w:val="24"/>
                <w:lang w:val="en-US"/>
              </w:rPr>
            </w:rPrChange>
          </w:rPr>
          <w:t>NFT</w:t>
        </w:r>
        <w:r w:rsidR="00136F42">
          <w:rPr>
            <w:rFonts w:ascii="Times New Roman" w:hAnsi="Times New Roman" w:cs="Times New Roman"/>
            <w:sz w:val="24"/>
            <w:szCs w:val="24"/>
          </w:rPr>
          <w:t xml:space="preserve">-коллекцию целиком без привязки к конкретному </w:t>
        </w:r>
        <w:r w:rsidR="00136F42" w:rsidRPr="00DD41D2">
          <w:rPr>
            <w:rFonts w:ascii="Times New Roman" w:hAnsi="Times New Roman" w:cs="Times New Roman"/>
            <w:sz w:val="24"/>
            <w:szCs w:val="24"/>
            <w:rPrChange w:id="4335" w:author="Tima" w:date="2026-01-16T12:55:00Z">
              <w:rPr>
                <w:rFonts w:ascii="Times New Roman" w:hAnsi="Times New Roman" w:cs="Times New Roman"/>
                <w:sz w:val="24"/>
                <w:szCs w:val="24"/>
                <w:lang w:val="en-US"/>
              </w:rPr>
            </w:rPrChange>
          </w:rPr>
          <w:t>NFT</w:t>
        </w:r>
        <w:r w:rsidR="00136F42">
          <w:rPr>
            <w:rFonts w:ascii="Times New Roman" w:hAnsi="Times New Roman" w:cs="Times New Roman"/>
            <w:sz w:val="24"/>
            <w:szCs w:val="24"/>
          </w:rPr>
          <w:t xml:space="preserve">. </w:t>
        </w:r>
      </w:ins>
      <w:ins w:id="4336" w:author="Tima" w:date="2026-01-16T12:44:00Z">
        <w:r w:rsidR="00136F42">
          <w:rPr>
            <w:rFonts w:ascii="Times New Roman" w:hAnsi="Times New Roman" w:cs="Times New Roman"/>
            <w:sz w:val="24"/>
            <w:szCs w:val="24"/>
          </w:rPr>
          <w:t>Например, е</w:t>
        </w:r>
      </w:ins>
      <w:ins w:id="4337" w:author="Tima" w:date="2026-01-16T12:41:00Z">
        <w:r w:rsidR="00136F42">
          <w:rPr>
            <w:rFonts w:ascii="Times New Roman" w:hAnsi="Times New Roman" w:cs="Times New Roman"/>
            <w:sz w:val="24"/>
            <w:szCs w:val="24"/>
          </w:rPr>
          <w:t xml:space="preserve">сли </w:t>
        </w:r>
      </w:ins>
      <w:ins w:id="4338" w:author="Tima" w:date="2026-01-16T12:44:00Z">
        <w:r w:rsidR="00136F42">
          <w:rPr>
            <w:rFonts w:ascii="Times New Roman" w:hAnsi="Times New Roman" w:cs="Times New Roman"/>
            <w:sz w:val="24"/>
            <w:szCs w:val="24"/>
          </w:rPr>
          <w:t>некоторый</w:t>
        </w:r>
      </w:ins>
      <w:ins w:id="4339" w:author="Tima" w:date="2026-01-16T12:41:00Z">
        <w:r w:rsidR="00136F42">
          <w:rPr>
            <w:rFonts w:ascii="Times New Roman" w:hAnsi="Times New Roman" w:cs="Times New Roman"/>
            <w:sz w:val="24"/>
            <w:szCs w:val="24"/>
          </w:rPr>
          <w:t xml:space="preserve"> </w:t>
        </w:r>
        <w:r w:rsidR="00136F42" w:rsidRPr="00DD41D2">
          <w:rPr>
            <w:rFonts w:ascii="Times New Roman" w:hAnsi="Times New Roman" w:cs="Times New Roman"/>
            <w:sz w:val="24"/>
            <w:szCs w:val="24"/>
            <w:rPrChange w:id="4340" w:author="Tima" w:date="2026-01-16T12:55:00Z">
              <w:rPr>
                <w:rFonts w:ascii="Times New Roman" w:hAnsi="Times New Roman" w:cs="Times New Roman"/>
                <w:sz w:val="24"/>
                <w:szCs w:val="24"/>
                <w:lang w:val="en-US"/>
              </w:rPr>
            </w:rPrChange>
          </w:rPr>
          <w:t>NFT</w:t>
        </w:r>
        <w:r w:rsidR="00136F42" w:rsidRPr="00356E26">
          <w:rPr>
            <w:rFonts w:ascii="Times New Roman" w:hAnsi="Times New Roman" w:cs="Times New Roman"/>
            <w:sz w:val="24"/>
            <w:szCs w:val="24"/>
          </w:rPr>
          <w:t xml:space="preserve"> </w:t>
        </w:r>
      </w:ins>
      <w:ins w:id="4341" w:author="Tima" w:date="2026-01-16T12:44:00Z">
        <w:r w:rsidR="00136F42">
          <w:rPr>
            <w:rFonts w:ascii="Times New Roman" w:hAnsi="Times New Roman" w:cs="Times New Roman"/>
            <w:sz w:val="24"/>
            <w:szCs w:val="24"/>
          </w:rPr>
          <w:t>никто не покупает</w:t>
        </w:r>
      </w:ins>
      <w:ins w:id="4342" w:author="Tima" w:date="2026-01-16T12:41:00Z">
        <w:r w:rsidR="00136F42">
          <w:rPr>
            <w:rFonts w:ascii="Times New Roman" w:hAnsi="Times New Roman" w:cs="Times New Roman"/>
            <w:sz w:val="24"/>
            <w:szCs w:val="24"/>
          </w:rPr>
          <w:t xml:space="preserve"> без уценки, то благодаря ЦФА происходит унификация всей </w:t>
        </w:r>
        <w:r w:rsidR="00136F42" w:rsidRPr="00DD41D2">
          <w:rPr>
            <w:rFonts w:ascii="Times New Roman" w:hAnsi="Times New Roman" w:cs="Times New Roman"/>
            <w:sz w:val="24"/>
            <w:szCs w:val="24"/>
            <w:rPrChange w:id="4343" w:author="Tima" w:date="2026-01-16T12:55:00Z">
              <w:rPr>
                <w:rFonts w:ascii="Times New Roman" w:hAnsi="Times New Roman" w:cs="Times New Roman"/>
                <w:sz w:val="24"/>
                <w:szCs w:val="24"/>
                <w:lang w:val="en-US"/>
              </w:rPr>
            </w:rPrChange>
          </w:rPr>
          <w:t>NFT</w:t>
        </w:r>
        <w:r w:rsidR="00136F42" w:rsidRPr="00356E26">
          <w:rPr>
            <w:rFonts w:ascii="Times New Roman" w:hAnsi="Times New Roman" w:cs="Times New Roman"/>
            <w:sz w:val="24"/>
            <w:szCs w:val="24"/>
          </w:rPr>
          <w:t>-коллекции</w:t>
        </w:r>
        <w:r w:rsidR="00136F42">
          <w:rPr>
            <w:rFonts w:ascii="Times New Roman" w:hAnsi="Times New Roman" w:cs="Times New Roman"/>
            <w:sz w:val="24"/>
            <w:szCs w:val="24"/>
          </w:rPr>
          <w:t xml:space="preserve">, поскольку ЦФА не привязан к конкретному </w:t>
        </w:r>
        <w:r w:rsidR="00136F42" w:rsidRPr="00DD41D2">
          <w:rPr>
            <w:rFonts w:ascii="Times New Roman" w:hAnsi="Times New Roman" w:cs="Times New Roman"/>
            <w:sz w:val="24"/>
            <w:szCs w:val="24"/>
            <w:rPrChange w:id="4344" w:author="Tima" w:date="2026-01-16T12:55:00Z">
              <w:rPr>
                <w:rFonts w:ascii="Times New Roman" w:hAnsi="Times New Roman" w:cs="Times New Roman"/>
                <w:sz w:val="24"/>
                <w:szCs w:val="24"/>
                <w:lang w:val="en-US"/>
              </w:rPr>
            </w:rPrChange>
          </w:rPr>
          <w:t>NFT</w:t>
        </w:r>
        <w:r w:rsidR="00136F42" w:rsidRPr="00356E26">
          <w:rPr>
            <w:rFonts w:ascii="Times New Roman" w:hAnsi="Times New Roman" w:cs="Times New Roman"/>
            <w:sz w:val="24"/>
            <w:szCs w:val="24"/>
          </w:rPr>
          <w:t xml:space="preserve">. </w:t>
        </w:r>
        <w:r w:rsidR="00136F42">
          <w:rPr>
            <w:rFonts w:ascii="Times New Roman" w:hAnsi="Times New Roman" w:cs="Times New Roman"/>
            <w:sz w:val="24"/>
            <w:szCs w:val="24"/>
          </w:rPr>
          <w:t>Это преимущество наиболее привлекательно для трейдеров.</w:t>
        </w:r>
      </w:ins>
    </w:p>
    <w:p w14:paraId="0F838FBE" w14:textId="0CBAA064" w:rsidR="00136F42" w:rsidRPr="00356E26" w:rsidRDefault="00003D80">
      <w:pPr>
        <w:spacing w:line="276" w:lineRule="auto"/>
        <w:ind w:firstLine="709"/>
        <w:jc w:val="both"/>
        <w:rPr>
          <w:ins w:id="4345" w:author="Tima" w:date="2026-01-16T12:41:00Z"/>
          <w:rFonts w:ascii="Times New Roman" w:hAnsi="Times New Roman" w:cs="Times New Roman"/>
          <w:sz w:val="24"/>
          <w:szCs w:val="24"/>
        </w:rPr>
        <w:pPrChange w:id="4346" w:author="Tima" w:date="2026-01-16T12:55:00Z">
          <w:pPr>
            <w:pStyle w:val="a3"/>
            <w:numPr>
              <w:numId w:val="78"/>
            </w:numPr>
            <w:ind w:hanging="360"/>
          </w:pPr>
        </w:pPrChange>
      </w:pPr>
      <w:ins w:id="4347" w:author="Tima" w:date="2026-01-16T12:55:00Z">
        <w:r>
          <w:rPr>
            <w:rFonts w:ascii="Times New Roman" w:hAnsi="Times New Roman" w:cs="Times New Roman"/>
            <w:sz w:val="24"/>
            <w:szCs w:val="24"/>
          </w:rPr>
          <w:t xml:space="preserve">2) </w:t>
        </w:r>
      </w:ins>
      <w:ins w:id="4348" w:author="Tima" w:date="2026-01-16T12:41:00Z">
        <w:r w:rsidR="00136F42">
          <w:rPr>
            <w:rFonts w:ascii="Times New Roman" w:hAnsi="Times New Roman" w:cs="Times New Roman"/>
            <w:sz w:val="24"/>
            <w:szCs w:val="24"/>
          </w:rPr>
          <w:t>Возможность «накапливания»</w:t>
        </w:r>
      </w:ins>
      <w:ins w:id="4349" w:author="Tima" w:date="2026-01-16T12:45:00Z">
        <w:r w:rsidR="00136F42">
          <w:rPr>
            <w:rFonts w:ascii="Times New Roman" w:hAnsi="Times New Roman" w:cs="Times New Roman"/>
            <w:sz w:val="24"/>
            <w:szCs w:val="24"/>
          </w:rPr>
          <w:t xml:space="preserve"> конкретного</w:t>
        </w:r>
      </w:ins>
      <w:ins w:id="4350" w:author="Tima" w:date="2026-01-16T12:41:00Z">
        <w:r w:rsidR="00136F42">
          <w:rPr>
            <w:rFonts w:ascii="Times New Roman" w:hAnsi="Times New Roman" w:cs="Times New Roman"/>
            <w:sz w:val="24"/>
            <w:szCs w:val="24"/>
          </w:rPr>
          <w:t xml:space="preserve"> </w:t>
        </w:r>
        <w:r w:rsidR="00136F42" w:rsidRPr="00DD41D2">
          <w:rPr>
            <w:rFonts w:ascii="Times New Roman" w:hAnsi="Times New Roman" w:cs="Times New Roman"/>
            <w:sz w:val="24"/>
            <w:szCs w:val="24"/>
            <w:rPrChange w:id="4351" w:author="Tima" w:date="2026-01-16T12:55:00Z">
              <w:rPr>
                <w:rFonts w:ascii="Times New Roman" w:hAnsi="Times New Roman" w:cs="Times New Roman"/>
                <w:sz w:val="24"/>
                <w:szCs w:val="24"/>
                <w:lang w:val="en-US"/>
              </w:rPr>
            </w:rPrChange>
          </w:rPr>
          <w:t>NFT</w:t>
        </w:r>
        <w:r w:rsidR="00136F42" w:rsidRPr="00356E26">
          <w:rPr>
            <w:rFonts w:ascii="Times New Roman" w:hAnsi="Times New Roman" w:cs="Times New Roman"/>
            <w:sz w:val="24"/>
            <w:szCs w:val="24"/>
          </w:rPr>
          <w:t xml:space="preserve"> </w:t>
        </w:r>
      </w:ins>
      <w:ins w:id="4352" w:author="Tima" w:date="2026-01-16T12:45:00Z">
        <w:r w:rsidR="00136F42">
          <w:rPr>
            <w:rFonts w:ascii="Times New Roman" w:hAnsi="Times New Roman" w:cs="Times New Roman"/>
            <w:sz w:val="24"/>
            <w:szCs w:val="24"/>
          </w:rPr>
          <w:t>за счёт</w:t>
        </w:r>
      </w:ins>
      <w:ins w:id="4353" w:author="Tima" w:date="2026-01-16T12:41:00Z">
        <w:r w:rsidR="00136F42">
          <w:rPr>
            <w:rFonts w:ascii="Times New Roman" w:hAnsi="Times New Roman" w:cs="Times New Roman"/>
            <w:sz w:val="24"/>
            <w:szCs w:val="24"/>
          </w:rPr>
          <w:t xml:space="preserve"> регулярных покупок ЦФА – небольшой части, эквивалентной </w:t>
        </w:r>
        <w:r w:rsidR="00136F42" w:rsidRPr="00DD41D2">
          <w:rPr>
            <w:rFonts w:ascii="Times New Roman" w:hAnsi="Times New Roman" w:cs="Times New Roman"/>
            <w:sz w:val="24"/>
            <w:szCs w:val="24"/>
            <w:rPrChange w:id="4354" w:author="Tima" w:date="2026-01-16T12:55:00Z">
              <w:rPr>
                <w:rFonts w:ascii="Times New Roman" w:hAnsi="Times New Roman" w:cs="Times New Roman"/>
                <w:sz w:val="24"/>
                <w:szCs w:val="24"/>
                <w:lang w:val="en-US"/>
              </w:rPr>
            </w:rPrChange>
          </w:rPr>
          <w:t>NFT</w:t>
        </w:r>
        <w:r w:rsidR="00136F42">
          <w:rPr>
            <w:rFonts w:ascii="Times New Roman" w:hAnsi="Times New Roman" w:cs="Times New Roman"/>
            <w:sz w:val="24"/>
            <w:szCs w:val="24"/>
          </w:rPr>
          <w:t>. Благодаря</w:t>
        </w:r>
        <w:r w:rsidR="00DD41D2">
          <w:rPr>
            <w:rFonts w:ascii="Times New Roman" w:hAnsi="Times New Roman" w:cs="Times New Roman"/>
            <w:sz w:val="24"/>
            <w:szCs w:val="24"/>
          </w:rPr>
          <w:t xml:space="preserve"> этому свойству</w:t>
        </w:r>
      </w:ins>
      <w:ins w:id="4355" w:author="Tima" w:date="2026-01-16T12:47:00Z">
        <w:r w:rsidR="00DD41D2">
          <w:rPr>
            <w:rFonts w:ascii="Times New Roman" w:hAnsi="Times New Roman" w:cs="Times New Roman"/>
            <w:sz w:val="24"/>
            <w:szCs w:val="24"/>
          </w:rPr>
          <w:t>,</w:t>
        </w:r>
      </w:ins>
      <w:ins w:id="4356" w:author="Tima" w:date="2026-01-16T12:41:00Z">
        <w:r w:rsidR="00DD41D2">
          <w:rPr>
            <w:rFonts w:ascii="Times New Roman" w:hAnsi="Times New Roman" w:cs="Times New Roman"/>
            <w:sz w:val="24"/>
            <w:szCs w:val="24"/>
          </w:rPr>
          <w:t xml:space="preserve"> </w:t>
        </w:r>
      </w:ins>
      <w:ins w:id="4357" w:author="Tima" w:date="2026-01-16T12:46:00Z">
        <w:r w:rsidR="00DD41D2">
          <w:rPr>
            <w:rFonts w:ascii="Times New Roman" w:hAnsi="Times New Roman" w:cs="Times New Roman"/>
            <w:sz w:val="24"/>
            <w:szCs w:val="24"/>
          </w:rPr>
          <w:t xml:space="preserve">уникальной </w:t>
        </w:r>
      </w:ins>
      <w:ins w:id="4358" w:author="Tima" w:date="2026-01-16T12:41:00Z">
        <w:r w:rsidR="00DD41D2">
          <w:rPr>
            <w:rFonts w:ascii="Times New Roman" w:hAnsi="Times New Roman" w:cs="Times New Roman"/>
            <w:sz w:val="24"/>
            <w:szCs w:val="24"/>
          </w:rPr>
          <w:t>отличительной особенности предлагаемого сервиса от др</w:t>
        </w:r>
      </w:ins>
      <w:ins w:id="4359" w:author="Tima" w:date="2026-01-16T12:46:00Z">
        <w:r w:rsidR="00DD41D2">
          <w:rPr>
            <w:rFonts w:ascii="Times New Roman" w:hAnsi="Times New Roman" w:cs="Times New Roman"/>
            <w:sz w:val="24"/>
            <w:szCs w:val="24"/>
          </w:rPr>
          <w:t>у</w:t>
        </w:r>
      </w:ins>
      <w:ins w:id="4360" w:author="Tima" w:date="2026-01-16T12:41:00Z">
        <w:r w:rsidR="00DD41D2">
          <w:rPr>
            <w:rFonts w:ascii="Times New Roman" w:hAnsi="Times New Roman" w:cs="Times New Roman"/>
            <w:sz w:val="24"/>
            <w:szCs w:val="24"/>
          </w:rPr>
          <w:t xml:space="preserve">гих </w:t>
        </w:r>
      </w:ins>
      <w:ins w:id="4361" w:author="Tima" w:date="2026-01-16T12:46:00Z">
        <w:r w:rsidR="00DD41D2" w:rsidRPr="00DD41D2">
          <w:rPr>
            <w:rFonts w:ascii="Times New Roman" w:hAnsi="Times New Roman" w:cs="Times New Roman"/>
            <w:sz w:val="24"/>
            <w:szCs w:val="24"/>
            <w:rPrChange w:id="4362" w:author="Tima" w:date="2026-01-16T12:55:00Z">
              <w:rPr>
                <w:rFonts w:ascii="Times New Roman" w:hAnsi="Times New Roman" w:cs="Times New Roman"/>
                <w:sz w:val="24"/>
                <w:szCs w:val="24"/>
                <w:lang w:val="en-US"/>
              </w:rPr>
            </w:rPrChange>
          </w:rPr>
          <w:t>NFT</w:t>
        </w:r>
        <w:r w:rsidR="00DD41D2" w:rsidRPr="00DD41D2">
          <w:rPr>
            <w:rFonts w:ascii="Times New Roman" w:hAnsi="Times New Roman" w:cs="Times New Roman"/>
            <w:sz w:val="24"/>
            <w:szCs w:val="24"/>
            <w:rPrChange w:id="4363" w:author="Tima" w:date="2026-01-16T12:46:00Z">
              <w:rPr>
                <w:rFonts w:ascii="Times New Roman" w:hAnsi="Times New Roman" w:cs="Times New Roman"/>
                <w:sz w:val="24"/>
                <w:szCs w:val="24"/>
                <w:lang w:val="en-US"/>
              </w:rPr>
            </w:rPrChange>
          </w:rPr>
          <w:noBreakHyphen/>
        </w:r>
        <w:r w:rsidR="00DD41D2">
          <w:rPr>
            <w:rFonts w:ascii="Times New Roman" w:hAnsi="Times New Roman" w:cs="Times New Roman"/>
            <w:sz w:val="24"/>
            <w:szCs w:val="24"/>
          </w:rPr>
          <w:t>игроков</w:t>
        </w:r>
      </w:ins>
      <w:ins w:id="4364" w:author="Tima" w:date="2026-01-16T12:47:00Z">
        <w:r w:rsidR="00DD41D2">
          <w:rPr>
            <w:rFonts w:ascii="Times New Roman" w:hAnsi="Times New Roman" w:cs="Times New Roman"/>
            <w:sz w:val="24"/>
            <w:szCs w:val="24"/>
          </w:rPr>
          <w:t>,</w:t>
        </w:r>
      </w:ins>
      <w:ins w:id="4365" w:author="Tima" w:date="2026-01-16T12:41:00Z">
        <w:r w:rsidR="00136F42">
          <w:rPr>
            <w:rFonts w:ascii="Times New Roman" w:hAnsi="Times New Roman" w:cs="Times New Roman"/>
            <w:sz w:val="24"/>
            <w:szCs w:val="24"/>
          </w:rPr>
          <w:t xml:space="preserve"> </w:t>
        </w:r>
      </w:ins>
      <w:ins w:id="4366" w:author="Tima" w:date="2026-01-16T12:47:00Z">
        <w:r w:rsidR="00DD41D2">
          <w:rPr>
            <w:rFonts w:ascii="Times New Roman" w:hAnsi="Times New Roman" w:cs="Times New Roman"/>
            <w:sz w:val="24"/>
            <w:szCs w:val="24"/>
          </w:rPr>
          <w:t xml:space="preserve">человеку </w:t>
        </w:r>
      </w:ins>
      <w:ins w:id="4367" w:author="Tima" w:date="2026-01-16T12:41:00Z">
        <w:r w:rsidR="00136F42">
          <w:rPr>
            <w:rFonts w:ascii="Times New Roman" w:hAnsi="Times New Roman" w:cs="Times New Roman"/>
            <w:sz w:val="24"/>
            <w:szCs w:val="24"/>
          </w:rPr>
          <w:t xml:space="preserve">больше не придётся переживать, что желаемый к покупке </w:t>
        </w:r>
        <w:r w:rsidR="00136F42" w:rsidRPr="00DD41D2">
          <w:rPr>
            <w:rFonts w:ascii="Times New Roman" w:hAnsi="Times New Roman" w:cs="Times New Roman"/>
            <w:sz w:val="24"/>
            <w:szCs w:val="24"/>
            <w:rPrChange w:id="4368" w:author="Tima" w:date="2026-01-16T12:55:00Z">
              <w:rPr>
                <w:rFonts w:ascii="Times New Roman" w:hAnsi="Times New Roman" w:cs="Times New Roman"/>
                <w:sz w:val="24"/>
                <w:szCs w:val="24"/>
                <w:lang w:val="en-US"/>
              </w:rPr>
            </w:rPrChange>
          </w:rPr>
          <w:t>NFT</w:t>
        </w:r>
        <w:r w:rsidR="00136F42" w:rsidRPr="00356E26">
          <w:rPr>
            <w:rFonts w:ascii="Times New Roman" w:hAnsi="Times New Roman" w:cs="Times New Roman"/>
            <w:sz w:val="24"/>
            <w:szCs w:val="24"/>
          </w:rPr>
          <w:t xml:space="preserve"> </w:t>
        </w:r>
        <w:r w:rsidR="00136F42">
          <w:rPr>
            <w:rFonts w:ascii="Times New Roman" w:hAnsi="Times New Roman" w:cs="Times New Roman"/>
            <w:sz w:val="24"/>
            <w:szCs w:val="24"/>
          </w:rPr>
          <w:t xml:space="preserve">подорожает или </w:t>
        </w:r>
      </w:ins>
      <w:ins w:id="4369" w:author="Tima" w:date="2026-01-16T12:47:00Z">
        <w:r w:rsidR="00DD41D2">
          <w:rPr>
            <w:rFonts w:ascii="Times New Roman" w:hAnsi="Times New Roman" w:cs="Times New Roman"/>
            <w:sz w:val="24"/>
            <w:szCs w:val="24"/>
          </w:rPr>
          <w:t xml:space="preserve">накапливаемые на счёте </w:t>
        </w:r>
      </w:ins>
      <w:proofErr w:type="gramStart"/>
      <w:ins w:id="4370" w:author="Tima" w:date="2026-01-16T12:41:00Z">
        <w:r w:rsidR="00DD41D2">
          <w:rPr>
            <w:rFonts w:ascii="Times New Roman" w:hAnsi="Times New Roman" w:cs="Times New Roman"/>
            <w:sz w:val="24"/>
            <w:szCs w:val="24"/>
          </w:rPr>
          <w:t>средства</w:t>
        </w:r>
        <w:proofErr w:type="gramEnd"/>
        <w:r w:rsidR="00DD41D2">
          <w:rPr>
            <w:rFonts w:ascii="Times New Roman" w:hAnsi="Times New Roman" w:cs="Times New Roman"/>
            <w:sz w:val="24"/>
            <w:szCs w:val="24"/>
          </w:rPr>
          <w:t xml:space="preserve"> обесценятся с течением</w:t>
        </w:r>
        <w:r w:rsidR="00136F42">
          <w:rPr>
            <w:rFonts w:ascii="Times New Roman" w:hAnsi="Times New Roman" w:cs="Times New Roman"/>
            <w:sz w:val="24"/>
            <w:szCs w:val="24"/>
          </w:rPr>
          <w:t xml:space="preserve"> времени</w:t>
        </w:r>
      </w:ins>
      <w:ins w:id="4371" w:author="Tima" w:date="2026-01-16T12:48:00Z">
        <w:r w:rsidR="00DD41D2">
          <w:rPr>
            <w:rFonts w:ascii="Times New Roman" w:hAnsi="Times New Roman" w:cs="Times New Roman"/>
            <w:sz w:val="24"/>
            <w:szCs w:val="24"/>
          </w:rPr>
          <w:t>.</w:t>
        </w:r>
      </w:ins>
    </w:p>
    <w:p w14:paraId="20747974" w14:textId="4331A015" w:rsidR="00945A14" w:rsidRDefault="00DD41D2">
      <w:pPr>
        <w:spacing w:line="276" w:lineRule="auto"/>
        <w:ind w:firstLine="709"/>
        <w:jc w:val="both"/>
        <w:rPr>
          <w:ins w:id="4372" w:author="Tima" w:date="2026-01-16T12:56:00Z"/>
          <w:rFonts w:ascii="Times New Roman" w:hAnsi="Times New Roman" w:cs="Times New Roman"/>
          <w:sz w:val="24"/>
          <w:szCs w:val="24"/>
        </w:rPr>
        <w:pPrChange w:id="4373" w:author="Tima" w:date="2026-01-16T12:54:00Z">
          <w:pPr/>
        </w:pPrChange>
      </w:pPr>
      <w:ins w:id="4374" w:author="Tima" w:date="2026-01-16T12:52:00Z">
        <w:r>
          <w:rPr>
            <w:rFonts w:ascii="Times New Roman" w:hAnsi="Times New Roman" w:cs="Times New Roman"/>
            <w:sz w:val="24"/>
            <w:szCs w:val="24"/>
          </w:rPr>
          <w:t>Можно выделить 2</w:t>
        </w:r>
      </w:ins>
      <w:ins w:id="4375" w:author="Tima" w:date="2026-01-16T12:49:00Z">
        <w:r>
          <w:rPr>
            <w:rFonts w:ascii="Times New Roman" w:hAnsi="Times New Roman" w:cs="Times New Roman"/>
            <w:sz w:val="24"/>
            <w:szCs w:val="24"/>
          </w:rPr>
          <w:t xml:space="preserve"> </w:t>
        </w:r>
      </w:ins>
      <w:ins w:id="4376" w:author="Tima" w:date="2026-01-16T12:52:00Z">
        <w:r>
          <w:rPr>
            <w:rFonts w:ascii="Times New Roman" w:hAnsi="Times New Roman" w:cs="Times New Roman"/>
            <w:sz w:val="24"/>
            <w:szCs w:val="24"/>
          </w:rPr>
          <w:t xml:space="preserve">потребительских сегмента. Это </w:t>
        </w:r>
      </w:ins>
      <w:ins w:id="4377" w:author="Tima" w:date="2026-01-16T12:49:00Z">
        <w:r>
          <w:rPr>
            <w:rFonts w:ascii="Times New Roman" w:hAnsi="Times New Roman" w:cs="Times New Roman"/>
            <w:sz w:val="24"/>
            <w:szCs w:val="24"/>
          </w:rPr>
          <w:t>активные трейдер</w:t>
        </w:r>
      </w:ins>
      <w:ins w:id="4378" w:author="Tima" w:date="2026-01-16T12:53:00Z">
        <w:r>
          <w:rPr>
            <w:rFonts w:ascii="Times New Roman" w:hAnsi="Times New Roman" w:cs="Times New Roman"/>
            <w:sz w:val="24"/>
            <w:szCs w:val="24"/>
          </w:rPr>
          <w:t>ы</w:t>
        </w:r>
      </w:ins>
      <w:ins w:id="4379" w:author="Tima" w:date="2026-01-16T12:49:00Z">
        <w:r>
          <w:rPr>
            <w:rFonts w:ascii="Times New Roman" w:hAnsi="Times New Roman" w:cs="Times New Roman"/>
            <w:sz w:val="24"/>
            <w:szCs w:val="24"/>
          </w:rPr>
          <w:t>, которым будет интересен новый инструмент для торговли</w:t>
        </w:r>
      </w:ins>
      <w:ins w:id="4380" w:author="Tima" w:date="2026-01-16T12:50:00Z">
        <w:r>
          <w:rPr>
            <w:rFonts w:ascii="Times New Roman" w:hAnsi="Times New Roman" w:cs="Times New Roman"/>
            <w:sz w:val="24"/>
            <w:szCs w:val="24"/>
          </w:rPr>
          <w:t>, а также простые люд</w:t>
        </w:r>
      </w:ins>
      <w:ins w:id="4381" w:author="Tima" w:date="2026-01-16T12:53:00Z">
        <w:r>
          <w:rPr>
            <w:rFonts w:ascii="Times New Roman" w:hAnsi="Times New Roman" w:cs="Times New Roman"/>
            <w:sz w:val="24"/>
            <w:szCs w:val="24"/>
          </w:rPr>
          <w:t>и</w:t>
        </w:r>
      </w:ins>
      <w:ins w:id="4382" w:author="Tima" w:date="2026-01-16T12:50:00Z">
        <w:r>
          <w:rPr>
            <w:rFonts w:ascii="Times New Roman" w:hAnsi="Times New Roman" w:cs="Times New Roman"/>
            <w:sz w:val="24"/>
            <w:szCs w:val="24"/>
          </w:rPr>
          <w:t xml:space="preserve">, чей </w:t>
        </w:r>
      </w:ins>
      <w:ins w:id="4383" w:author="Tima" w:date="2026-01-16T12:51:00Z">
        <w:r>
          <w:rPr>
            <w:rFonts w:ascii="Times New Roman" w:hAnsi="Times New Roman" w:cs="Times New Roman"/>
            <w:sz w:val="24"/>
            <w:szCs w:val="24"/>
          </w:rPr>
          <w:t xml:space="preserve">текущий </w:t>
        </w:r>
      </w:ins>
      <w:ins w:id="4384" w:author="Tima" w:date="2026-01-16T12:50:00Z">
        <w:r>
          <w:rPr>
            <w:rFonts w:ascii="Times New Roman" w:hAnsi="Times New Roman" w:cs="Times New Roman"/>
            <w:sz w:val="24"/>
            <w:szCs w:val="24"/>
          </w:rPr>
          <w:t xml:space="preserve">доход </w:t>
        </w:r>
      </w:ins>
      <w:ins w:id="4385" w:author="Tima" w:date="2026-01-16T12:51:00Z">
        <w:r>
          <w:rPr>
            <w:rFonts w:ascii="Times New Roman" w:hAnsi="Times New Roman" w:cs="Times New Roman"/>
            <w:sz w:val="24"/>
            <w:szCs w:val="24"/>
          </w:rPr>
          <w:t>не позволяет совершать существенные</w:t>
        </w:r>
      </w:ins>
      <w:ins w:id="4386" w:author="Tima" w:date="2026-01-16T12:53:00Z">
        <w:r>
          <w:rPr>
            <w:rFonts w:ascii="Times New Roman" w:hAnsi="Times New Roman" w:cs="Times New Roman"/>
            <w:sz w:val="24"/>
            <w:szCs w:val="24"/>
          </w:rPr>
          <w:t xml:space="preserve"> (дорогостоящие)</w:t>
        </w:r>
      </w:ins>
      <w:ins w:id="4387" w:author="Tima" w:date="2026-01-16T12:51:00Z">
        <w:r>
          <w:rPr>
            <w:rFonts w:ascii="Times New Roman" w:hAnsi="Times New Roman" w:cs="Times New Roman"/>
            <w:sz w:val="24"/>
            <w:szCs w:val="24"/>
          </w:rPr>
          <w:t xml:space="preserve"> покупки одномоментно, </w:t>
        </w:r>
      </w:ins>
      <w:ins w:id="4388" w:author="Tima" w:date="2026-01-16T12:50:00Z">
        <w:r>
          <w:rPr>
            <w:rFonts w:ascii="Times New Roman" w:hAnsi="Times New Roman" w:cs="Times New Roman"/>
            <w:sz w:val="24"/>
            <w:szCs w:val="24"/>
          </w:rPr>
          <w:t>вынужда</w:t>
        </w:r>
      </w:ins>
      <w:ins w:id="4389" w:author="Tima" w:date="2026-01-16T12:51:00Z">
        <w:r>
          <w:rPr>
            <w:rFonts w:ascii="Times New Roman" w:hAnsi="Times New Roman" w:cs="Times New Roman"/>
            <w:sz w:val="24"/>
            <w:szCs w:val="24"/>
          </w:rPr>
          <w:t>я</w:t>
        </w:r>
      </w:ins>
      <w:ins w:id="4390" w:author="Tima" w:date="2026-01-16T12:50:00Z">
        <w:r>
          <w:rPr>
            <w:rFonts w:ascii="Times New Roman" w:hAnsi="Times New Roman" w:cs="Times New Roman"/>
            <w:sz w:val="24"/>
            <w:szCs w:val="24"/>
          </w:rPr>
          <w:t xml:space="preserve"> откладывать </w:t>
        </w:r>
      </w:ins>
      <w:ins w:id="4391" w:author="Tima" w:date="2026-01-16T12:51:00Z">
        <w:r>
          <w:rPr>
            <w:rFonts w:ascii="Times New Roman" w:hAnsi="Times New Roman" w:cs="Times New Roman"/>
            <w:sz w:val="24"/>
            <w:szCs w:val="24"/>
          </w:rPr>
          <w:t xml:space="preserve">и накапливать денежные </w:t>
        </w:r>
      </w:ins>
      <w:ins w:id="4392" w:author="Tima" w:date="2026-01-16T12:50:00Z">
        <w:r>
          <w:rPr>
            <w:rFonts w:ascii="Times New Roman" w:hAnsi="Times New Roman" w:cs="Times New Roman"/>
            <w:sz w:val="24"/>
            <w:szCs w:val="24"/>
          </w:rPr>
          <w:t>средства.</w:t>
        </w:r>
      </w:ins>
    </w:p>
    <w:p w14:paraId="56D8AB9C" w14:textId="380F0B5C" w:rsidR="00945A14" w:rsidRDefault="00003D80">
      <w:pPr>
        <w:spacing w:line="276" w:lineRule="auto"/>
        <w:ind w:firstLine="709"/>
        <w:jc w:val="both"/>
        <w:rPr>
          <w:ins w:id="4393" w:author="Tima" w:date="2026-01-16T12:16:00Z"/>
          <w:rFonts w:ascii="Times New Roman" w:hAnsi="Times New Roman" w:cs="Times New Roman"/>
          <w:sz w:val="24"/>
          <w:szCs w:val="24"/>
        </w:rPr>
        <w:pPrChange w:id="4394" w:author="Tima" w:date="2026-01-16T13:22:00Z">
          <w:pPr>
            <w:ind w:firstLine="709"/>
            <w:jc w:val="both"/>
          </w:pPr>
        </w:pPrChange>
      </w:pPr>
      <w:ins w:id="4395" w:author="Tima" w:date="2026-01-16T12:56:00Z">
        <w:r>
          <w:rPr>
            <w:rFonts w:ascii="Times New Roman" w:hAnsi="Times New Roman" w:cs="Times New Roman"/>
            <w:sz w:val="24"/>
            <w:szCs w:val="24"/>
          </w:rPr>
          <w:t>П</w:t>
        </w:r>
        <w:r w:rsidRPr="00E26052">
          <w:rPr>
            <w:rFonts w:ascii="Times New Roman" w:hAnsi="Times New Roman" w:cs="Times New Roman"/>
            <w:sz w:val="24"/>
            <w:szCs w:val="24"/>
          </w:rPr>
          <w:t>ортреты потребителей по сегментам</w:t>
        </w:r>
        <w:r>
          <w:rPr>
            <w:rFonts w:ascii="Times New Roman" w:hAnsi="Times New Roman" w:cs="Times New Roman"/>
            <w:sz w:val="24"/>
            <w:szCs w:val="24"/>
          </w:rPr>
          <w:t xml:space="preserve"> представлены в та</w:t>
        </w:r>
      </w:ins>
      <w:ins w:id="4396" w:author="Tima" w:date="2026-01-16T12:57:00Z">
        <w:r>
          <w:rPr>
            <w:rFonts w:ascii="Times New Roman" w:hAnsi="Times New Roman" w:cs="Times New Roman"/>
            <w:sz w:val="24"/>
            <w:szCs w:val="24"/>
          </w:rPr>
          <w:t>б</w:t>
        </w:r>
      </w:ins>
      <w:ins w:id="4397" w:author="Tima" w:date="2026-01-16T12:56:00Z">
        <w:r>
          <w:rPr>
            <w:rFonts w:ascii="Times New Roman" w:hAnsi="Times New Roman" w:cs="Times New Roman"/>
            <w:sz w:val="24"/>
            <w:szCs w:val="24"/>
          </w:rPr>
          <w:t>лице 5.</w:t>
        </w:r>
      </w:ins>
    </w:p>
    <w:p w14:paraId="7F8967DC" w14:textId="023CA2AD" w:rsidR="00D20938" w:rsidRPr="00FA4881" w:rsidRDefault="00D20938">
      <w:pPr>
        <w:pStyle w:val="af0"/>
        <w:rPr>
          <w:ins w:id="4398" w:author="Tima" w:date="2026-01-14T22:27:00Z"/>
        </w:rPr>
        <w:pPrChange w:id="4399" w:author="Tima" w:date="2026-01-16T11:54:00Z">
          <w:pPr>
            <w:spacing w:before="360" w:line="276" w:lineRule="auto"/>
            <w:ind w:left="709"/>
            <w:jc w:val="both"/>
          </w:pPr>
        </w:pPrChange>
      </w:pPr>
      <w:ins w:id="4400" w:author="Tima" w:date="2026-01-14T22:27:00Z">
        <w:r w:rsidRPr="00FA4881">
          <w:t xml:space="preserve">Таблица </w:t>
        </w:r>
      </w:ins>
      <w:ins w:id="4401" w:author="Tima" w:date="2026-01-16T11:54:00Z">
        <w:r w:rsidR="00F514DE">
          <w:t>5 –</w:t>
        </w:r>
      </w:ins>
      <w:ins w:id="4402" w:author="Tima" w:date="2026-01-14T22:27:00Z">
        <w:r w:rsidRPr="00FA4881">
          <w:t xml:space="preserve"> Портрет целевой аудитории</w:t>
        </w:r>
      </w:ins>
    </w:p>
    <w:tbl>
      <w:tblPr>
        <w:tblStyle w:val="a4"/>
        <w:tblW w:w="9351" w:type="dxa"/>
        <w:tblLook w:val="04A0" w:firstRow="1" w:lastRow="0" w:firstColumn="1" w:lastColumn="0" w:noHBand="0" w:noVBand="1"/>
        <w:tblPrChange w:id="4403" w:author="Tima" w:date="2026-01-16T13:00:00Z">
          <w:tblPr>
            <w:tblStyle w:val="a4"/>
            <w:tblW w:w="9351" w:type="dxa"/>
            <w:tblLook w:val="04A0" w:firstRow="1" w:lastRow="0" w:firstColumn="1" w:lastColumn="0" w:noHBand="0" w:noVBand="1"/>
          </w:tblPr>
        </w:tblPrChange>
      </w:tblPr>
      <w:tblGrid>
        <w:gridCol w:w="2075"/>
        <w:gridCol w:w="3590"/>
        <w:gridCol w:w="3686"/>
        <w:tblGridChange w:id="4404">
          <w:tblGrid>
            <w:gridCol w:w="2972"/>
            <w:gridCol w:w="3402"/>
            <w:gridCol w:w="2977"/>
          </w:tblGrid>
        </w:tblGridChange>
      </w:tblGrid>
      <w:tr w:rsidR="00D20938" w:rsidRPr="00FF7AD6" w14:paraId="50C3C276" w14:textId="77777777" w:rsidTr="00003D80">
        <w:trPr>
          <w:ins w:id="4405" w:author="Tima" w:date="2026-01-14T22:27:00Z"/>
        </w:trPr>
        <w:tc>
          <w:tcPr>
            <w:tcW w:w="2075" w:type="dxa"/>
            <w:tcPrChange w:id="4406" w:author="Tima" w:date="2026-01-16T13:00:00Z">
              <w:tcPr>
                <w:tcW w:w="2972" w:type="dxa"/>
              </w:tcPr>
            </w:tcPrChange>
          </w:tcPr>
          <w:p w14:paraId="55625C3B" w14:textId="1D2B27A8" w:rsidR="00D20938" w:rsidRPr="00FF7AD6" w:rsidRDefault="00003D80" w:rsidP="007F1B4E">
            <w:pPr>
              <w:spacing w:line="276" w:lineRule="auto"/>
              <w:jc w:val="center"/>
              <w:rPr>
                <w:ins w:id="4407" w:author="Tima" w:date="2026-01-14T22:27:00Z"/>
                <w:rFonts w:ascii="Times New Roman" w:hAnsi="Times New Roman" w:cs="Times New Roman"/>
                <w:sz w:val="24"/>
                <w:szCs w:val="24"/>
              </w:rPr>
            </w:pPr>
            <w:ins w:id="4408" w:author="Tima" w:date="2026-01-16T12:57:00Z">
              <w:r>
                <w:rPr>
                  <w:rFonts w:ascii="Times New Roman" w:hAnsi="Times New Roman" w:cs="Times New Roman"/>
                  <w:sz w:val="24"/>
                  <w:szCs w:val="24"/>
                </w:rPr>
                <w:t>Критерии</w:t>
              </w:r>
            </w:ins>
          </w:p>
        </w:tc>
        <w:tc>
          <w:tcPr>
            <w:tcW w:w="3590" w:type="dxa"/>
            <w:tcPrChange w:id="4409" w:author="Tima" w:date="2026-01-16T13:00:00Z">
              <w:tcPr>
                <w:tcW w:w="3402" w:type="dxa"/>
              </w:tcPr>
            </w:tcPrChange>
          </w:tcPr>
          <w:p w14:paraId="39792045" w14:textId="2F48169E" w:rsidR="00D20938" w:rsidRPr="00FF7AD6" w:rsidRDefault="00D20938">
            <w:pPr>
              <w:spacing w:line="276" w:lineRule="auto"/>
              <w:jc w:val="center"/>
              <w:rPr>
                <w:ins w:id="4410" w:author="Tima" w:date="2026-01-14T22:27:00Z"/>
                <w:rFonts w:ascii="Times New Roman" w:hAnsi="Times New Roman" w:cs="Times New Roman"/>
                <w:sz w:val="24"/>
                <w:szCs w:val="24"/>
              </w:rPr>
            </w:pPr>
            <w:ins w:id="4411" w:author="Tima" w:date="2026-01-14T22:28:00Z">
              <w:r>
                <w:rPr>
                  <w:rFonts w:ascii="Times New Roman" w:hAnsi="Times New Roman" w:cs="Times New Roman"/>
                  <w:sz w:val="24"/>
                  <w:szCs w:val="24"/>
                </w:rPr>
                <w:t>Потребитель</w:t>
              </w:r>
            </w:ins>
            <w:ins w:id="4412" w:author="Tima" w:date="2026-01-14T22:27:00Z">
              <w:r w:rsidRPr="00FF7AD6">
                <w:rPr>
                  <w:rFonts w:ascii="Times New Roman" w:hAnsi="Times New Roman" w:cs="Times New Roman"/>
                  <w:sz w:val="24"/>
                  <w:szCs w:val="24"/>
                </w:rPr>
                <w:t xml:space="preserve"> 1</w:t>
              </w:r>
            </w:ins>
          </w:p>
        </w:tc>
        <w:tc>
          <w:tcPr>
            <w:tcW w:w="3686" w:type="dxa"/>
            <w:tcPrChange w:id="4413" w:author="Tima" w:date="2026-01-16T13:00:00Z">
              <w:tcPr>
                <w:tcW w:w="2977" w:type="dxa"/>
              </w:tcPr>
            </w:tcPrChange>
          </w:tcPr>
          <w:p w14:paraId="76D7D2ED" w14:textId="72F0436E" w:rsidR="00D20938" w:rsidRPr="00FF7AD6" w:rsidRDefault="00D20938" w:rsidP="007F1B4E">
            <w:pPr>
              <w:spacing w:line="276" w:lineRule="auto"/>
              <w:jc w:val="center"/>
              <w:rPr>
                <w:ins w:id="4414" w:author="Tima" w:date="2026-01-14T22:27:00Z"/>
                <w:rFonts w:ascii="Times New Roman" w:hAnsi="Times New Roman" w:cs="Times New Roman"/>
                <w:sz w:val="24"/>
                <w:szCs w:val="24"/>
              </w:rPr>
            </w:pPr>
            <w:ins w:id="4415" w:author="Tima" w:date="2026-01-14T22:28:00Z">
              <w:r>
                <w:rPr>
                  <w:rFonts w:ascii="Times New Roman" w:hAnsi="Times New Roman" w:cs="Times New Roman"/>
                  <w:sz w:val="24"/>
                  <w:szCs w:val="24"/>
                </w:rPr>
                <w:t>Потребитель</w:t>
              </w:r>
            </w:ins>
            <w:ins w:id="4416" w:author="Tima" w:date="2026-01-14T22:27:00Z">
              <w:r w:rsidRPr="00FF7AD6">
                <w:rPr>
                  <w:rFonts w:ascii="Times New Roman" w:hAnsi="Times New Roman" w:cs="Times New Roman"/>
                  <w:sz w:val="24"/>
                  <w:szCs w:val="24"/>
                </w:rPr>
                <w:t xml:space="preserve"> 2</w:t>
              </w:r>
            </w:ins>
          </w:p>
        </w:tc>
      </w:tr>
      <w:tr w:rsidR="00D20938" w:rsidRPr="00FF7AD6" w14:paraId="6C5825F6" w14:textId="77777777" w:rsidTr="00003D80">
        <w:trPr>
          <w:ins w:id="4417" w:author="Tima" w:date="2026-01-14T22:27:00Z"/>
        </w:trPr>
        <w:tc>
          <w:tcPr>
            <w:tcW w:w="2075" w:type="dxa"/>
            <w:tcPrChange w:id="4418" w:author="Tima" w:date="2026-01-16T13:00:00Z">
              <w:tcPr>
                <w:tcW w:w="2972" w:type="dxa"/>
              </w:tcPr>
            </w:tcPrChange>
          </w:tcPr>
          <w:p w14:paraId="01080628" w14:textId="3437DAA7" w:rsidR="00D20938" w:rsidRPr="00FF7AD6" w:rsidRDefault="00003D80" w:rsidP="007F1B4E">
            <w:pPr>
              <w:spacing w:line="276" w:lineRule="auto"/>
              <w:jc w:val="both"/>
              <w:rPr>
                <w:ins w:id="4419" w:author="Tima" w:date="2026-01-14T22:27:00Z"/>
                <w:rFonts w:ascii="Times New Roman" w:hAnsi="Times New Roman" w:cs="Times New Roman"/>
                <w:sz w:val="24"/>
                <w:szCs w:val="24"/>
              </w:rPr>
            </w:pPr>
            <w:ins w:id="4420" w:author="Tima" w:date="2026-01-16T12:57:00Z">
              <w:r>
                <w:rPr>
                  <w:rFonts w:ascii="Times New Roman" w:hAnsi="Times New Roman" w:cs="Times New Roman"/>
                  <w:sz w:val="24"/>
                  <w:szCs w:val="24"/>
                </w:rPr>
                <w:t>Демографический</w:t>
              </w:r>
            </w:ins>
            <w:ins w:id="4421" w:author="Tima" w:date="2026-01-16T12:58:00Z">
              <w:r>
                <w:rPr>
                  <w:rFonts w:ascii="Times New Roman" w:hAnsi="Times New Roman" w:cs="Times New Roman"/>
                  <w:sz w:val="24"/>
                  <w:szCs w:val="24"/>
                </w:rPr>
                <w:t xml:space="preserve"> (пол, возраст, семейное положение)</w:t>
              </w:r>
            </w:ins>
          </w:p>
        </w:tc>
        <w:tc>
          <w:tcPr>
            <w:tcW w:w="3590" w:type="dxa"/>
            <w:tcPrChange w:id="4422" w:author="Tima" w:date="2026-01-16T13:00:00Z">
              <w:tcPr>
                <w:tcW w:w="3402" w:type="dxa"/>
              </w:tcPr>
            </w:tcPrChange>
          </w:tcPr>
          <w:p w14:paraId="2BE0E57A" w14:textId="6485CD2D" w:rsidR="00D20938" w:rsidRPr="00FF7AD6" w:rsidRDefault="00D239CF" w:rsidP="00FA4881">
            <w:pPr>
              <w:spacing w:line="276" w:lineRule="auto"/>
              <w:jc w:val="both"/>
              <w:rPr>
                <w:ins w:id="4423" w:author="Tima" w:date="2026-01-14T22:27:00Z"/>
                <w:rFonts w:ascii="Times New Roman" w:hAnsi="Times New Roman" w:cs="Times New Roman"/>
                <w:sz w:val="24"/>
                <w:szCs w:val="24"/>
              </w:rPr>
            </w:pPr>
            <w:ins w:id="4424" w:author="Tima" w:date="2026-01-14T22:27:00Z">
              <w:r>
                <w:rPr>
                  <w:rFonts w:ascii="Times New Roman" w:hAnsi="Times New Roman" w:cs="Times New Roman"/>
                  <w:sz w:val="24"/>
                  <w:szCs w:val="24"/>
                </w:rPr>
                <w:t>Мужчины (чаще) и женщины 20</w:t>
              </w:r>
              <w:r w:rsidR="00D20938" w:rsidRPr="00FF7AD6">
                <w:rPr>
                  <w:rFonts w:ascii="Times New Roman" w:hAnsi="Times New Roman" w:cs="Times New Roman"/>
                  <w:sz w:val="24"/>
                  <w:szCs w:val="24"/>
                </w:rPr>
                <w:t>-35 лет, , чаще всего не имеющие семьи и детей</w:t>
              </w:r>
            </w:ins>
          </w:p>
        </w:tc>
        <w:tc>
          <w:tcPr>
            <w:tcW w:w="3686" w:type="dxa"/>
            <w:tcPrChange w:id="4425" w:author="Tima" w:date="2026-01-16T13:00:00Z">
              <w:tcPr>
                <w:tcW w:w="2977" w:type="dxa"/>
              </w:tcPr>
            </w:tcPrChange>
          </w:tcPr>
          <w:p w14:paraId="6DD054F5" w14:textId="6BFA51FC" w:rsidR="00D20938" w:rsidRPr="00FF7AD6" w:rsidRDefault="00B06912" w:rsidP="00FA4881">
            <w:pPr>
              <w:spacing w:line="276" w:lineRule="auto"/>
              <w:jc w:val="both"/>
              <w:rPr>
                <w:ins w:id="4426" w:author="Tima" w:date="2026-01-14T22:27:00Z"/>
                <w:rFonts w:ascii="Times New Roman" w:hAnsi="Times New Roman" w:cs="Times New Roman"/>
                <w:sz w:val="24"/>
                <w:szCs w:val="24"/>
              </w:rPr>
            </w:pPr>
            <w:ins w:id="4427" w:author="Tima" w:date="2026-01-16T13:08:00Z">
              <w:r>
                <w:rPr>
                  <w:rFonts w:ascii="Times New Roman" w:hAnsi="Times New Roman" w:cs="Times New Roman"/>
                  <w:sz w:val="24"/>
                  <w:szCs w:val="24"/>
                </w:rPr>
                <w:t>Дети</w:t>
              </w:r>
            </w:ins>
            <w:ins w:id="4428" w:author="Tima" w:date="2026-01-14T22:27:00Z">
              <w:r>
                <w:rPr>
                  <w:rFonts w:ascii="Times New Roman" w:hAnsi="Times New Roman" w:cs="Times New Roman"/>
                  <w:sz w:val="24"/>
                  <w:szCs w:val="24"/>
                </w:rPr>
                <w:t xml:space="preserve"> 14-16 лет без обязательств</w:t>
              </w:r>
            </w:ins>
          </w:p>
        </w:tc>
      </w:tr>
      <w:tr w:rsidR="00003D80" w:rsidRPr="00FF7AD6" w14:paraId="5CE4469D" w14:textId="77777777" w:rsidTr="00003D80">
        <w:trPr>
          <w:ins w:id="4429" w:author="Tima" w:date="2026-01-16T12:58:00Z"/>
        </w:trPr>
        <w:tc>
          <w:tcPr>
            <w:tcW w:w="2075" w:type="dxa"/>
            <w:tcPrChange w:id="4430" w:author="Tima" w:date="2026-01-16T13:00:00Z">
              <w:tcPr>
                <w:tcW w:w="2972" w:type="dxa"/>
              </w:tcPr>
            </w:tcPrChange>
          </w:tcPr>
          <w:p w14:paraId="20E50BDC" w14:textId="230F9CCE" w:rsidR="00003D80" w:rsidRDefault="00003D80" w:rsidP="00FA4881">
            <w:pPr>
              <w:spacing w:line="276" w:lineRule="auto"/>
              <w:jc w:val="both"/>
              <w:rPr>
                <w:ins w:id="4431" w:author="Tima" w:date="2026-01-16T12:58:00Z"/>
                <w:rFonts w:ascii="Times New Roman" w:hAnsi="Times New Roman" w:cs="Times New Roman"/>
                <w:sz w:val="24"/>
                <w:szCs w:val="24"/>
              </w:rPr>
            </w:pPr>
            <w:ins w:id="4432" w:author="Tima" w:date="2026-01-16T12:58:00Z">
              <w:r w:rsidRPr="00E26052">
                <w:rPr>
                  <w:rFonts w:ascii="Times New Roman" w:hAnsi="Times New Roman" w:cs="Times New Roman"/>
                  <w:sz w:val="24"/>
                  <w:szCs w:val="24"/>
                </w:rPr>
                <w:t xml:space="preserve">Географический </w:t>
              </w:r>
              <w:r>
                <w:rPr>
                  <w:rFonts w:ascii="Times New Roman" w:hAnsi="Times New Roman" w:cs="Times New Roman"/>
                  <w:sz w:val="24"/>
                  <w:szCs w:val="24"/>
                </w:rPr>
                <w:t>(</w:t>
              </w:r>
              <w:r w:rsidRPr="00E26052">
                <w:rPr>
                  <w:rFonts w:ascii="Times New Roman" w:hAnsi="Times New Roman" w:cs="Times New Roman"/>
                  <w:sz w:val="24"/>
                  <w:szCs w:val="24"/>
                </w:rPr>
                <w:t>населенный пункт, страна</w:t>
              </w:r>
              <w:r>
                <w:rPr>
                  <w:rFonts w:ascii="Times New Roman" w:hAnsi="Times New Roman" w:cs="Times New Roman"/>
                  <w:sz w:val="24"/>
                  <w:szCs w:val="24"/>
                </w:rPr>
                <w:t>)</w:t>
              </w:r>
            </w:ins>
          </w:p>
        </w:tc>
        <w:tc>
          <w:tcPr>
            <w:tcW w:w="3590" w:type="dxa"/>
            <w:tcPrChange w:id="4433" w:author="Tima" w:date="2026-01-16T13:00:00Z">
              <w:tcPr>
                <w:tcW w:w="3402" w:type="dxa"/>
              </w:tcPr>
            </w:tcPrChange>
          </w:tcPr>
          <w:p w14:paraId="0E04C60D" w14:textId="45296359" w:rsidR="00003D80" w:rsidRPr="00FF7AD6" w:rsidRDefault="00003D80" w:rsidP="00FA4881">
            <w:pPr>
              <w:spacing w:line="276" w:lineRule="auto"/>
              <w:jc w:val="both"/>
              <w:rPr>
                <w:ins w:id="4434" w:author="Tima" w:date="2026-01-16T12:58:00Z"/>
                <w:rFonts w:ascii="Times New Roman" w:hAnsi="Times New Roman" w:cs="Times New Roman"/>
                <w:sz w:val="24"/>
                <w:szCs w:val="24"/>
              </w:rPr>
            </w:pPr>
            <w:ins w:id="4435" w:author="Tima" w:date="2026-01-16T13:01:00Z">
              <w:r>
                <w:rPr>
                  <w:rFonts w:ascii="Times New Roman" w:hAnsi="Times New Roman" w:cs="Times New Roman"/>
                  <w:sz w:val="24"/>
                  <w:szCs w:val="24"/>
                </w:rPr>
                <w:t>Проживают и работают</w:t>
              </w:r>
              <w:r w:rsidRPr="00FF7AD6">
                <w:rPr>
                  <w:rFonts w:ascii="Times New Roman" w:hAnsi="Times New Roman" w:cs="Times New Roman"/>
                  <w:sz w:val="24"/>
                  <w:szCs w:val="24"/>
                </w:rPr>
                <w:t xml:space="preserve"> в крупных городах</w:t>
              </w:r>
              <w:r>
                <w:rPr>
                  <w:rFonts w:ascii="Times New Roman" w:hAnsi="Times New Roman" w:cs="Times New Roman"/>
                  <w:sz w:val="24"/>
                  <w:szCs w:val="24"/>
                </w:rPr>
                <w:t xml:space="preserve"> – </w:t>
              </w:r>
              <w:proofErr w:type="spellStart"/>
              <w:r>
                <w:rPr>
                  <w:rFonts w:ascii="Times New Roman" w:hAnsi="Times New Roman" w:cs="Times New Roman"/>
                  <w:sz w:val="24"/>
                  <w:szCs w:val="24"/>
                </w:rPr>
                <w:t>многомиллиониках</w:t>
              </w:r>
              <w:proofErr w:type="spellEnd"/>
              <w:r>
                <w:rPr>
                  <w:rFonts w:ascii="Times New Roman" w:hAnsi="Times New Roman" w:cs="Times New Roman"/>
                  <w:sz w:val="24"/>
                  <w:szCs w:val="24"/>
                </w:rPr>
                <w:t xml:space="preserve"> по всему миру</w:t>
              </w:r>
            </w:ins>
          </w:p>
        </w:tc>
        <w:tc>
          <w:tcPr>
            <w:tcW w:w="3686" w:type="dxa"/>
            <w:tcPrChange w:id="4436" w:author="Tima" w:date="2026-01-16T13:00:00Z">
              <w:tcPr>
                <w:tcW w:w="2977" w:type="dxa"/>
              </w:tcPr>
            </w:tcPrChange>
          </w:tcPr>
          <w:p w14:paraId="682E8D01" w14:textId="280192A2" w:rsidR="00003D80" w:rsidRPr="00FF7AD6" w:rsidRDefault="00B06912">
            <w:pPr>
              <w:spacing w:line="276" w:lineRule="auto"/>
              <w:jc w:val="both"/>
              <w:rPr>
                <w:ins w:id="4437" w:author="Tima" w:date="2026-01-16T12:58:00Z"/>
                <w:rFonts w:ascii="Times New Roman" w:hAnsi="Times New Roman" w:cs="Times New Roman"/>
                <w:sz w:val="24"/>
                <w:szCs w:val="24"/>
              </w:rPr>
            </w:pPr>
            <w:ins w:id="4438" w:author="Tima" w:date="2026-01-16T13:06:00Z">
              <w:r>
                <w:rPr>
                  <w:rFonts w:ascii="Times New Roman" w:hAnsi="Times New Roman" w:cs="Times New Roman"/>
                  <w:sz w:val="24"/>
                  <w:szCs w:val="24"/>
                </w:rPr>
                <w:t>Проживают со своими родителями часто в крупных городах</w:t>
              </w:r>
            </w:ins>
          </w:p>
        </w:tc>
      </w:tr>
      <w:tr w:rsidR="00003D80" w:rsidRPr="00FF7AD6" w14:paraId="12A88A97" w14:textId="77777777" w:rsidTr="00003D80">
        <w:trPr>
          <w:ins w:id="4439" w:author="Tima" w:date="2026-01-16T12:58:00Z"/>
        </w:trPr>
        <w:tc>
          <w:tcPr>
            <w:tcW w:w="2075" w:type="dxa"/>
            <w:tcPrChange w:id="4440" w:author="Tima" w:date="2026-01-16T13:00:00Z">
              <w:tcPr>
                <w:tcW w:w="2972" w:type="dxa"/>
              </w:tcPr>
            </w:tcPrChange>
          </w:tcPr>
          <w:p w14:paraId="2B718A14" w14:textId="16436B64" w:rsidR="00003D80" w:rsidRPr="00E26052" w:rsidRDefault="00003D80" w:rsidP="00FA4881">
            <w:pPr>
              <w:spacing w:line="276" w:lineRule="auto"/>
              <w:jc w:val="both"/>
              <w:rPr>
                <w:ins w:id="4441" w:author="Tima" w:date="2026-01-16T12:58:00Z"/>
                <w:rFonts w:ascii="Times New Roman" w:hAnsi="Times New Roman" w:cs="Times New Roman"/>
                <w:sz w:val="24"/>
                <w:szCs w:val="24"/>
              </w:rPr>
            </w:pPr>
            <w:ins w:id="4442" w:author="Tima" w:date="2026-01-16T12:58:00Z">
              <w:r w:rsidRPr="00E26052">
                <w:rPr>
                  <w:rFonts w:ascii="Times New Roman" w:hAnsi="Times New Roman" w:cs="Times New Roman"/>
                  <w:sz w:val="24"/>
                  <w:szCs w:val="24"/>
                </w:rPr>
                <w:lastRenderedPageBreak/>
                <w:t xml:space="preserve">Экономический </w:t>
              </w:r>
              <w:r>
                <w:rPr>
                  <w:rFonts w:ascii="Times New Roman" w:hAnsi="Times New Roman" w:cs="Times New Roman"/>
                  <w:sz w:val="24"/>
                  <w:szCs w:val="24"/>
                </w:rPr>
                <w:t>(</w:t>
              </w:r>
              <w:r w:rsidRPr="00E26052">
                <w:rPr>
                  <w:rFonts w:ascii="Times New Roman" w:hAnsi="Times New Roman" w:cs="Times New Roman"/>
                  <w:sz w:val="24"/>
                  <w:szCs w:val="24"/>
                </w:rPr>
                <w:t>занятость, уровень дохода</w:t>
              </w:r>
            </w:ins>
            <w:ins w:id="4443" w:author="Tima" w:date="2026-01-16T12:59:00Z">
              <w:r>
                <w:rPr>
                  <w:rFonts w:ascii="Times New Roman" w:hAnsi="Times New Roman" w:cs="Times New Roman"/>
                  <w:sz w:val="24"/>
                  <w:szCs w:val="24"/>
                </w:rPr>
                <w:t>)</w:t>
              </w:r>
            </w:ins>
          </w:p>
        </w:tc>
        <w:tc>
          <w:tcPr>
            <w:tcW w:w="3590" w:type="dxa"/>
            <w:tcPrChange w:id="4444" w:author="Tima" w:date="2026-01-16T13:00:00Z">
              <w:tcPr>
                <w:tcW w:w="3402" w:type="dxa"/>
              </w:tcPr>
            </w:tcPrChange>
          </w:tcPr>
          <w:p w14:paraId="3DCAD87D" w14:textId="79CF92A4" w:rsidR="00003D80" w:rsidRPr="00FF7AD6" w:rsidRDefault="00003D80" w:rsidP="00FA4881">
            <w:pPr>
              <w:spacing w:line="276" w:lineRule="auto"/>
              <w:jc w:val="both"/>
              <w:rPr>
                <w:ins w:id="4445" w:author="Tima" w:date="2026-01-16T12:58:00Z"/>
                <w:rFonts w:ascii="Times New Roman" w:hAnsi="Times New Roman" w:cs="Times New Roman"/>
                <w:sz w:val="24"/>
                <w:szCs w:val="24"/>
              </w:rPr>
            </w:pPr>
            <w:ins w:id="4446" w:author="Tima" w:date="2026-01-16T13:01:00Z">
              <w:r>
                <w:rPr>
                  <w:rFonts w:ascii="Times New Roman" w:hAnsi="Times New Roman" w:cs="Times New Roman"/>
                  <w:sz w:val="24"/>
                  <w:szCs w:val="24"/>
                </w:rPr>
                <w:t>У</w:t>
              </w:r>
              <w:r w:rsidRPr="00FF7AD6">
                <w:rPr>
                  <w:rFonts w:ascii="Times New Roman" w:hAnsi="Times New Roman" w:cs="Times New Roman"/>
                  <w:sz w:val="24"/>
                  <w:szCs w:val="24"/>
                </w:rPr>
                <w:t>спешные</w:t>
              </w:r>
            </w:ins>
            <w:ins w:id="4447" w:author="Tima" w:date="2026-01-16T13:02:00Z">
              <w:r>
                <w:rPr>
                  <w:rFonts w:ascii="Times New Roman" w:hAnsi="Times New Roman" w:cs="Times New Roman"/>
                  <w:sz w:val="24"/>
                  <w:szCs w:val="24"/>
                </w:rPr>
                <w:t xml:space="preserve"> сотрудники, имеют стабильный высокий доход</w:t>
              </w:r>
            </w:ins>
          </w:p>
        </w:tc>
        <w:tc>
          <w:tcPr>
            <w:tcW w:w="3686" w:type="dxa"/>
            <w:tcPrChange w:id="4448" w:author="Tima" w:date="2026-01-16T13:00:00Z">
              <w:tcPr>
                <w:tcW w:w="2977" w:type="dxa"/>
              </w:tcPr>
            </w:tcPrChange>
          </w:tcPr>
          <w:p w14:paraId="29E0083B" w14:textId="6406D512" w:rsidR="00003D80" w:rsidRPr="00FF7AD6" w:rsidRDefault="00B06912">
            <w:pPr>
              <w:spacing w:line="276" w:lineRule="auto"/>
              <w:jc w:val="both"/>
              <w:rPr>
                <w:ins w:id="4449" w:author="Tima" w:date="2026-01-16T12:58:00Z"/>
                <w:rFonts w:ascii="Times New Roman" w:hAnsi="Times New Roman" w:cs="Times New Roman"/>
                <w:sz w:val="24"/>
                <w:szCs w:val="24"/>
              </w:rPr>
            </w:pPr>
            <w:ins w:id="4450" w:author="Tima" w:date="2026-01-16T13:07:00Z">
              <w:r>
                <w:rPr>
                  <w:rFonts w:ascii="Times New Roman" w:hAnsi="Times New Roman" w:cs="Times New Roman"/>
                  <w:sz w:val="24"/>
                  <w:szCs w:val="24"/>
                </w:rPr>
                <w:t>Получают среднего образования, имеют карманные деньги</w:t>
              </w:r>
            </w:ins>
            <w:ins w:id="4451" w:author="Tima" w:date="2026-01-16T13:08:00Z">
              <w:r>
                <w:rPr>
                  <w:rFonts w:ascii="Times New Roman" w:hAnsi="Times New Roman" w:cs="Times New Roman"/>
                  <w:sz w:val="24"/>
                  <w:szCs w:val="24"/>
                </w:rPr>
                <w:t xml:space="preserve"> и</w:t>
              </w:r>
              <w:r w:rsidRPr="00FF7AD6">
                <w:rPr>
                  <w:rFonts w:ascii="Times New Roman" w:hAnsi="Times New Roman" w:cs="Times New Roman"/>
                  <w:sz w:val="24"/>
                  <w:szCs w:val="24"/>
                </w:rPr>
                <w:t xml:space="preserve"> собственный телефон</w:t>
              </w:r>
            </w:ins>
          </w:p>
        </w:tc>
      </w:tr>
      <w:tr w:rsidR="00003D80" w:rsidRPr="00FF7AD6" w14:paraId="5782E598" w14:textId="77777777" w:rsidTr="00003D80">
        <w:trPr>
          <w:ins w:id="4452" w:author="Tima" w:date="2026-01-16T12:59:00Z"/>
        </w:trPr>
        <w:tc>
          <w:tcPr>
            <w:tcW w:w="2075" w:type="dxa"/>
            <w:tcPrChange w:id="4453" w:author="Tima" w:date="2026-01-16T13:00:00Z">
              <w:tcPr>
                <w:tcW w:w="2972" w:type="dxa"/>
              </w:tcPr>
            </w:tcPrChange>
          </w:tcPr>
          <w:p w14:paraId="337DDA91" w14:textId="3035AA1A" w:rsidR="00003D80" w:rsidRPr="00E26052" w:rsidRDefault="00003D80" w:rsidP="00003D80">
            <w:pPr>
              <w:spacing w:line="276" w:lineRule="auto"/>
              <w:jc w:val="both"/>
              <w:rPr>
                <w:ins w:id="4454" w:author="Tima" w:date="2026-01-16T12:59:00Z"/>
                <w:rFonts w:ascii="Times New Roman" w:hAnsi="Times New Roman" w:cs="Times New Roman"/>
                <w:sz w:val="24"/>
                <w:szCs w:val="24"/>
              </w:rPr>
            </w:pPr>
            <w:ins w:id="4455" w:author="Tima" w:date="2026-01-16T12:59:00Z">
              <w:r>
                <w:rPr>
                  <w:rFonts w:ascii="Times New Roman" w:hAnsi="Times New Roman" w:cs="Times New Roman"/>
                  <w:sz w:val="24"/>
                  <w:szCs w:val="24"/>
                </w:rPr>
                <w:t>Социальный (</w:t>
              </w:r>
              <w:r w:rsidRPr="00E26052">
                <w:rPr>
                  <w:rFonts w:ascii="Times New Roman" w:hAnsi="Times New Roman" w:cs="Times New Roman"/>
                  <w:sz w:val="24"/>
                  <w:szCs w:val="24"/>
                </w:rPr>
                <w:t>хобби, интересы</w:t>
              </w:r>
              <w:r>
                <w:rPr>
                  <w:rFonts w:ascii="Times New Roman" w:hAnsi="Times New Roman" w:cs="Times New Roman"/>
                  <w:sz w:val="24"/>
                  <w:szCs w:val="24"/>
                </w:rPr>
                <w:t>)</w:t>
              </w:r>
            </w:ins>
          </w:p>
        </w:tc>
        <w:tc>
          <w:tcPr>
            <w:tcW w:w="3590" w:type="dxa"/>
            <w:tcPrChange w:id="4456" w:author="Tima" w:date="2026-01-16T13:00:00Z">
              <w:tcPr>
                <w:tcW w:w="3402" w:type="dxa"/>
              </w:tcPr>
            </w:tcPrChange>
          </w:tcPr>
          <w:p w14:paraId="7E36A8FD" w14:textId="25EEFE55" w:rsidR="00003D80" w:rsidRPr="00FF7AD6" w:rsidRDefault="00003D80" w:rsidP="007F1B4E">
            <w:pPr>
              <w:spacing w:line="276" w:lineRule="auto"/>
              <w:jc w:val="both"/>
              <w:rPr>
                <w:ins w:id="4457" w:author="Tima" w:date="2026-01-16T12:59:00Z"/>
                <w:rFonts w:ascii="Times New Roman" w:hAnsi="Times New Roman" w:cs="Times New Roman"/>
                <w:sz w:val="24"/>
                <w:szCs w:val="24"/>
              </w:rPr>
            </w:pPr>
            <w:ins w:id="4458" w:author="Tima" w:date="2026-01-16T13:02:00Z">
              <w:r w:rsidRPr="00FF7AD6">
                <w:rPr>
                  <w:rFonts w:ascii="Times New Roman" w:hAnsi="Times New Roman" w:cs="Times New Roman"/>
                  <w:sz w:val="24"/>
                  <w:szCs w:val="24"/>
                </w:rPr>
                <w:t>П</w:t>
              </w:r>
              <w:r>
                <w:rPr>
                  <w:rFonts w:ascii="Times New Roman" w:hAnsi="Times New Roman" w:cs="Times New Roman"/>
                  <w:sz w:val="24"/>
                  <w:szCs w:val="24"/>
                </w:rPr>
                <w:t>окупка подарков</w:t>
              </w:r>
              <w:r w:rsidRPr="00FF7AD6">
                <w:rPr>
                  <w:rFonts w:ascii="Times New Roman" w:hAnsi="Times New Roman" w:cs="Times New Roman"/>
                  <w:sz w:val="24"/>
                  <w:szCs w:val="24"/>
                </w:rPr>
                <w:t xml:space="preserve"> и </w:t>
              </w:r>
              <w:r w:rsidRPr="00FF7AD6">
                <w:rPr>
                  <w:rFonts w:ascii="Times New Roman" w:hAnsi="Times New Roman" w:cs="Times New Roman"/>
                  <w:sz w:val="24"/>
                  <w:szCs w:val="24"/>
                  <w:lang w:val="en-US"/>
                </w:rPr>
                <w:t>NFT</w:t>
              </w:r>
              <w:r w:rsidRPr="00FF7AD6">
                <w:rPr>
                  <w:rFonts w:ascii="Times New Roman" w:hAnsi="Times New Roman" w:cs="Times New Roman"/>
                  <w:sz w:val="24"/>
                  <w:szCs w:val="24"/>
                </w:rPr>
                <w:t xml:space="preserve"> премиум сегмента стоимостью от 200 тыс. руб.</w:t>
              </w:r>
            </w:ins>
          </w:p>
        </w:tc>
        <w:tc>
          <w:tcPr>
            <w:tcW w:w="3686" w:type="dxa"/>
            <w:tcPrChange w:id="4459" w:author="Tima" w:date="2026-01-16T13:00:00Z">
              <w:tcPr>
                <w:tcW w:w="2977" w:type="dxa"/>
              </w:tcPr>
            </w:tcPrChange>
          </w:tcPr>
          <w:p w14:paraId="11FDFA95" w14:textId="34ED1DA5" w:rsidR="00003D80" w:rsidRPr="00FF7AD6" w:rsidRDefault="00B06912" w:rsidP="007F1B4E">
            <w:pPr>
              <w:spacing w:line="276" w:lineRule="auto"/>
              <w:jc w:val="both"/>
              <w:rPr>
                <w:ins w:id="4460" w:author="Tima" w:date="2026-01-16T12:59:00Z"/>
                <w:rFonts w:ascii="Times New Roman" w:hAnsi="Times New Roman" w:cs="Times New Roman"/>
                <w:sz w:val="24"/>
                <w:szCs w:val="24"/>
              </w:rPr>
            </w:pPr>
            <w:ins w:id="4461" w:author="Tima" w:date="2026-01-16T13:06:00Z">
              <w:r w:rsidRPr="00FF7AD6">
                <w:rPr>
                  <w:rFonts w:ascii="Times New Roman" w:hAnsi="Times New Roman" w:cs="Times New Roman"/>
                  <w:sz w:val="24"/>
                  <w:szCs w:val="24"/>
                </w:rPr>
                <w:t>П</w:t>
              </w:r>
              <w:r>
                <w:rPr>
                  <w:rFonts w:ascii="Times New Roman" w:hAnsi="Times New Roman" w:cs="Times New Roman"/>
                  <w:sz w:val="24"/>
                  <w:szCs w:val="24"/>
                </w:rPr>
                <w:t>окупка подарков</w:t>
              </w:r>
              <w:r w:rsidRPr="00FF7AD6">
                <w:rPr>
                  <w:rFonts w:ascii="Times New Roman" w:hAnsi="Times New Roman" w:cs="Times New Roman"/>
                  <w:sz w:val="24"/>
                  <w:szCs w:val="24"/>
                </w:rPr>
                <w:t xml:space="preserve"> и </w:t>
              </w:r>
              <w:r w:rsidRPr="00FF7AD6">
                <w:rPr>
                  <w:rFonts w:ascii="Times New Roman" w:hAnsi="Times New Roman" w:cs="Times New Roman"/>
                  <w:sz w:val="24"/>
                  <w:szCs w:val="24"/>
                  <w:lang w:val="en-US"/>
                </w:rPr>
                <w:t>NFT</w:t>
              </w:r>
              <w:r w:rsidRPr="00FF7AD6">
                <w:rPr>
                  <w:rFonts w:ascii="Times New Roman" w:hAnsi="Times New Roman" w:cs="Times New Roman"/>
                  <w:sz w:val="24"/>
                  <w:szCs w:val="24"/>
                </w:rPr>
                <w:t xml:space="preserve"> среднего и дешевого сегмента стоимостью не дороже 50 тыс. руб.</w:t>
              </w:r>
            </w:ins>
          </w:p>
        </w:tc>
      </w:tr>
      <w:tr w:rsidR="00003D80" w:rsidRPr="00FF7AD6" w14:paraId="34A86F41" w14:textId="77777777" w:rsidTr="00003D80">
        <w:trPr>
          <w:ins w:id="4462" w:author="Tima" w:date="2026-01-16T12:59:00Z"/>
        </w:trPr>
        <w:tc>
          <w:tcPr>
            <w:tcW w:w="2075" w:type="dxa"/>
            <w:tcPrChange w:id="4463" w:author="Tima" w:date="2026-01-16T13:00:00Z">
              <w:tcPr>
                <w:tcW w:w="2972" w:type="dxa"/>
              </w:tcPr>
            </w:tcPrChange>
          </w:tcPr>
          <w:p w14:paraId="03C8A7D7" w14:textId="352CD876" w:rsidR="00003D80" w:rsidRDefault="00003D80" w:rsidP="00FA4881">
            <w:pPr>
              <w:spacing w:line="276" w:lineRule="auto"/>
              <w:jc w:val="both"/>
              <w:rPr>
                <w:ins w:id="4464" w:author="Tima" w:date="2026-01-16T12:59:00Z"/>
                <w:rFonts w:ascii="Times New Roman" w:hAnsi="Times New Roman" w:cs="Times New Roman"/>
                <w:sz w:val="24"/>
                <w:szCs w:val="24"/>
              </w:rPr>
            </w:pPr>
            <w:ins w:id="4465" w:author="Tima" w:date="2026-01-16T12:59:00Z">
              <w:r w:rsidRPr="00E26052">
                <w:rPr>
                  <w:rFonts w:ascii="Times New Roman" w:hAnsi="Times New Roman" w:cs="Times New Roman"/>
                  <w:sz w:val="24"/>
                  <w:szCs w:val="24"/>
                </w:rPr>
                <w:t xml:space="preserve">Психологический </w:t>
              </w:r>
              <w:r>
                <w:rPr>
                  <w:rFonts w:ascii="Times New Roman" w:hAnsi="Times New Roman" w:cs="Times New Roman"/>
                  <w:sz w:val="24"/>
                  <w:szCs w:val="24"/>
                </w:rPr>
                <w:t>(</w:t>
              </w:r>
              <w:r w:rsidRPr="00E26052">
                <w:rPr>
                  <w:rFonts w:ascii="Times New Roman" w:hAnsi="Times New Roman" w:cs="Times New Roman"/>
                  <w:sz w:val="24"/>
                  <w:szCs w:val="24"/>
                </w:rPr>
                <w:t>темперамент, ценности</w:t>
              </w:r>
              <w:r>
                <w:rPr>
                  <w:rFonts w:ascii="Times New Roman" w:hAnsi="Times New Roman" w:cs="Times New Roman"/>
                  <w:sz w:val="24"/>
                  <w:szCs w:val="24"/>
                </w:rPr>
                <w:t>)</w:t>
              </w:r>
            </w:ins>
          </w:p>
        </w:tc>
        <w:tc>
          <w:tcPr>
            <w:tcW w:w="3590" w:type="dxa"/>
            <w:tcPrChange w:id="4466" w:author="Tima" w:date="2026-01-16T13:00:00Z">
              <w:tcPr>
                <w:tcW w:w="3402" w:type="dxa"/>
              </w:tcPr>
            </w:tcPrChange>
          </w:tcPr>
          <w:p w14:paraId="43DB990E" w14:textId="4690AD20" w:rsidR="00003D80" w:rsidRPr="00FF7AD6" w:rsidRDefault="00B06912" w:rsidP="00FA4881">
            <w:pPr>
              <w:spacing w:line="276" w:lineRule="auto"/>
              <w:jc w:val="both"/>
              <w:rPr>
                <w:ins w:id="4467" w:author="Tima" w:date="2026-01-16T12:59:00Z"/>
                <w:rFonts w:ascii="Times New Roman" w:hAnsi="Times New Roman" w:cs="Times New Roman"/>
                <w:sz w:val="24"/>
                <w:szCs w:val="24"/>
              </w:rPr>
            </w:pPr>
            <w:proofErr w:type="spellStart"/>
            <w:ins w:id="4468" w:author="Tima" w:date="2026-01-16T13:14:00Z">
              <w:r w:rsidRPr="00FF7AD6">
                <w:rPr>
                  <w:rFonts w:ascii="Times New Roman" w:hAnsi="Times New Roman" w:cs="Times New Roman"/>
                  <w:sz w:val="24"/>
                  <w:szCs w:val="24"/>
                </w:rPr>
                <w:t>Статусность</w:t>
              </w:r>
              <w:proofErr w:type="spellEnd"/>
              <w:r w:rsidRPr="00FF7AD6">
                <w:rPr>
                  <w:rFonts w:ascii="Times New Roman" w:hAnsi="Times New Roman" w:cs="Times New Roman"/>
                  <w:sz w:val="24"/>
                  <w:szCs w:val="24"/>
                </w:rPr>
                <w:t xml:space="preserve">, </w:t>
              </w:r>
              <w:r>
                <w:rPr>
                  <w:rFonts w:ascii="Times New Roman" w:hAnsi="Times New Roman" w:cs="Times New Roman"/>
                  <w:sz w:val="24"/>
                  <w:szCs w:val="24"/>
                </w:rPr>
                <w:t xml:space="preserve">покупка </w:t>
              </w:r>
              <w:r>
                <w:rPr>
                  <w:rFonts w:ascii="Times New Roman" w:hAnsi="Times New Roman" w:cs="Times New Roman"/>
                  <w:sz w:val="24"/>
                  <w:szCs w:val="24"/>
                  <w:lang w:val="en-US"/>
                </w:rPr>
                <w:t>NFT</w:t>
              </w:r>
              <w:r w:rsidRPr="00356E26">
                <w:rPr>
                  <w:rFonts w:ascii="Times New Roman" w:hAnsi="Times New Roman" w:cs="Times New Roman"/>
                  <w:sz w:val="24"/>
                  <w:szCs w:val="24"/>
                </w:rPr>
                <w:t xml:space="preserve"> </w:t>
              </w:r>
              <w:r w:rsidRPr="00FF7AD6">
                <w:rPr>
                  <w:rFonts w:ascii="Times New Roman" w:hAnsi="Times New Roman" w:cs="Times New Roman"/>
                  <w:sz w:val="24"/>
                  <w:szCs w:val="24"/>
                </w:rPr>
                <w:t>для дальнейшей перепродажи</w:t>
              </w:r>
            </w:ins>
            <w:ins w:id="4469" w:author="Tima" w:date="2026-01-16T13:19:00Z">
              <w:r w:rsidR="00C05E37">
                <w:rPr>
                  <w:rFonts w:ascii="Times New Roman" w:hAnsi="Times New Roman" w:cs="Times New Roman"/>
                  <w:sz w:val="24"/>
                  <w:szCs w:val="24"/>
                </w:rPr>
                <w:t>; совершают регулярные, часто эмоциональные, покупки, часто</w:t>
              </w:r>
              <w:r w:rsidR="00C05E37" w:rsidRPr="00FF7AD6">
                <w:rPr>
                  <w:rFonts w:ascii="Times New Roman" w:hAnsi="Times New Roman" w:cs="Times New Roman"/>
                  <w:sz w:val="24"/>
                  <w:szCs w:val="24"/>
                </w:rPr>
                <w:t xml:space="preserve"> после получения </w:t>
              </w:r>
              <w:r w:rsidR="00C05E37">
                <w:rPr>
                  <w:rFonts w:ascii="Times New Roman" w:hAnsi="Times New Roman" w:cs="Times New Roman"/>
                  <w:sz w:val="24"/>
                  <w:szCs w:val="24"/>
                </w:rPr>
                <w:t xml:space="preserve">заработной платы; </w:t>
              </w:r>
              <w:r w:rsidR="00C05E37" w:rsidRPr="00FF7AD6">
                <w:rPr>
                  <w:rFonts w:ascii="Times New Roman" w:hAnsi="Times New Roman" w:cs="Times New Roman"/>
                  <w:sz w:val="24"/>
                  <w:szCs w:val="24"/>
                </w:rPr>
                <w:t>зимой (когда дома сидят и не ходят на общественные мероприятия)</w:t>
              </w:r>
            </w:ins>
          </w:p>
        </w:tc>
        <w:tc>
          <w:tcPr>
            <w:tcW w:w="3686" w:type="dxa"/>
            <w:tcPrChange w:id="4470" w:author="Tima" w:date="2026-01-16T13:00:00Z">
              <w:tcPr>
                <w:tcW w:w="2977" w:type="dxa"/>
              </w:tcPr>
            </w:tcPrChange>
          </w:tcPr>
          <w:p w14:paraId="5A8B7F88" w14:textId="3270AA38" w:rsidR="00C05E37" w:rsidRPr="00FF7AD6" w:rsidRDefault="00C05E37">
            <w:pPr>
              <w:spacing w:line="276" w:lineRule="auto"/>
              <w:jc w:val="both"/>
              <w:rPr>
                <w:ins w:id="4471" w:author="Tima" w:date="2026-01-16T12:59:00Z"/>
                <w:rFonts w:ascii="Times New Roman" w:hAnsi="Times New Roman" w:cs="Times New Roman"/>
                <w:sz w:val="24"/>
                <w:szCs w:val="24"/>
              </w:rPr>
            </w:pPr>
            <w:proofErr w:type="spellStart"/>
            <w:ins w:id="4472" w:author="Tima" w:date="2026-01-16T13:17:00Z">
              <w:r>
                <w:rPr>
                  <w:rFonts w:ascii="Times New Roman" w:hAnsi="Times New Roman" w:cs="Times New Roman"/>
                  <w:sz w:val="24"/>
                  <w:szCs w:val="24"/>
                </w:rPr>
                <w:t>Статусность</w:t>
              </w:r>
              <w:proofErr w:type="spellEnd"/>
              <w:r>
                <w:rPr>
                  <w:rFonts w:ascii="Times New Roman" w:hAnsi="Times New Roman" w:cs="Times New Roman"/>
                  <w:sz w:val="24"/>
                  <w:szCs w:val="24"/>
                </w:rPr>
                <w:t>; п</w:t>
              </w:r>
            </w:ins>
            <w:ins w:id="4473" w:author="Tima" w:date="2026-01-16T13:05:00Z">
              <w:r w:rsidR="00003D80" w:rsidRPr="00FF7AD6">
                <w:rPr>
                  <w:rFonts w:ascii="Times New Roman" w:hAnsi="Times New Roman" w:cs="Times New Roman"/>
                  <w:sz w:val="24"/>
                  <w:szCs w:val="24"/>
                </w:rPr>
                <w:t xml:space="preserve">окупки </w:t>
              </w:r>
            </w:ins>
            <w:ins w:id="4474" w:author="Tima" w:date="2026-01-16T13:09:00Z">
              <w:r w:rsidR="00B06912">
                <w:rPr>
                  <w:rFonts w:ascii="Times New Roman" w:hAnsi="Times New Roman" w:cs="Times New Roman"/>
                  <w:sz w:val="24"/>
                  <w:szCs w:val="24"/>
                </w:rPr>
                <w:t>из-за желания</w:t>
              </w:r>
              <w:r w:rsidR="00B06912" w:rsidRPr="00FF7AD6">
                <w:rPr>
                  <w:rFonts w:ascii="Times New Roman" w:hAnsi="Times New Roman" w:cs="Times New Roman"/>
                  <w:sz w:val="24"/>
                  <w:szCs w:val="24"/>
                </w:rPr>
                <w:t xml:space="preserve"> произвести «бога</w:t>
              </w:r>
              <w:r w:rsidR="00B06912">
                <w:rPr>
                  <w:rFonts w:ascii="Times New Roman" w:hAnsi="Times New Roman" w:cs="Times New Roman"/>
                  <w:sz w:val="24"/>
                  <w:szCs w:val="24"/>
                </w:rPr>
                <w:t>тое» впечатление на окружающих</w:t>
              </w:r>
            </w:ins>
            <w:ins w:id="4475" w:author="Tima" w:date="2026-01-16T13:13:00Z">
              <w:r w:rsidR="00B06912">
                <w:rPr>
                  <w:rFonts w:ascii="Times New Roman" w:hAnsi="Times New Roman" w:cs="Times New Roman"/>
                  <w:sz w:val="24"/>
                  <w:szCs w:val="24"/>
                </w:rPr>
                <w:t xml:space="preserve"> и чувствовать себя победителем (как в игре)</w:t>
              </w:r>
            </w:ins>
            <w:ins w:id="4476" w:author="Tima" w:date="2026-01-16T13:20:00Z">
              <w:r>
                <w:rPr>
                  <w:rFonts w:ascii="Times New Roman" w:hAnsi="Times New Roman" w:cs="Times New Roman"/>
                  <w:sz w:val="24"/>
                  <w:szCs w:val="24"/>
                </w:rPr>
                <w:t xml:space="preserve">. </w:t>
              </w:r>
            </w:ins>
            <w:ins w:id="4477" w:author="Tima" w:date="2026-01-16T13:21:00Z">
              <w:r>
                <w:rPr>
                  <w:rFonts w:ascii="Times New Roman" w:hAnsi="Times New Roman" w:cs="Times New Roman"/>
                  <w:sz w:val="24"/>
                  <w:szCs w:val="24"/>
                </w:rPr>
                <w:t>Совершают покупки</w:t>
              </w:r>
            </w:ins>
            <w:ins w:id="4478" w:author="Tima" w:date="2026-01-16T13:20:00Z">
              <w:r>
                <w:rPr>
                  <w:rFonts w:ascii="Times New Roman" w:hAnsi="Times New Roman" w:cs="Times New Roman"/>
                  <w:sz w:val="24"/>
                  <w:szCs w:val="24"/>
                </w:rPr>
                <w:t xml:space="preserve"> п</w:t>
              </w:r>
              <w:r w:rsidRPr="00FF7AD6">
                <w:rPr>
                  <w:rFonts w:ascii="Times New Roman" w:hAnsi="Times New Roman" w:cs="Times New Roman"/>
                  <w:sz w:val="24"/>
                  <w:szCs w:val="24"/>
                </w:rPr>
                <w:t>осле значимых событий (получение карманных денег или денежных подарков на день рождения или за хорошую учебу), от сезона не зависит</w:t>
              </w:r>
            </w:ins>
          </w:p>
        </w:tc>
      </w:tr>
      <w:tr w:rsidR="00B06912" w:rsidRPr="00FF7AD6" w14:paraId="67B0E7CE" w14:textId="77777777" w:rsidTr="00003D80">
        <w:trPr>
          <w:ins w:id="4479" w:author="Tima" w:date="2026-01-16T12:59:00Z"/>
        </w:trPr>
        <w:tc>
          <w:tcPr>
            <w:tcW w:w="2075" w:type="dxa"/>
            <w:tcPrChange w:id="4480" w:author="Tima" w:date="2026-01-16T13:00:00Z">
              <w:tcPr>
                <w:tcW w:w="2972" w:type="dxa"/>
              </w:tcPr>
            </w:tcPrChange>
          </w:tcPr>
          <w:p w14:paraId="4A97CBA9" w14:textId="5BE575D1" w:rsidR="00B06912" w:rsidRPr="00E26052" w:rsidRDefault="00B06912" w:rsidP="00B06912">
            <w:pPr>
              <w:spacing w:line="276" w:lineRule="auto"/>
              <w:jc w:val="both"/>
              <w:rPr>
                <w:ins w:id="4481" w:author="Tima" w:date="2026-01-16T12:59:00Z"/>
                <w:rFonts w:ascii="Times New Roman" w:hAnsi="Times New Roman" w:cs="Times New Roman"/>
                <w:sz w:val="24"/>
                <w:szCs w:val="24"/>
              </w:rPr>
            </w:pPr>
            <w:ins w:id="4482" w:author="Tima" w:date="2026-01-16T12:59:00Z">
              <w:r>
                <w:rPr>
                  <w:rFonts w:ascii="Times New Roman" w:hAnsi="Times New Roman" w:cs="Times New Roman"/>
                  <w:sz w:val="24"/>
                  <w:szCs w:val="24"/>
                </w:rPr>
                <w:t>Поведенческий (</w:t>
              </w:r>
              <w:r w:rsidRPr="00E26052">
                <w:rPr>
                  <w:rFonts w:ascii="Times New Roman" w:hAnsi="Times New Roman" w:cs="Times New Roman"/>
                  <w:sz w:val="24"/>
                  <w:szCs w:val="24"/>
                </w:rPr>
                <w:t>модель поведения</w:t>
              </w:r>
              <w:r>
                <w:rPr>
                  <w:rFonts w:ascii="Times New Roman" w:hAnsi="Times New Roman" w:cs="Times New Roman"/>
                  <w:sz w:val="24"/>
                  <w:szCs w:val="24"/>
                </w:rPr>
                <w:t>)</w:t>
              </w:r>
            </w:ins>
          </w:p>
        </w:tc>
        <w:tc>
          <w:tcPr>
            <w:tcW w:w="3590" w:type="dxa"/>
            <w:tcPrChange w:id="4483" w:author="Tima" w:date="2026-01-16T13:00:00Z">
              <w:tcPr>
                <w:tcW w:w="3402" w:type="dxa"/>
              </w:tcPr>
            </w:tcPrChange>
          </w:tcPr>
          <w:p w14:paraId="3C6CE005" w14:textId="68683C65" w:rsidR="00B06912" w:rsidRPr="00FF7AD6" w:rsidRDefault="00C05E37" w:rsidP="00FA4881">
            <w:pPr>
              <w:spacing w:line="276" w:lineRule="auto"/>
              <w:jc w:val="both"/>
              <w:rPr>
                <w:ins w:id="4484" w:author="Tima" w:date="2026-01-16T12:59:00Z"/>
                <w:rFonts w:ascii="Times New Roman" w:hAnsi="Times New Roman" w:cs="Times New Roman"/>
                <w:sz w:val="24"/>
                <w:szCs w:val="24"/>
              </w:rPr>
            </w:pPr>
            <w:ins w:id="4485" w:author="Tima" w:date="2026-01-16T13:18:00Z">
              <w:r>
                <w:rPr>
                  <w:rFonts w:ascii="Times New Roman" w:hAnsi="Times New Roman" w:cs="Times New Roman"/>
                  <w:sz w:val="24"/>
                  <w:szCs w:val="24"/>
                </w:rPr>
                <w:t>Сотрудничество, соперничество</w:t>
              </w:r>
            </w:ins>
          </w:p>
        </w:tc>
        <w:tc>
          <w:tcPr>
            <w:tcW w:w="3686" w:type="dxa"/>
            <w:tcPrChange w:id="4486" w:author="Tima" w:date="2026-01-16T13:00:00Z">
              <w:tcPr>
                <w:tcW w:w="2977" w:type="dxa"/>
              </w:tcPr>
            </w:tcPrChange>
          </w:tcPr>
          <w:p w14:paraId="37DB008D" w14:textId="76C21CFA" w:rsidR="00B06912" w:rsidRPr="00FF7AD6" w:rsidRDefault="00C05E37" w:rsidP="00FA4881">
            <w:pPr>
              <w:spacing w:line="276" w:lineRule="auto"/>
              <w:jc w:val="both"/>
              <w:rPr>
                <w:ins w:id="4487" w:author="Tima" w:date="2026-01-16T12:59:00Z"/>
                <w:rFonts w:ascii="Times New Roman" w:hAnsi="Times New Roman" w:cs="Times New Roman"/>
                <w:sz w:val="24"/>
                <w:szCs w:val="24"/>
              </w:rPr>
            </w:pPr>
            <w:ins w:id="4488" w:author="Tima" w:date="2026-01-16T13:17:00Z">
              <w:r>
                <w:rPr>
                  <w:rFonts w:ascii="Times New Roman" w:hAnsi="Times New Roman" w:cs="Times New Roman"/>
                  <w:sz w:val="24"/>
                  <w:szCs w:val="24"/>
                </w:rPr>
                <w:t>С</w:t>
              </w:r>
            </w:ins>
            <w:ins w:id="4489" w:author="Tima" w:date="2026-01-16T13:00:00Z">
              <w:r>
                <w:rPr>
                  <w:rFonts w:ascii="Times New Roman" w:hAnsi="Times New Roman" w:cs="Times New Roman"/>
                  <w:sz w:val="24"/>
                  <w:szCs w:val="24"/>
                </w:rPr>
                <w:t>опер</w:t>
              </w:r>
              <w:r w:rsidR="00B06912">
                <w:rPr>
                  <w:rFonts w:ascii="Times New Roman" w:hAnsi="Times New Roman" w:cs="Times New Roman"/>
                  <w:sz w:val="24"/>
                  <w:szCs w:val="24"/>
                </w:rPr>
                <w:t>ничество</w:t>
              </w:r>
            </w:ins>
          </w:p>
        </w:tc>
      </w:tr>
    </w:tbl>
    <w:p w14:paraId="08C3ECFA" w14:textId="539FE887" w:rsidR="00D20938" w:rsidRPr="00FF7AD6" w:rsidRDefault="00D20938" w:rsidP="00D20938">
      <w:pPr>
        <w:spacing w:line="276" w:lineRule="auto"/>
        <w:ind w:firstLine="709"/>
        <w:jc w:val="both"/>
        <w:rPr>
          <w:ins w:id="4490" w:author="Tima" w:date="2026-01-14T22:29:00Z"/>
          <w:rFonts w:ascii="Times New Roman" w:hAnsi="Times New Roman" w:cs="Times New Roman"/>
          <w:sz w:val="24"/>
          <w:szCs w:val="24"/>
        </w:rPr>
      </w:pPr>
      <w:ins w:id="4491" w:author="Tima" w:date="2026-01-14T22:29:00Z">
        <w:r w:rsidRPr="00FF7AD6">
          <w:rPr>
            <w:rFonts w:ascii="Times New Roman" w:hAnsi="Times New Roman" w:cs="Times New Roman"/>
            <w:sz w:val="24"/>
            <w:szCs w:val="24"/>
          </w:rPr>
          <w:t xml:space="preserve">Есть 3-ий </w:t>
        </w:r>
        <w:r>
          <w:rPr>
            <w:rFonts w:ascii="Times New Roman" w:hAnsi="Times New Roman" w:cs="Times New Roman"/>
            <w:sz w:val="24"/>
            <w:szCs w:val="24"/>
          </w:rPr>
          <w:t>потребитель</w:t>
        </w:r>
        <w:r w:rsidRPr="00FF7AD6">
          <w:rPr>
            <w:rFonts w:ascii="Times New Roman" w:hAnsi="Times New Roman" w:cs="Times New Roman"/>
            <w:sz w:val="24"/>
            <w:szCs w:val="24"/>
          </w:rPr>
          <w:t xml:space="preserve"> – кто хочет продать свой </w:t>
        </w:r>
        <w:r w:rsidRPr="00FF7AD6">
          <w:rPr>
            <w:rFonts w:ascii="Times New Roman" w:hAnsi="Times New Roman" w:cs="Times New Roman"/>
            <w:sz w:val="24"/>
            <w:szCs w:val="24"/>
            <w:lang w:val="en-US"/>
          </w:rPr>
          <w:t>NFT</w:t>
        </w:r>
        <w:r>
          <w:rPr>
            <w:rFonts w:ascii="Times New Roman" w:hAnsi="Times New Roman" w:cs="Times New Roman"/>
            <w:sz w:val="24"/>
            <w:szCs w:val="24"/>
          </w:rPr>
          <w:t xml:space="preserve">. Он похож на </w:t>
        </w:r>
      </w:ins>
      <w:ins w:id="4492" w:author="Tima" w:date="2026-01-14T22:31:00Z">
        <w:r>
          <w:rPr>
            <w:rFonts w:ascii="Times New Roman" w:hAnsi="Times New Roman" w:cs="Times New Roman"/>
            <w:sz w:val="24"/>
            <w:szCs w:val="24"/>
          </w:rPr>
          <w:t>Потребителя</w:t>
        </w:r>
      </w:ins>
      <w:ins w:id="4493" w:author="Tima" w:date="2026-01-14T22:29:00Z">
        <w:r w:rsidRPr="00FF7AD6">
          <w:rPr>
            <w:rFonts w:ascii="Times New Roman" w:hAnsi="Times New Roman" w:cs="Times New Roman"/>
            <w:sz w:val="24"/>
            <w:szCs w:val="24"/>
          </w:rPr>
          <w:t xml:space="preserve"> 1.</w:t>
        </w:r>
      </w:ins>
    </w:p>
    <w:p w14:paraId="75DCE4C0" w14:textId="4515B869" w:rsidR="0058611C" w:rsidRPr="0058611C" w:rsidRDefault="0058611C">
      <w:pPr>
        <w:rPr>
          <w:ins w:id="4494" w:author="Tima" w:date="2026-01-14T10:53:00Z"/>
          <w:rFonts w:ascii="Times New Roman" w:hAnsi="Times New Roman" w:cs="Times New Roman"/>
          <w:sz w:val="24"/>
          <w:rPrChange w:id="4495" w:author="Tima" w:date="2026-01-14T10:53:00Z">
            <w:rPr>
              <w:ins w:id="4496" w:author="Tima" w:date="2026-01-14T10:53:00Z"/>
            </w:rPr>
          </w:rPrChange>
        </w:rPr>
        <w:pPrChange w:id="4497" w:author="Tima" w:date="2026-01-14T10:53:00Z">
          <w:pPr>
            <w:ind w:firstLine="709"/>
            <w:jc w:val="both"/>
          </w:pPr>
        </w:pPrChange>
      </w:pPr>
    </w:p>
    <w:p w14:paraId="5AFCF603" w14:textId="7E078B4A" w:rsidR="00D426C7" w:rsidRPr="00356E26" w:rsidRDefault="00D426C7" w:rsidP="00D426C7">
      <w:pPr>
        <w:pStyle w:val="2"/>
        <w:numPr>
          <w:ilvl w:val="0"/>
          <w:numId w:val="45"/>
        </w:numPr>
        <w:rPr>
          <w:ins w:id="4498" w:author="Tima" w:date="2026-01-14T20:20:00Z"/>
          <w:rFonts w:ascii="Times New Roman" w:hAnsi="Times New Roman" w:cs="Times New Roman"/>
          <w:b/>
          <w:color w:val="000000" w:themeColor="text1"/>
          <w:sz w:val="28"/>
        </w:rPr>
      </w:pPr>
      <w:bookmarkStart w:id="4499" w:name="_Toc219756801"/>
      <w:ins w:id="4500" w:author="Tima" w:date="2026-01-14T20:20:00Z">
        <w:r>
          <w:rPr>
            <w:rFonts w:ascii="Times New Roman" w:hAnsi="Times New Roman" w:cs="Times New Roman"/>
            <w:b/>
            <w:color w:val="000000" w:themeColor="text1"/>
            <w:sz w:val="28"/>
            <w:lang w:val="en-US"/>
          </w:rPr>
          <w:t>Costumer Development</w:t>
        </w:r>
        <w:bookmarkEnd w:id="4499"/>
      </w:ins>
    </w:p>
    <w:p w14:paraId="02F8E728" w14:textId="019ACF77" w:rsidR="0058611C" w:rsidRPr="00E7395D" w:rsidRDefault="00D426C7">
      <w:pPr>
        <w:pStyle w:val="4"/>
        <w:rPr>
          <w:ins w:id="4501" w:author="Tima" w:date="2026-01-14T20:21:00Z"/>
          <w:rFonts w:ascii="Times New Roman" w:hAnsi="Times New Roman" w:cs="Times New Roman"/>
          <w:b/>
          <w:color w:val="000000" w:themeColor="text1"/>
          <w:rPrChange w:id="4502" w:author="Tima" w:date="2026-01-15T22:08:00Z">
            <w:rPr>
              <w:ins w:id="4503" w:author="Tima" w:date="2026-01-14T20:21:00Z"/>
              <w:rFonts w:ascii="Times New Roman" w:hAnsi="Times New Roman" w:cs="Times New Roman"/>
              <w:b/>
              <w:sz w:val="24"/>
            </w:rPr>
          </w:rPrChange>
        </w:rPr>
        <w:pPrChange w:id="4504" w:author="Tima" w:date="2026-01-15T22:08:00Z">
          <w:pPr>
            <w:ind w:firstLine="709"/>
            <w:jc w:val="both"/>
          </w:pPr>
        </w:pPrChange>
      </w:pPr>
      <w:ins w:id="4505" w:author="Tima" w:date="2026-01-14T20:21:00Z">
        <w:r w:rsidRPr="00E7395D">
          <w:rPr>
            <w:rFonts w:ascii="Times New Roman" w:hAnsi="Times New Roman" w:cs="Times New Roman"/>
            <w:b/>
            <w:color w:val="000000" w:themeColor="text1"/>
            <w:rPrChange w:id="4506" w:author="Tima" w:date="2026-01-15T22:08:00Z">
              <w:rPr>
                <w:rFonts w:ascii="Times New Roman" w:hAnsi="Times New Roman" w:cs="Times New Roman"/>
                <w:sz w:val="24"/>
              </w:rPr>
            </w:rPrChange>
          </w:rPr>
          <w:t>Формирование гипотез для поиска целевой аудитории</w:t>
        </w:r>
      </w:ins>
    </w:p>
    <w:p w14:paraId="7B660759" w14:textId="2C0270F5" w:rsidR="00C05E37" w:rsidRPr="00FA4881" w:rsidRDefault="00C05E37">
      <w:pPr>
        <w:spacing w:line="276" w:lineRule="auto"/>
        <w:ind w:firstLine="709"/>
        <w:jc w:val="both"/>
        <w:rPr>
          <w:ins w:id="4507" w:author="Tima" w:date="2026-01-16T13:25:00Z"/>
          <w:rFonts w:ascii="Times New Roman" w:hAnsi="Times New Roman" w:cs="Times New Roman"/>
          <w:sz w:val="24"/>
          <w:szCs w:val="24"/>
        </w:rPr>
        <w:pPrChange w:id="4508" w:author="Tima" w:date="2026-01-16T13:44:00Z">
          <w:pPr>
            <w:ind w:firstLine="709"/>
            <w:jc w:val="both"/>
          </w:pPr>
        </w:pPrChange>
      </w:pPr>
      <w:ins w:id="4509" w:author="Tima" w:date="2026-01-16T13:25:00Z">
        <w:r w:rsidRPr="00FA4881">
          <w:rPr>
            <w:rFonts w:ascii="Times New Roman" w:hAnsi="Times New Roman" w:cs="Times New Roman"/>
            <w:sz w:val="24"/>
            <w:szCs w:val="24"/>
          </w:rPr>
          <w:t>Для лучшего понимания потребностей и проблем клиентов</w:t>
        </w:r>
      </w:ins>
      <w:ins w:id="4510" w:author="Tima" w:date="2026-01-16T13:26:00Z">
        <w:r w:rsidRPr="00FA4881">
          <w:rPr>
            <w:rFonts w:ascii="Times New Roman" w:hAnsi="Times New Roman" w:cs="Times New Roman"/>
            <w:sz w:val="24"/>
            <w:szCs w:val="24"/>
          </w:rPr>
          <w:t xml:space="preserve"> сформулируем ряд гипотез</w:t>
        </w:r>
      </w:ins>
      <w:ins w:id="4511" w:author="Tima" w:date="2026-01-16T13:44:00Z">
        <w:r w:rsidR="002B6FF9">
          <w:rPr>
            <w:rFonts w:ascii="Times New Roman" w:hAnsi="Times New Roman" w:cs="Times New Roman"/>
            <w:sz w:val="24"/>
            <w:szCs w:val="24"/>
          </w:rPr>
          <w:t xml:space="preserve"> и</w:t>
        </w:r>
      </w:ins>
      <w:ins w:id="4512" w:author="Tima" w:date="2026-01-16T13:27:00Z">
        <w:r w:rsidRPr="00FA4881">
          <w:rPr>
            <w:rFonts w:ascii="Times New Roman" w:hAnsi="Times New Roman" w:cs="Times New Roman"/>
            <w:sz w:val="24"/>
            <w:szCs w:val="24"/>
          </w:rPr>
          <w:t xml:space="preserve"> оформи</w:t>
        </w:r>
      </w:ins>
      <w:ins w:id="4513" w:author="Tima" w:date="2026-01-16T13:44:00Z">
        <w:r w:rsidR="002B6FF9">
          <w:rPr>
            <w:rFonts w:ascii="Times New Roman" w:hAnsi="Times New Roman" w:cs="Times New Roman"/>
            <w:sz w:val="24"/>
            <w:szCs w:val="24"/>
          </w:rPr>
          <w:t>м</w:t>
        </w:r>
      </w:ins>
      <w:ins w:id="4514" w:author="Tima" w:date="2026-01-16T13:27:00Z">
        <w:r w:rsidR="002B6FF9" w:rsidRPr="00FA4881">
          <w:rPr>
            <w:rFonts w:ascii="Times New Roman" w:hAnsi="Times New Roman" w:cs="Times New Roman"/>
            <w:sz w:val="24"/>
            <w:szCs w:val="24"/>
          </w:rPr>
          <w:t xml:space="preserve"> </w:t>
        </w:r>
        <w:r w:rsidRPr="00FA4881">
          <w:rPr>
            <w:rFonts w:ascii="Times New Roman" w:hAnsi="Times New Roman" w:cs="Times New Roman"/>
            <w:sz w:val="24"/>
            <w:szCs w:val="24"/>
          </w:rPr>
          <w:t>в таблице 6.</w:t>
        </w:r>
      </w:ins>
    </w:p>
    <w:p w14:paraId="122CCF17" w14:textId="3D64626B" w:rsidR="00C05E37" w:rsidRDefault="00C05E37">
      <w:pPr>
        <w:pStyle w:val="af0"/>
        <w:rPr>
          <w:ins w:id="4515" w:author="Tima" w:date="2026-01-16T13:23:00Z"/>
        </w:rPr>
        <w:pPrChange w:id="4516" w:author="Tima" w:date="2026-01-16T13:43:00Z">
          <w:pPr/>
        </w:pPrChange>
      </w:pPr>
      <w:bookmarkStart w:id="4517" w:name="_Ref148995897"/>
      <w:ins w:id="4518" w:author="Tima" w:date="2026-01-16T13:23:00Z">
        <w:r>
          <w:t xml:space="preserve">Таблица </w:t>
        </w:r>
      </w:ins>
      <w:ins w:id="4519" w:author="Tima" w:date="2026-01-16T13:27:00Z">
        <w:r>
          <w:t>6</w:t>
        </w:r>
      </w:ins>
      <w:bookmarkEnd w:id="4517"/>
      <w:ins w:id="4520" w:author="Tima" w:date="2026-01-16T13:23:00Z">
        <w:r w:rsidR="00DB48FE">
          <w:t xml:space="preserve"> – </w:t>
        </w:r>
      </w:ins>
      <w:ins w:id="4521" w:author="Tima" w:date="2026-01-16T13:28:00Z">
        <w:r w:rsidR="00DB48FE">
          <w:t>Г</w:t>
        </w:r>
      </w:ins>
      <w:ins w:id="4522" w:author="Tima" w:date="2026-01-16T13:23:00Z">
        <w:r>
          <w:t>ипотез</w:t>
        </w:r>
      </w:ins>
      <w:ins w:id="4523" w:author="Tima" w:date="2026-01-16T13:28:00Z">
        <w:r w:rsidR="00DB48FE">
          <w:t>ы для поиска целевой аудитории</w:t>
        </w:r>
      </w:ins>
    </w:p>
    <w:tbl>
      <w:tblPr>
        <w:tblStyle w:val="a4"/>
        <w:tblW w:w="0" w:type="auto"/>
        <w:tblLook w:val="04A0" w:firstRow="1" w:lastRow="0" w:firstColumn="1" w:lastColumn="0" w:noHBand="0" w:noVBand="1"/>
      </w:tblPr>
      <w:tblGrid>
        <w:gridCol w:w="2424"/>
        <w:gridCol w:w="2300"/>
        <w:gridCol w:w="2308"/>
        <w:gridCol w:w="2313"/>
      </w:tblGrid>
      <w:tr w:rsidR="00C05E37" w14:paraId="3A3A6409" w14:textId="77777777" w:rsidTr="00C05E37">
        <w:trPr>
          <w:ins w:id="4524" w:author="Tima" w:date="2026-01-16T13:23:00Z"/>
        </w:trPr>
        <w:tc>
          <w:tcPr>
            <w:tcW w:w="2336" w:type="dxa"/>
          </w:tcPr>
          <w:p w14:paraId="4A384265" w14:textId="55D8515E" w:rsidR="00C05E37" w:rsidRDefault="00C05E37">
            <w:pPr>
              <w:jc w:val="center"/>
              <w:rPr>
                <w:ins w:id="4525" w:author="Tima" w:date="2026-01-16T13:23:00Z"/>
                <w:rFonts w:ascii="Times New Roman" w:hAnsi="Times New Roman" w:cs="Times New Roman"/>
                <w:sz w:val="24"/>
              </w:rPr>
              <w:pPrChange w:id="4526" w:author="Tima" w:date="2026-01-16T13:29:00Z">
                <w:pPr/>
              </w:pPrChange>
            </w:pPr>
            <w:ins w:id="4527" w:author="Tima" w:date="2026-01-16T13:23:00Z">
              <w:r>
                <w:rPr>
                  <w:rFonts w:ascii="Times New Roman" w:hAnsi="Times New Roman" w:cs="Times New Roman"/>
                  <w:sz w:val="24"/>
                </w:rPr>
                <w:t>Гипотеза</w:t>
              </w:r>
            </w:ins>
          </w:p>
        </w:tc>
        <w:tc>
          <w:tcPr>
            <w:tcW w:w="2336" w:type="dxa"/>
          </w:tcPr>
          <w:p w14:paraId="6B57F973" w14:textId="6C138361" w:rsidR="00C05E37" w:rsidRDefault="00C05E37">
            <w:pPr>
              <w:jc w:val="center"/>
              <w:rPr>
                <w:ins w:id="4528" w:author="Tima" w:date="2026-01-16T13:23:00Z"/>
                <w:rFonts w:ascii="Times New Roman" w:hAnsi="Times New Roman" w:cs="Times New Roman"/>
                <w:sz w:val="24"/>
              </w:rPr>
              <w:pPrChange w:id="4529" w:author="Tima" w:date="2026-01-16T13:29:00Z">
                <w:pPr/>
              </w:pPrChange>
            </w:pPr>
            <w:ins w:id="4530" w:author="Tima" w:date="2026-01-16T13:24:00Z">
              <w:r>
                <w:rPr>
                  <w:rFonts w:ascii="Times New Roman" w:hAnsi="Times New Roman" w:cs="Times New Roman"/>
                  <w:sz w:val="24"/>
                </w:rPr>
                <w:t>Действие для проверки</w:t>
              </w:r>
            </w:ins>
          </w:p>
        </w:tc>
        <w:tc>
          <w:tcPr>
            <w:tcW w:w="2336" w:type="dxa"/>
          </w:tcPr>
          <w:p w14:paraId="2909AC09" w14:textId="767A0526" w:rsidR="00C05E37" w:rsidRDefault="00C05E37">
            <w:pPr>
              <w:jc w:val="center"/>
              <w:rPr>
                <w:ins w:id="4531" w:author="Tima" w:date="2026-01-16T13:23:00Z"/>
                <w:rFonts w:ascii="Times New Roman" w:hAnsi="Times New Roman" w:cs="Times New Roman"/>
                <w:sz w:val="24"/>
              </w:rPr>
              <w:pPrChange w:id="4532" w:author="Tima" w:date="2026-01-16T13:29:00Z">
                <w:pPr/>
              </w:pPrChange>
            </w:pPr>
            <w:ins w:id="4533" w:author="Tima" w:date="2026-01-16T13:24:00Z">
              <w:r>
                <w:rPr>
                  <w:rFonts w:ascii="Times New Roman" w:hAnsi="Times New Roman" w:cs="Times New Roman"/>
                  <w:sz w:val="24"/>
                </w:rPr>
                <w:t>Метрика результата</w:t>
              </w:r>
            </w:ins>
          </w:p>
        </w:tc>
        <w:tc>
          <w:tcPr>
            <w:tcW w:w="2337" w:type="dxa"/>
          </w:tcPr>
          <w:p w14:paraId="7319A777" w14:textId="0835A40E" w:rsidR="00C05E37" w:rsidRDefault="00C05E37">
            <w:pPr>
              <w:jc w:val="center"/>
              <w:rPr>
                <w:ins w:id="4534" w:author="Tima" w:date="2026-01-16T13:23:00Z"/>
                <w:rFonts w:ascii="Times New Roman" w:hAnsi="Times New Roman" w:cs="Times New Roman"/>
                <w:sz w:val="24"/>
              </w:rPr>
              <w:pPrChange w:id="4535" w:author="Tima" w:date="2026-01-16T13:29:00Z">
                <w:pPr/>
              </w:pPrChange>
            </w:pPr>
            <w:ins w:id="4536" w:author="Tima" w:date="2026-01-16T13:24:00Z">
              <w:r>
                <w:rPr>
                  <w:rFonts w:ascii="Times New Roman" w:hAnsi="Times New Roman" w:cs="Times New Roman"/>
                  <w:sz w:val="24"/>
                </w:rPr>
                <w:t>Вывод</w:t>
              </w:r>
            </w:ins>
          </w:p>
        </w:tc>
      </w:tr>
      <w:tr w:rsidR="00C05E37" w14:paraId="637305E0" w14:textId="77777777" w:rsidTr="00C05E37">
        <w:trPr>
          <w:ins w:id="4537" w:author="Tima" w:date="2026-01-16T13:23:00Z"/>
        </w:trPr>
        <w:tc>
          <w:tcPr>
            <w:tcW w:w="2336" w:type="dxa"/>
          </w:tcPr>
          <w:p w14:paraId="6D1C8502" w14:textId="26FD4D60" w:rsidR="00C05E37" w:rsidRDefault="00DB48FE">
            <w:pPr>
              <w:rPr>
                <w:ins w:id="4538" w:author="Tima" w:date="2026-01-16T13:23:00Z"/>
                <w:rFonts w:ascii="Times New Roman" w:hAnsi="Times New Roman" w:cs="Times New Roman"/>
                <w:sz w:val="24"/>
              </w:rPr>
            </w:pPr>
            <w:ins w:id="4539" w:author="Tima" w:date="2026-01-16T13:29:00Z">
              <w:r>
                <w:rPr>
                  <w:rFonts w:ascii="Times New Roman" w:hAnsi="Times New Roman" w:cs="Times New Roman"/>
                  <w:sz w:val="24"/>
                </w:rPr>
                <w:t xml:space="preserve">Мы предполагаем, что люди заинтересованы и желают копить </w:t>
              </w:r>
              <w:r>
                <w:rPr>
                  <w:rFonts w:ascii="Times New Roman" w:hAnsi="Times New Roman" w:cs="Times New Roman"/>
                  <w:sz w:val="24"/>
                  <w:lang w:val="en-US"/>
                </w:rPr>
                <w:t>NFT</w:t>
              </w:r>
              <w:r w:rsidRPr="00356E26">
                <w:rPr>
                  <w:rFonts w:ascii="Times New Roman" w:hAnsi="Times New Roman" w:cs="Times New Roman"/>
                  <w:sz w:val="24"/>
                </w:rPr>
                <w:t xml:space="preserve"> </w:t>
              </w:r>
              <w:r>
                <w:rPr>
                  <w:rFonts w:ascii="Times New Roman" w:hAnsi="Times New Roman" w:cs="Times New Roman"/>
                  <w:sz w:val="24"/>
                </w:rPr>
                <w:t>по частям</w:t>
              </w:r>
            </w:ins>
          </w:p>
        </w:tc>
        <w:tc>
          <w:tcPr>
            <w:tcW w:w="2336" w:type="dxa"/>
          </w:tcPr>
          <w:p w14:paraId="7A279276" w14:textId="5DAE3FE8" w:rsidR="00C05E37" w:rsidRDefault="00DB48FE" w:rsidP="00FA4881">
            <w:pPr>
              <w:rPr>
                <w:ins w:id="4540" w:author="Tima" w:date="2026-01-16T13:23:00Z"/>
                <w:rFonts w:ascii="Times New Roman" w:hAnsi="Times New Roman" w:cs="Times New Roman"/>
                <w:sz w:val="24"/>
              </w:rPr>
            </w:pPr>
            <w:ins w:id="4541" w:author="Tima" w:date="2026-01-16T13:30:00Z">
              <w:r>
                <w:rPr>
                  <w:rFonts w:ascii="Times New Roman" w:hAnsi="Times New Roman" w:cs="Times New Roman"/>
                  <w:sz w:val="24"/>
                </w:rPr>
                <w:t xml:space="preserve">Хотят ли покупать </w:t>
              </w:r>
              <w:r>
                <w:rPr>
                  <w:rFonts w:ascii="Times New Roman" w:hAnsi="Times New Roman" w:cs="Times New Roman"/>
                  <w:sz w:val="24"/>
                  <w:lang w:val="en-US"/>
                </w:rPr>
                <w:t>NFT</w:t>
              </w:r>
            </w:ins>
            <w:ins w:id="4542" w:author="Tima" w:date="2026-01-16T13:31:00Z">
              <w:r>
                <w:rPr>
                  <w:rFonts w:ascii="Times New Roman" w:hAnsi="Times New Roman" w:cs="Times New Roman"/>
                  <w:sz w:val="24"/>
                </w:rPr>
                <w:t xml:space="preserve">? Хотят ли покупать дорогие </w:t>
              </w:r>
              <w:r>
                <w:rPr>
                  <w:rFonts w:ascii="Times New Roman" w:hAnsi="Times New Roman" w:cs="Times New Roman"/>
                  <w:sz w:val="24"/>
                  <w:lang w:val="en-US"/>
                </w:rPr>
                <w:t>NFT</w:t>
              </w:r>
            </w:ins>
            <w:ins w:id="4543" w:author="Tima" w:date="2026-01-16T13:30:00Z">
              <w:r>
                <w:rPr>
                  <w:rFonts w:ascii="Times New Roman" w:hAnsi="Times New Roman" w:cs="Times New Roman"/>
                  <w:sz w:val="24"/>
                </w:rPr>
                <w:t xml:space="preserve"> по частям?</w:t>
              </w:r>
            </w:ins>
          </w:p>
        </w:tc>
        <w:tc>
          <w:tcPr>
            <w:tcW w:w="2336" w:type="dxa"/>
          </w:tcPr>
          <w:p w14:paraId="5B2AB911" w14:textId="1F1D6725" w:rsidR="00C05E37" w:rsidRPr="00FA4881" w:rsidRDefault="00DB48FE">
            <w:pPr>
              <w:rPr>
                <w:ins w:id="4544" w:author="Tima" w:date="2026-01-16T13:23:00Z"/>
                <w:rFonts w:ascii="Times New Roman" w:hAnsi="Times New Roman" w:cs="Times New Roman"/>
                <w:sz w:val="24"/>
              </w:rPr>
            </w:pPr>
            <w:ins w:id="4545" w:author="Tima" w:date="2026-01-16T13:32:00Z">
              <w:r>
                <w:rPr>
                  <w:rFonts w:ascii="Times New Roman" w:hAnsi="Times New Roman" w:cs="Times New Roman"/>
                  <w:sz w:val="24"/>
                </w:rPr>
                <w:t xml:space="preserve">Больше 50% опрошенных выразит желание покупать </w:t>
              </w:r>
            </w:ins>
            <w:ins w:id="4546" w:author="Tima" w:date="2026-01-16T13:33:00Z">
              <w:r>
                <w:rPr>
                  <w:rFonts w:ascii="Times New Roman" w:hAnsi="Times New Roman" w:cs="Times New Roman"/>
                  <w:sz w:val="24"/>
                  <w:lang w:val="en-US"/>
                </w:rPr>
                <w:t>N</w:t>
              </w:r>
            </w:ins>
            <w:ins w:id="4547" w:author="Tima" w:date="2026-01-16T13:32:00Z">
              <w:r>
                <w:rPr>
                  <w:rFonts w:ascii="Times New Roman" w:hAnsi="Times New Roman" w:cs="Times New Roman"/>
                  <w:sz w:val="24"/>
                  <w:lang w:val="en-US"/>
                </w:rPr>
                <w:t>FT</w:t>
              </w:r>
            </w:ins>
            <w:ins w:id="4548" w:author="Tima" w:date="2026-01-16T13:33:00Z">
              <w:r>
                <w:rPr>
                  <w:rFonts w:ascii="Times New Roman" w:hAnsi="Times New Roman" w:cs="Times New Roman"/>
                  <w:sz w:val="24"/>
                </w:rPr>
                <w:t xml:space="preserve"> или делать это по частям</w:t>
              </w:r>
            </w:ins>
          </w:p>
        </w:tc>
        <w:tc>
          <w:tcPr>
            <w:tcW w:w="2337" w:type="dxa"/>
          </w:tcPr>
          <w:p w14:paraId="110AB94A" w14:textId="49B000AF" w:rsidR="00C05E37" w:rsidRPr="00FA4881" w:rsidRDefault="00DB48FE">
            <w:pPr>
              <w:rPr>
                <w:ins w:id="4549" w:author="Tima" w:date="2026-01-16T13:23:00Z"/>
                <w:rFonts w:ascii="Times New Roman" w:hAnsi="Times New Roman" w:cs="Times New Roman"/>
                <w:sz w:val="24"/>
              </w:rPr>
            </w:pPr>
            <w:ins w:id="4550" w:author="Tima" w:date="2026-01-16T13:33:00Z">
              <w:r>
                <w:rPr>
                  <w:rFonts w:ascii="Times New Roman" w:hAnsi="Times New Roman" w:cs="Times New Roman"/>
                  <w:sz w:val="24"/>
                </w:rPr>
                <w:t xml:space="preserve">Создавать сервис, позволяющий «дробить» </w:t>
              </w:r>
            </w:ins>
            <w:ins w:id="4551" w:author="Tima" w:date="2026-01-16T13:34:00Z">
              <w:r>
                <w:rPr>
                  <w:rFonts w:ascii="Times New Roman" w:hAnsi="Times New Roman" w:cs="Times New Roman"/>
                  <w:sz w:val="24"/>
                  <w:lang w:val="en-US"/>
                </w:rPr>
                <w:t>NFT</w:t>
              </w:r>
              <w:r w:rsidRPr="00DB48FE">
                <w:rPr>
                  <w:rFonts w:ascii="Times New Roman" w:hAnsi="Times New Roman" w:cs="Times New Roman"/>
                  <w:sz w:val="24"/>
                  <w:rPrChange w:id="4552" w:author="Tima" w:date="2026-01-16T13:34:00Z">
                    <w:rPr>
                      <w:rFonts w:ascii="Times New Roman" w:hAnsi="Times New Roman" w:cs="Times New Roman"/>
                      <w:sz w:val="24"/>
                      <w:lang w:val="en-US"/>
                    </w:rPr>
                  </w:rPrChange>
                </w:rPr>
                <w:t xml:space="preserve"> </w:t>
              </w:r>
              <w:r>
                <w:rPr>
                  <w:rFonts w:ascii="Times New Roman" w:hAnsi="Times New Roman" w:cs="Times New Roman"/>
                  <w:sz w:val="24"/>
                </w:rPr>
                <w:t>и продавать его по частям</w:t>
              </w:r>
            </w:ins>
          </w:p>
        </w:tc>
      </w:tr>
      <w:tr w:rsidR="00C05E37" w14:paraId="69A2AA09" w14:textId="77777777" w:rsidTr="00C05E37">
        <w:trPr>
          <w:ins w:id="4553" w:author="Tima" w:date="2026-01-16T13:23:00Z"/>
        </w:trPr>
        <w:tc>
          <w:tcPr>
            <w:tcW w:w="2336" w:type="dxa"/>
          </w:tcPr>
          <w:p w14:paraId="4EB552D7" w14:textId="239EFEA8" w:rsidR="00C05E37" w:rsidRDefault="00DB48FE" w:rsidP="00FA4881">
            <w:pPr>
              <w:rPr>
                <w:ins w:id="4554" w:author="Tima" w:date="2026-01-16T13:23:00Z"/>
                <w:rFonts w:ascii="Times New Roman" w:hAnsi="Times New Roman" w:cs="Times New Roman"/>
                <w:sz w:val="24"/>
              </w:rPr>
            </w:pPr>
            <w:ins w:id="4555" w:author="Tima" w:date="2026-01-16T13:35:00Z">
              <w:r>
                <w:rPr>
                  <w:rFonts w:ascii="Times New Roman" w:hAnsi="Times New Roman" w:cs="Times New Roman"/>
                  <w:sz w:val="24"/>
                </w:rPr>
                <w:t>Основная целевая аудитория предлагаемого сервиса – высокооплачиваемые сотрудники, связанные с финансовой отраслью</w:t>
              </w:r>
            </w:ins>
          </w:p>
        </w:tc>
        <w:tc>
          <w:tcPr>
            <w:tcW w:w="2336" w:type="dxa"/>
          </w:tcPr>
          <w:p w14:paraId="1D37F499" w14:textId="35288048" w:rsidR="00C05E37" w:rsidRDefault="00DB48FE">
            <w:pPr>
              <w:rPr>
                <w:ins w:id="4556" w:author="Tima" w:date="2026-01-16T13:23:00Z"/>
                <w:rFonts w:ascii="Times New Roman" w:hAnsi="Times New Roman" w:cs="Times New Roman"/>
                <w:sz w:val="24"/>
              </w:rPr>
            </w:pPr>
            <w:ins w:id="4557" w:author="Tima" w:date="2026-01-16T13:36:00Z">
              <w:r>
                <w:rPr>
                  <w:rFonts w:ascii="Times New Roman" w:hAnsi="Times New Roman" w:cs="Times New Roman"/>
                  <w:sz w:val="24"/>
                </w:rPr>
                <w:t>Где работают? Сколько получают?</w:t>
              </w:r>
            </w:ins>
          </w:p>
        </w:tc>
        <w:tc>
          <w:tcPr>
            <w:tcW w:w="2336" w:type="dxa"/>
          </w:tcPr>
          <w:p w14:paraId="06AF5A0B" w14:textId="75DE2E46" w:rsidR="00C05E37" w:rsidRDefault="00DB48FE">
            <w:pPr>
              <w:rPr>
                <w:ins w:id="4558" w:author="Tima" w:date="2026-01-16T13:23:00Z"/>
                <w:rFonts w:ascii="Times New Roman" w:hAnsi="Times New Roman" w:cs="Times New Roman"/>
                <w:sz w:val="24"/>
              </w:rPr>
            </w:pPr>
            <w:ins w:id="4559" w:author="Tima" w:date="2026-01-16T13:37:00Z">
              <w:r>
                <w:rPr>
                  <w:rFonts w:ascii="Times New Roman" w:hAnsi="Times New Roman" w:cs="Times New Roman"/>
                  <w:sz w:val="24"/>
                </w:rPr>
                <w:t>Больше 30% опрошенных подтвердит социальное положение целевой аудитории</w:t>
              </w:r>
            </w:ins>
          </w:p>
        </w:tc>
        <w:tc>
          <w:tcPr>
            <w:tcW w:w="2337" w:type="dxa"/>
          </w:tcPr>
          <w:p w14:paraId="101DFDEA" w14:textId="6C6EAC57" w:rsidR="00C05E37" w:rsidRDefault="00DB48FE">
            <w:pPr>
              <w:rPr>
                <w:ins w:id="4560" w:author="Tima" w:date="2026-01-16T13:23:00Z"/>
                <w:rFonts w:ascii="Times New Roman" w:hAnsi="Times New Roman" w:cs="Times New Roman"/>
                <w:sz w:val="24"/>
              </w:rPr>
            </w:pPr>
            <w:ins w:id="4561" w:author="Tima" w:date="2026-01-16T13:37:00Z">
              <w:r>
                <w:rPr>
                  <w:rFonts w:ascii="Times New Roman" w:hAnsi="Times New Roman" w:cs="Times New Roman"/>
                  <w:sz w:val="24"/>
                </w:rPr>
                <w:t xml:space="preserve">Создавать сервис, позволяющий «дробить» </w:t>
              </w:r>
              <w:r>
                <w:rPr>
                  <w:rFonts w:ascii="Times New Roman" w:hAnsi="Times New Roman" w:cs="Times New Roman"/>
                  <w:sz w:val="24"/>
                  <w:lang w:val="en-US"/>
                </w:rPr>
                <w:t>NFT</w:t>
              </w:r>
              <w:r w:rsidRPr="00356E26">
                <w:rPr>
                  <w:rFonts w:ascii="Times New Roman" w:hAnsi="Times New Roman" w:cs="Times New Roman"/>
                  <w:sz w:val="24"/>
                </w:rPr>
                <w:t xml:space="preserve"> </w:t>
              </w:r>
              <w:r>
                <w:rPr>
                  <w:rFonts w:ascii="Times New Roman" w:hAnsi="Times New Roman" w:cs="Times New Roman"/>
                  <w:sz w:val="24"/>
                </w:rPr>
                <w:t>и продавать его по частям</w:t>
              </w:r>
            </w:ins>
          </w:p>
        </w:tc>
      </w:tr>
      <w:tr w:rsidR="00DB48FE" w14:paraId="3B31CA44" w14:textId="77777777" w:rsidTr="00C05E37">
        <w:trPr>
          <w:ins w:id="4562" w:author="Tima" w:date="2026-01-16T13:37:00Z"/>
        </w:trPr>
        <w:tc>
          <w:tcPr>
            <w:tcW w:w="2336" w:type="dxa"/>
          </w:tcPr>
          <w:p w14:paraId="27FBDB43" w14:textId="5AB0E69A" w:rsidR="00DB48FE" w:rsidRDefault="002B6FF9" w:rsidP="00DB48FE">
            <w:pPr>
              <w:rPr>
                <w:ins w:id="4563" w:author="Tima" w:date="2026-01-16T13:37:00Z"/>
                <w:rFonts w:ascii="Times New Roman" w:hAnsi="Times New Roman" w:cs="Times New Roman"/>
                <w:sz w:val="24"/>
              </w:rPr>
            </w:pPr>
            <w:ins w:id="4564" w:author="Tima" w:date="2026-01-16T13:39:00Z">
              <w:r>
                <w:rPr>
                  <w:rFonts w:ascii="Times New Roman" w:hAnsi="Times New Roman" w:cs="Times New Roman"/>
                  <w:sz w:val="24"/>
                </w:rPr>
                <w:lastRenderedPageBreak/>
                <w:t>Школьники старших классов, имеющие карманные деньги</w:t>
              </w:r>
            </w:ins>
            <w:ins w:id="4565" w:author="Tima" w:date="2026-01-16T13:40:00Z">
              <w:r>
                <w:rPr>
                  <w:rFonts w:ascii="Times New Roman" w:hAnsi="Times New Roman" w:cs="Times New Roman"/>
                  <w:sz w:val="24"/>
                </w:rPr>
                <w:t>, являются драйвером роста целевой аудитории и продаж</w:t>
              </w:r>
            </w:ins>
          </w:p>
        </w:tc>
        <w:tc>
          <w:tcPr>
            <w:tcW w:w="2336" w:type="dxa"/>
          </w:tcPr>
          <w:p w14:paraId="04176CD0" w14:textId="27CD401B" w:rsidR="00DB48FE" w:rsidRPr="00FA4881" w:rsidRDefault="002B6FF9">
            <w:pPr>
              <w:rPr>
                <w:ins w:id="4566" w:author="Tima" w:date="2026-01-16T13:37:00Z"/>
                <w:rFonts w:ascii="Times New Roman" w:hAnsi="Times New Roman" w:cs="Times New Roman"/>
                <w:sz w:val="24"/>
              </w:rPr>
            </w:pPr>
            <w:ins w:id="4567" w:author="Tima" w:date="2026-01-16T13:40:00Z">
              <w:r>
                <w:rPr>
                  <w:rFonts w:ascii="Times New Roman" w:hAnsi="Times New Roman" w:cs="Times New Roman"/>
                  <w:sz w:val="24"/>
                </w:rPr>
                <w:t xml:space="preserve">Какой возраст? Есть ли доход? Хотят ли покупать </w:t>
              </w:r>
              <w:r>
                <w:rPr>
                  <w:rFonts w:ascii="Times New Roman" w:hAnsi="Times New Roman" w:cs="Times New Roman"/>
                  <w:sz w:val="24"/>
                  <w:lang w:val="en-US"/>
                </w:rPr>
                <w:t>NFT</w:t>
              </w:r>
              <w:r>
                <w:rPr>
                  <w:rFonts w:ascii="Times New Roman" w:hAnsi="Times New Roman" w:cs="Times New Roman"/>
                  <w:sz w:val="24"/>
                </w:rPr>
                <w:t>?</w:t>
              </w:r>
            </w:ins>
          </w:p>
        </w:tc>
        <w:tc>
          <w:tcPr>
            <w:tcW w:w="2336" w:type="dxa"/>
          </w:tcPr>
          <w:p w14:paraId="11B62861" w14:textId="60F363CE" w:rsidR="00DB48FE" w:rsidRPr="00FA4881" w:rsidRDefault="002B6FF9" w:rsidP="00FA4881">
            <w:pPr>
              <w:rPr>
                <w:ins w:id="4568" w:author="Tima" w:date="2026-01-16T13:37:00Z"/>
                <w:rFonts w:ascii="Times New Roman" w:hAnsi="Times New Roman" w:cs="Times New Roman"/>
                <w:sz w:val="24"/>
              </w:rPr>
            </w:pPr>
            <w:ins w:id="4569" w:author="Tima" w:date="2026-01-16T13:43:00Z">
              <w:r>
                <w:rPr>
                  <w:rFonts w:ascii="Times New Roman" w:hAnsi="Times New Roman" w:cs="Times New Roman"/>
                  <w:sz w:val="24"/>
                </w:rPr>
                <w:t>Около</w:t>
              </w:r>
            </w:ins>
            <w:ins w:id="4570" w:author="Tima" w:date="2026-01-16T13:41:00Z">
              <w:r>
                <w:rPr>
                  <w:rFonts w:ascii="Times New Roman" w:hAnsi="Times New Roman" w:cs="Times New Roman"/>
                  <w:sz w:val="24"/>
                </w:rPr>
                <w:t xml:space="preserve"> 15%</w:t>
              </w:r>
            </w:ins>
            <w:ins w:id="4571" w:author="Tima" w:date="2026-01-16T13:42:00Z">
              <w:r>
                <w:rPr>
                  <w:rFonts w:ascii="Times New Roman" w:hAnsi="Times New Roman" w:cs="Times New Roman"/>
                  <w:sz w:val="24"/>
                </w:rPr>
                <w:t xml:space="preserve"> опрошенных выразят желание покупать </w:t>
              </w:r>
              <w:r>
                <w:rPr>
                  <w:rFonts w:ascii="Times New Roman" w:hAnsi="Times New Roman" w:cs="Times New Roman"/>
                  <w:sz w:val="24"/>
                  <w:lang w:val="en-US"/>
                </w:rPr>
                <w:t>NFT</w:t>
              </w:r>
            </w:ins>
          </w:p>
        </w:tc>
        <w:tc>
          <w:tcPr>
            <w:tcW w:w="2337" w:type="dxa"/>
          </w:tcPr>
          <w:p w14:paraId="1437C94A" w14:textId="7600F3D5" w:rsidR="00DB48FE" w:rsidRDefault="002B6FF9">
            <w:pPr>
              <w:rPr>
                <w:ins w:id="4572" w:author="Tima" w:date="2026-01-16T13:37:00Z"/>
                <w:rFonts w:ascii="Times New Roman" w:hAnsi="Times New Roman" w:cs="Times New Roman"/>
                <w:sz w:val="24"/>
              </w:rPr>
            </w:pPr>
            <w:ins w:id="4573" w:author="Tima" w:date="2026-01-16T13:43:00Z">
              <w:r>
                <w:rPr>
                  <w:rFonts w:ascii="Times New Roman" w:hAnsi="Times New Roman" w:cs="Times New Roman"/>
                  <w:sz w:val="24"/>
                </w:rPr>
                <w:t xml:space="preserve">Создавать сервис, позволяющий «дробить» </w:t>
              </w:r>
              <w:r>
                <w:rPr>
                  <w:rFonts w:ascii="Times New Roman" w:hAnsi="Times New Roman" w:cs="Times New Roman"/>
                  <w:sz w:val="24"/>
                  <w:lang w:val="en-US"/>
                </w:rPr>
                <w:t>NFT</w:t>
              </w:r>
              <w:r w:rsidRPr="00356E26">
                <w:rPr>
                  <w:rFonts w:ascii="Times New Roman" w:hAnsi="Times New Roman" w:cs="Times New Roman"/>
                  <w:sz w:val="24"/>
                </w:rPr>
                <w:t xml:space="preserve"> </w:t>
              </w:r>
              <w:r>
                <w:rPr>
                  <w:rFonts w:ascii="Times New Roman" w:hAnsi="Times New Roman" w:cs="Times New Roman"/>
                  <w:sz w:val="24"/>
                </w:rPr>
                <w:t>и продавать его по частям</w:t>
              </w:r>
            </w:ins>
          </w:p>
        </w:tc>
      </w:tr>
    </w:tbl>
    <w:p w14:paraId="7A9B72C4" w14:textId="77777777" w:rsidR="00C05E37" w:rsidRDefault="00C05E37">
      <w:pPr>
        <w:rPr>
          <w:ins w:id="4574" w:author="Tima" w:date="2026-01-14T20:22:00Z"/>
          <w:rFonts w:ascii="Times New Roman" w:hAnsi="Times New Roman" w:cs="Times New Roman"/>
          <w:sz w:val="24"/>
        </w:rPr>
        <w:pPrChange w:id="4575" w:author="Tima" w:date="2026-01-14T10:53:00Z">
          <w:pPr>
            <w:ind w:firstLine="709"/>
            <w:jc w:val="both"/>
          </w:pPr>
        </w:pPrChange>
      </w:pPr>
    </w:p>
    <w:p w14:paraId="3D60044B" w14:textId="70718D72" w:rsidR="002B6FF9" w:rsidRPr="002B6FF9" w:rsidRDefault="00D426C7">
      <w:pPr>
        <w:pStyle w:val="4"/>
        <w:rPr>
          <w:ins w:id="4576" w:author="Tima" w:date="2026-01-14T20:26:00Z"/>
          <w:rFonts w:ascii="Times New Roman" w:hAnsi="Times New Roman" w:cs="Times New Roman"/>
          <w:b/>
          <w:color w:val="000000" w:themeColor="text1"/>
          <w:rPrChange w:id="4577" w:author="Tima" w:date="2026-01-16T13:45:00Z">
            <w:rPr>
              <w:ins w:id="4578" w:author="Tima" w:date="2026-01-14T20:26:00Z"/>
              <w:rFonts w:ascii="Times New Roman" w:hAnsi="Times New Roman" w:cs="Times New Roman"/>
              <w:b/>
              <w:sz w:val="24"/>
            </w:rPr>
          </w:rPrChange>
        </w:rPr>
        <w:pPrChange w:id="4579" w:author="Tima" w:date="2026-01-16T13:45:00Z">
          <w:pPr>
            <w:ind w:firstLine="709"/>
            <w:jc w:val="both"/>
          </w:pPr>
        </w:pPrChange>
      </w:pPr>
      <w:ins w:id="4580" w:author="Tima" w:date="2026-01-14T20:23:00Z">
        <w:r w:rsidRPr="00E7395D">
          <w:rPr>
            <w:rFonts w:ascii="Times New Roman" w:hAnsi="Times New Roman" w:cs="Times New Roman"/>
            <w:b/>
            <w:color w:val="000000" w:themeColor="text1"/>
            <w:rPrChange w:id="4581" w:author="Tima" w:date="2026-01-15T22:09:00Z">
              <w:rPr>
                <w:rFonts w:ascii="Times New Roman" w:hAnsi="Times New Roman" w:cs="Times New Roman"/>
                <w:sz w:val="24"/>
              </w:rPr>
            </w:rPrChange>
          </w:rPr>
          <w:t>Составление опроса</w:t>
        </w:r>
      </w:ins>
    </w:p>
    <w:p w14:paraId="64F876F6" w14:textId="74C9F5CF" w:rsidR="002B6FF9" w:rsidRDefault="002B6FF9">
      <w:pPr>
        <w:spacing w:line="276" w:lineRule="auto"/>
        <w:ind w:firstLine="709"/>
        <w:jc w:val="both"/>
        <w:rPr>
          <w:ins w:id="4582" w:author="Tima" w:date="2026-01-16T13:47:00Z"/>
          <w:rFonts w:ascii="Times New Roman" w:hAnsi="Times New Roman" w:cs="Times New Roman"/>
          <w:sz w:val="24"/>
          <w:szCs w:val="24"/>
        </w:rPr>
        <w:pPrChange w:id="4583" w:author="Tima" w:date="2026-01-16T13:47:00Z">
          <w:pPr>
            <w:ind w:firstLine="709"/>
            <w:jc w:val="both"/>
          </w:pPr>
        </w:pPrChange>
      </w:pPr>
      <w:ins w:id="4584" w:author="Tima" w:date="2026-01-16T13:46:00Z">
        <w:r w:rsidRPr="00FA4881">
          <w:rPr>
            <w:rFonts w:ascii="Times New Roman" w:hAnsi="Times New Roman" w:cs="Times New Roman"/>
            <w:sz w:val="24"/>
            <w:szCs w:val="24"/>
          </w:rPr>
          <w:t>Для проверки сформулированных в таблице 6 гипотез составим и проведём опрос предполагаемой целевой аудитории.</w:t>
        </w:r>
      </w:ins>
    </w:p>
    <w:p w14:paraId="02E804AF" w14:textId="3213184E" w:rsidR="002B6FF9" w:rsidRPr="002B6FF9" w:rsidRDefault="002B6FF9">
      <w:pPr>
        <w:spacing w:line="276" w:lineRule="auto"/>
        <w:ind w:firstLine="709"/>
        <w:jc w:val="both"/>
        <w:rPr>
          <w:ins w:id="4585" w:author="Tima" w:date="2026-01-16T13:45:00Z"/>
          <w:rFonts w:ascii="Times New Roman" w:hAnsi="Times New Roman" w:cs="Times New Roman"/>
          <w:sz w:val="24"/>
          <w:szCs w:val="24"/>
          <w:rPrChange w:id="4586" w:author="Tima" w:date="2026-01-16T13:47:00Z">
            <w:rPr>
              <w:ins w:id="4587" w:author="Tima" w:date="2026-01-16T13:45:00Z"/>
            </w:rPr>
          </w:rPrChange>
        </w:rPr>
        <w:pPrChange w:id="4588" w:author="Tima" w:date="2026-01-16T13:47:00Z">
          <w:pPr>
            <w:ind w:firstLine="709"/>
            <w:jc w:val="both"/>
          </w:pPr>
        </w:pPrChange>
      </w:pPr>
      <w:ins w:id="4589" w:author="Tima" w:date="2026-01-16T13:47:00Z">
        <w:r>
          <w:rPr>
            <w:rFonts w:ascii="Times New Roman" w:hAnsi="Times New Roman" w:cs="Times New Roman"/>
            <w:sz w:val="24"/>
            <w:szCs w:val="24"/>
          </w:rPr>
          <w:t>Социальный опрос:</w:t>
        </w:r>
      </w:ins>
    </w:p>
    <w:p w14:paraId="5F9300D4" w14:textId="04DB1D1C" w:rsidR="00D426C7" w:rsidRDefault="00D426C7">
      <w:pPr>
        <w:pStyle w:val="a3"/>
        <w:numPr>
          <w:ilvl w:val="0"/>
          <w:numId w:val="50"/>
        </w:numPr>
        <w:rPr>
          <w:ins w:id="4590" w:author="Tima" w:date="2026-01-14T20:27:00Z"/>
          <w:rFonts w:ascii="Times New Roman" w:hAnsi="Times New Roman" w:cs="Times New Roman"/>
          <w:sz w:val="24"/>
        </w:rPr>
        <w:pPrChange w:id="4591" w:author="Tima" w:date="2026-01-14T20:26:00Z">
          <w:pPr>
            <w:ind w:firstLine="709"/>
            <w:jc w:val="both"/>
          </w:pPr>
        </w:pPrChange>
      </w:pPr>
      <w:ins w:id="4592" w:author="Tima" w:date="2026-01-14T20:27:00Z">
        <w:r>
          <w:rPr>
            <w:rFonts w:ascii="Times New Roman" w:hAnsi="Times New Roman" w:cs="Times New Roman"/>
            <w:sz w:val="24"/>
          </w:rPr>
          <w:t>Укажите, пожалуйста, Ваш возраст:</w:t>
        </w:r>
      </w:ins>
    </w:p>
    <w:p w14:paraId="08195E9D" w14:textId="6746B61F" w:rsidR="00D426C7" w:rsidRDefault="00F514DE">
      <w:pPr>
        <w:pStyle w:val="a3"/>
        <w:numPr>
          <w:ilvl w:val="0"/>
          <w:numId w:val="53"/>
        </w:numPr>
        <w:rPr>
          <w:ins w:id="4593" w:author="Tima" w:date="2026-01-14T20:27:00Z"/>
          <w:rFonts w:ascii="Times New Roman" w:hAnsi="Times New Roman" w:cs="Times New Roman"/>
          <w:sz w:val="24"/>
        </w:rPr>
        <w:pPrChange w:id="4594" w:author="Tima" w:date="2026-01-14T20:27:00Z">
          <w:pPr>
            <w:ind w:firstLine="709"/>
            <w:jc w:val="both"/>
          </w:pPr>
        </w:pPrChange>
      </w:pPr>
      <w:ins w:id="4595" w:author="Tima" w:date="2026-01-16T11:45:00Z">
        <w:r>
          <w:rPr>
            <w:rFonts w:ascii="Times New Roman" w:hAnsi="Times New Roman" w:cs="Times New Roman"/>
            <w:sz w:val="24"/>
          </w:rPr>
          <w:t>до</w:t>
        </w:r>
      </w:ins>
      <w:ins w:id="4596" w:author="Tima" w:date="2026-01-14T20:27:00Z">
        <w:r w:rsidR="00D426C7">
          <w:rPr>
            <w:rFonts w:ascii="Times New Roman" w:hAnsi="Times New Roman" w:cs="Times New Roman"/>
            <w:sz w:val="24"/>
          </w:rPr>
          <w:t xml:space="preserve"> 16 лет</w:t>
        </w:r>
      </w:ins>
    </w:p>
    <w:p w14:paraId="3FB760A5" w14:textId="1F917E1F" w:rsidR="00D426C7" w:rsidRDefault="00D426C7">
      <w:pPr>
        <w:pStyle w:val="a3"/>
        <w:numPr>
          <w:ilvl w:val="0"/>
          <w:numId w:val="53"/>
        </w:numPr>
        <w:rPr>
          <w:ins w:id="4597" w:author="Tima" w:date="2026-01-16T11:45:00Z"/>
          <w:rFonts w:ascii="Times New Roman" w:hAnsi="Times New Roman" w:cs="Times New Roman"/>
          <w:sz w:val="24"/>
        </w:rPr>
        <w:pPrChange w:id="4598" w:author="Tima" w:date="2026-01-14T20:27:00Z">
          <w:pPr>
            <w:ind w:firstLine="709"/>
            <w:jc w:val="both"/>
          </w:pPr>
        </w:pPrChange>
      </w:pPr>
      <w:ins w:id="4599" w:author="Tima" w:date="2026-01-14T20:27:00Z">
        <w:r>
          <w:rPr>
            <w:rFonts w:ascii="Times New Roman" w:hAnsi="Times New Roman" w:cs="Times New Roman"/>
            <w:sz w:val="24"/>
          </w:rPr>
          <w:t>16-20 лет</w:t>
        </w:r>
      </w:ins>
    </w:p>
    <w:p w14:paraId="2BA02C3A" w14:textId="04F903CD" w:rsidR="00F514DE" w:rsidRDefault="00F514DE">
      <w:pPr>
        <w:pStyle w:val="a3"/>
        <w:numPr>
          <w:ilvl w:val="0"/>
          <w:numId w:val="53"/>
        </w:numPr>
        <w:rPr>
          <w:ins w:id="4600" w:author="Tima" w:date="2026-01-14T20:27:00Z"/>
          <w:rFonts w:ascii="Times New Roman" w:hAnsi="Times New Roman" w:cs="Times New Roman"/>
          <w:sz w:val="24"/>
        </w:rPr>
        <w:pPrChange w:id="4601" w:author="Tima" w:date="2026-01-14T20:27:00Z">
          <w:pPr>
            <w:ind w:firstLine="709"/>
            <w:jc w:val="both"/>
          </w:pPr>
        </w:pPrChange>
      </w:pPr>
      <w:ins w:id="4602" w:author="Tima" w:date="2026-01-16T11:45:00Z">
        <w:r>
          <w:rPr>
            <w:rFonts w:ascii="Times New Roman" w:hAnsi="Times New Roman" w:cs="Times New Roman"/>
            <w:sz w:val="24"/>
          </w:rPr>
          <w:t>21-25 лет</w:t>
        </w:r>
      </w:ins>
    </w:p>
    <w:p w14:paraId="17E1EE01" w14:textId="5177D3D6" w:rsidR="00D426C7" w:rsidRDefault="00D426C7">
      <w:pPr>
        <w:pStyle w:val="a3"/>
        <w:numPr>
          <w:ilvl w:val="0"/>
          <w:numId w:val="53"/>
        </w:numPr>
        <w:rPr>
          <w:ins w:id="4603" w:author="Tima" w:date="2026-01-14T20:27:00Z"/>
          <w:rFonts w:ascii="Times New Roman" w:hAnsi="Times New Roman" w:cs="Times New Roman"/>
          <w:sz w:val="24"/>
        </w:rPr>
        <w:pPrChange w:id="4604" w:author="Tima" w:date="2026-01-14T20:27:00Z">
          <w:pPr>
            <w:ind w:firstLine="709"/>
            <w:jc w:val="both"/>
          </w:pPr>
        </w:pPrChange>
      </w:pPr>
      <w:ins w:id="4605" w:author="Tima" w:date="2026-01-14T20:27:00Z">
        <w:r>
          <w:rPr>
            <w:rFonts w:ascii="Times New Roman" w:hAnsi="Times New Roman" w:cs="Times New Roman"/>
            <w:sz w:val="24"/>
          </w:rPr>
          <w:t>2</w:t>
        </w:r>
      </w:ins>
      <w:ins w:id="4606" w:author="Tima" w:date="2026-01-16T11:45:00Z">
        <w:r w:rsidR="00F514DE">
          <w:rPr>
            <w:rFonts w:ascii="Times New Roman" w:hAnsi="Times New Roman" w:cs="Times New Roman"/>
            <w:sz w:val="24"/>
          </w:rPr>
          <w:t>6</w:t>
        </w:r>
      </w:ins>
      <w:ins w:id="4607" w:author="Tima" w:date="2026-01-14T20:27:00Z">
        <w:r>
          <w:rPr>
            <w:rFonts w:ascii="Times New Roman" w:hAnsi="Times New Roman" w:cs="Times New Roman"/>
            <w:sz w:val="24"/>
          </w:rPr>
          <w:t>-35 лет</w:t>
        </w:r>
      </w:ins>
    </w:p>
    <w:p w14:paraId="34DA1F54" w14:textId="4C0004E4" w:rsidR="00D426C7" w:rsidRDefault="00F514DE">
      <w:pPr>
        <w:pStyle w:val="a3"/>
        <w:numPr>
          <w:ilvl w:val="0"/>
          <w:numId w:val="53"/>
        </w:numPr>
        <w:rPr>
          <w:ins w:id="4608" w:author="Tima" w:date="2026-01-14T20:28:00Z"/>
          <w:rFonts w:ascii="Times New Roman" w:hAnsi="Times New Roman" w:cs="Times New Roman"/>
          <w:sz w:val="24"/>
        </w:rPr>
        <w:pPrChange w:id="4609" w:author="Tima" w:date="2026-01-14T20:27:00Z">
          <w:pPr>
            <w:ind w:firstLine="709"/>
            <w:jc w:val="both"/>
          </w:pPr>
        </w:pPrChange>
      </w:pPr>
      <w:ins w:id="4610" w:author="Tima" w:date="2026-01-14T20:28:00Z">
        <w:r>
          <w:rPr>
            <w:rFonts w:ascii="Times New Roman" w:hAnsi="Times New Roman" w:cs="Times New Roman"/>
            <w:sz w:val="24"/>
          </w:rPr>
          <w:t>36</w:t>
        </w:r>
        <w:r w:rsidR="00D426C7">
          <w:rPr>
            <w:rFonts w:ascii="Times New Roman" w:hAnsi="Times New Roman" w:cs="Times New Roman"/>
            <w:sz w:val="24"/>
          </w:rPr>
          <w:t>-45 лет</w:t>
        </w:r>
      </w:ins>
    </w:p>
    <w:p w14:paraId="02EBAB6B" w14:textId="08F5D650" w:rsidR="00D426C7" w:rsidRDefault="00F514DE">
      <w:pPr>
        <w:pStyle w:val="a3"/>
        <w:numPr>
          <w:ilvl w:val="0"/>
          <w:numId w:val="53"/>
        </w:numPr>
        <w:rPr>
          <w:ins w:id="4611" w:author="Tima" w:date="2026-01-14T20:29:00Z"/>
          <w:rFonts w:ascii="Times New Roman" w:hAnsi="Times New Roman" w:cs="Times New Roman"/>
          <w:sz w:val="24"/>
        </w:rPr>
        <w:pPrChange w:id="4612" w:author="Tima" w:date="2026-01-14T20:27:00Z">
          <w:pPr>
            <w:ind w:firstLine="709"/>
            <w:jc w:val="both"/>
          </w:pPr>
        </w:pPrChange>
      </w:pPr>
      <w:ins w:id="4613" w:author="Tima" w:date="2026-01-14T20:28:00Z">
        <w:r>
          <w:rPr>
            <w:rFonts w:ascii="Times New Roman" w:hAnsi="Times New Roman" w:cs="Times New Roman"/>
            <w:sz w:val="24"/>
          </w:rPr>
          <w:t>больше</w:t>
        </w:r>
        <w:r w:rsidR="00D426C7">
          <w:rPr>
            <w:rFonts w:ascii="Times New Roman" w:hAnsi="Times New Roman" w:cs="Times New Roman"/>
            <w:sz w:val="24"/>
          </w:rPr>
          <w:t xml:space="preserve"> 45</w:t>
        </w:r>
      </w:ins>
      <w:ins w:id="4614" w:author="Tima" w:date="2026-01-16T11:46:00Z">
        <w:r>
          <w:rPr>
            <w:rFonts w:ascii="Times New Roman" w:hAnsi="Times New Roman" w:cs="Times New Roman"/>
            <w:sz w:val="24"/>
          </w:rPr>
          <w:t xml:space="preserve"> лет</w:t>
        </w:r>
      </w:ins>
    </w:p>
    <w:p w14:paraId="696B8927" w14:textId="749A9F03" w:rsidR="00D426C7" w:rsidRDefault="00D426C7">
      <w:pPr>
        <w:pStyle w:val="a3"/>
        <w:numPr>
          <w:ilvl w:val="0"/>
          <w:numId w:val="50"/>
        </w:numPr>
        <w:rPr>
          <w:ins w:id="4615" w:author="Tima" w:date="2026-01-14T20:29:00Z"/>
          <w:rFonts w:ascii="Times New Roman" w:hAnsi="Times New Roman" w:cs="Times New Roman"/>
          <w:sz w:val="24"/>
        </w:rPr>
        <w:pPrChange w:id="4616" w:author="Tima" w:date="2026-01-14T20:29:00Z">
          <w:pPr>
            <w:ind w:firstLine="709"/>
            <w:jc w:val="both"/>
          </w:pPr>
        </w:pPrChange>
      </w:pPr>
      <w:ins w:id="4617" w:author="Tima" w:date="2026-01-14T20:29:00Z">
        <w:r>
          <w:rPr>
            <w:rFonts w:ascii="Times New Roman" w:hAnsi="Times New Roman" w:cs="Times New Roman"/>
            <w:sz w:val="24"/>
          </w:rPr>
          <w:t>Укажите, пожалуйста, Ваш социальный статус:</w:t>
        </w:r>
      </w:ins>
    </w:p>
    <w:p w14:paraId="6AD320A3" w14:textId="2D6A7A94" w:rsidR="00D426C7" w:rsidRDefault="00D426C7">
      <w:pPr>
        <w:pStyle w:val="a3"/>
        <w:numPr>
          <w:ilvl w:val="0"/>
          <w:numId w:val="54"/>
        </w:numPr>
        <w:rPr>
          <w:ins w:id="4618" w:author="Tima" w:date="2026-01-14T20:30:00Z"/>
          <w:rFonts w:ascii="Times New Roman" w:hAnsi="Times New Roman" w:cs="Times New Roman"/>
          <w:sz w:val="24"/>
        </w:rPr>
        <w:pPrChange w:id="4619" w:author="Tima" w:date="2026-01-14T20:29:00Z">
          <w:pPr>
            <w:ind w:firstLine="709"/>
            <w:jc w:val="both"/>
          </w:pPr>
        </w:pPrChange>
      </w:pPr>
      <w:ins w:id="4620" w:author="Tima" w:date="2026-01-14T20:29:00Z">
        <w:r>
          <w:rPr>
            <w:rFonts w:ascii="Times New Roman" w:hAnsi="Times New Roman" w:cs="Times New Roman"/>
            <w:sz w:val="24"/>
          </w:rPr>
          <w:t>Школьник</w:t>
        </w:r>
      </w:ins>
    </w:p>
    <w:p w14:paraId="68ED4A8B" w14:textId="5240EB83" w:rsidR="00706AA5" w:rsidRDefault="00706AA5">
      <w:pPr>
        <w:pStyle w:val="a3"/>
        <w:numPr>
          <w:ilvl w:val="0"/>
          <w:numId w:val="54"/>
        </w:numPr>
        <w:rPr>
          <w:ins w:id="4621" w:author="Tima" w:date="2026-01-14T20:29:00Z"/>
          <w:rFonts w:ascii="Times New Roman" w:hAnsi="Times New Roman" w:cs="Times New Roman"/>
          <w:sz w:val="24"/>
        </w:rPr>
        <w:pPrChange w:id="4622" w:author="Tima" w:date="2026-01-14T20:29:00Z">
          <w:pPr>
            <w:ind w:firstLine="709"/>
            <w:jc w:val="both"/>
          </w:pPr>
        </w:pPrChange>
      </w:pPr>
      <w:ins w:id="4623" w:author="Tima" w:date="2026-01-14T20:30:00Z">
        <w:r>
          <w:rPr>
            <w:rFonts w:ascii="Times New Roman" w:hAnsi="Times New Roman" w:cs="Times New Roman"/>
            <w:sz w:val="24"/>
          </w:rPr>
          <w:t>Студент</w:t>
        </w:r>
      </w:ins>
    </w:p>
    <w:p w14:paraId="03C2BBD1" w14:textId="578F7DE7" w:rsidR="00D426C7" w:rsidRDefault="00D426C7">
      <w:pPr>
        <w:pStyle w:val="a3"/>
        <w:numPr>
          <w:ilvl w:val="0"/>
          <w:numId w:val="54"/>
        </w:numPr>
        <w:rPr>
          <w:ins w:id="4624" w:author="Tima" w:date="2026-01-14T20:30:00Z"/>
          <w:rFonts w:ascii="Times New Roman" w:hAnsi="Times New Roman" w:cs="Times New Roman"/>
          <w:sz w:val="24"/>
        </w:rPr>
        <w:pPrChange w:id="4625" w:author="Tima" w:date="2026-01-14T20:29:00Z">
          <w:pPr>
            <w:ind w:firstLine="709"/>
            <w:jc w:val="both"/>
          </w:pPr>
        </w:pPrChange>
      </w:pPr>
      <w:ins w:id="4626" w:author="Tima" w:date="2026-01-14T20:29:00Z">
        <w:r>
          <w:rPr>
            <w:rFonts w:ascii="Times New Roman" w:hAnsi="Times New Roman" w:cs="Times New Roman"/>
            <w:sz w:val="24"/>
          </w:rPr>
          <w:t>Работник в сфере финансов или банкинга</w:t>
        </w:r>
      </w:ins>
    </w:p>
    <w:p w14:paraId="36DDD8AA" w14:textId="129B7E02" w:rsidR="00706AA5" w:rsidRDefault="00706AA5">
      <w:pPr>
        <w:pStyle w:val="a3"/>
        <w:numPr>
          <w:ilvl w:val="0"/>
          <w:numId w:val="54"/>
        </w:numPr>
        <w:rPr>
          <w:ins w:id="4627" w:author="Tima" w:date="2026-01-14T20:30:00Z"/>
          <w:rFonts w:ascii="Times New Roman" w:hAnsi="Times New Roman" w:cs="Times New Roman"/>
          <w:sz w:val="24"/>
        </w:rPr>
        <w:pPrChange w:id="4628" w:author="Tima" w:date="2026-01-14T20:29:00Z">
          <w:pPr>
            <w:ind w:firstLine="709"/>
            <w:jc w:val="both"/>
          </w:pPr>
        </w:pPrChange>
      </w:pPr>
      <w:ins w:id="4629" w:author="Tima" w:date="2026-01-14T20:30:00Z">
        <w:r>
          <w:rPr>
            <w:rFonts w:ascii="Times New Roman" w:hAnsi="Times New Roman" w:cs="Times New Roman"/>
            <w:sz w:val="24"/>
          </w:rPr>
          <w:t>Работник в другой отрасли</w:t>
        </w:r>
      </w:ins>
    </w:p>
    <w:p w14:paraId="723DDB67" w14:textId="5859BCC6" w:rsidR="00706AA5" w:rsidRDefault="00706AA5">
      <w:pPr>
        <w:pStyle w:val="a3"/>
        <w:numPr>
          <w:ilvl w:val="0"/>
          <w:numId w:val="54"/>
        </w:numPr>
        <w:rPr>
          <w:ins w:id="4630" w:author="Tima" w:date="2026-01-14T20:29:00Z"/>
          <w:rFonts w:ascii="Times New Roman" w:hAnsi="Times New Roman" w:cs="Times New Roman"/>
          <w:sz w:val="24"/>
        </w:rPr>
        <w:pPrChange w:id="4631" w:author="Tima" w:date="2026-01-14T20:29:00Z">
          <w:pPr>
            <w:ind w:firstLine="709"/>
            <w:jc w:val="both"/>
          </w:pPr>
        </w:pPrChange>
      </w:pPr>
      <w:ins w:id="4632" w:author="Tima" w:date="2026-01-14T20:31:00Z">
        <w:r>
          <w:rPr>
            <w:rFonts w:ascii="Times New Roman" w:hAnsi="Times New Roman" w:cs="Times New Roman"/>
            <w:sz w:val="24"/>
          </w:rPr>
          <w:t>Пенсионер</w:t>
        </w:r>
      </w:ins>
    </w:p>
    <w:p w14:paraId="393D43DE" w14:textId="7A942D8F" w:rsidR="00706AA5" w:rsidRPr="00706AA5" w:rsidRDefault="00D426C7">
      <w:pPr>
        <w:pStyle w:val="a3"/>
        <w:numPr>
          <w:ilvl w:val="0"/>
          <w:numId w:val="54"/>
        </w:numPr>
        <w:rPr>
          <w:ins w:id="4633" w:author="Tima" w:date="2026-01-14T20:30:00Z"/>
          <w:rFonts w:ascii="Times New Roman" w:hAnsi="Times New Roman" w:cs="Times New Roman"/>
          <w:sz w:val="24"/>
          <w:rPrChange w:id="4634" w:author="Tima" w:date="2026-01-14T20:30:00Z">
            <w:rPr>
              <w:ins w:id="4635" w:author="Tima" w:date="2026-01-14T20:30:00Z"/>
            </w:rPr>
          </w:rPrChange>
        </w:rPr>
        <w:pPrChange w:id="4636" w:author="Tima" w:date="2026-01-14T20:30:00Z">
          <w:pPr>
            <w:ind w:firstLine="709"/>
            <w:jc w:val="both"/>
          </w:pPr>
        </w:pPrChange>
      </w:pPr>
      <w:ins w:id="4637" w:author="Tima" w:date="2026-01-14T20:30:00Z">
        <w:r>
          <w:rPr>
            <w:rFonts w:ascii="Times New Roman" w:hAnsi="Times New Roman" w:cs="Times New Roman"/>
            <w:sz w:val="24"/>
          </w:rPr>
          <w:t>Безработный</w:t>
        </w:r>
      </w:ins>
    </w:p>
    <w:p w14:paraId="3877E67E" w14:textId="770E6023" w:rsidR="00D426C7" w:rsidRDefault="00D426C7">
      <w:pPr>
        <w:pStyle w:val="a3"/>
        <w:numPr>
          <w:ilvl w:val="0"/>
          <w:numId w:val="54"/>
        </w:numPr>
        <w:rPr>
          <w:ins w:id="4638" w:author="Tima" w:date="2026-01-14T20:31:00Z"/>
          <w:rFonts w:ascii="Times New Roman" w:hAnsi="Times New Roman" w:cs="Times New Roman"/>
          <w:sz w:val="24"/>
        </w:rPr>
        <w:pPrChange w:id="4639" w:author="Tima" w:date="2026-01-14T20:29:00Z">
          <w:pPr>
            <w:ind w:firstLine="709"/>
            <w:jc w:val="both"/>
          </w:pPr>
        </w:pPrChange>
      </w:pPr>
      <w:ins w:id="4640" w:author="Tima" w:date="2026-01-14T20:30:00Z">
        <w:r>
          <w:rPr>
            <w:rFonts w:ascii="Times New Roman" w:hAnsi="Times New Roman" w:cs="Times New Roman"/>
            <w:sz w:val="24"/>
          </w:rPr>
          <w:t>Другое</w:t>
        </w:r>
      </w:ins>
    </w:p>
    <w:p w14:paraId="45EA14A0" w14:textId="11E85892" w:rsidR="00706AA5" w:rsidRDefault="00706AA5">
      <w:pPr>
        <w:pStyle w:val="a3"/>
        <w:numPr>
          <w:ilvl w:val="0"/>
          <w:numId w:val="50"/>
        </w:numPr>
        <w:rPr>
          <w:ins w:id="4641" w:author="Tima" w:date="2026-01-14T20:35:00Z"/>
          <w:rFonts w:ascii="Times New Roman" w:hAnsi="Times New Roman" w:cs="Times New Roman"/>
          <w:sz w:val="24"/>
        </w:rPr>
        <w:pPrChange w:id="4642" w:author="Tima" w:date="2026-01-14T20:35:00Z">
          <w:pPr>
            <w:ind w:firstLine="709"/>
            <w:jc w:val="both"/>
          </w:pPr>
        </w:pPrChange>
      </w:pPr>
      <w:ins w:id="4643" w:author="Tima" w:date="2026-01-14T20:35:00Z">
        <w:r w:rsidRPr="00706AA5">
          <w:rPr>
            <w:rFonts w:ascii="Times New Roman" w:hAnsi="Times New Roman" w:cs="Times New Roman"/>
            <w:sz w:val="24"/>
            <w:rPrChange w:id="4644" w:author="Tima" w:date="2026-01-14T20:35:00Z">
              <w:rPr/>
            </w:rPrChange>
          </w:rPr>
          <w:t>Имеете ли Вы постоянный доход</w:t>
        </w:r>
        <w:r>
          <w:rPr>
            <w:rFonts w:ascii="Times New Roman" w:hAnsi="Times New Roman" w:cs="Times New Roman"/>
            <w:sz w:val="24"/>
          </w:rPr>
          <w:t xml:space="preserve"> или заработок</w:t>
        </w:r>
      </w:ins>
      <w:ins w:id="4645" w:author="Tima" w:date="2026-01-14T20:37:00Z">
        <w:r>
          <w:rPr>
            <w:rFonts w:ascii="Times New Roman" w:hAnsi="Times New Roman" w:cs="Times New Roman"/>
            <w:sz w:val="24"/>
          </w:rPr>
          <w:t xml:space="preserve"> (возможно несколько ответ</w:t>
        </w:r>
      </w:ins>
      <w:ins w:id="4646" w:author="Tima" w:date="2026-01-14T20:38:00Z">
        <w:r>
          <w:rPr>
            <w:rFonts w:ascii="Times New Roman" w:hAnsi="Times New Roman" w:cs="Times New Roman"/>
            <w:sz w:val="24"/>
          </w:rPr>
          <w:t>ов</w:t>
        </w:r>
      </w:ins>
      <w:ins w:id="4647" w:author="Tima" w:date="2026-01-14T20:37:00Z">
        <w:r>
          <w:rPr>
            <w:rFonts w:ascii="Times New Roman" w:hAnsi="Times New Roman" w:cs="Times New Roman"/>
            <w:sz w:val="24"/>
          </w:rPr>
          <w:t>)</w:t>
        </w:r>
      </w:ins>
      <w:ins w:id="4648" w:author="Tima" w:date="2026-01-14T20:35:00Z">
        <w:r>
          <w:rPr>
            <w:rFonts w:ascii="Times New Roman" w:hAnsi="Times New Roman" w:cs="Times New Roman"/>
            <w:sz w:val="24"/>
          </w:rPr>
          <w:t>?</w:t>
        </w:r>
      </w:ins>
    </w:p>
    <w:p w14:paraId="0D71A8E7" w14:textId="2F98DDFC" w:rsidR="00706AA5" w:rsidRDefault="00706AA5">
      <w:pPr>
        <w:pStyle w:val="a3"/>
        <w:numPr>
          <w:ilvl w:val="0"/>
          <w:numId w:val="57"/>
        </w:numPr>
        <w:rPr>
          <w:ins w:id="4649" w:author="Tima" w:date="2026-01-14T20:35:00Z"/>
          <w:rFonts w:ascii="Times New Roman" w:hAnsi="Times New Roman" w:cs="Times New Roman"/>
          <w:sz w:val="24"/>
        </w:rPr>
        <w:pPrChange w:id="4650" w:author="Tima" w:date="2026-01-14T20:35:00Z">
          <w:pPr>
            <w:ind w:firstLine="709"/>
            <w:jc w:val="both"/>
          </w:pPr>
        </w:pPrChange>
      </w:pPr>
      <w:ins w:id="4651" w:author="Tima" w:date="2026-01-14T20:35:00Z">
        <w:r>
          <w:rPr>
            <w:rFonts w:ascii="Times New Roman" w:hAnsi="Times New Roman" w:cs="Times New Roman"/>
            <w:sz w:val="24"/>
          </w:rPr>
          <w:t>Да, я работаю</w:t>
        </w:r>
      </w:ins>
    </w:p>
    <w:p w14:paraId="1688E80A" w14:textId="301A8C8F" w:rsidR="00706AA5" w:rsidRDefault="00706AA5">
      <w:pPr>
        <w:pStyle w:val="a3"/>
        <w:numPr>
          <w:ilvl w:val="0"/>
          <w:numId w:val="57"/>
        </w:numPr>
        <w:rPr>
          <w:ins w:id="4652" w:author="Tima" w:date="2026-01-14T20:36:00Z"/>
          <w:rFonts w:ascii="Times New Roman" w:hAnsi="Times New Roman" w:cs="Times New Roman"/>
          <w:sz w:val="24"/>
        </w:rPr>
        <w:pPrChange w:id="4653" w:author="Tima" w:date="2026-01-14T20:35:00Z">
          <w:pPr>
            <w:ind w:firstLine="709"/>
            <w:jc w:val="both"/>
          </w:pPr>
        </w:pPrChange>
      </w:pPr>
      <w:ins w:id="4654" w:author="Tima" w:date="2026-01-14T20:36:00Z">
        <w:r>
          <w:rPr>
            <w:rFonts w:ascii="Times New Roman" w:hAnsi="Times New Roman" w:cs="Times New Roman"/>
            <w:sz w:val="24"/>
          </w:rPr>
          <w:t xml:space="preserve">Подрабатываю на </w:t>
        </w:r>
        <w:proofErr w:type="spellStart"/>
        <w:r>
          <w:rPr>
            <w:rFonts w:ascii="Times New Roman" w:hAnsi="Times New Roman" w:cs="Times New Roman"/>
            <w:sz w:val="24"/>
          </w:rPr>
          <w:t>фрилансе</w:t>
        </w:r>
        <w:proofErr w:type="spellEnd"/>
      </w:ins>
    </w:p>
    <w:p w14:paraId="058F0AC4" w14:textId="662E7EBA" w:rsidR="00706AA5" w:rsidRDefault="00706AA5">
      <w:pPr>
        <w:pStyle w:val="a3"/>
        <w:numPr>
          <w:ilvl w:val="0"/>
          <w:numId w:val="57"/>
        </w:numPr>
        <w:rPr>
          <w:ins w:id="4655" w:author="Tima" w:date="2026-01-14T20:36:00Z"/>
          <w:rFonts w:ascii="Times New Roman" w:hAnsi="Times New Roman" w:cs="Times New Roman"/>
          <w:sz w:val="24"/>
        </w:rPr>
        <w:pPrChange w:id="4656" w:author="Tima" w:date="2026-01-14T20:35:00Z">
          <w:pPr>
            <w:ind w:firstLine="709"/>
            <w:jc w:val="both"/>
          </w:pPr>
        </w:pPrChange>
      </w:pPr>
      <w:ins w:id="4657" w:author="Tima" w:date="2026-01-14T20:36:00Z">
        <w:r>
          <w:rPr>
            <w:rFonts w:ascii="Times New Roman" w:hAnsi="Times New Roman" w:cs="Times New Roman"/>
            <w:sz w:val="24"/>
          </w:rPr>
          <w:t>Получаю стипендию</w:t>
        </w:r>
      </w:ins>
      <w:ins w:id="4658" w:author="Tima" w:date="2026-01-14T20:37:00Z">
        <w:r>
          <w:rPr>
            <w:rFonts w:ascii="Times New Roman" w:hAnsi="Times New Roman" w:cs="Times New Roman"/>
            <w:sz w:val="24"/>
          </w:rPr>
          <w:t xml:space="preserve"> или пособие</w:t>
        </w:r>
      </w:ins>
    </w:p>
    <w:p w14:paraId="04F33327" w14:textId="139AE3D7" w:rsidR="00706AA5" w:rsidRDefault="00706AA5">
      <w:pPr>
        <w:pStyle w:val="a3"/>
        <w:numPr>
          <w:ilvl w:val="0"/>
          <w:numId w:val="57"/>
        </w:numPr>
        <w:rPr>
          <w:ins w:id="4659" w:author="Tima" w:date="2026-01-14T20:37:00Z"/>
          <w:rFonts w:ascii="Times New Roman" w:hAnsi="Times New Roman" w:cs="Times New Roman"/>
          <w:sz w:val="24"/>
        </w:rPr>
        <w:pPrChange w:id="4660" w:author="Tima" w:date="2026-01-14T20:35:00Z">
          <w:pPr>
            <w:ind w:firstLine="709"/>
            <w:jc w:val="both"/>
          </w:pPr>
        </w:pPrChange>
      </w:pPr>
      <w:ins w:id="4661" w:author="Tima" w:date="2026-01-14T20:36:00Z">
        <w:r>
          <w:rPr>
            <w:rFonts w:ascii="Times New Roman" w:hAnsi="Times New Roman" w:cs="Times New Roman"/>
            <w:sz w:val="24"/>
          </w:rPr>
          <w:t>Есть карманные деньги</w:t>
        </w:r>
      </w:ins>
    </w:p>
    <w:p w14:paraId="38236CEC" w14:textId="77D3D3B0" w:rsidR="00706AA5" w:rsidRDefault="00706AA5">
      <w:pPr>
        <w:pStyle w:val="a3"/>
        <w:numPr>
          <w:ilvl w:val="0"/>
          <w:numId w:val="57"/>
        </w:numPr>
        <w:rPr>
          <w:ins w:id="4662" w:author="Tima" w:date="2026-01-14T20:38:00Z"/>
          <w:rFonts w:ascii="Times New Roman" w:hAnsi="Times New Roman" w:cs="Times New Roman"/>
          <w:sz w:val="24"/>
        </w:rPr>
        <w:pPrChange w:id="4663" w:author="Tima" w:date="2026-01-14T20:35:00Z">
          <w:pPr>
            <w:ind w:firstLine="709"/>
            <w:jc w:val="both"/>
          </w:pPr>
        </w:pPrChange>
      </w:pPr>
      <w:ins w:id="4664" w:author="Tima" w:date="2026-01-14T20:37:00Z">
        <w:r>
          <w:rPr>
            <w:rFonts w:ascii="Times New Roman" w:hAnsi="Times New Roman" w:cs="Times New Roman"/>
            <w:sz w:val="24"/>
          </w:rPr>
          <w:t>Имею пассивный доход</w:t>
        </w:r>
      </w:ins>
      <w:ins w:id="4665" w:author="Tima" w:date="2026-01-14T20:38:00Z">
        <w:r>
          <w:rPr>
            <w:rFonts w:ascii="Times New Roman" w:hAnsi="Times New Roman" w:cs="Times New Roman"/>
            <w:sz w:val="24"/>
          </w:rPr>
          <w:t xml:space="preserve"> (акции, недвижимость, вклады и т.п.)</w:t>
        </w:r>
      </w:ins>
    </w:p>
    <w:p w14:paraId="146CFBFA" w14:textId="11E77C4E" w:rsidR="00706AA5" w:rsidRDefault="00706AA5">
      <w:pPr>
        <w:pStyle w:val="a3"/>
        <w:numPr>
          <w:ilvl w:val="0"/>
          <w:numId w:val="57"/>
        </w:numPr>
        <w:rPr>
          <w:ins w:id="4666" w:author="Tima" w:date="2026-01-14T20:36:00Z"/>
          <w:rFonts w:ascii="Times New Roman" w:hAnsi="Times New Roman" w:cs="Times New Roman"/>
          <w:sz w:val="24"/>
        </w:rPr>
        <w:pPrChange w:id="4667" w:author="Tima" w:date="2026-01-14T20:35:00Z">
          <w:pPr>
            <w:ind w:firstLine="709"/>
            <w:jc w:val="both"/>
          </w:pPr>
        </w:pPrChange>
      </w:pPr>
      <w:ins w:id="4668" w:author="Tima" w:date="2026-01-14T20:38:00Z">
        <w:r>
          <w:rPr>
            <w:rFonts w:ascii="Times New Roman" w:hAnsi="Times New Roman" w:cs="Times New Roman"/>
            <w:sz w:val="24"/>
          </w:rPr>
          <w:t>Нет</w:t>
        </w:r>
      </w:ins>
    </w:p>
    <w:p w14:paraId="4D8499CE" w14:textId="37C15D09" w:rsidR="00706AA5" w:rsidRDefault="00706AA5">
      <w:pPr>
        <w:pStyle w:val="a3"/>
        <w:numPr>
          <w:ilvl w:val="0"/>
          <w:numId w:val="57"/>
        </w:numPr>
        <w:rPr>
          <w:ins w:id="4669" w:author="Tima" w:date="2026-01-15T13:37:00Z"/>
          <w:rFonts w:ascii="Times New Roman" w:hAnsi="Times New Roman" w:cs="Times New Roman"/>
          <w:sz w:val="24"/>
        </w:rPr>
        <w:pPrChange w:id="4670" w:author="Tima" w:date="2026-01-14T20:35:00Z">
          <w:pPr>
            <w:ind w:firstLine="709"/>
            <w:jc w:val="both"/>
          </w:pPr>
        </w:pPrChange>
      </w:pPr>
      <w:ins w:id="4671" w:author="Tima" w:date="2026-01-14T20:37:00Z">
        <w:r>
          <w:rPr>
            <w:rFonts w:ascii="Times New Roman" w:hAnsi="Times New Roman" w:cs="Times New Roman"/>
            <w:sz w:val="24"/>
          </w:rPr>
          <w:t>Другое</w:t>
        </w:r>
      </w:ins>
    </w:p>
    <w:p w14:paraId="4A1800DF" w14:textId="532FA7DD" w:rsidR="000D4177" w:rsidRPr="000D4177" w:rsidRDefault="000D4177">
      <w:pPr>
        <w:pStyle w:val="a3"/>
        <w:numPr>
          <w:ilvl w:val="0"/>
          <w:numId w:val="50"/>
        </w:numPr>
        <w:rPr>
          <w:ins w:id="4672" w:author="Tima" w:date="2026-01-15T13:37:00Z"/>
          <w:rFonts w:ascii="Times New Roman" w:hAnsi="Times New Roman" w:cs="Times New Roman"/>
          <w:sz w:val="24"/>
          <w:rPrChange w:id="4673" w:author="Tima" w:date="2026-01-15T13:37:00Z">
            <w:rPr>
              <w:ins w:id="4674" w:author="Tima" w:date="2026-01-15T13:37:00Z"/>
            </w:rPr>
          </w:rPrChange>
        </w:rPr>
        <w:pPrChange w:id="4675" w:author="Tima" w:date="2026-01-15T13:37:00Z">
          <w:pPr>
            <w:pStyle w:val="a3"/>
            <w:numPr>
              <w:numId w:val="57"/>
            </w:numPr>
            <w:ind w:left="1440" w:hanging="360"/>
          </w:pPr>
        </w:pPrChange>
      </w:pPr>
      <w:ins w:id="4676" w:author="Tima" w:date="2026-01-15T13:37:00Z">
        <w:r w:rsidRPr="000D4177">
          <w:rPr>
            <w:rFonts w:ascii="Times New Roman" w:hAnsi="Times New Roman" w:cs="Times New Roman"/>
            <w:sz w:val="24"/>
            <w:rPrChange w:id="4677" w:author="Tima" w:date="2026-01-15T13:37:00Z">
              <w:rPr/>
            </w:rPrChange>
          </w:rPr>
          <w:t>В каком городе Вы проживаете/работаете/учитесь?</w:t>
        </w:r>
      </w:ins>
    </w:p>
    <w:p w14:paraId="672C720B" w14:textId="77777777" w:rsidR="000D4177" w:rsidRDefault="000D4177">
      <w:pPr>
        <w:pStyle w:val="a3"/>
        <w:numPr>
          <w:ilvl w:val="0"/>
          <w:numId w:val="73"/>
        </w:numPr>
        <w:rPr>
          <w:ins w:id="4678" w:author="Tima" w:date="2026-01-15T13:37:00Z"/>
          <w:rFonts w:ascii="Times New Roman" w:hAnsi="Times New Roman" w:cs="Times New Roman"/>
          <w:sz w:val="24"/>
        </w:rPr>
        <w:pPrChange w:id="4679" w:author="Tima" w:date="2026-01-15T13:37:00Z">
          <w:pPr>
            <w:ind w:firstLine="709"/>
            <w:jc w:val="both"/>
          </w:pPr>
        </w:pPrChange>
      </w:pPr>
      <w:ins w:id="4680" w:author="Tima" w:date="2026-01-15T13:37:00Z">
        <w:r>
          <w:rPr>
            <w:rFonts w:ascii="Times New Roman" w:hAnsi="Times New Roman" w:cs="Times New Roman"/>
            <w:sz w:val="24"/>
          </w:rPr>
          <w:t>_____________________________</w:t>
        </w:r>
      </w:ins>
    </w:p>
    <w:p w14:paraId="22B782AC" w14:textId="38E0B2F4" w:rsidR="00D426C7" w:rsidRPr="000D4177" w:rsidRDefault="00706AA5">
      <w:pPr>
        <w:pStyle w:val="a3"/>
        <w:numPr>
          <w:ilvl w:val="0"/>
          <w:numId w:val="50"/>
        </w:numPr>
        <w:rPr>
          <w:ins w:id="4681" w:author="Tima" w:date="2026-01-14T20:39:00Z"/>
          <w:rFonts w:ascii="Times New Roman" w:hAnsi="Times New Roman" w:cs="Times New Roman"/>
          <w:sz w:val="24"/>
          <w:rPrChange w:id="4682" w:author="Tima" w:date="2026-01-15T13:38:00Z">
            <w:rPr>
              <w:ins w:id="4683" w:author="Tima" w:date="2026-01-14T20:39:00Z"/>
            </w:rPr>
          </w:rPrChange>
        </w:rPr>
        <w:pPrChange w:id="4684" w:author="Tima" w:date="2026-01-15T13:38:00Z">
          <w:pPr>
            <w:ind w:firstLine="709"/>
            <w:jc w:val="both"/>
          </w:pPr>
        </w:pPrChange>
      </w:pPr>
      <w:ins w:id="4685" w:author="Tima" w:date="2026-01-14T20:39:00Z">
        <w:r w:rsidRPr="000D4177">
          <w:rPr>
            <w:rFonts w:ascii="Times New Roman" w:hAnsi="Times New Roman" w:cs="Times New Roman"/>
            <w:sz w:val="24"/>
            <w:rPrChange w:id="4686" w:author="Tima" w:date="2026-01-15T13:38:00Z">
              <w:rPr/>
            </w:rPrChange>
          </w:rPr>
          <w:t xml:space="preserve">Покупали ли Вы когда-нибудь </w:t>
        </w:r>
        <w:r w:rsidRPr="000D4177">
          <w:rPr>
            <w:rFonts w:ascii="Times New Roman" w:hAnsi="Times New Roman" w:cs="Times New Roman"/>
            <w:sz w:val="24"/>
            <w:lang w:val="en-US"/>
            <w:rPrChange w:id="4687" w:author="Tima" w:date="2026-01-15T13:38:00Z">
              <w:rPr>
                <w:lang w:val="en-US"/>
              </w:rPr>
            </w:rPrChange>
          </w:rPr>
          <w:t>NFT</w:t>
        </w:r>
      </w:ins>
      <w:ins w:id="4688" w:author="Tima" w:date="2026-01-14T21:05:00Z">
        <w:r w:rsidR="00A97276" w:rsidRPr="000D4177">
          <w:rPr>
            <w:rFonts w:ascii="Times New Roman" w:hAnsi="Times New Roman" w:cs="Times New Roman"/>
            <w:sz w:val="24"/>
            <w:rPrChange w:id="4689" w:author="Tima" w:date="2026-01-15T13:38:00Z">
              <w:rPr/>
            </w:rPrChange>
          </w:rPr>
          <w:t xml:space="preserve"> или </w:t>
        </w:r>
        <w:proofErr w:type="spellStart"/>
        <w:r w:rsidR="00A97276" w:rsidRPr="000D4177">
          <w:rPr>
            <w:rFonts w:ascii="Times New Roman" w:hAnsi="Times New Roman" w:cs="Times New Roman"/>
            <w:sz w:val="24"/>
            <w:rPrChange w:id="4690" w:author="Tima" w:date="2026-01-15T13:38:00Z">
              <w:rPr/>
            </w:rPrChange>
          </w:rPr>
          <w:t>Телеграм</w:t>
        </w:r>
        <w:proofErr w:type="spellEnd"/>
        <w:r w:rsidR="00A97276" w:rsidRPr="000D4177">
          <w:rPr>
            <w:rFonts w:ascii="Times New Roman" w:hAnsi="Times New Roman" w:cs="Times New Roman"/>
            <w:sz w:val="24"/>
            <w:rPrChange w:id="4691" w:author="Tima" w:date="2026-01-15T13:38:00Z">
              <w:rPr/>
            </w:rPrChange>
          </w:rPr>
          <w:t>-подарки</w:t>
        </w:r>
      </w:ins>
      <w:ins w:id="4692" w:author="Tima" w:date="2026-01-14T20:39:00Z">
        <w:r w:rsidRPr="000D4177">
          <w:rPr>
            <w:rFonts w:ascii="Times New Roman" w:hAnsi="Times New Roman" w:cs="Times New Roman"/>
            <w:sz w:val="24"/>
            <w:rPrChange w:id="4693" w:author="Tima" w:date="2026-01-15T13:38:00Z">
              <w:rPr/>
            </w:rPrChange>
          </w:rPr>
          <w:t>?</w:t>
        </w:r>
      </w:ins>
      <w:ins w:id="4694" w:author="Tima" w:date="2026-01-15T13:42:00Z">
        <w:r w:rsidR="000D4177">
          <w:rPr>
            <w:rFonts w:ascii="Times New Roman" w:hAnsi="Times New Roman" w:cs="Times New Roman"/>
            <w:sz w:val="24"/>
          </w:rPr>
          <w:t xml:space="preserve"> Если нет, переходите к вопросу №8.</w:t>
        </w:r>
      </w:ins>
    </w:p>
    <w:p w14:paraId="62A96177" w14:textId="6F46F48C" w:rsidR="00706AA5" w:rsidRDefault="00706AA5">
      <w:pPr>
        <w:pStyle w:val="a3"/>
        <w:numPr>
          <w:ilvl w:val="0"/>
          <w:numId w:val="58"/>
        </w:numPr>
        <w:rPr>
          <w:ins w:id="4695" w:author="Tima" w:date="2026-01-14T20:40:00Z"/>
          <w:rFonts w:ascii="Times New Roman" w:hAnsi="Times New Roman" w:cs="Times New Roman"/>
          <w:sz w:val="24"/>
        </w:rPr>
        <w:pPrChange w:id="4696" w:author="Tima" w:date="2026-01-14T20:40:00Z">
          <w:pPr>
            <w:ind w:firstLine="709"/>
            <w:jc w:val="both"/>
          </w:pPr>
        </w:pPrChange>
      </w:pPr>
      <w:ins w:id="4697" w:author="Tima" w:date="2026-01-14T20:40:00Z">
        <w:r>
          <w:rPr>
            <w:rFonts w:ascii="Times New Roman" w:hAnsi="Times New Roman" w:cs="Times New Roman"/>
            <w:sz w:val="24"/>
          </w:rPr>
          <w:t>Да</w:t>
        </w:r>
      </w:ins>
    </w:p>
    <w:p w14:paraId="10208703" w14:textId="5AB00B8C" w:rsidR="00706AA5" w:rsidRDefault="00706AA5">
      <w:pPr>
        <w:pStyle w:val="a3"/>
        <w:numPr>
          <w:ilvl w:val="0"/>
          <w:numId w:val="58"/>
        </w:numPr>
        <w:rPr>
          <w:ins w:id="4698" w:author="Tima" w:date="2026-01-14T20:40:00Z"/>
          <w:rFonts w:ascii="Times New Roman" w:hAnsi="Times New Roman" w:cs="Times New Roman"/>
          <w:sz w:val="24"/>
        </w:rPr>
        <w:pPrChange w:id="4699" w:author="Tima" w:date="2026-01-14T20:40:00Z">
          <w:pPr>
            <w:ind w:firstLine="709"/>
            <w:jc w:val="both"/>
          </w:pPr>
        </w:pPrChange>
      </w:pPr>
      <w:ins w:id="4700" w:author="Tima" w:date="2026-01-14T20:40:00Z">
        <w:r>
          <w:rPr>
            <w:rFonts w:ascii="Times New Roman" w:hAnsi="Times New Roman" w:cs="Times New Roman"/>
            <w:sz w:val="24"/>
          </w:rPr>
          <w:t>Нет</w:t>
        </w:r>
      </w:ins>
    </w:p>
    <w:p w14:paraId="2EB7D307" w14:textId="39FE42A3" w:rsidR="00706AA5" w:rsidRDefault="000D4177">
      <w:pPr>
        <w:pStyle w:val="a3"/>
        <w:numPr>
          <w:ilvl w:val="0"/>
          <w:numId w:val="58"/>
        </w:numPr>
        <w:rPr>
          <w:ins w:id="4701" w:author="Tima" w:date="2026-01-14T20:40:00Z"/>
          <w:rFonts w:ascii="Times New Roman" w:hAnsi="Times New Roman" w:cs="Times New Roman"/>
          <w:sz w:val="24"/>
        </w:rPr>
        <w:pPrChange w:id="4702" w:author="Tima" w:date="2026-01-14T20:40:00Z">
          <w:pPr>
            <w:ind w:firstLine="709"/>
            <w:jc w:val="both"/>
          </w:pPr>
        </w:pPrChange>
      </w:pPr>
      <w:ins w:id="4703" w:author="Tima" w:date="2026-01-14T20:40:00Z">
        <w:r>
          <w:rPr>
            <w:rFonts w:ascii="Times New Roman" w:hAnsi="Times New Roman" w:cs="Times New Roman"/>
            <w:sz w:val="24"/>
          </w:rPr>
          <w:t>Не понимаю, зачем это делать</w:t>
        </w:r>
      </w:ins>
    </w:p>
    <w:p w14:paraId="2211E9C3" w14:textId="475AC04C" w:rsidR="00706AA5" w:rsidRDefault="00706AA5">
      <w:pPr>
        <w:pStyle w:val="a3"/>
        <w:numPr>
          <w:ilvl w:val="0"/>
          <w:numId w:val="50"/>
        </w:numPr>
        <w:rPr>
          <w:ins w:id="4704" w:author="Tima" w:date="2026-01-14T20:41:00Z"/>
          <w:rFonts w:ascii="Times New Roman" w:hAnsi="Times New Roman" w:cs="Times New Roman"/>
          <w:sz w:val="24"/>
        </w:rPr>
        <w:pPrChange w:id="4705" w:author="Tima" w:date="2026-01-14T20:41:00Z">
          <w:pPr>
            <w:ind w:firstLine="709"/>
            <w:jc w:val="both"/>
          </w:pPr>
        </w:pPrChange>
      </w:pPr>
      <w:ins w:id="4706" w:author="Tima" w:date="2026-01-14T20:40:00Z">
        <w:r>
          <w:rPr>
            <w:rFonts w:ascii="Times New Roman" w:hAnsi="Times New Roman" w:cs="Times New Roman"/>
            <w:sz w:val="24"/>
          </w:rPr>
          <w:t>Если да, то с какой целью?</w:t>
        </w:r>
      </w:ins>
    </w:p>
    <w:p w14:paraId="00454A23" w14:textId="6CAB8A74" w:rsidR="008956B0" w:rsidRDefault="008956B0">
      <w:pPr>
        <w:pStyle w:val="a3"/>
        <w:numPr>
          <w:ilvl w:val="0"/>
          <w:numId w:val="62"/>
        </w:numPr>
        <w:rPr>
          <w:ins w:id="4707" w:author="Tima" w:date="2026-01-14T20:42:00Z"/>
          <w:rFonts w:ascii="Times New Roman" w:hAnsi="Times New Roman" w:cs="Times New Roman"/>
          <w:sz w:val="24"/>
        </w:rPr>
        <w:pPrChange w:id="4708" w:author="Tima" w:date="2026-01-14T20:41:00Z">
          <w:pPr>
            <w:ind w:firstLine="709"/>
            <w:jc w:val="both"/>
          </w:pPr>
        </w:pPrChange>
      </w:pPr>
      <w:ins w:id="4709" w:author="Tima" w:date="2026-01-14T20:41:00Z">
        <w:r>
          <w:rPr>
            <w:rFonts w:ascii="Times New Roman" w:hAnsi="Times New Roman" w:cs="Times New Roman"/>
            <w:sz w:val="24"/>
          </w:rPr>
          <w:t>Для собственной коллекции</w:t>
        </w:r>
      </w:ins>
    </w:p>
    <w:p w14:paraId="72010D41" w14:textId="569597C4" w:rsidR="008956B0" w:rsidRDefault="008956B0">
      <w:pPr>
        <w:pStyle w:val="a3"/>
        <w:numPr>
          <w:ilvl w:val="0"/>
          <w:numId w:val="62"/>
        </w:numPr>
        <w:rPr>
          <w:ins w:id="4710" w:author="Tima" w:date="2026-01-14T20:43:00Z"/>
          <w:rFonts w:ascii="Times New Roman" w:hAnsi="Times New Roman" w:cs="Times New Roman"/>
          <w:sz w:val="24"/>
        </w:rPr>
        <w:pPrChange w:id="4711" w:author="Tima" w:date="2026-01-14T20:41:00Z">
          <w:pPr>
            <w:ind w:firstLine="709"/>
            <w:jc w:val="both"/>
          </w:pPr>
        </w:pPrChange>
      </w:pPr>
      <w:ins w:id="4712" w:author="Tima" w:date="2026-01-14T20:41:00Z">
        <w:r>
          <w:rPr>
            <w:rFonts w:ascii="Times New Roman" w:hAnsi="Times New Roman" w:cs="Times New Roman"/>
            <w:sz w:val="24"/>
          </w:rPr>
          <w:t>Как подарок другому человеку</w:t>
        </w:r>
      </w:ins>
    </w:p>
    <w:p w14:paraId="43EC1C82" w14:textId="18759DD2" w:rsidR="008956B0" w:rsidRPr="008956B0" w:rsidRDefault="008956B0">
      <w:pPr>
        <w:pStyle w:val="a3"/>
        <w:numPr>
          <w:ilvl w:val="0"/>
          <w:numId w:val="62"/>
        </w:numPr>
        <w:rPr>
          <w:ins w:id="4713" w:author="Tima" w:date="2026-01-14T20:41:00Z"/>
          <w:rFonts w:ascii="Times New Roman" w:hAnsi="Times New Roman" w:cs="Times New Roman"/>
          <w:sz w:val="24"/>
          <w:rPrChange w:id="4714" w:author="Tima" w:date="2026-01-14T20:43:00Z">
            <w:rPr>
              <w:ins w:id="4715" w:author="Tima" w:date="2026-01-14T20:41:00Z"/>
            </w:rPr>
          </w:rPrChange>
        </w:rPr>
        <w:pPrChange w:id="4716" w:author="Tima" w:date="2026-01-14T20:43:00Z">
          <w:pPr>
            <w:ind w:firstLine="709"/>
            <w:jc w:val="both"/>
          </w:pPr>
        </w:pPrChange>
      </w:pPr>
      <w:ins w:id="4717" w:author="Tima" w:date="2026-01-14T20:43:00Z">
        <w:r>
          <w:rPr>
            <w:rFonts w:ascii="Times New Roman" w:hAnsi="Times New Roman" w:cs="Times New Roman"/>
            <w:sz w:val="24"/>
          </w:rPr>
          <w:t>Купить и удерживать с целью возможного роста его стоимости</w:t>
        </w:r>
      </w:ins>
    </w:p>
    <w:p w14:paraId="6547F46D" w14:textId="3AD01EFE" w:rsidR="008956B0" w:rsidRDefault="008956B0">
      <w:pPr>
        <w:pStyle w:val="a3"/>
        <w:numPr>
          <w:ilvl w:val="0"/>
          <w:numId w:val="62"/>
        </w:numPr>
        <w:rPr>
          <w:ins w:id="4718" w:author="Tima" w:date="2026-01-14T20:42:00Z"/>
          <w:rFonts w:ascii="Times New Roman" w:hAnsi="Times New Roman" w:cs="Times New Roman"/>
          <w:sz w:val="24"/>
        </w:rPr>
        <w:pPrChange w:id="4719" w:author="Tima" w:date="2026-01-14T20:42:00Z">
          <w:pPr>
            <w:ind w:firstLine="709"/>
            <w:jc w:val="both"/>
          </w:pPr>
        </w:pPrChange>
      </w:pPr>
      <w:ins w:id="4720" w:author="Tima" w:date="2026-01-14T20:41:00Z">
        <w:r>
          <w:rPr>
            <w:rFonts w:ascii="Times New Roman" w:hAnsi="Times New Roman" w:cs="Times New Roman"/>
            <w:sz w:val="24"/>
          </w:rPr>
          <w:lastRenderedPageBreak/>
          <w:t xml:space="preserve">Для </w:t>
        </w:r>
      </w:ins>
      <w:ins w:id="4721" w:author="Tima" w:date="2026-01-14T20:43:00Z">
        <w:r>
          <w:rPr>
            <w:rFonts w:ascii="Times New Roman" w:hAnsi="Times New Roman" w:cs="Times New Roman"/>
            <w:sz w:val="24"/>
          </w:rPr>
          <w:t xml:space="preserve">быстрой </w:t>
        </w:r>
      </w:ins>
      <w:ins w:id="4722" w:author="Tima" w:date="2026-01-14T20:41:00Z">
        <w:r>
          <w:rPr>
            <w:rFonts w:ascii="Times New Roman" w:hAnsi="Times New Roman" w:cs="Times New Roman"/>
            <w:sz w:val="24"/>
          </w:rPr>
          <w:t>перепродажи</w:t>
        </w:r>
      </w:ins>
    </w:p>
    <w:p w14:paraId="77FAD7BD" w14:textId="1BBEFC12" w:rsidR="008956B0" w:rsidRDefault="008956B0">
      <w:pPr>
        <w:pStyle w:val="a3"/>
        <w:numPr>
          <w:ilvl w:val="0"/>
          <w:numId w:val="62"/>
        </w:numPr>
        <w:rPr>
          <w:ins w:id="4723" w:author="Tima" w:date="2026-01-16T11:46:00Z"/>
          <w:rFonts w:ascii="Times New Roman" w:hAnsi="Times New Roman" w:cs="Times New Roman"/>
          <w:sz w:val="24"/>
        </w:rPr>
        <w:pPrChange w:id="4724" w:author="Tima" w:date="2026-01-14T20:42:00Z">
          <w:pPr>
            <w:ind w:firstLine="709"/>
            <w:jc w:val="both"/>
          </w:pPr>
        </w:pPrChange>
      </w:pPr>
      <w:ins w:id="4725" w:author="Tima" w:date="2026-01-14T20:42:00Z">
        <w:r>
          <w:rPr>
            <w:rFonts w:ascii="Times New Roman" w:hAnsi="Times New Roman" w:cs="Times New Roman"/>
            <w:sz w:val="24"/>
          </w:rPr>
          <w:t xml:space="preserve">Отработать </w:t>
        </w:r>
        <w:proofErr w:type="spellStart"/>
        <w:r>
          <w:rPr>
            <w:rFonts w:ascii="Times New Roman" w:hAnsi="Times New Roman" w:cs="Times New Roman"/>
            <w:sz w:val="24"/>
          </w:rPr>
          <w:t>дроп</w:t>
        </w:r>
      </w:ins>
      <w:proofErr w:type="spellEnd"/>
    </w:p>
    <w:p w14:paraId="08D8FDEF" w14:textId="67D0984B" w:rsidR="00F514DE" w:rsidRDefault="00F514DE">
      <w:pPr>
        <w:pStyle w:val="a3"/>
        <w:numPr>
          <w:ilvl w:val="0"/>
          <w:numId w:val="62"/>
        </w:numPr>
        <w:rPr>
          <w:ins w:id="4726" w:author="Tima" w:date="2026-01-14T20:53:00Z"/>
          <w:rFonts w:ascii="Times New Roman" w:hAnsi="Times New Roman" w:cs="Times New Roman"/>
          <w:sz w:val="24"/>
        </w:rPr>
        <w:pPrChange w:id="4727" w:author="Tima" w:date="2026-01-14T20:42:00Z">
          <w:pPr>
            <w:ind w:firstLine="709"/>
            <w:jc w:val="both"/>
          </w:pPr>
        </w:pPrChange>
      </w:pPr>
      <w:ins w:id="4728" w:author="Tima" w:date="2026-01-16T11:46:00Z">
        <w:r>
          <w:rPr>
            <w:rFonts w:ascii="Times New Roman" w:hAnsi="Times New Roman" w:cs="Times New Roman"/>
            <w:sz w:val="24"/>
          </w:rPr>
          <w:t>Другое</w:t>
        </w:r>
      </w:ins>
    </w:p>
    <w:p w14:paraId="54EADF99" w14:textId="034032E2" w:rsidR="00F02FE2" w:rsidRDefault="00A97276">
      <w:pPr>
        <w:pStyle w:val="a3"/>
        <w:numPr>
          <w:ilvl w:val="0"/>
          <w:numId w:val="50"/>
        </w:numPr>
        <w:rPr>
          <w:ins w:id="4729" w:author="Tima" w:date="2026-01-14T20:54:00Z"/>
          <w:rFonts w:ascii="Times New Roman" w:hAnsi="Times New Roman" w:cs="Times New Roman"/>
          <w:sz w:val="24"/>
        </w:rPr>
        <w:pPrChange w:id="4730" w:author="Tima" w:date="2026-01-14T20:54:00Z">
          <w:pPr>
            <w:ind w:firstLine="709"/>
            <w:jc w:val="both"/>
          </w:pPr>
        </w:pPrChange>
      </w:pPr>
      <w:ins w:id="4731" w:author="Tima" w:date="2026-01-14T21:06:00Z">
        <w:r>
          <w:rPr>
            <w:rFonts w:ascii="Times New Roman" w:hAnsi="Times New Roman" w:cs="Times New Roman"/>
            <w:sz w:val="24"/>
          </w:rPr>
          <w:t>П</w:t>
        </w:r>
      </w:ins>
      <w:ins w:id="4732" w:author="Tima" w:date="2026-01-14T20:53:00Z">
        <w:r w:rsidR="00F02FE2">
          <w:rPr>
            <w:rFonts w:ascii="Times New Roman" w:hAnsi="Times New Roman" w:cs="Times New Roman"/>
            <w:sz w:val="24"/>
          </w:rPr>
          <w:t xml:space="preserve">омните ли Вы, когда покупали </w:t>
        </w:r>
        <w:r w:rsidR="00F02FE2">
          <w:rPr>
            <w:rFonts w:ascii="Times New Roman" w:hAnsi="Times New Roman" w:cs="Times New Roman"/>
            <w:sz w:val="24"/>
            <w:lang w:val="en-US"/>
          </w:rPr>
          <w:t>NFT</w:t>
        </w:r>
      </w:ins>
      <w:ins w:id="4733" w:author="Tima" w:date="2026-01-14T20:58:00Z">
        <w:r w:rsidR="00F02FE2">
          <w:rPr>
            <w:rFonts w:ascii="Times New Roman" w:hAnsi="Times New Roman" w:cs="Times New Roman"/>
            <w:sz w:val="24"/>
          </w:rPr>
          <w:t xml:space="preserve"> (возможно несколько ответов)</w:t>
        </w:r>
      </w:ins>
      <w:ins w:id="4734" w:author="Tima" w:date="2026-01-14T20:53:00Z">
        <w:r w:rsidR="00F02FE2">
          <w:rPr>
            <w:rFonts w:ascii="Times New Roman" w:hAnsi="Times New Roman" w:cs="Times New Roman"/>
            <w:sz w:val="24"/>
          </w:rPr>
          <w:t>?</w:t>
        </w:r>
      </w:ins>
    </w:p>
    <w:p w14:paraId="19D0AFDF" w14:textId="653A2695" w:rsidR="00F02FE2" w:rsidRDefault="00F02FE2">
      <w:pPr>
        <w:pStyle w:val="a3"/>
        <w:numPr>
          <w:ilvl w:val="0"/>
          <w:numId w:val="66"/>
        </w:numPr>
        <w:rPr>
          <w:ins w:id="4735" w:author="Tima" w:date="2026-01-14T20:55:00Z"/>
          <w:rFonts w:ascii="Times New Roman" w:hAnsi="Times New Roman" w:cs="Times New Roman"/>
          <w:sz w:val="24"/>
        </w:rPr>
        <w:pPrChange w:id="4736" w:author="Tima" w:date="2026-01-14T20:54:00Z">
          <w:pPr>
            <w:ind w:firstLine="709"/>
            <w:jc w:val="both"/>
          </w:pPr>
        </w:pPrChange>
      </w:pPr>
      <w:ins w:id="4737" w:author="Tima" w:date="2026-01-14T20:54:00Z">
        <w:r>
          <w:rPr>
            <w:rFonts w:ascii="Times New Roman" w:hAnsi="Times New Roman" w:cs="Times New Roman"/>
            <w:sz w:val="24"/>
          </w:rPr>
          <w:t>Сразу после получения зарплаты/</w:t>
        </w:r>
      </w:ins>
      <w:ins w:id="4738" w:author="Tima" w:date="2026-01-14T20:55:00Z">
        <w:r>
          <w:rPr>
            <w:rFonts w:ascii="Times New Roman" w:hAnsi="Times New Roman" w:cs="Times New Roman"/>
            <w:sz w:val="24"/>
          </w:rPr>
          <w:t xml:space="preserve"> </w:t>
        </w:r>
      </w:ins>
      <w:ins w:id="4739" w:author="Tima" w:date="2026-01-14T20:54:00Z">
        <w:r>
          <w:rPr>
            <w:rFonts w:ascii="Times New Roman" w:hAnsi="Times New Roman" w:cs="Times New Roman"/>
            <w:sz w:val="24"/>
          </w:rPr>
          <w:t>стипендии/ иного дохода</w:t>
        </w:r>
      </w:ins>
    </w:p>
    <w:p w14:paraId="02E70962" w14:textId="68564280" w:rsidR="00F02FE2" w:rsidRDefault="00F02FE2">
      <w:pPr>
        <w:pStyle w:val="a3"/>
        <w:numPr>
          <w:ilvl w:val="0"/>
          <w:numId w:val="66"/>
        </w:numPr>
        <w:rPr>
          <w:ins w:id="4740" w:author="Tima" w:date="2026-01-14T20:55:00Z"/>
          <w:rFonts w:ascii="Times New Roman" w:hAnsi="Times New Roman" w:cs="Times New Roman"/>
          <w:sz w:val="24"/>
        </w:rPr>
        <w:pPrChange w:id="4741" w:author="Tima" w:date="2026-01-14T20:54:00Z">
          <w:pPr>
            <w:ind w:firstLine="709"/>
            <w:jc w:val="both"/>
          </w:pPr>
        </w:pPrChange>
      </w:pPr>
      <w:ins w:id="4742" w:author="Tima" w:date="2026-01-14T20:56:00Z">
        <w:r>
          <w:rPr>
            <w:rFonts w:ascii="Times New Roman" w:hAnsi="Times New Roman" w:cs="Times New Roman"/>
            <w:sz w:val="24"/>
          </w:rPr>
          <w:t>На торжественный случай (День Рождения или другой праздник)</w:t>
        </w:r>
      </w:ins>
    </w:p>
    <w:p w14:paraId="779CDF91" w14:textId="6809039D" w:rsidR="00F02FE2" w:rsidRDefault="00F02FE2">
      <w:pPr>
        <w:pStyle w:val="a3"/>
        <w:numPr>
          <w:ilvl w:val="0"/>
          <w:numId w:val="66"/>
        </w:numPr>
        <w:rPr>
          <w:ins w:id="4743" w:author="Tima" w:date="2026-01-14T20:57:00Z"/>
          <w:rFonts w:ascii="Times New Roman" w:hAnsi="Times New Roman" w:cs="Times New Roman"/>
          <w:sz w:val="24"/>
        </w:rPr>
        <w:pPrChange w:id="4744" w:author="Tima" w:date="2026-01-14T20:57:00Z">
          <w:pPr>
            <w:ind w:firstLine="709"/>
            <w:jc w:val="both"/>
          </w:pPr>
        </w:pPrChange>
      </w:pPr>
      <w:ins w:id="4745" w:author="Tima" w:date="2026-01-14T20:55:00Z">
        <w:r>
          <w:rPr>
            <w:rFonts w:ascii="Times New Roman" w:hAnsi="Times New Roman" w:cs="Times New Roman"/>
            <w:sz w:val="24"/>
          </w:rPr>
          <w:t>Когда увидел(-а) низкую цену</w:t>
        </w:r>
      </w:ins>
    </w:p>
    <w:p w14:paraId="3CDC7DCB" w14:textId="61DE8ADE" w:rsidR="00F02FE2" w:rsidRDefault="000D4177">
      <w:pPr>
        <w:pStyle w:val="a3"/>
        <w:numPr>
          <w:ilvl w:val="0"/>
          <w:numId w:val="66"/>
        </w:numPr>
        <w:rPr>
          <w:ins w:id="4746" w:author="Tima" w:date="2026-01-14T20:57:00Z"/>
          <w:rFonts w:ascii="Times New Roman" w:hAnsi="Times New Roman" w:cs="Times New Roman"/>
          <w:sz w:val="24"/>
        </w:rPr>
        <w:pPrChange w:id="4747" w:author="Tima" w:date="2026-01-14T20:57:00Z">
          <w:pPr>
            <w:ind w:firstLine="709"/>
            <w:jc w:val="both"/>
          </w:pPr>
        </w:pPrChange>
      </w:pPr>
      <w:ins w:id="4748" w:author="Tima" w:date="2026-01-15T13:41:00Z">
        <w:r>
          <w:rPr>
            <w:rFonts w:ascii="Times New Roman" w:hAnsi="Times New Roman" w:cs="Times New Roman"/>
            <w:sz w:val="24"/>
          </w:rPr>
          <w:t>З</w:t>
        </w:r>
      </w:ins>
      <w:ins w:id="4749" w:author="Tima" w:date="2026-01-14T20:57:00Z">
        <w:r w:rsidR="00F02FE2">
          <w:rPr>
            <w:rFonts w:ascii="Times New Roman" w:hAnsi="Times New Roman" w:cs="Times New Roman"/>
            <w:sz w:val="24"/>
          </w:rPr>
          <w:t>имой</w:t>
        </w:r>
      </w:ins>
    </w:p>
    <w:p w14:paraId="71087AC5" w14:textId="25F8E646" w:rsidR="00F02FE2" w:rsidRDefault="000D4177">
      <w:pPr>
        <w:pStyle w:val="a3"/>
        <w:numPr>
          <w:ilvl w:val="0"/>
          <w:numId w:val="66"/>
        </w:numPr>
        <w:rPr>
          <w:ins w:id="4750" w:author="Tima" w:date="2026-01-14T20:57:00Z"/>
          <w:rFonts w:ascii="Times New Roman" w:hAnsi="Times New Roman" w:cs="Times New Roman"/>
          <w:sz w:val="24"/>
        </w:rPr>
        <w:pPrChange w:id="4751" w:author="Tima" w:date="2026-01-14T20:57:00Z">
          <w:pPr>
            <w:ind w:firstLine="709"/>
            <w:jc w:val="both"/>
          </w:pPr>
        </w:pPrChange>
      </w:pPr>
      <w:ins w:id="4752" w:author="Tima" w:date="2026-01-15T13:41:00Z">
        <w:r>
          <w:rPr>
            <w:rFonts w:ascii="Times New Roman" w:hAnsi="Times New Roman" w:cs="Times New Roman"/>
            <w:sz w:val="24"/>
          </w:rPr>
          <w:t>В</w:t>
        </w:r>
      </w:ins>
      <w:ins w:id="4753" w:author="Tima" w:date="2026-01-14T20:57:00Z">
        <w:r w:rsidR="00F02FE2">
          <w:rPr>
            <w:rFonts w:ascii="Times New Roman" w:hAnsi="Times New Roman" w:cs="Times New Roman"/>
            <w:sz w:val="24"/>
          </w:rPr>
          <w:t>есной</w:t>
        </w:r>
      </w:ins>
    </w:p>
    <w:p w14:paraId="0EFB50D4" w14:textId="6AB4FBB2" w:rsidR="00F02FE2" w:rsidRDefault="000D4177">
      <w:pPr>
        <w:pStyle w:val="a3"/>
        <w:numPr>
          <w:ilvl w:val="0"/>
          <w:numId w:val="66"/>
        </w:numPr>
        <w:rPr>
          <w:ins w:id="4754" w:author="Tima" w:date="2026-01-14T20:57:00Z"/>
          <w:rFonts w:ascii="Times New Roman" w:hAnsi="Times New Roman" w:cs="Times New Roman"/>
          <w:sz w:val="24"/>
        </w:rPr>
        <w:pPrChange w:id="4755" w:author="Tima" w:date="2026-01-14T20:57:00Z">
          <w:pPr>
            <w:ind w:firstLine="709"/>
            <w:jc w:val="both"/>
          </w:pPr>
        </w:pPrChange>
      </w:pPr>
      <w:ins w:id="4756" w:author="Tima" w:date="2026-01-15T13:41:00Z">
        <w:r>
          <w:rPr>
            <w:rFonts w:ascii="Times New Roman" w:hAnsi="Times New Roman" w:cs="Times New Roman"/>
            <w:sz w:val="24"/>
          </w:rPr>
          <w:t>Л</w:t>
        </w:r>
      </w:ins>
      <w:ins w:id="4757" w:author="Tima" w:date="2026-01-14T20:57:00Z">
        <w:r w:rsidR="00F02FE2">
          <w:rPr>
            <w:rFonts w:ascii="Times New Roman" w:hAnsi="Times New Roman" w:cs="Times New Roman"/>
            <w:sz w:val="24"/>
          </w:rPr>
          <w:t>етом</w:t>
        </w:r>
      </w:ins>
    </w:p>
    <w:p w14:paraId="5E4AEF8F" w14:textId="28192832" w:rsidR="00F02FE2" w:rsidRDefault="000D4177">
      <w:pPr>
        <w:pStyle w:val="a3"/>
        <w:numPr>
          <w:ilvl w:val="0"/>
          <w:numId w:val="66"/>
        </w:numPr>
        <w:rPr>
          <w:ins w:id="4758" w:author="Tima" w:date="2026-01-14T20:56:00Z"/>
          <w:rFonts w:ascii="Times New Roman" w:hAnsi="Times New Roman" w:cs="Times New Roman"/>
          <w:sz w:val="24"/>
        </w:rPr>
        <w:pPrChange w:id="4759" w:author="Tima" w:date="2026-01-14T20:57:00Z">
          <w:pPr>
            <w:ind w:firstLine="709"/>
            <w:jc w:val="both"/>
          </w:pPr>
        </w:pPrChange>
      </w:pPr>
      <w:ins w:id="4760" w:author="Tima" w:date="2026-01-15T13:41:00Z">
        <w:r>
          <w:rPr>
            <w:rFonts w:ascii="Times New Roman" w:hAnsi="Times New Roman" w:cs="Times New Roman"/>
            <w:sz w:val="24"/>
          </w:rPr>
          <w:t>О</w:t>
        </w:r>
      </w:ins>
      <w:ins w:id="4761" w:author="Tima" w:date="2026-01-14T20:57:00Z">
        <w:r w:rsidR="00F02FE2">
          <w:rPr>
            <w:rFonts w:ascii="Times New Roman" w:hAnsi="Times New Roman" w:cs="Times New Roman"/>
            <w:sz w:val="24"/>
          </w:rPr>
          <w:t>сенью</w:t>
        </w:r>
      </w:ins>
    </w:p>
    <w:p w14:paraId="39FAC8FB" w14:textId="44B54601" w:rsidR="00F02FE2" w:rsidRDefault="00F514DE">
      <w:pPr>
        <w:pStyle w:val="a3"/>
        <w:numPr>
          <w:ilvl w:val="0"/>
          <w:numId w:val="66"/>
        </w:numPr>
        <w:rPr>
          <w:ins w:id="4762" w:author="Tima" w:date="2026-01-14T21:08:00Z"/>
          <w:rFonts w:ascii="Times New Roman" w:hAnsi="Times New Roman" w:cs="Times New Roman"/>
          <w:sz w:val="24"/>
        </w:rPr>
        <w:pPrChange w:id="4763" w:author="Tima" w:date="2026-01-14T20:54:00Z">
          <w:pPr>
            <w:ind w:firstLine="709"/>
            <w:jc w:val="both"/>
          </w:pPr>
        </w:pPrChange>
      </w:pPr>
      <w:ins w:id="4764" w:author="Tima" w:date="2026-01-16T11:46:00Z">
        <w:r>
          <w:rPr>
            <w:rFonts w:ascii="Times New Roman" w:hAnsi="Times New Roman" w:cs="Times New Roman"/>
            <w:sz w:val="24"/>
          </w:rPr>
          <w:t>Другое</w:t>
        </w:r>
      </w:ins>
    </w:p>
    <w:p w14:paraId="643ED169" w14:textId="77777777" w:rsidR="00E04B4D" w:rsidRDefault="00E04B4D" w:rsidP="00E04B4D">
      <w:pPr>
        <w:pStyle w:val="a3"/>
        <w:numPr>
          <w:ilvl w:val="0"/>
          <w:numId w:val="50"/>
        </w:numPr>
        <w:rPr>
          <w:ins w:id="4765" w:author="Tima" w:date="2026-01-14T22:20:00Z"/>
          <w:rFonts w:ascii="Times New Roman" w:hAnsi="Times New Roman" w:cs="Times New Roman"/>
          <w:sz w:val="24"/>
        </w:rPr>
      </w:pPr>
      <w:ins w:id="4766" w:author="Tima" w:date="2026-01-14T22:20:00Z">
        <w:r>
          <w:rPr>
            <w:rFonts w:ascii="Times New Roman" w:hAnsi="Times New Roman" w:cs="Times New Roman"/>
            <w:sz w:val="24"/>
          </w:rPr>
          <w:t xml:space="preserve">Дарили ли Вам когда-нибудь </w:t>
        </w:r>
        <w:proofErr w:type="spellStart"/>
        <w:r>
          <w:rPr>
            <w:rFonts w:ascii="Times New Roman" w:hAnsi="Times New Roman" w:cs="Times New Roman"/>
            <w:sz w:val="24"/>
          </w:rPr>
          <w:t>Телеграм</w:t>
        </w:r>
        <w:proofErr w:type="spellEnd"/>
        <w:r>
          <w:rPr>
            <w:rFonts w:ascii="Times New Roman" w:hAnsi="Times New Roman" w:cs="Times New Roman"/>
            <w:sz w:val="24"/>
          </w:rPr>
          <w:t xml:space="preserve">-подарки или </w:t>
        </w:r>
        <w:r>
          <w:rPr>
            <w:rFonts w:ascii="Times New Roman" w:hAnsi="Times New Roman" w:cs="Times New Roman"/>
            <w:sz w:val="24"/>
            <w:lang w:val="en-US"/>
          </w:rPr>
          <w:t>NFT</w:t>
        </w:r>
        <w:r>
          <w:rPr>
            <w:rFonts w:ascii="Times New Roman" w:hAnsi="Times New Roman" w:cs="Times New Roman"/>
            <w:sz w:val="24"/>
          </w:rPr>
          <w:t>?</w:t>
        </w:r>
      </w:ins>
    </w:p>
    <w:p w14:paraId="58F49078" w14:textId="77777777" w:rsidR="00E04B4D" w:rsidRDefault="00E04B4D" w:rsidP="00E04B4D">
      <w:pPr>
        <w:pStyle w:val="a3"/>
        <w:numPr>
          <w:ilvl w:val="0"/>
          <w:numId w:val="63"/>
        </w:numPr>
        <w:rPr>
          <w:ins w:id="4767" w:author="Tima" w:date="2026-01-14T22:20:00Z"/>
          <w:rFonts w:ascii="Times New Roman" w:hAnsi="Times New Roman" w:cs="Times New Roman"/>
          <w:sz w:val="24"/>
        </w:rPr>
      </w:pPr>
      <w:ins w:id="4768" w:author="Tima" w:date="2026-01-14T22:20:00Z">
        <w:r>
          <w:rPr>
            <w:rFonts w:ascii="Times New Roman" w:hAnsi="Times New Roman" w:cs="Times New Roman"/>
            <w:sz w:val="24"/>
          </w:rPr>
          <w:t xml:space="preserve">Да, только </w:t>
        </w:r>
        <w:proofErr w:type="spellStart"/>
        <w:r>
          <w:rPr>
            <w:rFonts w:ascii="Times New Roman" w:hAnsi="Times New Roman" w:cs="Times New Roman"/>
            <w:sz w:val="24"/>
          </w:rPr>
          <w:t>Телеграм</w:t>
        </w:r>
        <w:proofErr w:type="spellEnd"/>
        <w:r>
          <w:rPr>
            <w:rFonts w:ascii="Times New Roman" w:hAnsi="Times New Roman" w:cs="Times New Roman"/>
            <w:sz w:val="24"/>
          </w:rPr>
          <w:t>-подарки</w:t>
        </w:r>
      </w:ins>
    </w:p>
    <w:p w14:paraId="395737F1" w14:textId="77777777" w:rsidR="00E04B4D" w:rsidRDefault="00E04B4D" w:rsidP="00E04B4D">
      <w:pPr>
        <w:pStyle w:val="a3"/>
        <w:numPr>
          <w:ilvl w:val="0"/>
          <w:numId w:val="63"/>
        </w:numPr>
        <w:rPr>
          <w:ins w:id="4769" w:author="Tima" w:date="2026-01-14T22:20:00Z"/>
          <w:rFonts w:ascii="Times New Roman" w:hAnsi="Times New Roman" w:cs="Times New Roman"/>
          <w:sz w:val="24"/>
        </w:rPr>
      </w:pPr>
      <w:ins w:id="4770" w:author="Tima" w:date="2026-01-14T22:20:00Z">
        <w:r>
          <w:rPr>
            <w:rFonts w:ascii="Times New Roman" w:hAnsi="Times New Roman" w:cs="Times New Roman"/>
            <w:sz w:val="24"/>
          </w:rPr>
          <w:t xml:space="preserve">Да, только </w:t>
        </w:r>
        <w:r>
          <w:rPr>
            <w:rFonts w:ascii="Times New Roman" w:hAnsi="Times New Roman" w:cs="Times New Roman"/>
            <w:sz w:val="24"/>
            <w:lang w:val="en-US"/>
          </w:rPr>
          <w:t>NFT</w:t>
        </w:r>
      </w:ins>
    </w:p>
    <w:p w14:paraId="6209E50D" w14:textId="77777777" w:rsidR="00E04B4D" w:rsidRDefault="00E04B4D" w:rsidP="00E04B4D">
      <w:pPr>
        <w:pStyle w:val="a3"/>
        <w:numPr>
          <w:ilvl w:val="0"/>
          <w:numId w:val="63"/>
        </w:numPr>
        <w:rPr>
          <w:ins w:id="4771" w:author="Tima" w:date="2026-01-14T22:20:00Z"/>
          <w:rFonts w:ascii="Times New Roman" w:hAnsi="Times New Roman" w:cs="Times New Roman"/>
          <w:sz w:val="24"/>
        </w:rPr>
      </w:pPr>
      <w:ins w:id="4772" w:author="Tima" w:date="2026-01-14T22:20:00Z">
        <w:r>
          <w:rPr>
            <w:rFonts w:ascii="Times New Roman" w:hAnsi="Times New Roman" w:cs="Times New Roman"/>
            <w:sz w:val="24"/>
          </w:rPr>
          <w:t>И то, и другое</w:t>
        </w:r>
      </w:ins>
    </w:p>
    <w:p w14:paraId="473E10DA" w14:textId="77777777" w:rsidR="00E04B4D" w:rsidRDefault="00E04B4D" w:rsidP="00E04B4D">
      <w:pPr>
        <w:pStyle w:val="a3"/>
        <w:numPr>
          <w:ilvl w:val="0"/>
          <w:numId w:val="63"/>
        </w:numPr>
        <w:rPr>
          <w:ins w:id="4773" w:author="Tima" w:date="2026-01-14T22:20:00Z"/>
          <w:rFonts w:ascii="Times New Roman" w:hAnsi="Times New Roman" w:cs="Times New Roman"/>
          <w:sz w:val="24"/>
        </w:rPr>
      </w:pPr>
      <w:ins w:id="4774" w:author="Tima" w:date="2026-01-14T22:20:00Z">
        <w:r>
          <w:rPr>
            <w:rFonts w:ascii="Times New Roman" w:hAnsi="Times New Roman" w:cs="Times New Roman"/>
            <w:sz w:val="24"/>
          </w:rPr>
          <w:t>Совсем нет</w:t>
        </w:r>
      </w:ins>
    </w:p>
    <w:p w14:paraId="37C81F79" w14:textId="5FDAAACF" w:rsidR="00E04B4D" w:rsidRDefault="00E04B4D">
      <w:pPr>
        <w:pStyle w:val="a3"/>
        <w:numPr>
          <w:ilvl w:val="0"/>
          <w:numId w:val="63"/>
        </w:numPr>
        <w:rPr>
          <w:ins w:id="4775" w:author="Tima" w:date="2026-01-14T22:22:00Z"/>
          <w:rFonts w:ascii="Times New Roman" w:hAnsi="Times New Roman" w:cs="Times New Roman"/>
          <w:sz w:val="24"/>
        </w:rPr>
        <w:pPrChange w:id="4776" w:author="Tima" w:date="2026-01-14T22:20:00Z">
          <w:pPr>
            <w:ind w:firstLine="709"/>
            <w:jc w:val="both"/>
          </w:pPr>
        </w:pPrChange>
      </w:pPr>
      <w:ins w:id="4777" w:author="Tima" w:date="2026-01-14T22:20:00Z">
        <w:r>
          <w:rPr>
            <w:rFonts w:ascii="Times New Roman" w:hAnsi="Times New Roman" w:cs="Times New Roman"/>
            <w:sz w:val="24"/>
          </w:rPr>
          <w:t>И даже не хочу получать</w:t>
        </w:r>
      </w:ins>
    </w:p>
    <w:p w14:paraId="4F1696B8" w14:textId="2980A9E4" w:rsidR="00E04B4D" w:rsidRDefault="00DB0116" w:rsidP="00E04B4D">
      <w:pPr>
        <w:pStyle w:val="a3"/>
        <w:numPr>
          <w:ilvl w:val="0"/>
          <w:numId w:val="50"/>
        </w:numPr>
        <w:rPr>
          <w:ins w:id="4778" w:author="Tima" w:date="2026-01-14T22:21:00Z"/>
          <w:rFonts w:ascii="Times New Roman" w:hAnsi="Times New Roman" w:cs="Times New Roman"/>
          <w:sz w:val="24"/>
        </w:rPr>
      </w:pPr>
      <w:ins w:id="4779" w:author="Tima" w:date="2026-01-14T22:21:00Z">
        <w:r>
          <w:rPr>
            <w:rFonts w:ascii="Times New Roman" w:hAnsi="Times New Roman" w:cs="Times New Roman"/>
            <w:sz w:val="24"/>
          </w:rPr>
          <w:t>Как часто Вы хот</w:t>
        </w:r>
      </w:ins>
      <w:ins w:id="4780" w:author="Tima" w:date="2026-01-15T13:44:00Z">
        <w:r>
          <w:rPr>
            <w:rFonts w:ascii="Times New Roman" w:hAnsi="Times New Roman" w:cs="Times New Roman"/>
            <w:sz w:val="24"/>
          </w:rPr>
          <w:t>е</w:t>
        </w:r>
      </w:ins>
      <w:ins w:id="4781" w:author="Tima" w:date="2026-01-14T22:21:00Z">
        <w:r>
          <w:rPr>
            <w:rFonts w:ascii="Times New Roman" w:hAnsi="Times New Roman" w:cs="Times New Roman"/>
            <w:sz w:val="24"/>
          </w:rPr>
          <w:t>ли бы</w:t>
        </w:r>
        <w:r w:rsidR="00E04B4D">
          <w:rPr>
            <w:rFonts w:ascii="Times New Roman" w:hAnsi="Times New Roman" w:cs="Times New Roman"/>
            <w:sz w:val="24"/>
          </w:rPr>
          <w:t xml:space="preserve"> покупать </w:t>
        </w:r>
        <w:r w:rsidR="00E04B4D">
          <w:rPr>
            <w:rFonts w:ascii="Times New Roman" w:hAnsi="Times New Roman" w:cs="Times New Roman"/>
            <w:sz w:val="24"/>
            <w:lang w:val="en-US"/>
          </w:rPr>
          <w:t>NFT</w:t>
        </w:r>
        <w:r w:rsidR="00E04B4D" w:rsidRPr="00356E26">
          <w:rPr>
            <w:rFonts w:ascii="Times New Roman" w:hAnsi="Times New Roman" w:cs="Times New Roman"/>
            <w:sz w:val="24"/>
          </w:rPr>
          <w:t xml:space="preserve"> </w:t>
        </w:r>
        <w:r w:rsidR="00E04B4D">
          <w:rPr>
            <w:rFonts w:ascii="Times New Roman" w:hAnsi="Times New Roman" w:cs="Times New Roman"/>
            <w:sz w:val="24"/>
          </w:rPr>
          <w:t xml:space="preserve">или </w:t>
        </w:r>
        <w:proofErr w:type="spellStart"/>
        <w:r w:rsidR="00E04B4D">
          <w:rPr>
            <w:rFonts w:ascii="Times New Roman" w:hAnsi="Times New Roman" w:cs="Times New Roman"/>
            <w:sz w:val="24"/>
          </w:rPr>
          <w:t>Телеграм</w:t>
        </w:r>
        <w:proofErr w:type="spellEnd"/>
        <w:r w:rsidR="00E04B4D">
          <w:rPr>
            <w:rFonts w:ascii="Times New Roman" w:hAnsi="Times New Roman" w:cs="Times New Roman"/>
            <w:sz w:val="24"/>
          </w:rPr>
          <w:t>-подарки?</w:t>
        </w:r>
      </w:ins>
    </w:p>
    <w:p w14:paraId="30A0ED62" w14:textId="77777777" w:rsidR="00E04B4D" w:rsidRDefault="00E04B4D" w:rsidP="00E04B4D">
      <w:pPr>
        <w:pStyle w:val="a3"/>
        <w:numPr>
          <w:ilvl w:val="0"/>
          <w:numId w:val="67"/>
        </w:numPr>
        <w:rPr>
          <w:ins w:id="4782" w:author="Tima" w:date="2026-01-14T22:21:00Z"/>
          <w:rFonts w:ascii="Times New Roman" w:hAnsi="Times New Roman" w:cs="Times New Roman"/>
          <w:sz w:val="24"/>
        </w:rPr>
      </w:pPr>
      <w:ins w:id="4783" w:author="Tima" w:date="2026-01-14T22:21:00Z">
        <w:r>
          <w:rPr>
            <w:rFonts w:ascii="Times New Roman" w:hAnsi="Times New Roman" w:cs="Times New Roman"/>
            <w:sz w:val="24"/>
          </w:rPr>
          <w:t>Всегда ищу интересные варианты для покупки</w:t>
        </w:r>
      </w:ins>
    </w:p>
    <w:p w14:paraId="28BF8898" w14:textId="4EEBF106" w:rsidR="00E04B4D" w:rsidRDefault="00E04B4D" w:rsidP="00E04B4D">
      <w:pPr>
        <w:pStyle w:val="a3"/>
        <w:numPr>
          <w:ilvl w:val="0"/>
          <w:numId w:val="67"/>
        </w:numPr>
        <w:rPr>
          <w:ins w:id="4784" w:author="Tima" w:date="2026-01-15T13:45:00Z"/>
          <w:rFonts w:ascii="Times New Roman" w:hAnsi="Times New Roman" w:cs="Times New Roman"/>
          <w:sz w:val="24"/>
        </w:rPr>
      </w:pPr>
      <w:ins w:id="4785" w:author="Tima" w:date="2026-01-14T22:21:00Z">
        <w:r>
          <w:rPr>
            <w:rFonts w:ascii="Times New Roman" w:hAnsi="Times New Roman" w:cs="Times New Roman"/>
            <w:sz w:val="24"/>
          </w:rPr>
          <w:t>Стараюсь раз в месяц, минимум</w:t>
        </w:r>
      </w:ins>
    </w:p>
    <w:p w14:paraId="4C8A55B6" w14:textId="54734638" w:rsidR="00DB0116" w:rsidRDefault="00DB0116" w:rsidP="00E04B4D">
      <w:pPr>
        <w:pStyle w:val="a3"/>
        <w:numPr>
          <w:ilvl w:val="0"/>
          <w:numId w:val="67"/>
        </w:numPr>
        <w:rPr>
          <w:ins w:id="4786" w:author="Tima" w:date="2026-01-14T22:21:00Z"/>
          <w:rFonts w:ascii="Times New Roman" w:hAnsi="Times New Roman" w:cs="Times New Roman"/>
          <w:sz w:val="24"/>
        </w:rPr>
      </w:pPr>
      <w:ins w:id="4787" w:author="Tima" w:date="2026-01-15T13:45:00Z">
        <w:r>
          <w:rPr>
            <w:rFonts w:ascii="Times New Roman" w:hAnsi="Times New Roman" w:cs="Times New Roman"/>
            <w:sz w:val="24"/>
          </w:rPr>
          <w:t>Хорошо, если один раз в год</w:t>
        </w:r>
      </w:ins>
    </w:p>
    <w:p w14:paraId="5101A91A" w14:textId="492368C4" w:rsidR="00DB0116" w:rsidRPr="00DB0116" w:rsidRDefault="00E04B4D" w:rsidP="00FA4881">
      <w:pPr>
        <w:pStyle w:val="a3"/>
        <w:numPr>
          <w:ilvl w:val="0"/>
          <w:numId w:val="67"/>
        </w:numPr>
        <w:rPr>
          <w:ins w:id="4788" w:author="Tima" w:date="2026-01-14T22:21:00Z"/>
          <w:rFonts w:ascii="Times New Roman" w:hAnsi="Times New Roman" w:cs="Times New Roman"/>
          <w:sz w:val="24"/>
          <w:rPrChange w:id="4789" w:author="Tima" w:date="2026-01-15T13:45:00Z">
            <w:rPr>
              <w:ins w:id="4790" w:author="Tima" w:date="2026-01-14T22:21:00Z"/>
            </w:rPr>
          </w:rPrChange>
        </w:rPr>
      </w:pPr>
      <w:ins w:id="4791" w:author="Tima" w:date="2026-01-14T22:21:00Z">
        <w:r>
          <w:rPr>
            <w:rFonts w:ascii="Times New Roman" w:hAnsi="Times New Roman" w:cs="Times New Roman"/>
            <w:sz w:val="24"/>
          </w:rPr>
          <w:t>Была возможность, покупал(-а) бы чаще</w:t>
        </w:r>
      </w:ins>
    </w:p>
    <w:p w14:paraId="6DD2701F" w14:textId="281B18A8" w:rsidR="00E04B4D" w:rsidRDefault="00E04B4D">
      <w:pPr>
        <w:pStyle w:val="a3"/>
        <w:numPr>
          <w:ilvl w:val="0"/>
          <w:numId w:val="67"/>
        </w:numPr>
        <w:rPr>
          <w:ins w:id="4792" w:author="Tima" w:date="2026-01-14T22:23:00Z"/>
          <w:rFonts w:ascii="Times New Roman" w:hAnsi="Times New Roman" w:cs="Times New Roman"/>
          <w:sz w:val="24"/>
        </w:rPr>
        <w:pPrChange w:id="4793" w:author="Tima" w:date="2026-01-14T22:21:00Z">
          <w:pPr>
            <w:ind w:firstLine="709"/>
            <w:jc w:val="both"/>
          </w:pPr>
        </w:pPrChange>
      </w:pPr>
      <w:ins w:id="4794" w:author="Tima" w:date="2026-01-14T22:21:00Z">
        <w:r>
          <w:rPr>
            <w:rFonts w:ascii="Times New Roman" w:hAnsi="Times New Roman" w:cs="Times New Roman"/>
            <w:sz w:val="24"/>
          </w:rPr>
          <w:t>Другое</w:t>
        </w:r>
      </w:ins>
    </w:p>
    <w:p w14:paraId="328DBFEC" w14:textId="01C5376B" w:rsidR="00E04B4D" w:rsidRDefault="00E04B4D">
      <w:pPr>
        <w:pStyle w:val="a3"/>
        <w:numPr>
          <w:ilvl w:val="0"/>
          <w:numId w:val="50"/>
        </w:numPr>
        <w:rPr>
          <w:ins w:id="4795" w:author="Tima" w:date="2026-01-14T22:23:00Z"/>
          <w:rFonts w:ascii="Times New Roman" w:hAnsi="Times New Roman" w:cs="Times New Roman"/>
          <w:sz w:val="24"/>
        </w:rPr>
        <w:pPrChange w:id="4796" w:author="Tima" w:date="2026-01-14T22:23:00Z">
          <w:pPr>
            <w:ind w:firstLine="709"/>
            <w:jc w:val="both"/>
          </w:pPr>
        </w:pPrChange>
      </w:pPr>
      <w:ins w:id="4797" w:author="Tima" w:date="2026-01-14T22:23:00Z">
        <w:r>
          <w:rPr>
            <w:rFonts w:ascii="Times New Roman" w:hAnsi="Times New Roman" w:cs="Times New Roman"/>
            <w:sz w:val="24"/>
          </w:rPr>
          <w:t xml:space="preserve">Если </w:t>
        </w:r>
        <w:r>
          <w:rPr>
            <w:rFonts w:ascii="Times New Roman" w:hAnsi="Times New Roman" w:cs="Times New Roman"/>
            <w:sz w:val="24"/>
            <w:lang w:val="en-US"/>
          </w:rPr>
          <w:t>NFT</w:t>
        </w:r>
        <w:r w:rsidRPr="00E04B4D">
          <w:rPr>
            <w:rFonts w:ascii="Times New Roman" w:hAnsi="Times New Roman" w:cs="Times New Roman"/>
            <w:sz w:val="24"/>
            <w:rPrChange w:id="4798" w:author="Tima" w:date="2026-01-14T22:23:00Z">
              <w:rPr>
                <w:rFonts w:ascii="Times New Roman" w:hAnsi="Times New Roman" w:cs="Times New Roman"/>
                <w:sz w:val="24"/>
                <w:lang w:val="en-US"/>
              </w:rPr>
            </w:rPrChange>
          </w:rPr>
          <w:t xml:space="preserve"> </w:t>
        </w:r>
        <w:r>
          <w:rPr>
            <w:rFonts w:ascii="Times New Roman" w:hAnsi="Times New Roman" w:cs="Times New Roman"/>
            <w:sz w:val="24"/>
          </w:rPr>
          <w:t>дорогой, хотели бы Вы иметь возможность купить его по частям?</w:t>
        </w:r>
      </w:ins>
    </w:p>
    <w:p w14:paraId="05EBA298" w14:textId="0EC59A9C" w:rsidR="00E04B4D" w:rsidRDefault="00E04B4D">
      <w:pPr>
        <w:pStyle w:val="a3"/>
        <w:numPr>
          <w:ilvl w:val="0"/>
          <w:numId w:val="71"/>
        </w:numPr>
        <w:rPr>
          <w:ins w:id="4799" w:author="Tima" w:date="2026-01-14T22:24:00Z"/>
          <w:rFonts w:ascii="Times New Roman" w:hAnsi="Times New Roman" w:cs="Times New Roman"/>
          <w:sz w:val="24"/>
        </w:rPr>
        <w:pPrChange w:id="4800" w:author="Tima" w:date="2026-01-14T22:23:00Z">
          <w:pPr>
            <w:ind w:firstLine="709"/>
            <w:jc w:val="both"/>
          </w:pPr>
        </w:pPrChange>
      </w:pPr>
      <w:ins w:id="4801" w:author="Tima" w:date="2026-01-14T22:23:00Z">
        <w:r>
          <w:rPr>
            <w:rFonts w:ascii="Times New Roman" w:hAnsi="Times New Roman" w:cs="Times New Roman"/>
            <w:sz w:val="24"/>
          </w:rPr>
          <w:t>Да</w:t>
        </w:r>
      </w:ins>
      <w:ins w:id="4802" w:author="Tima" w:date="2026-01-14T22:24:00Z">
        <w:r>
          <w:rPr>
            <w:rFonts w:ascii="Times New Roman" w:hAnsi="Times New Roman" w:cs="Times New Roman"/>
            <w:sz w:val="24"/>
          </w:rPr>
          <w:t>, конечно, этого-то мне и не хватало!</w:t>
        </w:r>
      </w:ins>
    </w:p>
    <w:p w14:paraId="7C140DDC" w14:textId="31A1FB3D" w:rsidR="00E04B4D" w:rsidRDefault="00E04B4D">
      <w:pPr>
        <w:pStyle w:val="a3"/>
        <w:numPr>
          <w:ilvl w:val="0"/>
          <w:numId w:val="71"/>
        </w:numPr>
        <w:rPr>
          <w:ins w:id="4803" w:author="Tima" w:date="2026-01-14T22:24:00Z"/>
          <w:rFonts w:ascii="Times New Roman" w:hAnsi="Times New Roman" w:cs="Times New Roman"/>
          <w:sz w:val="24"/>
        </w:rPr>
        <w:pPrChange w:id="4804" w:author="Tima" w:date="2026-01-14T22:23:00Z">
          <w:pPr>
            <w:ind w:firstLine="709"/>
            <w:jc w:val="both"/>
          </w:pPr>
        </w:pPrChange>
      </w:pPr>
      <w:ins w:id="4805" w:author="Tima" w:date="2026-01-14T22:24:00Z">
        <w:r>
          <w:rPr>
            <w:rFonts w:ascii="Times New Roman" w:hAnsi="Times New Roman" w:cs="Times New Roman"/>
            <w:sz w:val="24"/>
          </w:rPr>
          <w:t>Нет</w:t>
        </w:r>
      </w:ins>
    </w:p>
    <w:p w14:paraId="2E30207D" w14:textId="7C1AD583" w:rsidR="00E04B4D" w:rsidRPr="00E04B4D" w:rsidRDefault="00E04B4D">
      <w:pPr>
        <w:pStyle w:val="a3"/>
        <w:numPr>
          <w:ilvl w:val="0"/>
          <w:numId w:val="71"/>
        </w:numPr>
        <w:rPr>
          <w:ins w:id="4806" w:author="Tima" w:date="2026-01-14T22:11:00Z"/>
          <w:rFonts w:ascii="Times New Roman" w:hAnsi="Times New Roman" w:cs="Times New Roman"/>
          <w:sz w:val="24"/>
          <w:rPrChange w:id="4807" w:author="Tima" w:date="2026-01-14T22:23:00Z">
            <w:rPr>
              <w:ins w:id="4808" w:author="Tima" w:date="2026-01-14T22:11:00Z"/>
            </w:rPr>
          </w:rPrChange>
        </w:rPr>
        <w:pPrChange w:id="4809" w:author="Tima" w:date="2026-01-14T22:23:00Z">
          <w:pPr>
            <w:ind w:firstLine="709"/>
            <w:jc w:val="both"/>
          </w:pPr>
        </w:pPrChange>
      </w:pPr>
      <w:ins w:id="4810" w:author="Tima" w:date="2026-01-14T22:24:00Z">
        <w:r>
          <w:rPr>
            <w:rFonts w:ascii="Times New Roman" w:hAnsi="Times New Roman" w:cs="Times New Roman"/>
            <w:sz w:val="24"/>
          </w:rPr>
          <w:t>Затрудняюсь ответить</w:t>
        </w:r>
      </w:ins>
    </w:p>
    <w:p w14:paraId="7D9CA5D2" w14:textId="77777777" w:rsidR="00AC5BB1" w:rsidRDefault="00AC5BB1">
      <w:pPr>
        <w:pStyle w:val="a3"/>
        <w:numPr>
          <w:ilvl w:val="0"/>
          <w:numId w:val="50"/>
        </w:numPr>
        <w:rPr>
          <w:ins w:id="4811" w:author="Tima" w:date="2026-01-14T22:12:00Z"/>
          <w:rFonts w:ascii="Times New Roman" w:hAnsi="Times New Roman" w:cs="Times New Roman"/>
          <w:sz w:val="24"/>
        </w:rPr>
        <w:pPrChange w:id="4812" w:author="Tima" w:date="2026-01-14T22:12:00Z">
          <w:pPr>
            <w:ind w:firstLine="709"/>
            <w:jc w:val="both"/>
          </w:pPr>
        </w:pPrChange>
      </w:pPr>
      <w:ins w:id="4813" w:author="Tima" w:date="2026-01-14T22:12:00Z">
        <w:r>
          <w:rPr>
            <w:rFonts w:ascii="Times New Roman" w:hAnsi="Times New Roman" w:cs="Times New Roman"/>
            <w:sz w:val="24"/>
          </w:rPr>
          <w:t xml:space="preserve">Хотели бы Вы иметь специальный удобный сервис для покупки или продажи </w:t>
        </w:r>
        <w:proofErr w:type="gramStart"/>
        <w:r>
          <w:rPr>
            <w:rFonts w:ascii="Times New Roman" w:hAnsi="Times New Roman" w:cs="Times New Roman"/>
            <w:sz w:val="24"/>
            <w:lang w:val="en-US"/>
          </w:rPr>
          <w:t>NFT</w:t>
        </w:r>
        <w:proofErr w:type="gramEnd"/>
        <w:r w:rsidRPr="00AC5BB1">
          <w:rPr>
            <w:rFonts w:ascii="Times New Roman" w:hAnsi="Times New Roman" w:cs="Times New Roman"/>
            <w:sz w:val="24"/>
            <w:rPrChange w:id="4814" w:author="Tima" w:date="2026-01-14T22:12:00Z">
              <w:rPr>
                <w:rFonts w:ascii="Times New Roman" w:hAnsi="Times New Roman" w:cs="Times New Roman"/>
                <w:sz w:val="24"/>
                <w:lang w:val="en-US"/>
              </w:rPr>
            </w:rPrChange>
          </w:rPr>
          <w:t xml:space="preserve"> </w:t>
        </w:r>
        <w:r>
          <w:rPr>
            <w:rFonts w:ascii="Times New Roman" w:hAnsi="Times New Roman" w:cs="Times New Roman"/>
            <w:sz w:val="24"/>
          </w:rPr>
          <w:t xml:space="preserve">или </w:t>
        </w:r>
        <w:proofErr w:type="spellStart"/>
        <w:r>
          <w:rPr>
            <w:rFonts w:ascii="Times New Roman" w:hAnsi="Times New Roman" w:cs="Times New Roman"/>
            <w:sz w:val="24"/>
          </w:rPr>
          <w:t>Телеграм</w:t>
        </w:r>
        <w:proofErr w:type="spellEnd"/>
        <w:r>
          <w:rPr>
            <w:rFonts w:ascii="Times New Roman" w:hAnsi="Times New Roman" w:cs="Times New Roman"/>
            <w:sz w:val="24"/>
          </w:rPr>
          <w:t>-подарков?</w:t>
        </w:r>
      </w:ins>
    </w:p>
    <w:p w14:paraId="2F886910" w14:textId="7E229A15" w:rsidR="00AC5BB1" w:rsidRDefault="00AC5BB1">
      <w:pPr>
        <w:pStyle w:val="a3"/>
        <w:numPr>
          <w:ilvl w:val="0"/>
          <w:numId w:val="69"/>
        </w:numPr>
        <w:rPr>
          <w:ins w:id="4815" w:author="Tima" w:date="2026-01-14T22:13:00Z"/>
          <w:rFonts w:ascii="Times New Roman" w:hAnsi="Times New Roman" w:cs="Times New Roman"/>
          <w:sz w:val="24"/>
        </w:rPr>
        <w:pPrChange w:id="4816" w:author="Tima" w:date="2026-01-14T22:12:00Z">
          <w:pPr>
            <w:ind w:firstLine="709"/>
            <w:jc w:val="both"/>
          </w:pPr>
        </w:pPrChange>
      </w:pPr>
      <w:ins w:id="4817" w:author="Tima" w:date="2026-01-14T22:13:00Z">
        <w:r>
          <w:rPr>
            <w:rFonts w:ascii="Times New Roman" w:hAnsi="Times New Roman" w:cs="Times New Roman"/>
            <w:sz w:val="24"/>
          </w:rPr>
          <w:t>Да, конечно</w:t>
        </w:r>
      </w:ins>
    </w:p>
    <w:p w14:paraId="107E0B9F" w14:textId="7D465005" w:rsidR="00AC5BB1" w:rsidRDefault="00F514DE">
      <w:pPr>
        <w:pStyle w:val="a3"/>
        <w:numPr>
          <w:ilvl w:val="0"/>
          <w:numId w:val="69"/>
        </w:numPr>
        <w:rPr>
          <w:ins w:id="4818" w:author="Tima" w:date="2026-01-14T22:13:00Z"/>
          <w:rFonts w:ascii="Times New Roman" w:hAnsi="Times New Roman" w:cs="Times New Roman"/>
          <w:sz w:val="24"/>
        </w:rPr>
        <w:pPrChange w:id="4819" w:author="Tima" w:date="2026-01-14T22:12:00Z">
          <w:pPr>
            <w:ind w:firstLine="709"/>
            <w:jc w:val="both"/>
          </w:pPr>
        </w:pPrChange>
      </w:pPr>
      <w:ins w:id="4820" w:author="Tima" w:date="2026-01-14T22:13:00Z">
        <w:r>
          <w:rPr>
            <w:rFonts w:ascii="Times New Roman" w:hAnsi="Times New Roman" w:cs="Times New Roman"/>
            <w:sz w:val="24"/>
          </w:rPr>
          <w:t>Нет и так нормально</w:t>
        </w:r>
      </w:ins>
    </w:p>
    <w:p w14:paraId="2AEFD133" w14:textId="2003B26B" w:rsidR="00AC5BB1" w:rsidRDefault="00AC5BB1">
      <w:pPr>
        <w:pStyle w:val="a3"/>
        <w:numPr>
          <w:ilvl w:val="0"/>
          <w:numId w:val="69"/>
        </w:numPr>
        <w:rPr>
          <w:ins w:id="4821" w:author="Tima" w:date="2026-01-14T22:13:00Z"/>
          <w:rFonts w:ascii="Times New Roman" w:hAnsi="Times New Roman" w:cs="Times New Roman"/>
          <w:sz w:val="24"/>
        </w:rPr>
        <w:pPrChange w:id="4822" w:author="Tima" w:date="2026-01-14T22:12:00Z">
          <w:pPr>
            <w:ind w:firstLine="709"/>
            <w:jc w:val="both"/>
          </w:pPr>
        </w:pPrChange>
      </w:pPr>
      <w:ins w:id="4823" w:author="Tima" w:date="2026-01-14T22:13:00Z">
        <w:r>
          <w:rPr>
            <w:rFonts w:ascii="Times New Roman" w:hAnsi="Times New Roman" w:cs="Times New Roman"/>
            <w:sz w:val="24"/>
          </w:rPr>
          <w:t xml:space="preserve">Хотел бы посмотреть на </w:t>
        </w:r>
      </w:ins>
      <w:ins w:id="4824" w:author="Tima" w:date="2026-01-16T11:49:00Z">
        <w:r w:rsidR="00F514DE">
          <w:rPr>
            <w:rFonts w:ascii="Times New Roman" w:hAnsi="Times New Roman" w:cs="Times New Roman"/>
            <w:sz w:val="24"/>
          </w:rPr>
          <w:t xml:space="preserve">возможности нового </w:t>
        </w:r>
      </w:ins>
      <w:ins w:id="4825" w:author="Tima" w:date="2026-01-14T22:13:00Z">
        <w:r>
          <w:rPr>
            <w:rFonts w:ascii="Times New Roman" w:hAnsi="Times New Roman" w:cs="Times New Roman"/>
            <w:sz w:val="24"/>
          </w:rPr>
          <w:t>сервис</w:t>
        </w:r>
      </w:ins>
      <w:ins w:id="4826" w:author="Tima" w:date="2026-01-16T11:49:00Z">
        <w:r w:rsidR="00F514DE">
          <w:rPr>
            <w:rFonts w:ascii="Times New Roman" w:hAnsi="Times New Roman" w:cs="Times New Roman"/>
            <w:sz w:val="24"/>
          </w:rPr>
          <w:t>а</w:t>
        </w:r>
      </w:ins>
    </w:p>
    <w:p w14:paraId="64B08AA1" w14:textId="403EAB08" w:rsidR="0066453A" w:rsidRDefault="00AC5BB1">
      <w:pPr>
        <w:pStyle w:val="a3"/>
        <w:numPr>
          <w:ilvl w:val="0"/>
          <w:numId w:val="69"/>
        </w:numPr>
        <w:rPr>
          <w:ins w:id="4827" w:author="Tima" w:date="2026-01-15T20:56:00Z"/>
          <w:rFonts w:ascii="Times New Roman" w:hAnsi="Times New Roman" w:cs="Times New Roman"/>
          <w:sz w:val="24"/>
        </w:rPr>
        <w:pPrChange w:id="4828" w:author="Tima" w:date="2026-01-16T11:49:00Z">
          <w:pPr>
            <w:ind w:firstLine="709"/>
            <w:jc w:val="both"/>
          </w:pPr>
        </w:pPrChange>
      </w:pPr>
      <w:ins w:id="4829" w:author="Tima" w:date="2026-01-14T22:13:00Z">
        <w:r>
          <w:rPr>
            <w:rFonts w:ascii="Times New Roman" w:hAnsi="Times New Roman" w:cs="Times New Roman"/>
            <w:sz w:val="24"/>
          </w:rPr>
          <w:t>Другое</w:t>
        </w:r>
      </w:ins>
    </w:p>
    <w:p w14:paraId="03D32DA4" w14:textId="77BE6B49" w:rsidR="0066453A" w:rsidRDefault="0066453A">
      <w:pPr>
        <w:rPr>
          <w:ins w:id="4830" w:author="Tima" w:date="2026-01-16T00:06:00Z"/>
          <w:rFonts w:ascii="Times New Roman" w:hAnsi="Times New Roman" w:cs="Times New Roman"/>
          <w:sz w:val="24"/>
        </w:rPr>
        <w:pPrChange w:id="4831" w:author="Tima" w:date="2026-01-14T22:14:00Z">
          <w:pPr>
            <w:ind w:firstLine="709"/>
            <w:jc w:val="both"/>
          </w:pPr>
        </w:pPrChange>
      </w:pPr>
    </w:p>
    <w:p w14:paraId="5F26CEAC" w14:textId="76508E0B" w:rsidR="00607596" w:rsidRPr="00E101DA" w:rsidRDefault="00E101DA">
      <w:pPr>
        <w:pStyle w:val="4"/>
        <w:rPr>
          <w:ins w:id="4832" w:author="Tima" w:date="2026-01-16T00:06:00Z"/>
          <w:rFonts w:ascii="Times New Roman" w:hAnsi="Times New Roman" w:cs="Times New Roman"/>
          <w:b/>
          <w:color w:val="000000" w:themeColor="text1"/>
          <w:rPrChange w:id="4833" w:author="Tima" w:date="2026-01-16T13:48:00Z">
            <w:rPr>
              <w:ins w:id="4834" w:author="Tima" w:date="2026-01-16T00:06:00Z"/>
              <w:rFonts w:ascii="Times New Roman" w:hAnsi="Times New Roman" w:cs="Times New Roman"/>
              <w:sz w:val="24"/>
            </w:rPr>
          </w:rPrChange>
        </w:rPr>
        <w:pPrChange w:id="4835" w:author="Tima" w:date="2026-01-16T13:48:00Z">
          <w:pPr>
            <w:ind w:firstLine="709"/>
            <w:jc w:val="both"/>
          </w:pPr>
        </w:pPrChange>
      </w:pPr>
      <w:ins w:id="4836" w:author="Tima" w:date="2026-01-16T13:48:00Z">
        <w:r w:rsidRPr="00E101DA">
          <w:rPr>
            <w:rFonts w:ascii="Times New Roman" w:hAnsi="Times New Roman" w:cs="Times New Roman"/>
            <w:b/>
            <w:color w:val="000000" w:themeColor="text1"/>
            <w:rPrChange w:id="4837" w:author="Tima" w:date="2026-01-16T13:48:00Z">
              <w:rPr>
                <w:rFonts w:ascii="Times New Roman" w:hAnsi="Times New Roman" w:cs="Times New Roman"/>
                <w:sz w:val="24"/>
              </w:rPr>
            </w:rPrChange>
          </w:rPr>
          <w:t>Вывод по результатам исследования</w:t>
        </w:r>
      </w:ins>
    </w:p>
    <w:p w14:paraId="11CA0CBB" w14:textId="510C6046" w:rsidR="00607596" w:rsidRDefault="002C2796">
      <w:pPr>
        <w:spacing w:line="276" w:lineRule="auto"/>
        <w:ind w:firstLine="709"/>
        <w:jc w:val="both"/>
        <w:rPr>
          <w:ins w:id="4838" w:author="Tima" w:date="2026-01-16T13:49:00Z"/>
          <w:rFonts w:ascii="Times New Roman" w:hAnsi="Times New Roman" w:cs="Times New Roman"/>
          <w:sz w:val="24"/>
          <w:szCs w:val="24"/>
        </w:rPr>
        <w:pPrChange w:id="4839" w:author="Tima" w:date="2026-01-16T13:52:00Z">
          <w:pPr>
            <w:ind w:firstLine="709"/>
            <w:jc w:val="both"/>
          </w:pPr>
        </w:pPrChange>
      </w:pPr>
      <w:ins w:id="4840" w:author="Tima" w:date="2026-01-16T13:49:00Z">
        <w:r w:rsidRPr="00FA4881">
          <w:rPr>
            <w:rFonts w:ascii="Times New Roman" w:hAnsi="Times New Roman" w:cs="Times New Roman"/>
            <w:sz w:val="24"/>
            <w:szCs w:val="24"/>
          </w:rPr>
          <w:t xml:space="preserve">В ходе проведённого </w:t>
        </w:r>
      </w:ins>
      <w:ins w:id="4841" w:author="Tima" w:date="2026-01-16T13:51:00Z">
        <w:r w:rsidRPr="00FA4881">
          <w:rPr>
            <w:rFonts w:ascii="Times New Roman" w:hAnsi="Times New Roman" w:cs="Times New Roman"/>
            <w:sz w:val="24"/>
            <w:szCs w:val="24"/>
          </w:rPr>
          <w:t>опроса</w:t>
        </w:r>
      </w:ins>
      <w:ins w:id="4842" w:author="Tima" w:date="2026-01-16T13:49:00Z">
        <w:r w:rsidRPr="00E07331">
          <w:rPr>
            <w:rFonts w:ascii="Times New Roman" w:hAnsi="Times New Roman" w:cs="Times New Roman"/>
            <w:sz w:val="24"/>
            <w:szCs w:val="24"/>
          </w:rPr>
          <w:t xml:space="preserve"> было получено 50 </w:t>
        </w:r>
      </w:ins>
      <w:ins w:id="4843" w:author="Tima" w:date="2026-01-16T13:50:00Z">
        <w:r w:rsidRPr="00342938">
          <w:rPr>
            <w:rFonts w:ascii="Times New Roman" w:hAnsi="Times New Roman" w:cs="Times New Roman"/>
            <w:sz w:val="24"/>
            <w:szCs w:val="24"/>
          </w:rPr>
          <w:t>анкет.</w:t>
        </w:r>
      </w:ins>
      <w:ins w:id="4844" w:author="Tima" w:date="2026-01-16T13:51:00Z">
        <w:r w:rsidRPr="002C2796">
          <w:rPr>
            <w:rFonts w:ascii="Times New Roman" w:hAnsi="Times New Roman" w:cs="Times New Roman"/>
            <w:sz w:val="24"/>
            <w:szCs w:val="24"/>
            <w:rPrChange w:id="4845" w:author="Tima" w:date="2026-01-16T13:52:00Z">
              <w:rPr>
                <w:rFonts w:ascii="Times New Roman" w:hAnsi="Times New Roman" w:cs="Times New Roman"/>
                <w:sz w:val="24"/>
              </w:rPr>
            </w:rPrChange>
          </w:rPr>
          <w:t xml:space="preserve"> </w:t>
        </w:r>
      </w:ins>
      <w:ins w:id="4846" w:author="Tima" w:date="2026-01-16T13:49:00Z">
        <w:r w:rsidRPr="002C2796">
          <w:rPr>
            <w:rFonts w:ascii="Times New Roman" w:hAnsi="Times New Roman" w:cs="Times New Roman"/>
            <w:sz w:val="24"/>
            <w:szCs w:val="24"/>
            <w:rPrChange w:id="4847" w:author="Tima" w:date="2026-01-16T13:52:00Z">
              <w:rPr>
                <w:rFonts w:ascii="Times New Roman" w:hAnsi="Times New Roman" w:cs="Times New Roman"/>
                <w:sz w:val="24"/>
              </w:rPr>
            </w:rPrChange>
          </w:rPr>
          <w:t>Результаты исследования представим в таблице 7</w:t>
        </w:r>
        <w:r w:rsidR="00071779">
          <w:rPr>
            <w:rFonts w:ascii="Times New Roman" w:hAnsi="Times New Roman" w:cs="Times New Roman"/>
            <w:sz w:val="24"/>
            <w:szCs w:val="24"/>
          </w:rPr>
          <w:t xml:space="preserve"> с ранжированием от наиболее популярного ответа к наименее.</w:t>
        </w:r>
      </w:ins>
    </w:p>
    <w:p w14:paraId="62D645F4" w14:textId="7DB457C5" w:rsidR="00071779" w:rsidRPr="00FA4881" w:rsidRDefault="00071779">
      <w:pPr>
        <w:pStyle w:val="af0"/>
        <w:rPr>
          <w:ins w:id="4848" w:author="Tima" w:date="2026-01-16T13:54:00Z"/>
        </w:rPr>
        <w:pPrChange w:id="4849" w:author="Tima" w:date="2026-01-16T14:00:00Z">
          <w:pPr>
            <w:ind w:firstLine="709"/>
            <w:jc w:val="both"/>
          </w:pPr>
        </w:pPrChange>
      </w:pPr>
      <w:ins w:id="4850" w:author="Tima" w:date="2026-01-16T14:00:00Z">
        <w:r>
          <w:t>Таблица 7 – Результаты опроса</w:t>
        </w:r>
      </w:ins>
    </w:p>
    <w:tbl>
      <w:tblPr>
        <w:tblStyle w:val="a4"/>
        <w:tblW w:w="0" w:type="auto"/>
        <w:tblLook w:val="04A0" w:firstRow="1" w:lastRow="0" w:firstColumn="1" w:lastColumn="0" w:noHBand="0" w:noVBand="1"/>
        <w:tblPrChange w:id="4851" w:author="Tima" w:date="2026-01-16T13:57:00Z">
          <w:tblPr>
            <w:tblStyle w:val="a4"/>
            <w:tblW w:w="0" w:type="auto"/>
            <w:tblLook w:val="04A0" w:firstRow="1" w:lastRow="0" w:firstColumn="1" w:lastColumn="0" w:noHBand="0" w:noVBand="1"/>
          </w:tblPr>
        </w:tblPrChange>
      </w:tblPr>
      <w:tblGrid>
        <w:gridCol w:w="456"/>
        <w:gridCol w:w="4231"/>
        <w:gridCol w:w="2822"/>
        <w:gridCol w:w="1836"/>
        <w:tblGridChange w:id="4852">
          <w:tblGrid>
            <w:gridCol w:w="456"/>
            <w:gridCol w:w="1880"/>
            <w:gridCol w:w="2336"/>
            <w:gridCol w:w="15"/>
            <w:gridCol w:w="2321"/>
            <w:gridCol w:w="501"/>
            <w:gridCol w:w="1836"/>
          </w:tblGrid>
        </w:tblGridChange>
      </w:tblGrid>
      <w:tr w:rsidR="002C2796" w14:paraId="32972971" w14:textId="77777777" w:rsidTr="00CB4E9D">
        <w:trPr>
          <w:ins w:id="4853" w:author="Tima" w:date="2026-01-16T13:56:00Z"/>
        </w:trPr>
        <w:tc>
          <w:tcPr>
            <w:tcW w:w="456" w:type="dxa"/>
            <w:tcPrChange w:id="4854" w:author="Tima" w:date="2026-01-16T13:57:00Z">
              <w:tcPr>
                <w:tcW w:w="2336" w:type="dxa"/>
                <w:gridSpan w:val="2"/>
              </w:tcPr>
            </w:tcPrChange>
          </w:tcPr>
          <w:p w14:paraId="1EDDC7E0" w14:textId="59505C6D" w:rsidR="002C2796" w:rsidRDefault="002C2796">
            <w:pPr>
              <w:spacing w:line="276" w:lineRule="auto"/>
              <w:jc w:val="center"/>
              <w:rPr>
                <w:ins w:id="4855" w:author="Tima" w:date="2026-01-16T13:56:00Z"/>
                <w:rFonts w:ascii="Times New Roman" w:hAnsi="Times New Roman" w:cs="Times New Roman"/>
                <w:sz w:val="24"/>
                <w:szCs w:val="24"/>
              </w:rPr>
              <w:pPrChange w:id="4856" w:author="Tima" w:date="2026-01-16T13:57:00Z">
                <w:pPr>
                  <w:spacing w:line="276" w:lineRule="auto"/>
                  <w:jc w:val="both"/>
                </w:pPr>
              </w:pPrChange>
            </w:pPr>
            <w:ins w:id="4857" w:author="Tima" w:date="2026-01-16T13:56:00Z">
              <w:r>
                <w:rPr>
                  <w:rFonts w:ascii="Times New Roman" w:hAnsi="Times New Roman" w:cs="Times New Roman"/>
                  <w:sz w:val="24"/>
                  <w:szCs w:val="24"/>
                </w:rPr>
                <w:t>№</w:t>
              </w:r>
            </w:ins>
          </w:p>
        </w:tc>
        <w:tc>
          <w:tcPr>
            <w:tcW w:w="4231" w:type="dxa"/>
            <w:tcPrChange w:id="4858" w:author="Tima" w:date="2026-01-16T13:57:00Z">
              <w:tcPr>
                <w:tcW w:w="2336" w:type="dxa"/>
              </w:tcPr>
            </w:tcPrChange>
          </w:tcPr>
          <w:p w14:paraId="3D498F54" w14:textId="4C5EC1F4" w:rsidR="002C2796" w:rsidRDefault="002C2796">
            <w:pPr>
              <w:spacing w:line="276" w:lineRule="auto"/>
              <w:jc w:val="center"/>
              <w:rPr>
                <w:ins w:id="4859" w:author="Tima" w:date="2026-01-16T13:56:00Z"/>
                <w:rFonts w:ascii="Times New Roman" w:hAnsi="Times New Roman" w:cs="Times New Roman"/>
                <w:sz w:val="24"/>
                <w:szCs w:val="24"/>
              </w:rPr>
              <w:pPrChange w:id="4860" w:author="Tima" w:date="2026-01-16T13:57:00Z">
                <w:pPr>
                  <w:spacing w:line="276" w:lineRule="auto"/>
                  <w:jc w:val="both"/>
                </w:pPr>
              </w:pPrChange>
            </w:pPr>
            <w:ins w:id="4861" w:author="Tima" w:date="2026-01-16T13:56:00Z">
              <w:r>
                <w:rPr>
                  <w:rFonts w:ascii="Times New Roman" w:hAnsi="Times New Roman" w:cs="Times New Roman"/>
                  <w:sz w:val="24"/>
                  <w:szCs w:val="24"/>
                </w:rPr>
                <w:t>Вопрос</w:t>
              </w:r>
            </w:ins>
          </w:p>
        </w:tc>
        <w:tc>
          <w:tcPr>
            <w:tcW w:w="2822" w:type="dxa"/>
            <w:tcPrChange w:id="4862" w:author="Tima" w:date="2026-01-16T13:57:00Z">
              <w:tcPr>
                <w:tcW w:w="2336" w:type="dxa"/>
                <w:gridSpan w:val="2"/>
              </w:tcPr>
            </w:tcPrChange>
          </w:tcPr>
          <w:p w14:paraId="4A0C50C6" w14:textId="2AB6C706" w:rsidR="002C2796" w:rsidRDefault="002C2796">
            <w:pPr>
              <w:spacing w:line="276" w:lineRule="auto"/>
              <w:jc w:val="center"/>
              <w:rPr>
                <w:ins w:id="4863" w:author="Tima" w:date="2026-01-16T13:56:00Z"/>
                <w:rFonts w:ascii="Times New Roman" w:hAnsi="Times New Roman" w:cs="Times New Roman"/>
                <w:sz w:val="24"/>
                <w:szCs w:val="24"/>
              </w:rPr>
              <w:pPrChange w:id="4864" w:author="Tima" w:date="2026-01-16T13:57:00Z">
                <w:pPr>
                  <w:spacing w:line="276" w:lineRule="auto"/>
                  <w:jc w:val="both"/>
                </w:pPr>
              </w:pPrChange>
            </w:pPr>
            <w:ins w:id="4865" w:author="Tima" w:date="2026-01-16T13:56:00Z">
              <w:r>
                <w:rPr>
                  <w:rFonts w:ascii="Times New Roman" w:hAnsi="Times New Roman" w:cs="Times New Roman"/>
                  <w:sz w:val="24"/>
                  <w:szCs w:val="24"/>
                </w:rPr>
                <w:t>Варианты ответа</w:t>
              </w:r>
            </w:ins>
          </w:p>
        </w:tc>
        <w:tc>
          <w:tcPr>
            <w:tcW w:w="1836" w:type="dxa"/>
            <w:tcPrChange w:id="4866" w:author="Tima" w:date="2026-01-16T13:57:00Z">
              <w:tcPr>
                <w:tcW w:w="2337" w:type="dxa"/>
                <w:gridSpan w:val="2"/>
              </w:tcPr>
            </w:tcPrChange>
          </w:tcPr>
          <w:p w14:paraId="55838BCD" w14:textId="6B282957" w:rsidR="002C2796" w:rsidRDefault="002C2796">
            <w:pPr>
              <w:spacing w:line="276" w:lineRule="auto"/>
              <w:jc w:val="center"/>
              <w:rPr>
                <w:ins w:id="4867" w:author="Tima" w:date="2026-01-16T13:56:00Z"/>
                <w:rFonts w:ascii="Times New Roman" w:hAnsi="Times New Roman" w:cs="Times New Roman"/>
                <w:sz w:val="24"/>
                <w:szCs w:val="24"/>
              </w:rPr>
              <w:pPrChange w:id="4868" w:author="Tima" w:date="2026-01-16T14:25:00Z">
                <w:pPr>
                  <w:spacing w:line="276" w:lineRule="auto"/>
                  <w:jc w:val="both"/>
                </w:pPr>
              </w:pPrChange>
            </w:pPr>
            <w:ins w:id="4869" w:author="Tima" w:date="2026-01-16T13:56:00Z">
              <w:r>
                <w:rPr>
                  <w:rFonts w:ascii="Times New Roman" w:hAnsi="Times New Roman" w:cs="Times New Roman"/>
                  <w:sz w:val="24"/>
                  <w:szCs w:val="24"/>
                </w:rPr>
                <w:t>% опрошенных</w:t>
              </w:r>
            </w:ins>
          </w:p>
        </w:tc>
      </w:tr>
      <w:tr w:rsidR="00071779" w14:paraId="37344DD5" w14:textId="77777777" w:rsidTr="00CB4E9D">
        <w:trPr>
          <w:ins w:id="4870" w:author="Tima" w:date="2026-01-16T13:56:00Z"/>
        </w:trPr>
        <w:tc>
          <w:tcPr>
            <w:tcW w:w="456" w:type="dxa"/>
            <w:vMerge w:val="restart"/>
          </w:tcPr>
          <w:p w14:paraId="6C1D9217" w14:textId="5CA31F67" w:rsidR="00071779" w:rsidRDefault="00071779" w:rsidP="002C2796">
            <w:pPr>
              <w:spacing w:line="276" w:lineRule="auto"/>
              <w:jc w:val="both"/>
              <w:rPr>
                <w:ins w:id="4871" w:author="Tima" w:date="2026-01-16T13:56:00Z"/>
                <w:rFonts w:ascii="Times New Roman" w:hAnsi="Times New Roman" w:cs="Times New Roman"/>
                <w:sz w:val="24"/>
                <w:szCs w:val="24"/>
              </w:rPr>
            </w:pPr>
            <w:ins w:id="4872" w:author="Tima" w:date="2026-01-16T13:57:00Z">
              <w:r>
                <w:rPr>
                  <w:rFonts w:ascii="Times New Roman" w:hAnsi="Times New Roman" w:cs="Times New Roman"/>
                  <w:sz w:val="24"/>
                  <w:szCs w:val="24"/>
                </w:rPr>
                <w:t>1</w:t>
              </w:r>
            </w:ins>
          </w:p>
        </w:tc>
        <w:tc>
          <w:tcPr>
            <w:tcW w:w="4231" w:type="dxa"/>
            <w:vMerge w:val="restart"/>
          </w:tcPr>
          <w:p w14:paraId="457A657B" w14:textId="7922E5E3" w:rsidR="00071779" w:rsidRDefault="00071779" w:rsidP="002C2796">
            <w:pPr>
              <w:spacing w:line="276" w:lineRule="auto"/>
              <w:jc w:val="both"/>
              <w:rPr>
                <w:ins w:id="4873" w:author="Tima" w:date="2026-01-16T13:56:00Z"/>
                <w:rFonts w:ascii="Times New Roman" w:hAnsi="Times New Roman" w:cs="Times New Roman"/>
                <w:sz w:val="24"/>
                <w:szCs w:val="24"/>
              </w:rPr>
            </w:pPr>
            <w:ins w:id="4874" w:author="Tima" w:date="2026-01-16T13:57:00Z">
              <w:r>
                <w:rPr>
                  <w:rFonts w:ascii="Times New Roman" w:hAnsi="Times New Roman" w:cs="Times New Roman"/>
                  <w:sz w:val="24"/>
                  <w:szCs w:val="24"/>
                </w:rPr>
                <w:t>Возраст</w:t>
              </w:r>
            </w:ins>
            <w:ins w:id="4875" w:author="Tima" w:date="2026-01-16T13:58:00Z">
              <w:r>
                <w:rPr>
                  <w:rFonts w:ascii="Times New Roman" w:hAnsi="Times New Roman" w:cs="Times New Roman"/>
                  <w:sz w:val="24"/>
                  <w:szCs w:val="24"/>
                </w:rPr>
                <w:t xml:space="preserve"> опрошенных</w:t>
              </w:r>
            </w:ins>
          </w:p>
        </w:tc>
        <w:tc>
          <w:tcPr>
            <w:tcW w:w="2822" w:type="dxa"/>
          </w:tcPr>
          <w:p w14:paraId="0393F388" w14:textId="5480ECB3" w:rsidR="00071779" w:rsidRDefault="00071779" w:rsidP="002C2796">
            <w:pPr>
              <w:spacing w:line="276" w:lineRule="auto"/>
              <w:jc w:val="both"/>
              <w:rPr>
                <w:ins w:id="4876" w:author="Tima" w:date="2026-01-16T13:56:00Z"/>
                <w:rFonts w:ascii="Times New Roman" w:hAnsi="Times New Roman" w:cs="Times New Roman"/>
                <w:sz w:val="24"/>
                <w:szCs w:val="24"/>
              </w:rPr>
            </w:pPr>
            <w:ins w:id="4877" w:author="Tima" w:date="2026-01-16T13:57:00Z">
              <w:r>
                <w:rPr>
                  <w:rFonts w:ascii="Times New Roman" w:hAnsi="Times New Roman" w:cs="Times New Roman"/>
                  <w:sz w:val="24"/>
                  <w:szCs w:val="24"/>
                </w:rPr>
                <w:t>36-45</w:t>
              </w:r>
            </w:ins>
          </w:p>
        </w:tc>
        <w:tc>
          <w:tcPr>
            <w:tcW w:w="1836" w:type="dxa"/>
          </w:tcPr>
          <w:p w14:paraId="5DF265B2" w14:textId="00720307" w:rsidR="00071779" w:rsidRDefault="00071779">
            <w:pPr>
              <w:spacing w:line="276" w:lineRule="auto"/>
              <w:jc w:val="center"/>
              <w:rPr>
                <w:ins w:id="4878" w:author="Tima" w:date="2026-01-16T13:56:00Z"/>
                <w:rFonts w:ascii="Times New Roman" w:hAnsi="Times New Roman" w:cs="Times New Roman"/>
                <w:sz w:val="24"/>
                <w:szCs w:val="24"/>
              </w:rPr>
              <w:pPrChange w:id="4879" w:author="Tima" w:date="2026-01-16T14:25:00Z">
                <w:pPr>
                  <w:spacing w:line="276" w:lineRule="auto"/>
                  <w:jc w:val="both"/>
                </w:pPr>
              </w:pPrChange>
            </w:pPr>
            <w:ins w:id="4880" w:author="Tima" w:date="2026-01-16T13:58:00Z">
              <w:r>
                <w:rPr>
                  <w:rFonts w:ascii="Times New Roman" w:hAnsi="Times New Roman" w:cs="Times New Roman"/>
                  <w:sz w:val="24"/>
                  <w:szCs w:val="24"/>
                </w:rPr>
                <w:t>26%</w:t>
              </w:r>
            </w:ins>
          </w:p>
        </w:tc>
      </w:tr>
      <w:tr w:rsidR="00071779" w14:paraId="01745F72" w14:textId="77777777" w:rsidTr="00CB4E9D">
        <w:trPr>
          <w:ins w:id="4881" w:author="Tima" w:date="2026-01-16T13:56:00Z"/>
        </w:trPr>
        <w:tc>
          <w:tcPr>
            <w:tcW w:w="456" w:type="dxa"/>
            <w:vMerge/>
          </w:tcPr>
          <w:p w14:paraId="6C9ABAFE" w14:textId="77777777" w:rsidR="00071779" w:rsidRDefault="00071779" w:rsidP="002C2796">
            <w:pPr>
              <w:spacing w:line="276" w:lineRule="auto"/>
              <w:jc w:val="both"/>
              <w:rPr>
                <w:ins w:id="4882" w:author="Tima" w:date="2026-01-16T13:56:00Z"/>
                <w:rFonts w:ascii="Times New Roman" w:hAnsi="Times New Roman" w:cs="Times New Roman"/>
                <w:sz w:val="24"/>
                <w:szCs w:val="24"/>
              </w:rPr>
            </w:pPr>
          </w:p>
        </w:tc>
        <w:tc>
          <w:tcPr>
            <w:tcW w:w="4231" w:type="dxa"/>
            <w:vMerge/>
          </w:tcPr>
          <w:p w14:paraId="0704A195" w14:textId="77777777" w:rsidR="00071779" w:rsidRDefault="00071779" w:rsidP="002C2796">
            <w:pPr>
              <w:spacing w:line="276" w:lineRule="auto"/>
              <w:jc w:val="both"/>
              <w:rPr>
                <w:ins w:id="4883" w:author="Tima" w:date="2026-01-16T13:56:00Z"/>
                <w:rFonts w:ascii="Times New Roman" w:hAnsi="Times New Roman" w:cs="Times New Roman"/>
                <w:sz w:val="24"/>
                <w:szCs w:val="24"/>
              </w:rPr>
            </w:pPr>
          </w:p>
        </w:tc>
        <w:tc>
          <w:tcPr>
            <w:tcW w:w="2822" w:type="dxa"/>
          </w:tcPr>
          <w:p w14:paraId="57B7759E" w14:textId="73B24CCA" w:rsidR="00071779" w:rsidRDefault="00071779" w:rsidP="002C2796">
            <w:pPr>
              <w:spacing w:line="276" w:lineRule="auto"/>
              <w:jc w:val="both"/>
              <w:rPr>
                <w:ins w:id="4884" w:author="Tima" w:date="2026-01-16T13:56:00Z"/>
                <w:rFonts w:ascii="Times New Roman" w:hAnsi="Times New Roman" w:cs="Times New Roman"/>
                <w:sz w:val="24"/>
                <w:szCs w:val="24"/>
              </w:rPr>
            </w:pPr>
            <w:ins w:id="4885" w:author="Tima" w:date="2026-01-16T13:57:00Z">
              <w:r>
                <w:rPr>
                  <w:rFonts w:ascii="Times New Roman" w:hAnsi="Times New Roman" w:cs="Times New Roman"/>
                  <w:sz w:val="24"/>
                  <w:szCs w:val="24"/>
                </w:rPr>
                <w:t>Больше 45</w:t>
              </w:r>
            </w:ins>
          </w:p>
        </w:tc>
        <w:tc>
          <w:tcPr>
            <w:tcW w:w="1836" w:type="dxa"/>
          </w:tcPr>
          <w:p w14:paraId="342819D9" w14:textId="6DF2B59E" w:rsidR="00071779" w:rsidRDefault="00071779">
            <w:pPr>
              <w:spacing w:line="276" w:lineRule="auto"/>
              <w:jc w:val="center"/>
              <w:rPr>
                <w:ins w:id="4886" w:author="Tima" w:date="2026-01-16T13:56:00Z"/>
                <w:rFonts w:ascii="Times New Roman" w:hAnsi="Times New Roman" w:cs="Times New Roman"/>
                <w:sz w:val="24"/>
                <w:szCs w:val="24"/>
              </w:rPr>
              <w:pPrChange w:id="4887" w:author="Tima" w:date="2026-01-16T14:25:00Z">
                <w:pPr>
                  <w:spacing w:line="276" w:lineRule="auto"/>
                  <w:jc w:val="both"/>
                </w:pPr>
              </w:pPrChange>
            </w:pPr>
            <w:ins w:id="4888" w:author="Tima" w:date="2026-01-16T13:58:00Z">
              <w:r>
                <w:rPr>
                  <w:rFonts w:ascii="Times New Roman" w:hAnsi="Times New Roman" w:cs="Times New Roman"/>
                  <w:sz w:val="24"/>
                  <w:szCs w:val="24"/>
                </w:rPr>
                <w:t>22%</w:t>
              </w:r>
            </w:ins>
          </w:p>
        </w:tc>
      </w:tr>
      <w:tr w:rsidR="00071779" w14:paraId="124013C6" w14:textId="77777777" w:rsidTr="00CB4E9D">
        <w:trPr>
          <w:ins w:id="4889" w:author="Tima" w:date="2026-01-16T13:56:00Z"/>
        </w:trPr>
        <w:tc>
          <w:tcPr>
            <w:tcW w:w="456" w:type="dxa"/>
            <w:vMerge/>
          </w:tcPr>
          <w:p w14:paraId="687E4212" w14:textId="77777777" w:rsidR="00071779" w:rsidRDefault="00071779" w:rsidP="002C2796">
            <w:pPr>
              <w:spacing w:line="276" w:lineRule="auto"/>
              <w:jc w:val="both"/>
              <w:rPr>
                <w:ins w:id="4890" w:author="Tima" w:date="2026-01-16T13:56:00Z"/>
                <w:rFonts w:ascii="Times New Roman" w:hAnsi="Times New Roman" w:cs="Times New Roman"/>
                <w:sz w:val="24"/>
                <w:szCs w:val="24"/>
              </w:rPr>
            </w:pPr>
          </w:p>
        </w:tc>
        <w:tc>
          <w:tcPr>
            <w:tcW w:w="4231" w:type="dxa"/>
            <w:vMerge/>
          </w:tcPr>
          <w:p w14:paraId="4EB9AC71" w14:textId="77777777" w:rsidR="00071779" w:rsidRDefault="00071779" w:rsidP="002C2796">
            <w:pPr>
              <w:spacing w:line="276" w:lineRule="auto"/>
              <w:jc w:val="both"/>
              <w:rPr>
                <w:ins w:id="4891" w:author="Tima" w:date="2026-01-16T13:56:00Z"/>
                <w:rFonts w:ascii="Times New Roman" w:hAnsi="Times New Roman" w:cs="Times New Roman"/>
                <w:sz w:val="24"/>
                <w:szCs w:val="24"/>
              </w:rPr>
            </w:pPr>
          </w:p>
        </w:tc>
        <w:tc>
          <w:tcPr>
            <w:tcW w:w="2822" w:type="dxa"/>
          </w:tcPr>
          <w:p w14:paraId="441952AD" w14:textId="5A2FD8B0" w:rsidR="00071779" w:rsidRDefault="00071779" w:rsidP="002C2796">
            <w:pPr>
              <w:spacing w:line="276" w:lineRule="auto"/>
              <w:jc w:val="both"/>
              <w:rPr>
                <w:ins w:id="4892" w:author="Tima" w:date="2026-01-16T13:56:00Z"/>
                <w:rFonts w:ascii="Times New Roman" w:hAnsi="Times New Roman" w:cs="Times New Roman"/>
                <w:sz w:val="24"/>
                <w:szCs w:val="24"/>
              </w:rPr>
            </w:pPr>
            <w:ins w:id="4893" w:author="Tima" w:date="2026-01-16T13:57:00Z">
              <w:r>
                <w:rPr>
                  <w:rFonts w:ascii="Times New Roman" w:hAnsi="Times New Roman" w:cs="Times New Roman"/>
                  <w:sz w:val="24"/>
                  <w:szCs w:val="24"/>
                </w:rPr>
                <w:t>21-25</w:t>
              </w:r>
            </w:ins>
          </w:p>
        </w:tc>
        <w:tc>
          <w:tcPr>
            <w:tcW w:w="1836" w:type="dxa"/>
          </w:tcPr>
          <w:p w14:paraId="1A8598B5" w14:textId="05F1842C" w:rsidR="00071779" w:rsidRDefault="00071779">
            <w:pPr>
              <w:spacing w:line="276" w:lineRule="auto"/>
              <w:jc w:val="center"/>
              <w:rPr>
                <w:ins w:id="4894" w:author="Tima" w:date="2026-01-16T13:56:00Z"/>
                <w:rFonts w:ascii="Times New Roman" w:hAnsi="Times New Roman" w:cs="Times New Roman"/>
                <w:sz w:val="24"/>
                <w:szCs w:val="24"/>
              </w:rPr>
              <w:pPrChange w:id="4895" w:author="Tima" w:date="2026-01-16T14:25:00Z">
                <w:pPr>
                  <w:spacing w:line="276" w:lineRule="auto"/>
                  <w:jc w:val="both"/>
                </w:pPr>
              </w:pPrChange>
            </w:pPr>
            <w:ins w:id="4896" w:author="Tima" w:date="2026-01-16T13:58:00Z">
              <w:r>
                <w:rPr>
                  <w:rFonts w:ascii="Times New Roman" w:hAnsi="Times New Roman" w:cs="Times New Roman"/>
                  <w:sz w:val="24"/>
                  <w:szCs w:val="24"/>
                </w:rPr>
                <w:t>16%</w:t>
              </w:r>
            </w:ins>
          </w:p>
        </w:tc>
      </w:tr>
      <w:tr w:rsidR="00071779" w14:paraId="258979F6" w14:textId="77777777" w:rsidTr="00CB4E9D">
        <w:trPr>
          <w:ins w:id="4897" w:author="Tima" w:date="2026-01-16T13:56:00Z"/>
        </w:trPr>
        <w:tc>
          <w:tcPr>
            <w:tcW w:w="456" w:type="dxa"/>
            <w:vMerge/>
          </w:tcPr>
          <w:p w14:paraId="3F43595D" w14:textId="77777777" w:rsidR="00071779" w:rsidRDefault="00071779" w:rsidP="002C2796">
            <w:pPr>
              <w:spacing w:line="276" w:lineRule="auto"/>
              <w:jc w:val="both"/>
              <w:rPr>
                <w:ins w:id="4898" w:author="Tima" w:date="2026-01-16T13:56:00Z"/>
                <w:rFonts w:ascii="Times New Roman" w:hAnsi="Times New Roman" w:cs="Times New Roman"/>
                <w:sz w:val="24"/>
                <w:szCs w:val="24"/>
              </w:rPr>
            </w:pPr>
          </w:p>
        </w:tc>
        <w:tc>
          <w:tcPr>
            <w:tcW w:w="4231" w:type="dxa"/>
            <w:vMerge/>
          </w:tcPr>
          <w:p w14:paraId="15C814BD" w14:textId="77777777" w:rsidR="00071779" w:rsidRDefault="00071779" w:rsidP="002C2796">
            <w:pPr>
              <w:spacing w:line="276" w:lineRule="auto"/>
              <w:jc w:val="both"/>
              <w:rPr>
                <w:ins w:id="4899" w:author="Tima" w:date="2026-01-16T13:56:00Z"/>
                <w:rFonts w:ascii="Times New Roman" w:hAnsi="Times New Roman" w:cs="Times New Roman"/>
                <w:sz w:val="24"/>
                <w:szCs w:val="24"/>
              </w:rPr>
            </w:pPr>
          </w:p>
        </w:tc>
        <w:tc>
          <w:tcPr>
            <w:tcW w:w="2822" w:type="dxa"/>
          </w:tcPr>
          <w:p w14:paraId="37D042DE" w14:textId="7EDE4283" w:rsidR="00071779" w:rsidRDefault="00071779" w:rsidP="002C2796">
            <w:pPr>
              <w:spacing w:line="276" w:lineRule="auto"/>
              <w:jc w:val="both"/>
              <w:rPr>
                <w:ins w:id="4900" w:author="Tima" w:date="2026-01-16T13:56:00Z"/>
                <w:rFonts w:ascii="Times New Roman" w:hAnsi="Times New Roman" w:cs="Times New Roman"/>
                <w:sz w:val="24"/>
                <w:szCs w:val="24"/>
              </w:rPr>
            </w:pPr>
            <w:ins w:id="4901" w:author="Tima" w:date="2026-01-16T13:58:00Z">
              <w:r>
                <w:rPr>
                  <w:rFonts w:ascii="Times New Roman" w:hAnsi="Times New Roman" w:cs="Times New Roman"/>
                  <w:sz w:val="24"/>
                  <w:szCs w:val="24"/>
                </w:rPr>
                <w:t>26-35</w:t>
              </w:r>
            </w:ins>
          </w:p>
        </w:tc>
        <w:tc>
          <w:tcPr>
            <w:tcW w:w="1836" w:type="dxa"/>
          </w:tcPr>
          <w:p w14:paraId="4BA21EEE" w14:textId="62EBC512" w:rsidR="00071779" w:rsidRDefault="00071779">
            <w:pPr>
              <w:spacing w:line="276" w:lineRule="auto"/>
              <w:jc w:val="center"/>
              <w:rPr>
                <w:ins w:id="4902" w:author="Tima" w:date="2026-01-16T13:56:00Z"/>
                <w:rFonts w:ascii="Times New Roman" w:hAnsi="Times New Roman" w:cs="Times New Roman"/>
                <w:sz w:val="24"/>
                <w:szCs w:val="24"/>
              </w:rPr>
              <w:pPrChange w:id="4903" w:author="Tima" w:date="2026-01-16T14:25:00Z">
                <w:pPr>
                  <w:spacing w:line="276" w:lineRule="auto"/>
                  <w:jc w:val="both"/>
                </w:pPr>
              </w:pPrChange>
            </w:pPr>
            <w:ins w:id="4904" w:author="Tima" w:date="2026-01-16T13:58:00Z">
              <w:r>
                <w:rPr>
                  <w:rFonts w:ascii="Times New Roman" w:hAnsi="Times New Roman" w:cs="Times New Roman"/>
                  <w:sz w:val="24"/>
                  <w:szCs w:val="24"/>
                </w:rPr>
                <w:t>16%</w:t>
              </w:r>
            </w:ins>
          </w:p>
        </w:tc>
      </w:tr>
      <w:tr w:rsidR="00071779" w14:paraId="707689BC" w14:textId="77777777" w:rsidTr="00CB4E9D">
        <w:trPr>
          <w:ins w:id="4905" w:author="Tima" w:date="2026-01-16T13:56:00Z"/>
        </w:trPr>
        <w:tc>
          <w:tcPr>
            <w:tcW w:w="456" w:type="dxa"/>
            <w:vMerge/>
          </w:tcPr>
          <w:p w14:paraId="2618A29E" w14:textId="77777777" w:rsidR="00071779" w:rsidRDefault="00071779" w:rsidP="002C2796">
            <w:pPr>
              <w:spacing w:line="276" w:lineRule="auto"/>
              <w:jc w:val="both"/>
              <w:rPr>
                <w:ins w:id="4906" w:author="Tima" w:date="2026-01-16T13:56:00Z"/>
                <w:rFonts w:ascii="Times New Roman" w:hAnsi="Times New Roman" w:cs="Times New Roman"/>
                <w:sz w:val="24"/>
                <w:szCs w:val="24"/>
              </w:rPr>
            </w:pPr>
          </w:p>
        </w:tc>
        <w:tc>
          <w:tcPr>
            <w:tcW w:w="4231" w:type="dxa"/>
            <w:vMerge/>
          </w:tcPr>
          <w:p w14:paraId="1A234F7B" w14:textId="77777777" w:rsidR="00071779" w:rsidRDefault="00071779" w:rsidP="002C2796">
            <w:pPr>
              <w:spacing w:line="276" w:lineRule="auto"/>
              <w:jc w:val="both"/>
              <w:rPr>
                <w:ins w:id="4907" w:author="Tima" w:date="2026-01-16T13:56:00Z"/>
                <w:rFonts w:ascii="Times New Roman" w:hAnsi="Times New Roman" w:cs="Times New Roman"/>
                <w:sz w:val="24"/>
                <w:szCs w:val="24"/>
              </w:rPr>
            </w:pPr>
          </w:p>
        </w:tc>
        <w:tc>
          <w:tcPr>
            <w:tcW w:w="2822" w:type="dxa"/>
          </w:tcPr>
          <w:p w14:paraId="57ACF17B" w14:textId="60FE5955" w:rsidR="00071779" w:rsidRDefault="00071779" w:rsidP="002C2796">
            <w:pPr>
              <w:spacing w:line="276" w:lineRule="auto"/>
              <w:jc w:val="both"/>
              <w:rPr>
                <w:ins w:id="4908" w:author="Tima" w:date="2026-01-16T13:56:00Z"/>
                <w:rFonts w:ascii="Times New Roman" w:hAnsi="Times New Roman" w:cs="Times New Roman"/>
                <w:sz w:val="24"/>
                <w:szCs w:val="24"/>
              </w:rPr>
            </w:pPr>
            <w:ins w:id="4909" w:author="Tima" w:date="2026-01-16T13:58:00Z">
              <w:r>
                <w:rPr>
                  <w:rFonts w:ascii="Times New Roman" w:hAnsi="Times New Roman" w:cs="Times New Roman"/>
                  <w:sz w:val="24"/>
                  <w:szCs w:val="24"/>
                </w:rPr>
                <w:t>До 16</w:t>
              </w:r>
            </w:ins>
          </w:p>
        </w:tc>
        <w:tc>
          <w:tcPr>
            <w:tcW w:w="1836" w:type="dxa"/>
          </w:tcPr>
          <w:p w14:paraId="20B8E6AF" w14:textId="2D9A3EE4" w:rsidR="00071779" w:rsidRDefault="00071779">
            <w:pPr>
              <w:spacing w:line="276" w:lineRule="auto"/>
              <w:jc w:val="center"/>
              <w:rPr>
                <w:ins w:id="4910" w:author="Tima" w:date="2026-01-16T13:56:00Z"/>
                <w:rFonts w:ascii="Times New Roman" w:hAnsi="Times New Roman" w:cs="Times New Roman"/>
                <w:sz w:val="24"/>
                <w:szCs w:val="24"/>
              </w:rPr>
              <w:pPrChange w:id="4911" w:author="Tima" w:date="2026-01-16T14:25:00Z">
                <w:pPr>
                  <w:spacing w:line="276" w:lineRule="auto"/>
                  <w:jc w:val="both"/>
                </w:pPr>
              </w:pPrChange>
            </w:pPr>
            <w:ins w:id="4912" w:author="Tima" w:date="2026-01-16T13:59:00Z">
              <w:r>
                <w:rPr>
                  <w:rFonts w:ascii="Times New Roman" w:hAnsi="Times New Roman" w:cs="Times New Roman"/>
                  <w:sz w:val="24"/>
                  <w:szCs w:val="24"/>
                </w:rPr>
                <w:t>12%</w:t>
              </w:r>
            </w:ins>
          </w:p>
        </w:tc>
      </w:tr>
      <w:tr w:rsidR="00071779" w14:paraId="6223461B" w14:textId="77777777" w:rsidTr="00CB4E9D">
        <w:trPr>
          <w:ins w:id="4913" w:author="Tima" w:date="2026-01-16T13:56:00Z"/>
        </w:trPr>
        <w:tc>
          <w:tcPr>
            <w:tcW w:w="456" w:type="dxa"/>
            <w:vMerge/>
          </w:tcPr>
          <w:p w14:paraId="0E8EDA0D" w14:textId="77777777" w:rsidR="00071779" w:rsidRDefault="00071779" w:rsidP="002C2796">
            <w:pPr>
              <w:spacing w:line="276" w:lineRule="auto"/>
              <w:jc w:val="both"/>
              <w:rPr>
                <w:ins w:id="4914" w:author="Tima" w:date="2026-01-16T13:56:00Z"/>
                <w:rFonts w:ascii="Times New Roman" w:hAnsi="Times New Roman" w:cs="Times New Roman"/>
                <w:sz w:val="24"/>
                <w:szCs w:val="24"/>
              </w:rPr>
            </w:pPr>
          </w:p>
        </w:tc>
        <w:tc>
          <w:tcPr>
            <w:tcW w:w="4231" w:type="dxa"/>
            <w:vMerge/>
          </w:tcPr>
          <w:p w14:paraId="194FD5CE" w14:textId="77777777" w:rsidR="00071779" w:rsidRDefault="00071779" w:rsidP="002C2796">
            <w:pPr>
              <w:spacing w:line="276" w:lineRule="auto"/>
              <w:jc w:val="both"/>
              <w:rPr>
                <w:ins w:id="4915" w:author="Tima" w:date="2026-01-16T13:56:00Z"/>
                <w:rFonts w:ascii="Times New Roman" w:hAnsi="Times New Roman" w:cs="Times New Roman"/>
                <w:sz w:val="24"/>
                <w:szCs w:val="24"/>
              </w:rPr>
            </w:pPr>
          </w:p>
        </w:tc>
        <w:tc>
          <w:tcPr>
            <w:tcW w:w="2822" w:type="dxa"/>
          </w:tcPr>
          <w:p w14:paraId="26C9F257" w14:textId="3AD6947C" w:rsidR="00071779" w:rsidRDefault="00071779" w:rsidP="002C2796">
            <w:pPr>
              <w:spacing w:line="276" w:lineRule="auto"/>
              <w:jc w:val="both"/>
              <w:rPr>
                <w:ins w:id="4916" w:author="Tima" w:date="2026-01-16T13:56:00Z"/>
                <w:rFonts w:ascii="Times New Roman" w:hAnsi="Times New Roman" w:cs="Times New Roman"/>
                <w:sz w:val="24"/>
                <w:szCs w:val="24"/>
              </w:rPr>
            </w:pPr>
            <w:ins w:id="4917" w:author="Tima" w:date="2026-01-16T13:59:00Z">
              <w:r>
                <w:rPr>
                  <w:rFonts w:ascii="Times New Roman" w:hAnsi="Times New Roman" w:cs="Times New Roman"/>
                  <w:sz w:val="24"/>
                  <w:szCs w:val="24"/>
                </w:rPr>
                <w:t>16-20</w:t>
              </w:r>
            </w:ins>
          </w:p>
        </w:tc>
        <w:tc>
          <w:tcPr>
            <w:tcW w:w="1836" w:type="dxa"/>
          </w:tcPr>
          <w:p w14:paraId="2C62B76B" w14:textId="31E5A469" w:rsidR="00071779" w:rsidRDefault="00071779">
            <w:pPr>
              <w:spacing w:line="276" w:lineRule="auto"/>
              <w:jc w:val="center"/>
              <w:rPr>
                <w:ins w:id="4918" w:author="Tima" w:date="2026-01-16T13:56:00Z"/>
                <w:rFonts w:ascii="Times New Roman" w:hAnsi="Times New Roman" w:cs="Times New Roman"/>
                <w:sz w:val="24"/>
                <w:szCs w:val="24"/>
              </w:rPr>
              <w:pPrChange w:id="4919" w:author="Tima" w:date="2026-01-16T14:25:00Z">
                <w:pPr>
                  <w:spacing w:line="276" w:lineRule="auto"/>
                  <w:jc w:val="both"/>
                </w:pPr>
              </w:pPrChange>
            </w:pPr>
            <w:ins w:id="4920" w:author="Tima" w:date="2026-01-16T13:59:00Z">
              <w:r>
                <w:rPr>
                  <w:rFonts w:ascii="Times New Roman" w:hAnsi="Times New Roman" w:cs="Times New Roman"/>
                  <w:sz w:val="24"/>
                  <w:szCs w:val="24"/>
                </w:rPr>
                <w:t>8%</w:t>
              </w:r>
            </w:ins>
          </w:p>
        </w:tc>
      </w:tr>
      <w:tr w:rsidR="00071779" w14:paraId="5F57DEBF" w14:textId="77777777" w:rsidTr="00CB4E9D">
        <w:trPr>
          <w:ins w:id="4921" w:author="Tima" w:date="2026-01-16T13:56:00Z"/>
        </w:trPr>
        <w:tc>
          <w:tcPr>
            <w:tcW w:w="456" w:type="dxa"/>
            <w:vMerge w:val="restart"/>
          </w:tcPr>
          <w:p w14:paraId="7E456986" w14:textId="4AB5911C" w:rsidR="00071779" w:rsidRDefault="00071779" w:rsidP="002C2796">
            <w:pPr>
              <w:spacing w:line="276" w:lineRule="auto"/>
              <w:jc w:val="both"/>
              <w:rPr>
                <w:ins w:id="4922" w:author="Tima" w:date="2026-01-16T13:56:00Z"/>
                <w:rFonts w:ascii="Times New Roman" w:hAnsi="Times New Roman" w:cs="Times New Roman"/>
                <w:sz w:val="24"/>
                <w:szCs w:val="24"/>
              </w:rPr>
            </w:pPr>
            <w:ins w:id="4923" w:author="Tima" w:date="2026-01-16T14:01:00Z">
              <w:r>
                <w:rPr>
                  <w:rFonts w:ascii="Times New Roman" w:hAnsi="Times New Roman" w:cs="Times New Roman"/>
                  <w:sz w:val="24"/>
                  <w:szCs w:val="24"/>
                </w:rPr>
                <w:t>2</w:t>
              </w:r>
            </w:ins>
          </w:p>
        </w:tc>
        <w:tc>
          <w:tcPr>
            <w:tcW w:w="4231" w:type="dxa"/>
            <w:vMerge w:val="restart"/>
          </w:tcPr>
          <w:p w14:paraId="47EE3337" w14:textId="3D810D3E" w:rsidR="00071779" w:rsidRDefault="00071779" w:rsidP="002C2796">
            <w:pPr>
              <w:spacing w:line="276" w:lineRule="auto"/>
              <w:jc w:val="both"/>
              <w:rPr>
                <w:ins w:id="4924" w:author="Tima" w:date="2026-01-16T13:56:00Z"/>
                <w:rFonts w:ascii="Times New Roman" w:hAnsi="Times New Roman" w:cs="Times New Roman"/>
                <w:sz w:val="24"/>
                <w:szCs w:val="24"/>
              </w:rPr>
            </w:pPr>
            <w:ins w:id="4925" w:author="Tima" w:date="2026-01-16T14:01:00Z">
              <w:r>
                <w:rPr>
                  <w:rFonts w:ascii="Times New Roman" w:hAnsi="Times New Roman" w:cs="Times New Roman"/>
                  <w:sz w:val="24"/>
                  <w:szCs w:val="24"/>
                </w:rPr>
                <w:t>Социальный статус</w:t>
              </w:r>
            </w:ins>
          </w:p>
        </w:tc>
        <w:tc>
          <w:tcPr>
            <w:tcW w:w="2822" w:type="dxa"/>
          </w:tcPr>
          <w:p w14:paraId="182F9070" w14:textId="4DC3837A" w:rsidR="00071779" w:rsidRPr="00FA4881" w:rsidRDefault="00071779">
            <w:pPr>
              <w:rPr>
                <w:ins w:id="4926" w:author="Tima" w:date="2026-01-16T13:56:00Z"/>
                <w:rFonts w:ascii="Times New Roman" w:hAnsi="Times New Roman" w:cs="Times New Roman"/>
                <w:sz w:val="24"/>
              </w:rPr>
              <w:pPrChange w:id="4927" w:author="Tima" w:date="2026-01-16T14:01:00Z">
                <w:pPr>
                  <w:spacing w:line="276" w:lineRule="auto"/>
                  <w:jc w:val="both"/>
                </w:pPr>
              </w:pPrChange>
            </w:pPr>
            <w:ins w:id="4928" w:author="Tima" w:date="2026-01-16T14:01:00Z">
              <w:r w:rsidRPr="002C2796">
                <w:rPr>
                  <w:rFonts w:ascii="Times New Roman" w:hAnsi="Times New Roman" w:cs="Times New Roman"/>
                  <w:sz w:val="24"/>
                </w:rPr>
                <w:t>Работни</w:t>
              </w:r>
              <w:r>
                <w:rPr>
                  <w:rFonts w:ascii="Times New Roman" w:hAnsi="Times New Roman" w:cs="Times New Roman"/>
                  <w:sz w:val="24"/>
                </w:rPr>
                <w:t>к в сфере финансов или банкинга</w:t>
              </w:r>
            </w:ins>
          </w:p>
        </w:tc>
        <w:tc>
          <w:tcPr>
            <w:tcW w:w="1836" w:type="dxa"/>
          </w:tcPr>
          <w:p w14:paraId="73C4C8CA" w14:textId="5F8A028E" w:rsidR="00071779" w:rsidRDefault="00071779">
            <w:pPr>
              <w:spacing w:line="276" w:lineRule="auto"/>
              <w:jc w:val="center"/>
              <w:rPr>
                <w:ins w:id="4929" w:author="Tima" w:date="2026-01-16T13:56:00Z"/>
                <w:rFonts w:ascii="Times New Roman" w:hAnsi="Times New Roman" w:cs="Times New Roman"/>
                <w:sz w:val="24"/>
                <w:szCs w:val="24"/>
              </w:rPr>
              <w:pPrChange w:id="4930" w:author="Tima" w:date="2026-01-16T14:25:00Z">
                <w:pPr>
                  <w:spacing w:line="276" w:lineRule="auto"/>
                  <w:jc w:val="both"/>
                </w:pPr>
              </w:pPrChange>
            </w:pPr>
            <w:ins w:id="4931" w:author="Tima" w:date="2026-01-16T14:01:00Z">
              <w:r>
                <w:rPr>
                  <w:rFonts w:ascii="Times New Roman" w:hAnsi="Times New Roman" w:cs="Times New Roman"/>
                  <w:sz w:val="24"/>
                  <w:szCs w:val="24"/>
                </w:rPr>
                <w:t>52%</w:t>
              </w:r>
            </w:ins>
          </w:p>
        </w:tc>
      </w:tr>
      <w:tr w:rsidR="00071779" w14:paraId="12B01CDC" w14:textId="77777777" w:rsidTr="00CB4E9D">
        <w:trPr>
          <w:ins w:id="4932" w:author="Tima" w:date="2026-01-16T14:01:00Z"/>
        </w:trPr>
        <w:tc>
          <w:tcPr>
            <w:tcW w:w="456" w:type="dxa"/>
            <w:vMerge/>
          </w:tcPr>
          <w:p w14:paraId="0E7EFE5B" w14:textId="77777777" w:rsidR="00071779" w:rsidRDefault="00071779" w:rsidP="002C2796">
            <w:pPr>
              <w:spacing w:line="276" w:lineRule="auto"/>
              <w:jc w:val="both"/>
              <w:rPr>
                <w:ins w:id="4933" w:author="Tima" w:date="2026-01-16T14:01:00Z"/>
                <w:rFonts w:ascii="Times New Roman" w:hAnsi="Times New Roman" w:cs="Times New Roman"/>
                <w:sz w:val="24"/>
                <w:szCs w:val="24"/>
              </w:rPr>
            </w:pPr>
          </w:p>
        </w:tc>
        <w:tc>
          <w:tcPr>
            <w:tcW w:w="4231" w:type="dxa"/>
            <w:vMerge/>
          </w:tcPr>
          <w:p w14:paraId="38F0AC45" w14:textId="77777777" w:rsidR="00071779" w:rsidRDefault="00071779" w:rsidP="002C2796">
            <w:pPr>
              <w:spacing w:line="276" w:lineRule="auto"/>
              <w:jc w:val="both"/>
              <w:rPr>
                <w:ins w:id="4934" w:author="Tima" w:date="2026-01-16T14:01:00Z"/>
                <w:rFonts w:ascii="Times New Roman" w:hAnsi="Times New Roman" w:cs="Times New Roman"/>
                <w:sz w:val="24"/>
                <w:szCs w:val="24"/>
              </w:rPr>
            </w:pPr>
          </w:p>
        </w:tc>
        <w:tc>
          <w:tcPr>
            <w:tcW w:w="2822" w:type="dxa"/>
          </w:tcPr>
          <w:p w14:paraId="040DAA49" w14:textId="14104EB3" w:rsidR="00071779" w:rsidRDefault="00071779" w:rsidP="002C2796">
            <w:pPr>
              <w:spacing w:line="276" w:lineRule="auto"/>
              <w:jc w:val="both"/>
              <w:rPr>
                <w:ins w:id="4935" w:author="Tima" w:date="2026-01-16T14:01:00Z"/>
                <w:rFonts w:ascii="Times New Roman" w:hAnsi="Times New Roman" w:cs="Times New Roman"/>
                <w:sz w:val="24"/>
                <w:szCs w:val="24"/>
              </w:rPr>
            </w:pPr>
            <w:ins w:id="4936" w:author="Tima" w:date="2026-01-16T14:02:00Z">
              <w:r>
                <w:rPr>
                  <w:rFonts w:ascii="Times New Roman" w:hAnsi="Times New Roman" w:cs="Times New Roman"/>
                  <w:sz w:val="24"/>
                  <w:szCs w:val="24"/>
                </w:rPr>
                <w:t>Школьник</w:t>
              </w:r>
            </w:ins>
          </w:p>
        </w:tc>
        <w:tc>
          <w:tcPr>
            <w:tcW w:w="1836" w:type="dxa"/>
          </w:tcPr>
          <w:p w14:paraId="1B4A767B" w14:textId="5A8AE642" w:rsidR="00071779" w:rsidRDefault="00071779">
            <w:pPr>
              <w:spacing w:line="276" w:lineRule="auto"/>
              <w:jc w:val="center"/>
              <w:rPr>
                <w:ins w:id="4937" w:author="Tima" w:date="2026-01-16T14:01:00Z"/>
                <w:rFonts w:ascii="Times New Roman" w:hAnsi="Times New Roman" w:cs="Times New Roman"/>
                <w:sz w:val="24"/>
                <w:szCs w:val="24"/>
              </w:rPr>
              <w:pPrChange w:id="4938" w:author="Tima" w:date="2026-01-16T14:25:00Z">
                <w:pPr>
                  <w:spacing w:line="276" w:lineRule="auto"/>
                  <w:jc w:val="both"/>
                </w:pPr>
              </w:pPrChange>
            </w:pPr>
            <w:ins w:id="4939" w:author="Tima" w:date="2026-01-16T14:02:00Z">
              <w:r>
                <w:rPr>
                  <w:rFonts w:ascii="Times New Roman" w:hAnsi="Times New Roman" w:cs="Times New Roman"/>
                  <w:sz w:val="24"/>
                  <w:szCs w:val="24"/>
                </w:rPr>
                <w:t>14%</w:t>
              </w:r>
            </w:ins>
          </w:p>
        </w:tc>
      </w:tr>
      <w:tr w:rsidR="00071779" w14:paraId="709BB07B" w14:textId="77777777" w:rsidTr="00CB4E9D">
        <w:trPr>
          <w:ins w:id="4940" w:author="Tima" w:date="2026-01-16T14:01:00Z"/>
        </w:trPr>
        <w:tc>
          <w:tcPr>
            <w:tcW w:w="456" w:type="dxa"/>
            <w:vMerge/>
          </w:tcPr>
          <w:p w14:paraId="53946C97" w14:textId="77777777" w:rsidR="00071779" w:rsidRDefault="00071779" w:rsidP="002C2796">
            <w:pPr>
              <w:spacing w:line="276" w:lineRule="auto"/>
              <w:jc w:val="both"/>
              <w:rPr>
                <w:ins w:id="4941" w:author="Tima" w:date="2026-01-16T14:01:00Z"/>
                <w:rFonts w:ascii="Times New Roman" w:hAnsi="Times New Roman" w:cs="Times New Roman"/>
                <w:sz w:val="24"/>
                <w:szCs w:val="24"/>
              </w:rPr>
            </w:pPr>
          </w:p>
        </w:tc>
        <w:tc>
          <w:tcPr>
            <w:tcW w:w="4231" w:type="dxa"/>
            <w:vMerge/>
          </w:tcPr>
          <w:p w14:paraId="0016D079" w14:textId="77777777" w:rsidR="00071779" w:rsidRDefault="00071779" w:rsidP="002C2796">
            <w:pPr>
              <w:spacing w:line="276" w:lineRule="auto"/>
              <w:jc w:val="both"/>
              <w:rPr>
                <w:ins w:id="4942" w:author="Tima" w:date="2026-01-16T14:01:00Z"/>
                <w:rFonts w:ascii="Times New Roman" w:hAnsi="Times New Roman" w:cs="Times New Roman"/>
                <w:sz w:val="24"/>
                <w:szCs w:val="24"/>
              </w:rPr>
            </w:pPr>
          </w:p>
        </w:tc>
        <w:tc>
          <w:tcPr>
            <w:tcW w:w="2822" w:type="dxa"/>
          </w:tcPr>
          <w:p w14:paraId="06486FDA" w14:textId="688752C0" w:rsidR="00071779" w:rsidRDefault="00071779" w:rsidP="002C2796">
            <w:pPr>
              <w:spacing w:line="276" w:lineRule="auto"/>
              <w:jc w:val="both"/>
              <w:rPr>
                <w:ins w:id="4943" w:author="Tima" w:date="2026-01-16T14:01:00Z"/>
                <w:rFonts w:ascii="Times New Roman" w:hAnsi="Times New Roman" w:cs="Times New Roman"/>
                <w:sz w:val="24"/>
                <w:szCs w:val="24"/>
              </w:rPr>
            </w:pPr>
            <w:ins w:id="4944" w:author="Tima" w:date="2026-01-16T14:02:00Z">
              <w:r>
                <w:rPr>
                  <w:rFonts w:ascii="Times New Roman" w:hAnsi="Times New Roman" w:cs="Times New Roman"/>
                  <w:sz w:val="24"/>
                  <w:szCs w:val="24"/>
                </w:rPr>
                <w:t>Студент</w:t>
              </w:r>
            </w:ins>
          </w:p>
        </w:tc>
        <w:tc>
          <w:tcPr>
            <w:tcW w:w="1836" w:type="dxa"/>
          </w:tcPr>
          <w:p w14:paraId="23F7B306" w14:textId="27E4144E" w:rsidR="00071779" w:rsidRDefault="00071779">
            <w:pPr>
              <w:spacing w:line="276" w:lineRule="auto"/>
              <w:jc w:val="center"/>
              <w:rPr>
                <w:ins w:id="4945" w:author="Tima" w:date="2026-01-16T14:01:00Z"/>
                <w:rFonts w:ascii="Times New Roman" w:hAnsi="Times New Roman" w:cs="Times New Roman"/>
                <w:sz w:val="24"/>
                <w:szCs w:val="24"/>
              </w:rPr>
              <w:pPrChange w:id="4946" w:author="Tima" w:date="2026-01-16T14:25:00Z">
                <w:pPr>
                  <w:spacing w:line="276" w:lineRule="auto"/>
                  <w:jc w:val="both"/>
                </w:pPr>
              </w:pPrChange>
            </w:pPr>
            <w:ins w:id="4947" w:author="Tima" w:date="2026-01-16T14:02:00Z">
              <w:r>
                <w:rPr>
                  <w:rFonts w:ascii="Times New Roman" w:hAnsi="Times New Roman" w:cs="Times New Roman"/>
                  <w:sz w:val="24"/>
                  <w:szCs w:val="24"/>
                </w:rPr>
                <w:t>14%</w:t>
              </w:r>
            </w:ins>
          </w:p>
        </w:tc>
      </w:tr>
      <w:tr w:rsidR="00071779" w14:paraId="7799BD4F" w14:textId="77777777" w:rsidTr="00CB4E9D">
        <w:trPr>
          <w:ins w:id="4948" w:author="Tima" w:date="2026-01-16T14:01:00Z"/>
        </w:trPr>
        <w:tc>
          <w:tcPr>
            <w:tcW w:w="456" w:type="dxa"/>
            <w:vMerge/>
          </w:tcPr>
          <w:p w14:paraId="61D32890" w14:textId="77777777" w:rsidR="00071779" w:rsidRDefault="00071779" w:rsidP="002C2796">
            <w:pPr>
              <w:spacing w:line="276" w:lineRule="auto"/>
              <w:jc w:val="both"/>
              <w:rPr>
                <w:ins w:id="4949" w:author="Tima" w:date="2026-01-16T14:01:00Z"/>
                <w:rFonts w:ascii="Times New Roman" w:hAnsi="Times New Roman" w:cs="Times New Roman"/>
                <w:sz w:val="24"/>
                <w:szCs w:val="24"/>
              </w:rPr>
            </w:pPr>
          </w:p>
        </w:tc>
        <w:tc>
          <w:tcPr>
            <w:tcW w:w="4231" w:type="dxa"/>
            <w:vMerge/>
          </w:tcPr>
          <w:p w14:paraId="7CC80C07" w14:textId="77777777" w:rsidR="00071779" w:rsidRDefault="00071779" w:rsidP="002C2796">
            <w:pPr>
              <w:spacing w:line="276" w:lineRule="auto"/>
              <w:jc w:val="both"/>
              <w:rPr>
                <w:ins w:id="4950" w:author="Tima" w:date="2026-01-16T14:01:00Z"/>
                <w:rFonts w:ascii="Times New Roman" w:hAnsi="Times New Roman" w:cs="Times New Roman"/>
                <w:sz w:val="24"/>
                <w:szCs w:val="24"/>
              </w:rPr>
            </w:pPr>
          </w:p>
        </w:tc>
        <w:tc>
          <w:tcPr>
            <w:tcW w:w="2822" w:type="dxa"/>
          </w:tcPr>
          <w:p w14:paraId="21826214" w14:textId="57B73196" w:rsidR="00071779" w:rsidRPr="00FA4881" w:rsidRDefault="00071779">
            <w:pPr>
              <w:rPr>
                <w:ins w:id="4951" w:author="Tima" w:date="2026-01-16T14:01:00Z"/>
                <w:rFonts w:ascii="Times New Roman" w:hAnsi="Times New Roman" w:cs="Times New Roman"/>
                <w:sz w:val="24"/>
              </w:rPr>
              <w:pPrChange w:id="4952" w:author="Tima" w:date="2026-01-16T14:02:00Z">
                <w:pPr>
                  <w:spacing w:line="276" w:lineRule="auto"/>
                  <w:jc w:val="both"/>
                </w:pPr>
              </w:pPrChange>
            </w:pPr>
            <w:ins w:id="4953" w:author="Tima" w:date="2026-01-16T14:02:00Z">
              <w:r>
                <w:rPr>
                  <w:rFonts w:ascii="Times New Roman" w:hAnsi="Times New Roman" w:cs="Times New Roman"/>
                  <w:sz w:val="24"/>
                </w:rPr>
                <w:t>Работник в другой отрасли</w:t>
              </w:r>
            </w:ins>
          </w:p>
        </w:tc>
        <w:tc>
          <w:tcPr>
            <w:tcW w:w="1836" w:type="dxa"/>
          </w:tcPr>
          <w:p w14:paraId="21F964B8" w14:textId="2D9B496E" w:rsidR="00071779" w:rsidRDefault="00071779">
            <w:pPr>
              <w:spacing w:line="276" w:lineRule="auto"/>
              <w:jc w:val="center"/>
              <w:rPr>
                <w:ins w:id="4954" w:author="Tima" w:date="2026-01-16T14:01:00Z"/>
                <w:rFonts w:ascii="Times New Roman" w:hAnsi="Times New Roman" w:cs="Times New Roman"/>
                <w:sz w:val="24"/>
                <w:szCs w:val="24"/>
              </w:rPr>
              <w:pPrChange w:id="4955" w:author="Tima" w:date="2026-01-16T14:25:00Z">
                <w:pPr>
                  <w:spacing w:line="276" w:lineRule="auto"/>
                  <w:jc w:val="both"/>
                </w:pPr>
              </w:pPrChange>
            </w:pPr>
            <w:ins w:id="4956" w:author="Tima" w:date="2026-01-16T14:02:00Z">
              <w:r>
                <w:rPr>
                  <w:rFonts w:ascii="Times New Roman" w:hAnsi="Times New Roman" w:cs="Times New Roman"/>
                  <w:sz w:val="24"/>
                  <w:szCs w:val="24"/>
                </w:rPr>
                <w:t>10%</w:t>
              </w:r>
            </w:ins>
          </w:p>
        </w:tc>
      </w:tr>
      <w:tr w:rsidR="00071779" w14:paraId="07148BF6" w14:textId="77777777" w:rsidTr="00CB4E9D">
        <w:trPr>
          <w:ins w:id="4957" w:author="Tima" w:date="2026-01-16T14:01:00Z"/>
        </w:trPr>
        <w:tc>
          <w:tcPr>
            <w:tcW w:w="456" w:type="dxa"/>
            <w:vMerge/>
          </w:tcPr>
          <w:p w14:paraId="0181D269" w14:textId="77777777" w:rsidR="00071779" w:rsidRDefault="00071779" w:rsidP="002C2796">
            <w:pPr>
              <w:spacing w:line="276" w:lineRule="auto"/>
              <w:jc w:val="both"/>
              <w:rPr>
                <w:ins w:id="4958" w:author="Tima" w:date="2026-01-16T14:01:00Z"/>
                <w:rFonts w:ascii="Times New Roman" w:hAnsi="Times New Roman" w:cs="Times New Roman"/>
                <w:sz w:val="24"/>
                <w:szCs w:val="24"/>
              </w:rPr>
            </w:pPr>
          </w:p>
        </w:tc>
        <w:tc>
          <w:tcPr>
            <w:tcW w:w="4231" w:type="dxa"/>
            <w:vMerge/>
          </w:tcPr>
          <w:p w14:paraId="6C71BE1D" w14:textId="77777777" w:rsidR="00071779" w:rsidRDefault="00071779" w:rsidP="002C2796">
            <w:pPr>
              <w:spacing w:line="276" w:lineRule="auto"/>
              <w:jc w:val="both"/>
              <w:rPr>
                <w:ins w:id="4959" w:author="Tima" w:date="2026-01-16T14:01:00Z"/>
                <w:rFonts w:ascii="Times New Roman" w:hAnsi="Times New Roman" w:cs="Times New Roman"/>
                <w:sz w:val="24"/>
                <w:szCs w:val="24"/>
              </w:rPr>
            </w:pPr>
          </w:p>
        </w:tc>
        <w:tc>
          <w:tcPr>
            <w:tcW w:w="2822" w:type="dxa"/>
          </w:tcPr>
          <w:p w14:paraId="629752AC" w14:textId="4EF55E77" w:rsidR="00071779" w:rsidRDefault="00071779" w:rsidP="002C2796">
            <w:pPr>
              <w:spacing w:line="276" w:lineRule="auto"/>
              <w:jc w:val="both"/>
              <w:rPr>
                <w:ins w:id="4960" w:author="Tima" w:date="2026-01-16T14:01:00Z"/>
                <w:rFonts w:ascii="Times New Roman" w:hAnsi="Times New Roman" w:cs="Times New Roman"/>
                <w:sz w:val="24"/>
                <w:szCs w:val="24"/>
              </w:rPr>
            </w:pPr>
            <w:ins w:id="4961" w:author="Tima" w:date="2026-01-16T14:02:00Z">
              <w:r>
                <w:rPr>
                  <w:rFonts w:ascii="Times New Roman" w:hAnsi="Times New Roman" w:cs="Times New Roman"/>
                  <w:sz w:val="24"/>
                  <w:szCs w:val="24"/>
                </w:rPr>
                <w:t>Безработный</w:t>
              </w:r>
            </w:ins>
          </w:p>
        </w:tc>
        <w:tc>
          <w:tcPr>
            <w:tcW w:w="1836" w:type="dxa"/>
          </w:tcPr>
          <w:p w14:paraId="624B8AB1" w14:textId="681B1DDD" w:rsidR="00071779" w:rsidRDefault="00071779">
            <w:pPr>
              <w:spacing w:line="276" w:lineRule="auto"/>
              <w:jc w:val="center"/>
              <w:rPr>
                <w:ins w:id="4962" w:author="Tima" w:date="2026-01-16T14:01:00Z"/>
                <w:rFonts w:ascii="Times New Roman" w:hAnsi="Times New Roman" w:cs="Times New Roman"/>
                <w:sz w:val="24"/>
                <w:szCs w:val="24"/>
              </w:rPr>
              <w:pPrChange w:id="4963" w:author="Tima" w:date="2026-01-16T14:25:00Z">
                <w:pPr>
                  <w:spacing w:line="276" w:lineRule="auto"/>
                  <w:jc w:val="both"/>
                </w:pPr>
              </w:pPrChange>
            </w:pPr>
            <w:ins w:id="4964" w:author="Tima" w:date="2026-01-16T14:02:00Z">
              <w:r>
                <w:rPr>
                  <w:rFonts w:ascii="Times New Roman" w:hAnsi="Times New Roman" w:cs="Times New Roman"/>
                  <w:sz w:val="24"/>
                  <w:szCs w:val="24"/>
                </w:rPr>
                <w:t>6%</w:t>
              </w:r>
            </w:ins>
          </w:p>
        </w:tc>
      </w:tr>
      <w:tr w:rsidR="00071779" w14:paraId="24F529B4" w14:textId="77777777" w:rsidTr="00CB4E9D">
        <w:trPr>
          <w:ins w:id="4965" w:author="Tima" w:date="2026-01-16T14:01:00Z"/>
        </w:trPr>
        <w:tc>
          <w:tcPr>
            <w:tcW w:w="456" w:type="dxa"/>
            <w:vMerge/>
          </w:tcPr>
          <w:p w14:paraId="00B08A09" w14:textId="77777777" w:rsidR="00071779" w:rsidRDefault="00071779" w:rsidP="002C2796">
            <w:pPr>
              <w:spacing w:line="276" w:lineRule="auto"/>
              <w:jc w:val="both"/>
              <w:rPr>
                <w:ins w:id="4966" w:author="Tima" w:date="2026-01-16T14:01:00Z"/>
                <w:rFonts w:ascii="Times New Roman" w:hAnsi="Times New Roman" w:cs="Times New Roman"/>
                <w:sz w:val="24"/>
                <w:szCs w:val="24"/>
              </w:rPr>
            </w:pPr>
          </w:p>
        </w:tc>
        <w:tc>
          <w:tcPr>
            <w:tcW w:w="4231" w:type="dxa"/>
            <w:vMerge/>
          </w:tcPr>
          <w:p w14:paraId="0FAC28E7" w14:textId="77777777" w:rsidR="00071779" w:rsidRDefault="00071779" w:rsidP="002C2796">
            <w:pPr>
              <w:spacing w:line="276" w:lineRule="auto"/>
              <w:jc w:val="both"/>
              <w:rPr>
                <w:ins w:id="4967" w:author="Tima" w:date="2026-01-16T14:01:00Z"/>
                <w:rFonts w:ascii="Times New Roman" w:hAnsi="Times New Roman" w:cs="Times New Roman"/>
                <w:sz w:val="24"/>
                <w:szCs w:val="24"/>
              </w:rPr>
            </w:pPr>
          </w:p>
        </w:tc>
        <w:tc>
          <w:tcPr>
            <w:tcW w:w="2822" w:type="dxa"/>
          </w:tcPr>
          <w:p w14:paraId="5AA9F125" w14:textId="713191BA" w:rsidR="00071779" w:rsidRDefault="00071779" w:rsidP="002C2796">
            <w:pPr>
              <w:spacing w:line="276" w:lineRule="auto"/>
              <w:jc w:val="both"/>
              <w:rPr>
                <w:ins w:id="4968" w:author="Tima" w:date="2026-01-16T14:01:00Z"/>
                <w:rFonts w:ascii="Times New Roman" w:hAnsi="Times New Roman" w:cs="Times New Roman"/>
                <w:sz w:val="24"/>
                <w:szCs w:val="24"/>
              </w:rPr>
            </w:pPr>
            <w:ins w:id="4969" w:author="Tima" w:date="2026-01-16T14:02:00Z">
              <w:r>
                <w:rPr>
                  <w:rFonts w:ascii="Times New Roman" w:hAnsi="Times New Roman" w:cs="Times New Roman"/>
                  <w:sz w:val="24"/>
                  <w:szCs w:val="24"/>
                </w:rPr>
                <w:t>Пенсионер</w:t>
              </w:r>
            </w:ins>
          </w:p>
        </w:tc>
        <w:tc>
          <w:tcPr>
            <w:tcW w:w="1836" w:type="dxa"/>
          </w:tcPr>
          <w:p w14:paraId="44950BDE" w14:textId="3EA5BE85" w:rsidR="00071779" w:rsidRDefault="00071779">
            <w:pPr>
              <w:spacing w:line="276" w:lineRule="auto"/>
              <w:jc w:val="center"/>
              <w:rPr>
                <w:ins w:id="4970" w:author="Tima" w:date="2026-01-16T14:01:00Z"/>
                <w:rFonts w:ascii="Times New Roman" w:hAnsi="Times New Roman" w:cs="Times New Roman"/>
                <w:sz w:val="24"/>
                <w:szCs w:val="24"/>
              </w:rPr>
              <w:pPrChange w:id="4971" w:author="Tima" w:date="2026-01-16T14:25:00Z">
                <w:pPr>
                  <w:spacing w:line="276" w:lineRule="auto"/>
                  <w:jc w:val="both"/>
                </w:pPr>
              </w:pPrChange>
            </w:pPr>
            <w:ins w:id="4972" w:author="Tima" w:date="2026-01-16T14:02:00Z">
              <w:r>
                <w:rPr>
                  <w:rFonts w:ascii="Times New Roman" w:hAnsi="Times New Roman" w:cs="Times New Roman"/>
                  <w:sz w:val="24"/>
                  <w:szCs w:val="24"/>
                </w:rPr>
                <w:t>4%</w:t>
              </w:r>
            </w:ins>
          </w:p>
        </w:tc>
      </w:tr>
      <w:tr w:rsidR="00071779" w14:paraId="75024C44" w14:textId="77777777" w:rsidTr="00CB4E9D">
        <w:trPr>
          <w:ins w:id="4973" w:author="Tima" w:date="2026-01-16T14:04:00Z"/>
        </w:trPr>
        <w:tc>
          <w:tcPr>
            <w:tcW w:w="456" w:type="dxa"/>
            <w:vMerge w:val="restart"/>
          </w:tcPr>
          <w:p w14:paraId="199468E8" w14:textId="76261F1E" w:rsidR="00071779" w:rsidRDefault="00071779" w:rsidP="004A0C0F">
            <w:pPr>
              <w:spacing w:line="276" w:lineRule="auto"/>
              <w:jc w:val="both"/>
              <w:rPr>
                <w:ins w:id="4974" w:author="Tima" w:date="2026-01-16T14:04:00Z"/>
                <w:rFonts w:ascii="Times New Roman" w:hAnsi="Times New Roman" w:cs="Times New Roman"/>
                <w:sz w:val="24"/>
                <w:szCs w:val="24"/>
              </w:rPr>
            </w:pPr>
            <w:ins w:id="4975" w:author="Tima" w:date="2026-01-16T14:04:00Z">
              <w:r>
                <w:rPr>
                  <w:rFonts w:ascii="Times New Roman" w:hAnsi="Times New Roman" w:cs="Times New Roman"/>
                  <w:sz w:val="24"/>
                  <w:szCs w:val="24"/>
                </w:rPr>
                <w:t>3</w:t>
              </w:r>
            </w:ins>
          </w:p>
        </w:tc>
        <w:tc>
          <w:tcPr>
            <w:tcW w:w="4231" w:type="dxa"/>
            <w:vMerge w:val="restart"/>
          </w:tcPr>
          <w:p w14:paraId="6D893A96" w14:textId="01D36806" w:rsidR="00071779" w:rsidRDefault="00071779" w:rsidP="004A0C0F">
            <w:pPr>
              <w:spacing w:line="276" w:lineRule="auto"/>
              <w:jc w:val="both"/>
              <w:rPr>
                <w:ins w:id="4976" w:author="Tima" w:date="2026-01-16T14:04:00Z"/>
                <w:rFonts w:ascii="Times New Roman" w:hAnsi="Times New Roman" w:cs="Times New Roman"/>
                <w:sz w:val="24"/>
                <w:szCs w:val="24"/>
              </w:rPr>
            </w:pPr>
            <w:ins w:id="4977" w:author="Tima" w:date="2026-01-16T14:04:00Z">
              <w:r>
                <w:rPr>
                  <w:rFonts w:ascii="Times New Roman" w:hAnsi="Times New Roman" w:cs="Times New Roman"/>
                  <w:sz w:val="24"/>
                  <w:szCs w:val="24"/>
                </w:rPr>
                <w:t>Наличие стабильного дохода</w:t>
              </w:r>
            </w:ins>
          </w:p>
        </w:tc>
        <w:tc>
          <w:tcPr>
            <w:tcW w:w="2822" w:type="dxa"/>
          </w:tcPr>
          <w:p w14:paraId="44997012" w14:textId="55E61733" w:rsidR="00071779" w:rsidRDefault="00071779" w:rsidP="004A0C0F">
            <w:pPr>
              <w:spacing w:line="276" w:lineRule="auto"/>
              <w:jc w:val="both"/>
              <w:rPr>
                <w:ins w:id="4978" w:author="Tima" w:date="2026-01-16T14:04:00Z"/>
                <w:rFonts w:ascii="Times New Roman" w:hAnsi="Times New Roman" w:cs="Times New Roman"/>
                <w:sz w:val="24"/>
                <w:szCs w:val="24"/>
              </w:rPr>
            </w:pPr>
            <w:ins w:id="4979" w:author="Tima" w:date="2026-01-16T14:04:00Z">
              <w:r>
                <w:rPr>
                  <w:rFonts w:ascii="Times New Roman" w:hAnsi="Times New Roman" w:cs="Times New Roman"/>
                  <w:sz w:val="24"/>
                  <w:szCs w:val="24"/>
                </w:rPr>
                <w:t>Да, я работаю</w:t>
              </w:r>
            </w:ins>
          </w:p>
        </w:tc>
        <w:tc>
          <w:tcPr>
            <w:tcW w:w="1836" w:type="dxa"/>
          </w:tcPr>
          <w:p w14:paraId="4D6D4BD0" w14:textId="3C9B5FE7" w:rsidR="00071779" w:rsidRDefault="00071779">
            <w:pPr>
              <w:spacing w:line="276" w:lineRule="auto"/>
              <w:jc w:val="center"/>
              <w:rPr>
                <w:ins w:id="4980" w:author="Tima" w:date="2026-01-16T14:04:00Z"/>
                <w:rFonts w:ascii="Times New Roman" w:hAnsi="Times New Roman" w:cs="Times New Roman"/>
                <w:sz w:val="24"/>
                <w:szCs w:val="24"/>
              </w:rPr>
              <w:pPrChange w:id="4981" w:author="Tima" w:date="2026-01-16T14:25:00Z">
                <w:pPr>
                  <w:spacing w:line="276" w:lineRule="auto"/>
                  <w:jc w:val="both"/>
                </w:pPr>
              </w:pPrChange>
            </w:pPr>
            <w:ins w:id="4982" w:author="Tima" w:date="2026-01-16T14:04:00Z">
              <w:r>
                <w:rPr>
                  <w:rFonts w:ascii="Times New Roman" w:hAnsi="Times New Roman" w:cs="Times New Roman"/>
                  <w:sz w:val="24"/>
                  <w:szCs w:val="24"/>
                </w:rPr>
                <w:t>47%</w:t>
              </w:r>
            </w:ins>
          </w:p>
        </w:tc>
      </w:tr>
      <w:tr w:rsidR="00071779" w14:paraId="233717C8" w14:textId="77777777" w:rsidTr="00CB4E9D">
        <w:trPr>
          <w:ins w:id="4983" w:author="Tima" w:date="2026-01-16T14:04:00Z"/>
        </w:trPr>
        <w:tc>
          <w:tcPr>
            <w:tcW w:w="456" w:type="dxa"/>
            <w:vMerge/>
          </w:tcPr>
          <w:p w14:paraId="7434C782" w14:textId="77777777" w:rsidR="00071779" w:rsidRDefault="00071779" w:rsidP="004A0C0F">
            <w:pPr>
              <w:spacing w:line="276" w:lineRule="auto"/>
              <w:jc w:val="both"/>
              <w:rPr>
                <w:ins w:id="4984" w:author="Tima" w:date="2026-01-16T14:04:00Z"/>
                <w:rFonts w:ascii="Times New Roman" w:hAnsi="Times New Roman" w:cs="Times New Roman"/>
                <w:sz w:val="24"/>
                <w:szCs w:val="24"/>
              </w:rPr>
            </w:pPr>
          </w:p>
        </w:tc>
        <w:tc>
          <w:tcPr>
            <w:tcW w:w="4231" w:type="dxa"/>
            <w:vMerge/>
          </w:tcPr>
          <w:p w14:paraId="27D6BB57" w14:textId="77777777" w:rsidR="00071779" w:rsidRDefault="00071779" w:rsidP="004A0C0F">
            <w:pPr>
              <w:spacing w:line="276" w:lineRule="auto"/>
              <w:jc w:val="both"/>
              <w:rPr>
                <w:ins w:id="4985" w:author="Tima" w:date="2026-01-16T14:04:00Z"/>
                <w:rFonts w:ascii="Times New Roman" w:hAnsi="Times New Roman" w:cs="Times New Roman"/>
                <w:sz w:val="24"/>
                <w:szCs w:val="24"/>
              </w:rPr>
            </w:pPr>
          </w:p>
        </w:tc>
        <w:tc>
          <w:tcPr>
            <w:tcW w:w="2822" w:type="dxa"/>
          </w:tcPr>
          <w:p w14:paraId="73DDCED8" w14:textId="151573E4" w:rsidR="00071779" w:rsidRDefault="00071779" w:rsidP="004A0C0F">
            <w:pPr>
              <w:spacing w:line="276" w:lineRule="auto"/>
              <w:jc w:val="both"/>
              <w:rPr>
                <w:ins w:id="4986" w:author="Tima" w:date="2026-01-16T14:04:00Z"/>
                <w:rFonts w:ascii="Times New Roman" w:hAnsi="Times New Roman" w:cs="Times New Roman"/>
                <w:sz w:val="24"/>
                <w:szCs w:val="24"/>
              </w:rPr>
            </w:pPr>
            <w:ins w:id="4987" w:author="Tima" w:date="2026-01-16T14:05:00Z">
              <w:r>
                <w:rPr>
                  <w:rFonts w:ascii="Times New Roman" w:hAnsi="Times New Roman" w:cs="Times New Roman"/>
                  <w:sz w:val="24"/>
                  <w:szCs w:val="24"/>
                </w:rPr>
                <w:t>Пассивный доход</w:t>
              </w:r>
            </w:ins>
          </w:p>
        </w:tc>
        <w:tc>
          <w:tcPr>
            <w:tcW w:w="1836" w:type="dxa"/>
          </w:tcPr>
          <w:p w14:paraId="1F55374C" w14:textId="2D966E56" w:rsidR="00071779" w:rsidRDefault="00071779">
            <w:pPr>
              <w:spacing w:line="276" w:lineRule="auto"/>
              <w:jc w:val="center"/>
              <w:rPr>
                <w:ins w:id="4988" w:author="Tima" w:date="2026-01-16T14:04:00Z"/>
                <w:rFonts w:ascii="Times New Roman" w:hAnsi="Times New Roman" w:cs="Times New Roman"/>
                <w:sz w:val="24"/>
                <w:szCs w:val="24"/>
              </w:rPr>
              <w:pPrChange w:id="4989" w:author="Tima" w:date="2026-01-16T14:25:00Z">
                <w:pPr>
                  <w:spacing w:line="276" w:lineRule="auto"/>
                  <w:jc w:val="both"/>
                </w:pPr>
              </w:pPrChange>
            </w:pPr>
            <w:ins w:id="4990" w:author="Tima" w:date="2026-01-16T14:04:00Z">
              <w:r>
                <w:rPr>
                  <w:rFonts w:ascii="Times New Roman" w:hAnsi="Times New Roman" w:cs="Times New Roman"/>
                  <w:sz w:val="24"/>
                  <w:szCs w:val="24"/>
                </w:rPr>
                <w:t>18</w:t>
              </w:r>
            </w:ins>
            <w:ins w:id="4991" w:author="Tima" w:date="2026-01-16T14:05:00Z">
              <w:r>
                <w:rPr>
                  <w:rFonts w:ascii="Times New Roman" w:hAnsi="Times New Roman" w:cs="Times New Roman"/>
                  <w:sz w:val="24"/>
                  <w:szCs w:val="24"/>
                </w:rPr>
                <w:t>,2</w:t>
              </w:r>
            </w:ins>
            <w:ins w:id="4992" w:author="Tima" w:date="2026-01-16T14:04:00Z">
              <w:r>
                <w:rPr>
                  <w:rFonts w:ascii="Times New Roman" w:hAnsi="Times New Roman" w:cs="Times New Roman"/>
                  <w:sz w:val="24"/>
                  <w:szCs w:val="24"/>
                </w:rPr>
                <w:t>%</w:t>
              </w:r>
            </w:ins>
          </w:p>
        </w:tc>
      </w:tr>
      <w:tr w:rsidR="00071779" w14:paraId="47EFB856" w14:textId="77777777" w:rsidTr="00CB4E9D">
        <w:trPr>
          <w:ins w:id="4993" w:author="Tima" w:date="2026-01-16T14:04:00Z"/>
        </w:trPr>
        <w:tc>
          <w:tcPr>
            <w:tcW w:w="456" w:type="dxa"/>
            <w:vMerge/>
          </w:tcPr>
          <w:p w14:paraId="13981DD7" w14:textId="77777777" w:rsidR="00071779" w:rsidRDefault="00071779" w:rsidP="004A0C0F">
            <w:pPr>
              <w:spacing w:line="276" w:lineRule="auto"/>
              <w:jc w:val="both"/>
              <w:rPr>
                <w:ins w:id="4994" w:author="Tima" w:date="2026-01-16T14:04:00Z"/>
                <w:rFonts w:ascii="Times New Roman" w:hAnsi="Times New Roman" w:cs="Times New Roman"/>
                <w:sz w:val="24"/>
                <w:szCs w:val="24"/>
              </w:rPr>
            </w:pPr>
          </w:p>
        </w:tc>
        <w:tc>
          <w:tcPr>
            <w:tcW w:w="4231" w:type="dxa"/>
            <w:vMerge/>
          </w:tcPr>
          <w:p w14:paraId="4DBD6DD6" w14:textId="77777777" w:rsidR="00071779" w:rsidRDefault="00071779" w:rsidP="004A0C0F">
            <w:pPr>
              <w:spacing w:line="276" w:lineRule="auto"/>
              <w:jc w:val="both"/>
              <w:rPr>
                <w:ins w:id="4995" w:author="Tima" w:date="2026-01-16T14:04:00Z"/>
                <w:rFonts w:ascii="Times New Roman" w:hAnsi="Times New Roman" w:cs="Times New Roman"/>
                <w:sz w:val="24"/>
                <w:szCs w:val="24"/>
              </w:rPr>
            </w:pPr>
          </w:p>
        </w:tc>
        <w:tc>
          <w:tcPr>
            <w:tcW w:w="2822" w:type="dxa"/>
          </w:tcPr>
          <w:p w14:paraId="772B9570" w14:textId="5A395318" w:rsidR="00071779" w:rsidRDefault="00071779" w:rsidP="004A0C0F">
            <w:pPr>
              <w:spacing w:line="276" w:lineRule="auto"/>
              <w:jc w:val="both"/>
              <w:rPr>
                <w:ins w:id="4996" w:author="Tima" w:date="2026-01-16T14:04:00Z"/>
                <w:rFonts w:ascii="Times New Roman" w:hAnsi="Times New Roman" w:cs="Times New Roman"/>
                <w:sz w:val="24"/>
                <w:szCs w:val="24"/>
              </w:rPr>
            </w:pPr>
            <w:ins w:id="4997" w:author="Tima" w:date="2026-01-16T14:05:00Z">
              <w:r>
                <w:rPr>
                  <w:rFonts w:ascii="Times New Roman" w:hAnsi="Times New Roman" w:cs="Times New Roman"/>
                  <w:sz w:val="24"/>
                  <w:szCs w:val="24"/>
                </w:rPr>
                <w:t>Карманные деньги</w:t>
              </w:r>
            </w:ins>
          </w:p>
        </w:tc>
        <w:tc>
          <w:tcPr>
            <w:tcW w:w="1836" w:type="dxa"/>
          </w:tcPr>
          <w:p w14:paraId="5E10DCB3" w14:textId="07449A16" w:rsidR="00071779" w:rsidRDefault="00071779">
            <w:pPr>
              <w:spacing w:line="276" w:lineRule="auto"/>
              <w:jc w:val="center"/>
              <w:rPr>
                <w:ins w:id="4998" w:author="Tima" w:date="2026-01-16T14:04:00Z"/>
                <w:rFonts w:ascii="Times New Roman" w:hAnsi="Times New Roman" w:cs="Times New Roman"/>
                <w:sz w:val="24"/>
                <w:szCs w:val="24"/>
              </w:rPr>
              <w:pPrChange w:id="4999" w:author="Tima" w:date="2026-01-16T14:25:00Z">
                <w:pPr>
                  <w:spacing w:line="276" w:lineRule="auto"/>
                  <w:jc w:val="both"/>
                </w:pPr>
              </w:pPrChange>
            </w:pPr>
            <w:ins w:id="5000" w:author="Tima" w:date="2026-01-16T14:04:00Z">
              <w:r>
                <w:rPr>
                  <w:rFonts w:ascii="Times New Roman" w:hAnsi="Times New Roman" w:cs="Times New Roman"/>
                  <w:sz w:val="24"/>
                  <w:szCs w:val="24"/>
                </w:rPr>
                <w:t>13</w:t>
              </w:r>
            </w:ins>
            <w:ins w:id="5001" w:author="Tima" w:date="2026-01-16T14:05:00Z">
              <w:r>
                <w:rPr>
                  <w:rFonts w:ascii="Times New Roman" w:hAnsi="Times New Roman" w:cs="Times New Roman"/>
                  <w:sz w:val="24"/>
                  <w:szCs w:val="24"/>
                </w:rPr>
                <w:t>,6</w:t>
              </w:r>
            </w:ins>
            <w:ins w:id="5002" w:author="Tima" w:date="2026-01-16T14:04:00Z">
              <w:r>
                <w:rPr>
                  <w:rFonts w:ascii="Times New Roman" w:hAnsi="Times New Roman" w:cs="Times New Roman"/>
                  <w:sz w:val="24"/>
                  <w:szCs w:val="24"/>
                </w:rPr>
                <w:t>%</w:t>
              </w:r>
            </w:ins>
          </w:p>
        </w:tc>
      </w:tr>
      <w:tr w:rsidR="00071779" w14:paraId="7719473B" w14:textId="77777777" w:rsidTr="00CB4E9D">
        <w:trPr>
          <w:ins w:id="5003" w:author="Tima" w:date="2026-01-16T14:04:00Z"/>
        </w:trPr>
        <w:tc>
          <w:tcPr>
            <w:tcW w:w="456" w:type="dxa"/>
            <w:vMerge/>
          </w:tcPr>
          <w:p w14:paraId="527F9801" w14:textId="77777777" w:rsidR="00071779" w:rsidRDefault="00071779" w:rsidP="004A0C0F">
            <w:pPr>
              <w:spacing w:line="276" w:lineRule="auto"/>
              <w:jc w:val="both"/>
              <w:rPr>
                <w:ins w:id="5004" w:author="Tima" w:date="2026-01-16T14:04:00Z"/>
                <w:rFonts w:ascii="Times New Roman" w:hAnsi="Times New Roman" w:cs="Times New Roman"/>
                <w:sz w:val="24"/>
                <w:szCs w:val="24"/>
              </w:rPr>
            </w:pPr>
          </w:p>
        </w:tc>
        <w:tc>
          <w:tcPr>
            <w:tcW w:w="4231" w:type="dxa"/>
            <w:vMerge/>
          </w:tcPr>
          <w:p w14:paraId="03F73343" w14:textId="77777777" w:rsidR="00071779" w:rsidRDefault="00071779" w:rsidP="004A0C0F">
            <w:pPr>
              <w:spacing w:line="276" w:lineRule="auto"/>
              <w:jc w:val="both"/>
              <w:rPr>
                <w:ins w:id="5005" w:author="Tima" w:date="2026-01-16T14:04:00Z"/>
                <w:rFonts w:ascii="Times New Roman" w:hAnsi="Times New Roman" w:cs="Times New Roman"/>
                <w:sz w:val="24"/>
                <w:szCs w:val="24"/>
              </w:rPr>
            </w:pPr>
          </w:p>
        </w:tc>
        <w:tc>
          <w:tcPr>
            <w:tcW w:w="2822" w:type="dxa"/>
          </w:tcPr>
          <w:p w14:paraId="3D763D19" w14:textId="798CA696" w:rsidR="00071779" w:rsidRDefault="00071779" w:rsidP="004A0C0F">
            <w:pPr>
              <w:spacing w:line="276" w:lineRule="auto"/>
              <w:jc w:val="both"/>
              <w:rPr>
                <w:ins w:id="5006" w:author="Tima" w:date="2026-01-16T14:04:00Z"/>
                <w:rFonts w:ascii="Times New Roman" w:hAnsi="Times New Roman" w:cs="Times New Roman"/>
                <w:sz w:val="24"/>
                <w:szCs w:val="24"/>
              </w:rPr>
            </w:pPr>
            <w:ins w:id="5007" w:author="Tima" w:date="2026-01-16T14:05:00Z">
              <w:r>
                <w:rPr>
                  <w:rFonts w:ascii="Times New Roman" w:hAnsi="Times New Roman" w:cs="Times New Roman"/>
                  <w:sz w:val="24"/>
                  <w:szCs w:val="24"/>
                </w:rPr>
                <w:t>Стипендия или пособие</w:t>
              </w:r>
            </w:ins>
          </w:p>
        </w:tc>
        <w:tc>
          <w:tcPr>
            <w:tcW w:w="1836" w:type="dxa"/>
          </w:tcPr>
          <w:p w14:paraId="7C12C4EA" w14:textId="12B21F03" w:rsidR="00071779" w:rsidRDefault="00071779">
            <w:pPr>
              <w:spacing w:line="276" w:lineRule="auto"/>
              <w:jc w:val="center"/>
              <w:rPr>
                <w:ins w:id="5008" w:author="Tima" w:date="2026-01-16T14:04:00Z"/>
                <w:rFonts w:ascii="Times New Roman" w:hAnsi="Times New Roman" w:cs="Times New Roman"/>
                <w:sz w:val="24"/>
                <w:szCs w:val="24"/>
              </w:rPr>
              <w:pPrChange w:id="5009" w:author="Tima" w:date="2026-01-16T14:25:00Z">
                <w:pPr>
                  <w:spacing w:line="276" w:lineRule="auto"/>
                  <w:jc w:val="both"/>
                </w:pPr>
              </w:pPrChange>
            </w:pPr>
            <w:ins w:id="5010" w:author="Tima" w:date="2026-01-16T14:04:00Z">
              <w:r>
                <w:rPr>
                  <w:rFonts w:ascii="Times New Roman" w:hAnsi="Times New Roman" w:cs="Times New Roman"/>
                  <w:sz w:val="24"/>
                  <w:szCs w:val="24"/>
                </w:rPr>
                <w:t>9</w:t>
              </w:r>
            </w:ins>
            <w:ins w:id="5011" w:author="Tima" w:date="2026-01-16T14:05:00Z">
              <w:r>
                <w:rPr>
                  <w:rFonts w:ascii="Times New Roman" w:hAnsi="Times New Roman" w:cs="Times New Roman"/>
                  <w:sz w:val="24"/>
                  <w:szCs w:val="24"/>
                </w:rPr>
                <w:t>,1</w:t>
              </w:r>
            </w:ins>
            <w:ins w:id="5012" w:author="Tima" w:date="2026-01-16T14:04:00Z">
              <w:r>
                <w:rPr>
                  <w:rFonts w:ascii="Times New Roman" w:hAnsi="Times New Roman" w:cs="Times New Roman"/>
                  <w:sz w:val="24"/>
                  <w:szCs w:val="24"/>
                </w:rPr>
                <w:t>%</w:t>
              </w:r>
            </w:ins>
          </w:p>
        </w:tc>
      </w:tr>
      <w:tr w:rsidR="00071779" w14:paraId="229FBD6A" w14:textId="77777777" w:rsidTr="00CB4E9D">
        <w:trPr>
          <w:ins w:id="5013" w:author="Tima" w:date="2026-01-16T14:04:00Z"/>
        </w:trPr>
        <w:tc>
          <w:tcPr>
            <w:tcW w:w="456" w:type="dxa"/>
            <w:vMerge/>
          </w:tcPr>
          <w:p w14:paraId="1FCE96F3" w14:textId="77777777" w:rsidR="00071779" w:rsidRDefault="00071779" w:rsidP="004A0C0F">
            <w:pPr>
              <w:spacing w:line="276" w:lineRule="auto"/>
              <w:jc w:val="both"/>
              <w:rPr>
                <w:ins w:id="5014" w:author="Tima" w:date="2026-01-16T14:04:00Z"/>
                <w:rFonts w:ascii="Times New Roman" w:hAnsi="Times New Roman" w:cs="Times New Roman"/>
                <w:sz w:val="24"/>
                <w:szCs w:val="24"/>
              </w:rPr>
            </w:pPr>
          </w:p>
        </w:tc>
        <w:tc>
          <w:tcPr>
            <w:tcW w:w="4231" w:type="dxa"/>
            <w:vMerge/>
          </w:tcPr>
          <w:p w14:paraId="5381AD23" w14:textId="77777777" w:rsidR="00071779" w:rsidRDefault="00071779" w:rsidP="004A0C0F">
            <w:pPr>
              <w:spacing w:line="276" w:lineRule="auto"/>
              <w:jc w:val="both"/>
              <w:rPr>
                <w:ins w:id="5015" w:author="Tima" w:date="2026-01-16T14:04:00Z"/>
                <w:rFonts w:ascii="Times New Roman" w:hAnsi="Times New Roman" w:cs="Times New Roman"/>
                <w:sz w:val="24"/>
                <w:szCs w:val="24"/>
              </w:rPr>
            </w:pPr>
          </w:p>
        </w:tc>
        <w:tc>
          <w:tcPr>
            <w:tcW w:w="2822" w:type="dxa"/>
          </w:tcPr>
          <w:p w14:paraId="30DBEEC8" w14:textId="5CEEDA40" w:rsidR="00071779" w:rsidRDefault="00071779" w:rsidP="004A0C0F">
            <w:pPr>
              <w:spacing w:line="276" w:lineRule="auto"/>
              <w:jc w:val="both"/>
              <w:rPr>
                <w:ins w:id="5016" w:author="Tima" w:date="2026-01-16T14:04:00Z"/>
                <w:rFonts w:ascii="Times New Roman" w:hAnsi="Times New Roman" w:cs="Times New Roman"/>
                <w:sz w:val="24"/>
                <w:szCs w:val="24"/>
              </w:rPr>
            </w:pPr>
            <w:ins w:id="5017" w:author="Tima" w:date="2026-01-16T14:05:00Z">
              <w:r>
                <w:rPr>
                  <w:rFonts w:ascii="Times New Roman" w:hAnsi="Times New Roman" w:cs="Times New Roman"/>
                  <w:sz w:val="24"/>
                  <w:szCs w:val="24"/>
                </w:rPr>
                <w:t>Нет</w:t>
              </w:r>
            </w:ins>
          </w:p>
        </w:tc>
        <w:tc>
          <w:tcPr>
            <w:tcW w:w="1836" w:type="dxa"/>
          </w:tcPr>
          <w:p w14:paraId="00644B0C" w14:textId="2DC9B7B6" w:rsidR="00071779" w:rsidRDefault="00071779">
            <w:pPr>
              <w:spacing w:line="276" w:lineRule="auto"/>
              <w:jc w:val="center"/>
              <w:rPr>
                <w:ins w:id="5018" w:author="Tima" w:date="2026-01-16T14:04:00Z"/>
                <w:rFonts w:ascii="Times New Roman" w:hAnsi="Times New Roman" w:cs="Times New Roman"/>
                <w:sz w:val="24"/>
                <w:szCs w:val="24"/>
              </w:rPr>
              <w:pPrChange w:id="5019" w:author="Tima" w:date="2026-01-16T14:25:00Z">
                <w:pPr>
                  <w:spacing w:line="276" w:lineRule="auto"/>
                  <w:jc w:val="both"/>
                </w:pPr>
              </w:pPrChange>
            </w:pPr>
            <w:ins w:id="5020" w:author="Tima" w:date="2026-01-16T14:04:00Z">
              <w:r>
                <w:rPr>
                  <w:rFonts w:ascii="Times New Roman" w:hAnsi="Times New Roman" w:cs="Times New Roman"/>
                  <w:sz w:val="24"/>
                  <w:szCs w:val="24"/>
                </w:rPr>
                <w:t>6</w:t>
              </w:r>
            </w:ins>
            <w:ins w:id="5021" w:author="Tima" w:date="2026-01-16T14:06:00Z">
              <w:r>
                <w:rPr>
                  <w:rFonts w:ascii="Times New Roman" w:hAnsi="Times New Roman" w:cs="Times New Roman"/>
                  <w:sz w:val="24"/>
                  <w:szCs w:val="24"/>
                </w:rPr>
                <w:t>,1</w:t>
              </w:r>
            </w:ins>
            <w:ins w:id="5022" w:author="Tima" w:date="2026-01-16T14:04:00Z">
              <w:r>
                <w:rPr>
                  <w:rFonts w:ascii="Times New Roman" w:hAnsi="Times New Roman" w:cs="Times New Roman"/>
                  <w:sz w:val="24"/>
                  <w:szCs w:val="24"/>
                </w:rPr>
                <w:t>%</w:t>
              </w:r>
            </w:ins>
          </w:p>
        </w:tc>
      </w:tr>
      <w:tr w:rsidR="00071779" w14:paraId="607DF8D4" w14:textId="77777777" w:rsidTr="00CB4E9D">
        <w:trPr>
          <w:ins w:id="5023" w:author="Tima" w:date="2026-01-16T14:04:00Z"/>
        </w:trPr>
        <w:tc>
          <w:tcPr>
            <w:tcW w:w="456" w:type="dxa"/>
            <w:vMerge/>
          </w:tcPr>
          <w:p w14:paraId="65324BDF" w14:textId="77777777" w:rsidR="00071779" w:rsidRDefault="00071779" w:rsidP="004A0C0F">
            <w:pPr>
              <w:spacing w:line="276" w:lineRule="auto"/>
              <w:jc w:val="both"/>
              <w:rPr>
                <w:ins w:id="5024" w:author="Tima" w:date="2026-01-16T14:04:00Z"/>
                <w:rFonts w:ascii="Times New Roman" w:hAnsi="Times New Roman" w:cs="Times New Roman"/>
                <w:sz w:val="24"/>
                <w:szCs w:val="24"/>
              </w:rPr>
            </w:pPr>
          </w:p>
        </w:tc>
        <w:tc>
          <w:tcPr>
            <w:tcW w:w="4231" w:type="dxa"/>
            <w:vMerge/>
          </w:tcPr>
          <w:p w14:paraId="5595935C" w14:textId="77777777" w:rsidR="00071779" w:rsidRDefault="00071779" w:rsidP="004A0C0F">
            <w:pPr>
              <w:spacing w:line="276" w:lineRule="auto"/>
              <w:jc w:val="both"/>
              <w:rPr>
                <w:ins w:id="5025" w:author="Tima" w:date="2026-01-16T14:04:00Z"/>
                <w:rFonts w:ascii="Times New Roman" w:hAnsi="Times New Roman" w:cs="Times New Roman"/>
                <w:sz w:val="24"/>
                <w:szCs w:val="24"/>
              </w:rPr>
            </w:pPr>
          </w:p>
        </w:tc>
        <w:tc>
          <w:tcPr>
            <w:tcW w:w="2822" w:type="dxa"/>
          </w:tcPr>
          <w:p w14:paraId="66431918" w14:textId="67399DE4" w:rsidR="00071779" w:rsidRDefault="00071779" w:rsidP="004A0C0F">
            <w:pPr>
              <w:spacing w:line="276" w:lineRule="auto"/>
              <w:jc w:val="both"/>
              <w:rPr>
                <w:ins w:id="5026" w:author="Tima" w:date="2026-01-16T14:04:00Z"/>
                <w:rFonts w:ascii="Times New Roman" w:hAnsi="Times New Roman" w:cs="Times New Roman"/>
                <w:sz w:val="24"/>
                <w:szCs w:val="24"/>
              </w:rPr>
            </w:pPr>
            <w:proofErr w:type="spellStart"/>
            <w:ins w:id="5027" w:author="Tima" w:date="2026-01-16T14:06:00Z">
              <w:r>
                <w:rPr>
                  <w:rFonts w:ascii="Times New Roman" w:hAnsi="Times New Roman" w:cs="Times New Roman"/>
                  <w:sz w:val="24"/>
                  <w:szCs w:val="24"/>
                </w:rPr>
                <w:t>Фриланс</w:t>
              </w:r>
            </w:ins>
            <w:proofErr w:type="spellEnd"/>
          </w:p>
        </w:tc>
        <w:tc>
          <w:tcPr>
            <w:tcW w:w="1836" w:type="dxa"/>
          </w:tcPr>
          <w:p w14:paraId="3726A468" w14:textId="51E9EF96" w:rsidR="00071779" w:rsidRDefault="00071779">
            <w:pPr>
              <w:spacing w:line="276" w:lineRule="auto"/>
              <w:jc w:val="center"/>
              <w:rPr>
                <w:ins w:id="5028" w:author="Tima" w:date="2026-01-16T14:04:00Z"/>
                <w:rFonts w:ascii="Times New Roman" w:hAnsi="Times New Roman" w:cs="Times New Roman"/>
                <w:sz w:val="24"/>
                <w:szCs w:val="24"/>
              </w:rPr>
              <w:pPrChange w:id="5029" w:author="Tima" w:date="2026-01-16T14:25:00Z">
                <w:pPr>
                  <w:spacing w:line="276" w:lineRule="auto"/>
                  <w:jc w:val="both"/>
                </w:pPr>
              </w:pPrChange>
            </w:pPr>
            <w:ins w:id="5030" w:author="Tima" w:date="2026-01-16T14:04:00Z">
              <w:r>
                <w:rPr>
                  <w:rFonts w:ascii="Times New Roman" w:hAnsi="Times New Roman" w:cs="Times New Roman"/>
                  <w:sz w:val="24"/>
                  <w:szCs w:val="24"/>
                </w:rPr>
                <w:t>3%</w:t>
              </w:r>
            </w:ins>
          </w:p>
        </w:tc>
      </w:tr>
      <w:tr w:rsidR="00071779" w14:paraId="574D321E" w14:textId="77777777" w:rsidTr="00CB4E9D">
        <w:trPr>
          <w:ins w:id="5031" w:author="Tima" w:date="2026-01-16T14:06:00Z"/>
        </w:trPr>
        <w:tc>
          <w:tcPr>
            <w:tcW w:w="456" w:type="dxa"/>
            <w:vMerge/>
          </w:tcPr>
          <w:p w14:paraId="194E0425" w14:textId="77777777" w:rsidR="00071779" w:rsidRDefault="00071779" w:rsidP="004A0C0F">
            <w:pPr>
              <w:spacing w:line="276" w:lineRule="auto"/>
              <w:jc w:val="both"/>
              <w:rPr>
                <w:ins w:id="5032" w:author="Tima" w:date="2026-01-16T14:06:00Z"/>
                <w:rFonts w:ascii="Times New Roman" w:hAnsi="Times New Roman" w:cs="Times New Roman"/>
                <w:sz w:val="24"/>
                <w:szCs w:val="24"/>
              </w:rPr>
            </w:pPr>
          </w:p>
        </w:tc>
        <w:tc>
          <w:tcPr>
            <w:tcW w:w="4231" w:type="dxa"/>
            <w:vMerge/>
          </w:tcPr>
          <w:p w14:paraId="6101C78F" w14:textId="77777777" w:rsidR="00071779" w:rsidRDefault="00071779" w:rsidP="004A0C0F">
            <w:pPr>
              <w:spacing w:line="276" w:lineRule="auto"/>
              <w:jc w:val="both"/>
              <w:rPr>
                <w:ins w:id="5033" w:author="Tima" w:date="2026-01-16T14:06:00Z"/>
                <w:rFonts w:ascii="Times New Roman" w:hAnsi="Times New Roman" w:cs="Times New Roman"/>
                <w:sz w:val="24"/>
                <w:szCs w:val="24"/>
              </w:rPr>
            </w:pPr>
          </w:p>
        </w:tc>
        <w:tc>
          <w:tcPr>
            <w:tcW w:w="2822" w:type="dxa"/>
          </w:tcPr>
          <w:p w14:paraId="1C519F6B" w14:textId="51E1E74E" w:rsidR="00071779" w:rsidRDefault="00071779" w:rsidP="004A0C0F">
            <w:pPr>
              <w:spacing w:line="276" w:lineRule="auto"/>
              <w:jc w:val="both"/>
              <w:rPr>
                <w:ins w:id="5034" w:author="Tima" w:date="2026-01-16T14:06:00Z"/>
                <w:rFonts w:ascii="Times New Roman" w:hAnsi="Times New Roman" w:cs="Times New Roman"/>
                <w:sz w:val="24"/>
                <w:szCs w:val="24"/>
              </w:rPr>
            </w:pPr>
            <w:ins w:id="5035" w:author="Tima" w:date="2026-01-16T14:06:00Z">
              <w:r>
                <w:rPr>
                  <w:rFonts w:ascii="Times New Roman" w:hAnsi="Times New Roman" w:cs="Times New Roman"/>
                  <w:sz w:val="24"/>
                  <w:szCs w:val="24"/>
                </w:rPr>
                <w:t>Другое</w:t>
              </w:r>
            </w:ins>
          </w:p>
        </w:tc>
        <w:tc>
          <w:tcPr>
            <w:tcW w:w="1836" w:type="dxa"/>
          </w:tcPr>
          <w:p w14:paraId="025D7B3B" w14:textId="4ACE952B" w:rsidR="00071779" w:rsidRDefault="00071779">
            <w:pPr>
              <w:spacing w:line="276" w:lineRule="auto"/>
              <w:jc w:val="center"/>
              <w:rPr>
                <w:ins w:id="5036" w:author="Tima" w:date="2026-01-16T14:06:00Z"/>
                <w:rFonts w:ascii="Times New Roman" w:hAnsi="Times New Roman" w:cs="Times New Roman"/>
                <w:sz w:val="24"/>
                <w:szCs w:val="24"/>
              </w:rPr>
              <w:pPrChange w:id="5037" w:author="Tima" w:date="2026-01-16T14:25:00Z">
                <w:pPr>
                  <w:spacing w:line="276" w:lineRule="auto"/>
                  <w:jc w:val="both"/>
                </w:pPr>
              </w:pPrChange>
            </w:pPr>
            <w:ins w:id="5038" w:author="Tima" w:date="2026-01-16T14:06:00Z">
              <w:r>
                <w:rPr>
                  <w:rFonts w:ascii="Times New Roman" w:hAnsi="Times New Roman" w:cs="Times New Roman"/>
                  <w:sz w:val="24"/>
                  <w:szCs w:val="24"/>
                </w:rPr>
                <w:t>2%</w:t>
              </w:r>
            </w:ins>
          </w:p>
        </w:tc>
      </w:tr>
      <w:tr w:rsidR="00071779" w14:paraId="02AE20AB" w14:textId="77777777" w:rsidTr="00CB4E9D">
        <w:trPr>
          <w:ins w:id="5039" w:author="Tima" w:date="2026-01-16T14:06:00Z"/>
        </w:trPr>
        <w:tc>
          <w:tcPr>
            <w:tcW w:w="456" w:type="dxa"/>
            <w:vMerge w:val="restart"/>
          </w:tcPr>
          <w:p w14:paraId="63FEE555" w14:textId="2AC24977" w:rsidR="00071779" w:rsidRDefault="00071779" w:rsidP="004A0C0F">
            <w:pPr>
              <w:spacing w:line="276" w:lineRule="auto"/>
              <w:jc w:val="both"/>
              <w:rPr>
                <w:ins w:id="5040" w:author="Tima" w:date="2026-01-16T14:06:00Z"/>
                <w:rFonts w:ascii="Times New Roman" w:hAnsi="Times New Roman" w:cs="Times New Roman"/>
                <w:sz w:val="24"/>
                <w:szCs w:val="24"/>
              </w:rPr>
            </w:pPr>
            <w:ins w:id="5041" w:author="Tima" w:date="2026-01-16T14:06:00Z">
              <w:r>
                <w:rPr>
                  <w:rFonts w:ascii="Times New Roman" w:hAnsi="Times New Roman" w:cs="Times New Roman"/>
                  <w:sz w:val="24"/>
                  <w:szCs w:val="24"/>
                </w:rPr>
                <w:t>4</w:t>
              </w:r>
            </w:ins>
          </w:p>
        </w:tc>
        <w:tc>
          <w:tcPr>
            <w:tcW w:w="4231" w:type="dxa"/>
            <w:vMerge w:val="restart"/>
          </w:tcPr>
          <w:p w14:paraId="44B0E4B7" w14:textId="36C0C21A" w:rsidR="00071779" w:rsidRDefault="00071779" w:rsidP="004A0C0F">
            <w:pPr>
              <w:spacing w:line="276" w:lineRule="auto"/>
              <w:jc w:val="both"/>
              <w:rPr>
                <w:ins w:id="5042" w:author="Tima" w:date="2026-01-16T14:06:00Z"/>
                <w:rFonts w:ascii="Times New Roman" w:hAnsi="Times New Roman" w:cs="Times New Roman"/>
                <w:sz w:val="24"/>
                <w:szCs w:val="24"/>
              </w:rPr>
            </w:pPr>
            <w:ins w:id="5043" w:author="Tima" w:date="2026-01-16T14:07:00Z">
              <w:r>
                <w:rPr>
                  <w:rFonts w:ascii="Times New Roman" w:hAnsi="Times New Roman" w:cs="Times New Roman"/>
                  <w:sz w:val="24"/>
                  <w:szCs w:val="24"/>
                </w:rPr>
                <w:t>Город проживания/работы/учёбы</w:t>
              </w:r>
            </w:ins>
          </w:p>
        </w:tc>
        <w:tc>
          <w:tcPr>
            <w:tcW w:w="2822" w:type="dxa"/>
          </w:tcPr>
          <w:p w14:paraId="51431D77" w14:textId="2D7A2F35" w:rsidR="00071779" w:rsidRDefault="005F19AE" w:rsidP="004A0C0F">
            <w:pPr>
              <w:spacing w:line="276" w:lineRule="auto"/>
              <w:jc w:val="both"/>
              <w:rPr>
                <w:ins w:id="5044" w:author="Tima" w:date="2026-01-16T14:06:00Z"/>
                <w:rFonts w:ascii="Times New Roman" w:hAnsi="Times New Roman" w:cs="Times New Roman"/>
                <w:sz w:val="24"/>
                <w:szCs w:val="24"/>
              </w:rPr>
            </w:pPr>
            <w:ins w:id="5045" w:author="Tima" w:date="2026-01-16T14:08:00Z">
              <w:r>
                <w:rPr>
                  <w:rFonts w:ascii="Times New Roman" w:hAnsi="Times New Roman" w:cs="Times New Roman"/>
                  <w:sz w:val="24"/>
                  <w:szCs w:val="24"/>
                </w:rPr>
                <w:t>Мегаполис</w:t>
              </w:r>
            </w:ins>
          </w:p>
        </w:tc>
        <w:tc>
          <w:tcPr>
            <w:tcW w:w="1836" w:type="dxa"/>
          </w:tcPr>
          <w:p w14:paraId="16CE4808" w14:textId="77777777" w:rsidR="00071779" w:rsidRDefault="00071779">
            <w:pPr>
              <w:spacing w:line="276" w:lineRule="auto"/>
              <w:jc w:val="center"/>
              <w:rPr>
                <w:ins w:id="5046" w:author="Tima" w:date="2026-01-16T14:06:00Z"/>
                <w:rFonts w:ascii="Times New Roman" w:hAnsi="Times New Roman" w:cs="Times New Roman"/>
                <w:sz w:val="24"/>
                <w:szCs w:val="24"/>
              </w:rPr>
              <w:pPrChange w:id="5047" w:author="Tima" w:date="2026-01-16T14:25:00Z">
                <w:pPr>
                  <w:spacing w:line="276" w:lineRule="auto"/>
                  <w:jc w:val="both"/>
                </w:pPr>
              </w:pPrChange>
            </w:pPr>
            <w:ins w:id="5048" w:author="Tima" w:date="2026-01-16T14:06:00Z">
              <w:r>
                <w:rPr>
                  <w:rFonts w:ascii="Times New Roman" w:hAnsi="Times New Roman" w:cs="Times New Roman"/>
                  <w:sz w:val="24"/>
                  <w:szCs w:val="24"/>
                </w:rPr>
                <w:t>26%</w:t>
              </w:r>
            </w:ins>
          </w:p>
        </w:tc>
      </w:tr>
      <w:tr w:rsidR="00071779" w14:paraId="1393FF7D" w14:textId="77777777" w:rsidTr="00CB4E9D">
        <w:trPr>
          <w:ins w:id="5049" w:author="Tima" w:date="2026-01-16T14:06:00Z"/>
        </w:trPr>
        <w:tc>
          <w:tcPr>
            <w:tcW w:w="456" w:type="dxa"/>
            <w:vMerge/>
          </w:tcPr>
          <w:p w14:paraId="6D27F7B7" w14:textId="77777777" w:rsidR="00071779" w:rsidRDefault="00071779" w:rsidP="004A0C0F">
            <w:pPr>
              <w:spacing w:line="276" w:lineRule="auto"/>
              <w:jc w:val="both"/>
              <w:rPr>
                <w:ins w:id="5050" w:author="Tima" w:date="2026-01-16T14:06:00Z"/>
                <w:rFonts w:ascii="Times New Roman" w:hAnsi="Times New Roman" w:cs="Times New Roman"/>
                <w:sz w:val="24"/>
                <w:szCs w:val="24"/>
              </w:rPr>
            </w:pPr>
          </w:p>
        </w:tc>
        <w:tc>
          <w:tcPr>
            <w:tcW w:w="4231" w:type="dxa"/>
            <w:vMerge/>
          </w:tcPr>
          <w:p w14:paraId="31571F25" w14:textId="77777777" w:rsidR="00071779" w:rsidRDefault="00071779" w:rsidP="004A0C0F">
            <w:pPr>
              <w:spacing w:line="276" w:lineRule="auto"/>
              <w:jc w:val="both"/>
              <w:rPr>
                <w:ins w:id="5051" w:author="Tima" w:date="2026-01-16T14:06:00Z"/>
                <w:rFonts w:ascii="Times New Roman" w:hAnsi="Times New Roman" w:cs="Times New Roman"/>
                <w:sz w:val="24"/>
                <w:szCs w:val="24"/>
              </w:rPr>
            </w:pPr>
          </w:p>
        </w:tc>
        <w:tc>
          <w:tcPr>
            <w:tcW w:w="2822" w:type="dxa"/>
          </w:tcPr>
          <w:p w14:paraId="76529BFD" w14:textId="47D2C900" w:rsidR="00071779" w:rsidRDefault="005F19AE" w:rsidP="004A0C0F">
            <w:pPr>
              <w:spacing w:line="276" w:lineRule="auto"/>
              <w:jc w:val="both"/>
              <w:rPr>
                <w:ins w:id="5052" w:author="Tima" w:date="2026-01-16T14:06:00Z"/>
                <w:rFonts w:ascii="Times New Roman" w:hAnsi="Times New Roman" w:cs="Times New Roman"/>
                <w:sz w:val="24"/>
                <w:szCs w:val="24"/>
              </w:rPr>
            </w:pPr>
            <w:ins w:id="5053" w:author="Tima" w:date="2026-01-16T14:08:00Z">
              <w:r>
                <w:rPr>
                  <w:rFonts w:ascii="Times New Roman" w:hAnsi="Times New Roman" w:cs="Times New Roman"/>
                  <w:sz w:val="24"/>
                  <w:szCs w:val="24"/>
                </w:rPr>
                <w:t>Регион</w:t>
              </w:r>
            </w:ins>
          </w:p>
        </w:tc>
        <w:tc>
          <w:tcPr>
            <w:tcW w:w="1836" w:type="dxa"/>
          </w:tcPr>
          <w:p w14:paraId="5A373909" w14:textId="77777777" w:rsidR="00071779" w:rsidRDefault="00071779">
            <w:pPr>
              <w:spacing w:line="276" w:lineRule="auto"/>
              <w:jc w:val="center"/>
              <w:rPr>
                <w:ins w:id="5054" w:author="Tima" w:date="2026-01-16T14:06:00Z"/>
                <w:rFonts w:ascii="Times New Roman" w:hAnsi="Times New Roman" w:cs="Times New Roman"/>
                <w:sz w:val="24"/>
                <w:szCs w:val="24"/>
              </w:rPr>
              <w:pPrChange w:id="5055" w:author="Tima" w:date="2026-01-16T14:25:00Z">
                <w:pPr>
                  <w:spacing w:line="276" w:lineRule="auto"/>
                  <w:jc w:val="both"/>
                </w:pPr>
              </w:pPrChange>
            </w:pPr>
            <w:ins w:id="5056" w:author="Tima" w:date="2026-01-16T14:06:00Z">
              <w:r>
                <w:rPr>
                  <w:rFonts w:ascii="Times New Roman" w:hAnsi="Times New Roman" w:cs="Times New Roman"/>
                  <w:sz w:val="24"/>
                  <w:szCs w:val="24"/>
                </w:rPr>
                <w:t>22%</w:t>
              </w:r>
            </w:ins>
          </w:p>
        </w:tc>
      </w:tr>
      <w:tr w:rsidR="00071779" w14:paraId="50BF59AC" w14:textId="77777777" w:rsidTr="00CB4E9D">
        <w:trPr>
          <w:ins w:id="5057" w:author="Tima" w:date="2026-01-16T14:07:00Z"/>
        </w:trPr>
        <w:tc>
          <w:tcPr>
            <w:tcW w:w="456" w:type="dxa"/>
            <w:vMerge w:val="restart"/>
          </w:tcPr>
          <w:p w14:paraId="665C0B59" w14:textId="3D0E75C8" w:rsidR="00071779" w:rsidRDefault="00071779" w:rsidP="004A0C0F">
            <w:pPr>
              <w:spacing w:line="276" w:lineRule="auto"/>
              <w:jc w:val="both"/>
              <w:rPr>
                <w:ins w:id="5058" w:author="Tima" w:date="2026-01-16T14:07:00Z"/>
                <w:rFonts w:ascii="Times New Roman" w:hAnsi="Times New Roman" w:cs="Times New Roman"/>
                <w:sz w:val="24"/>
                <w:szCs w:val="24"/>
              </w:rPr>
            </w:pPr>
            <w:ins w:id="5059" w:author="Tima" w:date="2026-01-16T14:07:00Z">
              <w:r>
                <w:rPr>
                  <w:rFonts w:ascii="Times New Roman" w:hAnsi="Times New Roman" w:cs="Times New Roman"/>
                  <w:sz w:val="24"/>
                  <w:szCs w:val="24"/>
                </w:rPr>
                <w:t>5</w:t>
              </w:r>
            </w:ins>
          </w:p>
        </w:tc>
        <w:tc>
          <w:tcPr>
            <w:tcW w:w="4231" w:type="dxa"/>
            <w:vMerge w:val="restart"/>
          </w:tcPr>
          <w:p w14:paraId="742C5382" w14:textId="2CE4B6D2" w:rsidR="00071779" w:rsidRPr="00FA4881" w:rsidRDefault="00071779" w:rsidP="004A0C0F">
            <w:pPr>
              <w:spacing w:line="276" w:lineRule="auto"/>
              <w:jc w:val="both"/>
              <w:rPr>
                <w:ins w:id="5060" w:author="Tima" w:date="2026-01-16T14:07:00Z"/>
                <w:rFonts w:ascii="Times New Roman" w:hAnsi="Times New Roman" w:cs="Times New Roman"/>
                <w:sz w:val="24"/>
                <w:szCs w:val="24"/>
              </w:rPr>
            </w:pPr>
            <w:ins w:id="5061" w:author="Tima" w:date="2026-01-16T14:07:00Z">
              <w:r>
                <w:rPr>
                  <w:rFonts w:ascii="Times New Roman" w:hAnsi="Times New Roman" w:cs="Times New Roman"/>
                  <w:sz w:val="24"/>
                  <w:szCs w:val="24"/>
                </w:rPr>
                <w:t xml:space="preserve">Покупали когда-нибудь </w:t>
              </w:r>
            </w:ins>
            <w:ins w:id="5062" w:author="Tima" w:date="2026-01-16T14:08:00Z">
              <w:r w:rsidR="005F19AE">
                <w:rPr>
                  <w:rFonts w:ascii="Times New Roman" w:hAnsi="Times New Roman" w:cs="Times New Roman"/>
                  <w:sz w:val="24"/>
                  <w:szCs w:val="24"/>
                  <w:lang w:val="en-US"/>
                </w:rPr>
                <w:t>NFT</w:t>
              </w:r>
              <w:r w:rsidR="005F19AE">
                <w:rPr>
                  <w:rFonts w:ascii="Times New Roman" w:hAnsi="Times New Roman" w:cs="Times New Roman"/>
                  <w:sz w:val="24"/>
                  <w:szCs w:val="24"/>
                </w:rPr>
                <w:t xml:space="preserve"> или </w:t>
              </w:r>
              <w:proofErr w:type="spellStart"/>
              <w:r w:rsidR="005F19AE">
                <w:rPr>
                  <w:rFonts w:ascii="Times New Roman" w:hAnsi="Times New Roman" w:cs="Times New Roman"/>
                  <w:sz w:val="24"/>
                  <w:szCs w:val="24"/>
                </w:rPr>
                <w:t>Телеграм</w:t>
              </w:r>
              <w:proofErr w:type="spellEnd"/>
              <w:r w:rsidR="005F19AE">
                <w:rPr>
                  <w:rFonts w:ascii="Times New Roman" w:hAnsi="Times New Roman" w:cs="Times New Roman"/>
                  <w:sz w:val="24"/>
                  <w:szCs w:val="24"/>
                </w:rPr>
                <w:t>-подарки?</w:t>
              </w:r>
            </w:ins>
          </w:p>
        </w:tc>
        <w:tc>
          <w:tcPr>
            <w:tcW w:w="2822" w:type="dxa"/>
          </w:tcPr>
          <w:p w14:paraId="638C9DEE" w14:textId="283AF3AC" w:rsidR="00071779" w:rsidRDefault="005F19AE" w:rsidP="004A0C0F">
            <w:pPr>
              <w:spacing w:line="276" w:lineRule="auto"/>
              <w:jc w:val="both"/>
              <w:rPr>
                <w:ins w:id="5063" w:author="Tima" w:date="2026-01-16T14:07:00Z"/>
                <w:rFonts w:ascii="Times New Roman" w:hAnsi="Times New Roman" w:cs="Times New Roman"/>
                <w:sz w:val="24"/>
                <w:szCs w:val="24"/>
              </w:rPr>
            </w:pPr>
            <w:ins w:id="5064" w:author="Tima" w:date="2026-01-16T14:09:00Z">
              <w:r>
                <w:rPr>
                  <w:rFonts w:ascii="Times New Roman" w:hAnsi="Times New Roman" w:cs="Times New Roman"/>
                  <w:sz w:val="24"/>
                  <w:szCs w:val="24"/>
                </w:rPr>
                <w:t>Нет</w:t>
              </w:r>
            </w:ins>
          </w:p>
        </w:tc>
        <w:tc>
          <w:tcPr>
            <w:tcW w:w="1836" w:type="dxa"/>
          </w:tcPr>
          <w:p w14:paraId="2493AF78" w14:textId="73268A0C" w:rsidR="00071779" w:rsidRDefault="005F19AE">
            <w:pPr>
              <w:spacing w:line="276" w:lineRule="auto"/>
              <w:jc w:val="center"/>
              <w:rPr>
                <w:ins w:id="5065" w:author="Tima" w:date="2026-01-16T14:07:00Z"/>
                <w:rFonts w:ascii="Times New Roman" w:hAnsi="Times New Roman" w:cs="Times New Roman"/>
                <w:sz w:val="24"/>
                <w:szCs w:val="24"/>
              </w:rPr>
              <w:pPrChange w:id="5066" w:author="Tima" w:date="2026-01-16T14:25:00Z">
                <w:pPr>
                  <w:spacing w:line="276" w:lineRule="auto"/>
                  <w:jc w:val="both"/>
                </w:pPr>
              </w:pPrChange>
            </w:pPr>
            <w:ins w:id="5067" w:author="Tima" w:date="2026-01-16T14:07:00Z">
              <w:r>
                <w:rPr>
                  <w:rFonts w:ascii="Times New Roman" w:hAnsi="Times New Roman" w:cs="Times New Roman"/>
                  <w:sz w:val="24"/>
                  <w:szCs w:val="24"/>
                </w:rPr>
                <w:t>74</w:t>
              </w:r>
              <w:r w:rsidR="00071779">
                <w:rPr>
                  <w:rFonts w:ascii="Times New Roman" w:hAnsi="Times New Roman" w:cs="Times New Roman"/>
                  <w:sz w:val="24"/>
                  <w:szCs w:val="24"/>
                </w:rPr>
                <w:t>%</w:t>
              </w:r>
            </w:ins>
          </w:p>
        </w:tc>
      </w:tr>
      <w:tr w:rsidR="00071779" w14:paraId="2301AB33" w14:textId="77777777" w:rsidTr="00CB4E9D">
        <w:trPr>
          <w:ins w:id="5068" w:author="Tima" w:date="2026-01-16T14:07:00Z"/>
        </w:trPr>
        <w:tc>
          <w:tcPr>
            <w:tcW w:w="456" w:type="dxa"/>
            <w:vMerge/>
          </w:tcPr>
          <w:p w14:paraId="57DFF579" w14:textId="77777777" w:rsidR="00071779" w:rsidRDefault="00071779" w:rsidP="004A0C0F">
            <w:pPr>
              <w:spacing w:line="276" w:lineRule="auto"/>
              <w:jc w:val="both"/>
              <w:rPr>
                <w:ins w:id="5069" w:author="Tima" w:date="2026-01-16T14:07:00Z"/>
                <w:rFonts w:ascii="Times New Roman" w:hAnsi="Times New Roman" w:cs="Times New Roman"/>
                <w:sz w:val="24"/>
                <w:szCs w:val="24"/>
              </w:rPr>
            </w:pPr>
          </w:p>
        </w:tc>
        <w:tc>
          <w:tcPr>
            <w:tcW w:w="4231" w:type="dxa"/>
            <w:vMerge/>
          </w:tcPr>
          <w:p w14:paraId="45D90291" w14:textId="77777777" w:rsidR="00071779" w:rsidRDefault="00071779" w:rsidP="004A0C0F">
            <w:pPr>
              <w:spacing w:line="276" w:lineRule="auto"/>
              <w:jc w:val="both"/>
              <w:rPr>
                <w:ins w:id="5070" w:author="Tima" w:date="2026-01-16T14:07:00Z"/>
                <w:rFonts w:ascii="Times New Roman" w:hAnsi="Times New Roman" w:cs="Times New Roman"/>
                <w:sz w:val="24"/>
                <w:szCs w:val="24"/>
              </w:rPr>
            </w:pPr>
          </w:p>
        </w:tc>
        <w:tc>
          <w:tcPr>
            <w:tcW w:w="2822" w:type="dxa"/>
          </w:tcPr>
          <w:p w14:paraId="314445D3" w14:textId="3E5F4950" w:rsidR="00071779" w:rsidRDefault="005F19AE" w:rsidP="004A0C0F">
            <w:pPr>
              <w:spacing w:line="276" w:lineRule="auto"/>
              <w:jc w:val="both"/>
              <w:rPr>
                <w:ins w:id="5071" w:author="Tima" w:date="2026-01-16T14:07:00Z"/>
                <w:rFonts w:ascii="Times New Roman" w:hAnsi="Times New Roman" w:cs="Times New Roman"/>
                <w:sz w:val="24"/>
                <w:szCs w:val="24"/>
              </w:rPr>
            </w:pPr>
            <w:ins w:id="5072" w:author="Tima" w:date="2026-01-16T14:09:00Z">
              <w:r>
                <w:rPr>
                  <w:rFonts w:ascii="Times New Roman" w:hAnsi="Times New Roman" w:cs="Times New Roman"/>
                  <w:sz w:val="24"/>
                  <w:szCs w:val="24"/>
                </w:rPr>
                <w:t>Да</w:t>
              </w:r>
            </w:ins>
          </w:p>
        </w:tc>
        <w:tc>
          <w:tcPr>
            <w:tcW w:w="1836" w:type="dxa"/>
          </w:tcPr>
          <w:p w14:paraId="23377EA1" w14:textId="6E8FB19F" w:rsidR="00071779" w:rsidRDefault="005F19AE">
            <w:pPr>
              <w:spacing w:line="276" w:lineRule="auto"/>
              <w:jc w:val="center"/>
              <w:rPr>
                <w:ins w:id="5073" w:author="Tima" w:date="2026-01-16T14:07:00Z"/>
                <w:rFonts w:ascii="Times New Roman" w:hAnsi="Times New Roman" w:cs="Times New Roman"/>
                <w:sz w:val="24"/>
                <w:szCs w:val="24"/>
              </w:rPr>
              <w:pPrChange w:id="5074" w:author="Tima" w:date="2026-01-16T14:25:00Z">
                <w:pPr>
                  <w:spacing w:line="276" w:lineRule="auto"/>
                  <w:jc w:val="both"/>
                </w:pPr>
              </w:pPrChange>
            </w:pPr>
            <w:ins w:id="5075" w:author="Tima" w:date="2026-01-16T14:07:00Z">
              <w:r>
                <w:rPr>
                  <w:rFonts w:ascii="Times New Roman" w:hAnsi="Times New Roman" w:cs="Times New Roman"/>
                  <w:sz w:val="24"/>
                  <w:szCs w:val="24"/>
                </w:rPr>
                <w:t>20</w:t>
              </w:r>
              <w:r w:rsidR="00071779">
                <w:rPr>
                  <w:rFonts w:ascii="Times New Roman" w:hAnsi="Times New Roman" w:cs="Times New Roman"/>
                  <w:sz w:val="24"/>
                  <w:szCs w:val="24"/>
                </w:rPr>
                <w:t>%</w:t>
              </w:r>
            </w:ins>
          </w:p>
        </w:tc>
      </w:tr>
      <w:tr w:rsidR="00071779" w14:paraId="5BAAFF27" w14:textId="77777777" w:rsidTr="00CB4E9D">
        <w:trPr>
          <w:ins w:id="5076" w:author="Tima" w:date="2026-01-16T14:07:00Z"/>
        </w:trPr>
        <w:tc>
          <w:tcPr>
            <w:tcW w:w="456" w:type="dxa"/>
            <w:vMerge/>
          </w:tcPr>
          <w:p w14:paraId="12118CA9" w14:textId="77777777" w:rsidR="00071779" w:rsidRDefault="00071779" w:rsidP="004A0C0F">
            <w:pPr>
              <w:spacing w:line="276" w:lineRule="auto"/>
              <w:jc w:val="both"/>
              <w:rPr>
                <w:ins w:id="5077" w:author="Tima" w:date="2026-01-16T14:07:00Z"/>
                <w:rFonts w:ascii="Times New Roman" w:hAnsi="Times New Roman" w:cs="Times New Roman"/>
                <w:sz w:val="24"/>
                <w:szCs w:val="24"/>
              </w:rPr>
            </w:pPr>
          </w:p>
        </w:tc>
        <w:tc>
          <w:tcPr>
            <w:tcW w:w="4231" w:type="dxa"/>
            <w:vMerge/>
          </w:tcPr>
          <w:p w14:paraId="464DEDA9" w14:textId="77777777" w:rsidR="00071779" w:rsidRDefault="00071779" w:rsidP="004A0C0F">
            <w:pPr>
              <w:spacing w:line="276" w:lineRule="auto"/>
              <w:jc w:val="both"/>
              <w:rPr>
                <w:ins w:id="5078" w:author="Tima" w:date="2026-01-16T14:07:00Z"/>
                <w:rFonts w:ascii="Times New Roman" w:hAnsi="Times New Roman" w:cs="Times New Roman"/>
                <w:sz w:val="24"/>
                <w:szCs w:val="24"/>
              </w:rPr>
            </w:pPr>
          </w:p>
        </w:tc>
        <w:tc>
          <w:tcPr>
            <w:tcW w:w="2822" w:type="dxa"/>
          </w:tcPr>
          <w:p w14:paraId="36A34410" w14:textId="52FFBCE1" w:rsidR="00071779" w:rsidRDefault="005F19AE" w:rsidP="004A0C0F">
            <w:pPr>
              <w:spacing w:line="276" w:lineRule="auto"/>
              <w:jc w:val="both"/>
              <w:rPr>
                <w:ins w:id="5079" w:author="Tima" w:date="2026-01-16T14:07:00Z"/>
                <w:rFonts w:ascii="Times New Roman" w:hAnsi="Times New Roman" w:cs="Times New Roman"/>
                <w:sz w:val="24"/>
                <w:szCs w:val="24"/>
              </w:rPr>
            </w:pPr>
            <w:ins w:id="5080" w:author="Tima" w:date="2026-01-16T14:09:00Z">
              <w:r>
                <w:rPr>
                  <w:rFonts w:ascii="Times New Roman" w:hAnsi="Times New Roman" w:cs="Times New Roman"/>
                  <w:sz w:val="24"/>
                  <w:szCs w:val="24"/>
                </w:rPr>
                <w:t>Не понимаю, зачем</w:t>
              </w:r>
            </w:ins>
          </w:p>
        </w:tc>
        <w:tc>
          <w:tcPr>
            <w:tcW w:w="1836" w:type="dxa"/>
          </w:tcPr>
          <w:p w14:paraId="3076E138" w14:textId="44146573" w:rsidR="00071779" w:rsidRDefault="00071779">
            <w:pPr>
              <w:spacing w:line="276" w:lineRule="auto"/>
              <w:jc w:val="center"/>
              <w:rPr>
                <w:ins w:id="5081" w:author="Tima" w:date="2026-01-16T14:07:00Z"/>
                <w:rFonts w:ascii="Times New Roman" w:hAnsi="Times New Roman" w:cs="Times New Roman"/>
                <w:sz w:val="24"/>
                <w:szCs w:val="24"/>
              </w:rPr>
              <w:pPrChange w:id="5082" w:author="Tima" w:date="2026-01-16T14:25:00Z">
                <w:pPr>
                  <w:spacing w:line="276" w:lineRule="auto"/>
                  <w:jc w:val="both"/>
                </w:pPr>
              </w:pPrChange>
            </w:pPr>
            <w:ins w:id="5083" w:author="Tima" w:date="2026-01-16T14:07:00Z">
              <w:r>
                <w:rPr>
                  <w:rFonts w:ascii="Times New Roman" w:hAnsi="Times New Roman" w:cs="Times New Roman"/>
                  <w:sz w:val="24"/>
                  <w:szCs w:val="24"/>
                </w:rPr>
                <w:t>6%</w:t>
              </w:r>
            </w:ins>
          </w:p>
        </w:tc>
      </w:tr>
      <w:tr w:rsidR="005F19AE" w14:paraId="65EDF9B3" w14:textId="77777777" w:rsidTr="00CB4E9D">
        <w:trPr>
          <w:ins w:id="5084" w:author="Tima" w:date="2026-01-16T14:10:00Z"/>
        </w:trPr>
        <w:tc>
          <w:tcPr>
            <w:tcW w:w="456" w:type="dxa"/>
            <w:vMerge w:val="restart"/>
          </w:tcPr>
          <w:p w14:paraId="7198BCDA" w14:textId="671AF416" w:rsidR="005F19AE" w:rsidRDefault="005F19AE" w:rsidP="004A0C0F">
            <w:pPr>
              <w:spacing w:line="276" w:lineRule="auto"/>
              <w:jc w:val="both"/>
              <w:rPr>
                <w:ins w:id="5085" w:author="Tima" w:date="2026-01-16T14:10:00Z"/>
                <w:rFonts w:ascii="Times New Roman" w:hAnsi="Times New Roman" w:cs="Times New Roman"/>
                <w:sz w:val="24"/>
                <w:szCs w:val="24"/>
              </w:rPr>
            </w:pPr>
            <w:ins w:id="5086" w:author="Tima" w:date="2026-01-16T14:10:00Z">
              <w:r>
                <w:rPr>
                  <w:rFonts w:ascii="Times New Roman" w:hAnsi="Times New Roman" w:cs="Times New Roman"/>
                  <w:sz w:val="24"/>
                  <w:szCs w:val="24"/>
                </w:rPr>
                <w:t>6</w:t>
              </w:r>
            </w:ins>
          </w:p>
        </w:tc>
        <w:tc>
          <w:tcPr>
            <w:tcW w:w="4231" w:type="dxa"/>
            <w:vMerge w:val="restart"/>
          </w:tcPr>
          <w:p w14:paraId="0B91DBC1" w14:textId="04857363" w:rsidR="005F19AE" w:rsidRDefault="005F19AE" w:rsidP="004A0C0F">
            <w:pPr>
              <w:spacing w:line="276" w:lineRule="auto"/>
              <w:jc w:val="both"/>
              <w:rPr>
                <w:ins w:id="5087" w:author="Tima" w:date="2026-01-16T14:10:00Z"/>
                <w:rFonts w:ascii="Times New Roman" w:hAnsi="Times New Roman" w:cs="Times New Roman"/>
                <w:sz w:val="24"/>
                <w:szCs w:val="24"/>
              </w:rPr>
            </w:pPr>
            <w:ins w:id="5088" w:author="Tima" w:date="2026-01-16T14:10:00Z">
              <w:r>
                <w:rPr>
                  <w:rFonts w:ascii="Times New Roman" w:hAnsi="Times New Roman" w:cs="Times New Roman"/>
                  <w:sz w:val="24"/>
                  <w:szCs w:val="24"/>
                </w:rPr>
                <w:t>Если покупали, зачем?</w:t>
              </w:r>
            </w:ins>
            <w:ins w:id="5089" w:author="Tima" w:date="2026-01-16T14:11:00Z">
              <w:r>
                <w:rPr>
                  <w:rFonts w:ascii="Times New Roman" w:hAnsi="Times New Roman" w:cs="Times New Roman"/>
                  <w:sz w:val="24"/>
                  <w:szCs w:val="24"/>
                </w:rPr>
                <w:t xml:space="preserve"> (</w:t>
              </w:r>
            </w:ins>
            <w:ins w:id="5090" w:author="Tima" w:date="2026-01-16T14:17:00Z">
              <w:r w:rsidR="00DF021E">
                <w:rPr>
                  <w:rFonts w:ascii="Times New Roman" w:hAnsi="Times New Roman" w:cs="Times New Roman"/>
                  <w:sz w:val="24"/>
                  <w:szCs w:val="24"/>
                </w:rPr>
                <w:t xml:space="preserve">вопрос необязательный, </w:t>
              </w:r>
            </w:ins>
            <w:ins w:id="5091" w:author="Tima" w:date="2026-01-16T14:11:00Z">
              <w:r>
                <w:rPr>
                  <w:rFonts w:ascii="Times New Roman" w:hAnsi="Times New Roman" w:cs="Times New Roman"/>
                  <w:sz w:val="24"/>
                  <w:szCs w:val="24"/>
                </w:rPr>
                <w:t>15 ответов)</w:t>
              </w:r>
            </w:ins>
          </w:p>
        </w:tc>
        <w:tc>
          <w:tcPr>
            <w:tcW w:w="2822" w:type="dxa"/>
          </w:tcPr>
          <w:p w14:paraId="75A82598" w14:textId="7F713DA0" w:rsidR="005F19AE" w:rsidRDefault="005F19AE" w:rsidP="004A0C0F">
            <w:pPr>
              <w:spacing w:line="276" w:lineRule="auto"/>
              <w:jc w:val="both"/>
              <w:rPr>
                <w:ins w:id="5092" w:author="Tima" w:date="2026-01-16T14:10:00Z"/>
                <w:rFonts w:ascii="Times New Roman" w:hAnsi="Times New Roman" w:cs="Times New Roman"/>
                <w:sz w:val="24"/>
                <w:szCs w:val="24"/>
              </w:rPr>
            </w:pPr>
            <w:ins w:id="5093" w:author="Tima" w:date="2026-01-16T14:10:00Z">
              <w:r>
                <w:rPr>
                  <w:rFonts w:ascii="Times New Roman" w:hAnsi="Times New Roman" w:cs="Times New Roman"/>
                  <w:sz w:val="24"/>
                  <w:szCs w:val="24"/>
                </w:rPr>
                <w:t>Как подарок другому человеку</w:t>
              </w:r>
            </w:ins>
          </w:p>
        </w:tc>
        <w:tc>
          <w:tcPr>
            <w:tcW w:w="1836" w:type="dxa"/>
          </w:tcPr>
          <w:p w14:paraId="4EB7380C" w14:textId="069B33D5" w:rsidR="005F19AE" w:rsidRDefault="005F19AE">
            <w:pPr>
              <w:spacing w:line="276" w:lineRule="auto"/>
              <w:jc w:val="center"/>
              <w:rPr>
                <w:ins w:id="5094" w:author="Tima" w:date="2026-01-16T14:10:00Z"/>
                <w:rFonts w:ascii="Times New Roman" w:hAnsi="Times New Roman" w:cs="Times New Roman"/>
                <w:sz w:val="24"/>
                <w:szCs w:val="24"/>
              </w:rPr>
              <w:pPrChange w:id="5095" w:author="Tima" w:date="2026-01-16T14:25:00Z">
                <w:pPr>
                  <w:spacing w:line="276" w:lineRule="auto"/>
                  <w:jc w:val="both"/>
                </w:pPr>
              </w:pPrChange>
            </w:pPr>
            <w:ins w:id="5096" w:author="Tima" w:date="2026-01-16T14:10:00Z">
              <w:r>
                <w:rPr>
                  <w:rFonts w:ascii="Times New Roman" w:hAnsi="Times New Roman" w:cs="Times New Roman"/>
                  <w:sz w:val="24"/>
                  <w:szCs w:val="24"/>
                </w:rPr>
                <w:t>40%</w:t>
              </w:r>
            </w:ins>
          </w:p>
        </w:tc>
      </w:tr>
      <w:tr w:rsidR="005F19AE" w14:paraId="315679BA" w14:textId="77777777" w:rsidTr="00CB4E9D">
        <w:trPr>
          <w:ins w:id="5097" w:author="Tima" w:date="2026-01-16T14:10:00Z"/>
        </w:trPr>
        <w:tc>
          <w:tcPr>
            <w:tcW w:w="456" w:type="dxa"/>
            <w:vMerge/>
          </w:tcPr>
          <w:p w14:paraId="759143F5" w14:textId="77777777" w:rsidR="005F19AE" w:rsidRDefault="005F19AE" w:rsidP="004A0C0F">
            <w:pPr>
              <w:spacing w:line="276" w:lineRule="auto"/>
              <w:jc w:val="both"/>
              <w:rPr>
                <w:ins w:id="5098" w:author="Tima" w:date="2026-01-16T14:10:00Z"/>
                <w:rFonts w:ascii="Times New Roman" w:hAnsi="Times New Roman" w:cs="Times New Roman"/>
                <w:sz w:val="24"/>
                <w:szCs w:val="24"/>
              </w:rPr>
            </w:pPr>
          </w:p>
        </w:tc>
        <w:tc>
          <w:tcPr>
            <w:tcW w:w="4231" w:type="dxa"/>
            <w:vMerge/>
          </w:tcPr>
          <w:p w14:paraId="60E8F87A" w14:textId="77777777" w:rsidR="005F19AE" w:rsidRDefault="005F19AE" w:rsidP="004A0C0F">
            <w:pPr>
              <w:spacing w:line="276" w:lineRule="auto"/>
              <w:jc w:val="both"/>
              <w:rPr>
                <w:ins w:id="5099" w:author="Tima" w:date="2026-01-16T14:10:00Z"/>
                <w:rFonts w:ascii="Times New Roman" w:hAnsi="Times New Roman" w:cs="Times New Roman"/>
                <w:sz w:val="24"/>
                <w:szCs w:val="24"/>
              </w:rPr>
            </w:pPr>
          </w:p>
        </w:tc>
        <w:tc>
          <w:tcPr>
            <w:tcW w:w="2822" w:type="dxa"/>
          </w:tcPr>
          <w:p w14:paraId="64913E81" w14:textId="4EB4BF61" w:rsidR="005F19AE" w:rsidRDefault="005F19AE" w:rsidP="004A0C0F">
            <w:pPr>
              <w:spacing w:line="276" w:lineRule="auto"/>
              <w:jc w:val="both"/>
              <w:rPr>
                <w:ins w:id="5100" w:author="Tima" w:date="2026-01-16T14:10:00Z"/>
                <w:rFonts w:ascii="Times New Roman" w:hAnsi="Times New Roman" w:cs="Times New Roman"/>
                <w:sz w:val="24"/>
                <w:szCs w:val="24"/>
              </w:rPr>
            </w:pPr>
            <w:ins w:id="5101" w:author="Tima" w:date="2026-01-16T14:11:00Z">
              <w:r>
                <w:rPr>
                  <w:rFonts w:ascii="Times New Roman" w:hAnsi="Times New Roman" w:cs="Times New Roman"/>
                  <w:sz w:val="24"/>
                  <w:szCs w:val="24"/>
                </w:rPr>
                <w:t>Удерживать для роста</w:t>
              </w:r>
            </w:ins>
          </w:p>
        </w:tc>
        <w:tc>
          <w:tcPr>
            <w:tcW w:w="1836" w:type="dxa"/>
          </w:tcPr>
          <w:p w14:paraId="3317C111" w14:textId="0230B377" w:rsidR="005F19AE" w:rsidRDefault="005F19AE">
            <w:pPr>
              <w:spacing w:line="276" w:lineRule="auto"/>
              <w:jc w:val="center"/>
              <w:rPr>
                <w:ins w:id="5102" w:author="Tima" w:date="2026-01-16T14:10:00Z"/>
                <w:rFonts w:ascii="Times New Roman" w:hAnsi="Times New Roman" w:cs="Times New Roman"/>
                <w:sz w:val="24"/>
                <w:szCs w:val="24"/>
              </w:rPr>
              <w:pPrChange w:id="5103" w:author="Tima" w:date="2026-01-16T14:25:00Z">
                <w:pPr>
                  <w:spacing w:line="276" w:lineRule="auto"/>
                  <w:jc w:val="both"/>
                </w:pPr>
              </w:pPrChange>
            </w:pPr>
            <w:ins w:id="5104" w:author="Tima" w:date="2026-01-16T14:10:00Z">
              <w:r>
                <w:rPr>
                  <w:rFonts w:ascii="Times New Roman" w:hAnsi="Times New Roman" w:cs="Times New Roman"/>
                  <w:sz w:val="24"/>
                  <w:szCs w:val="24"/>
                </w:rPr>
                <w:t>2</w:t>
              </w:r>
            </w:ins>
            <w:ins w:id="5105" w:author="Tima" w:date="2026-01-16T14:11:00Z">
              <w:r>
                <w:rPr>
                  <w:rFonts w:ascii="Times New Roman" w:hAnsi="Times New Roman" w:cs="Times New Roman"/>
                  <w:sz w:val="24"/>
                  <w:szCs w:val="24"/>
                </w:rPr>
                <w:t>6,7</w:t>
              </w:r>
            </w:ins>
            <w:ins w:id="5106" w:author="Tima" w:date="2026-01-16T14:10:00Z">
              <w:r>
                <w:rPr>
                  <w:rFonts w:ascii="Times New Roman" w:hAnsi="Times New Roman" w:cs="Times New Roman"/>
                  <w:sz w:val="24"/>
                  <w:szCs w:val="24"/>
                </w:rPr>
                <w:t>%</w:t>
              </w:r>
            </w:ins>
          </w:p>
        </w:tc>
      </w:tr>
      <w:tr w:rsidR="005F19AE" w14:paraId="11D9C763" w14:textId="77777777" w:rsidTr="00CB4E9D">
        <w:trPr>
          <w:ins w:id="5107" w:author="Tima" w:date="2026-01-16T14:10:00Z"/>
        </w:trPr>
        <w:tc>
          <w:tcPr>
            <w:tcW w:w="456" w:type="dxa"/>
            <w:vMerge/>
          </w:tcPr>
          <w:p w14:paraId="5D889229" w14:textId="77777777" w:rsidR="005F19AE" w:rsidRDefault="005F19AE" w:rsidP="004A0C0F">
            <w:pPr>
              <w:spacing w:line="276" w:lineRule="auto"/>
              <w:jc w:val="both"/>
              <w:rPr>
                <w:ins w:id="5108" w:author="Tima" w:date="2026-01-16T14:10:00Z"/>
                <w:rFonts w:ascii="Times New Roman" w:hAnsi="Times New Roman" w:cs="Times New Roman"/>
                <w:sz w:val="24"/>
                <w:szCs w:val="24"/>
              </w:rPr>
            </w:pPr>
          </w:p>
        </w:tc>
        <w:tc>
          <w:tcPr>
            <w:tcW w:w="4231" w:type="dxa"/>
            <w:vMerge/>
          </w:tcPr>
          <w:p w14:paraId="5B5C1492" w14:textId="77777777" w:rsidR="005F19AE" w:rsidRDefault="005F19AE" w:rsidP="004A0C0F">
            <w:pPr>
              <w:spacing w:line="276" w:lineRule="auto"/>
              <w:jc w:val="both"/>
              <w:rPr>
                <w:ins w:id="5109" w:author="Tima" w:date="2026-01-16T14:10:00Z"/>
                <w:rFonts w:ascii="Times New Roman" w:hAnsi="Times New Roman" w:cs="Times New Roman"/>
                <w:sz w:val="24"/>
                <w:szCs w:val="24"/>
              </w:rPr>
            </w:pPr>
          </w:p>
        </w:tc>
        <w:tc>
          <w:tcPr>
            <w:tcW w:w="2822" w:type="dxa"/>
          </w:tcPr>
          <w:p w14:paraId="768E1188" w14:textId="67FB94F8" w:rsidR="005F19AE" w:rsidRDefault="005F19AE" w:rsidP="004A0C0F">
            <w:pPr>
              <w:spacing w:line="276" w:lineRule="auto"/>
              <w:jc w:val="both"/>
              <w:rPr>
                <w:ins w:id="5110" w:author="Tima" w:date="2026-01-16T14:10:00Z"/>
                <w:rFonts w:ascii="Times New Roman" w:hAnsi="Times New Roman" w:cs="Times New Roman"/>
                <w:sz w:val="24"/>
                <w:szCs w:val="24"/>
              </w:rPr>
            </w:pPr>
            <w:ins w:id="5111" w:author="Tima" w:date="2026-01-16T14:11:00Z">
              <w:r>
                <w:rPr>
                  <w:rFonts w:ascii="Times New Roman" w:hAnsi="Times New Roman" w:cs="Times New Roman"/>
                  <w:sz w:val="24"/>
                  <w:szCs w:val="24"/>
                </w:rPr>
                <w:t>Другое</w:t>
              </w:r>
            </w:ins>
          </w:p>
        </w:tc>
        <w:tc>
          <w:tcPr>
            <w:tcW w:w="1836" w:type="dxa"/>
          </w:tcPr>
          <w:p w14:paraId="43438F35" w14:textId="66D3556E" w:rsidR="005F19AE" w:rsidRDefault="005F19AE">
            <w:pPr>
              <w:spacing w:line="276" w:lineRule="auto"/>
              <w:jc w:val="center"/>
              <w:rPr>
                <w:ins w:id="5112" w:author="Tima" w:date="2026-01-16T14:10:00Z"/>
                <w:rFonts w:ascii="Times New Roman" w:hAnsi="Times New Roman" w:cs="Times New Roman"/>
                <w:sz w:val="24"/>
                <w:szCs w:val="24"/>
              </w:rPr>
              <w:pPrChange w:id="5113" w:author="Tima" w:date="2026-01-16T14:25:00Z">
                <w:pPr>
                  <w:spacing w:line="276" w:lineRule="auto"/>
                  <w:jc w:val="both"/>
                </w:pPr>
              </w:pPrChange>
            </w:pPr>
            <w:ins w:id="5114" w:author="Tima" w:date="2026-01-16T14:10:00Z">
              <w:r>
                <w:rPr>
                  <w:rFonts w:ascii="Times New Roman" w:hAnsi="Times New Roman" w:cs="Times New Roman"/>
                  <w:sz w:val="24"/>
                  <w:szCs w:val="24"/>
                </w:rPr>
                <w:t>20%</w:t>
              </w:r>
            </w:ins>
          </w:p>
        </w:tc>
      </w:tr>
      <w:tr w:rsidR="005F19AE" w14:paraId="2962F9A0" w14:textId="77777777" w:rsidTr="00CB4E9D">
        <w:trPr>
          <w:ins w:id="5115" w:author="Tima" w:date="2026-01-16T14:10:00Z"/>
        </w:trPr>
        <w:tc>
          <w:tcPr>
            <w:tcW w:w="456" w:type="dxa"/>
            <w:vMerge/>
          </w:tcPr>
          <w:p w14:paraId="6AC2E05A" w14:textId="77777777" w:rsidR="005F19AE" w:rsidRDefault="005F19AE" w:rsidP="004A0C0F">
            <w:pPr>
              <w:spacing w:line="276" w:lineRule="auto"/>
              <w:jc w:val="both"/>
              <w:rPr>
                <w:ins w:id="5116" w:author="Tima" w:date="2026-01-16T14:10:00Z"/>
                <w:rFonts w:ascii="Times New Roman" w:hAnsi="Times New Roman" w:cs="Times New Roman"/>
                <w:sz w:val="24"/>
                <w:szCs w:val="24"/>
              </w:rPr>
            </w:pPr>
          </w:p>
        </w:tc>
        <w:tc>
          <w:tcPr>
            <w:tcW w:w="4231" w:type="dxa"/>
            <w:vMerge/>
          </w:tcPr>
          <w:p w14:paraId="5125D029" w14:textId="77777777" w:rsidR="005F19AE" w:rsidRDefault="005F19AE" w:rsidP="004A0C0F">
            <w:pPr>
              <w:spacing w:line="276" w:lineRule="auto"/>
              <w:jc w:val="both"/>
              <w:rPr>
                <w:ins w:id="5117" w:author="Tima" w:date="2026-01-16T14:10:00Z"/>
                <w:rFonts w:ascii="Times New Roman" w:hAnsi="Times New Roman" w:cs="Times New Roman"/>
                <w:sz w:val="24"/>
                <w:szCs w:val="24"/>
              </w:rPr>
            </w:pPr>
          </w:p>
        </w:tc>
        <w:tc>
          <w:tcPr>
            <w:tcW w:w="2822" w:type="dxa"/>
          </w:tcPr>
          <w:p w14:paraId="32AF8B37" w14:textId="4987E2E0" w:rsidR="005F19AE" w:rsidRDefault="005F19AE" w:rsidP="00FA4881">
            <w:pPr>
              <w:spacing w:line="276" w:lineRule="auto"/>
              <w:jc w:val="both"/>
              <w:rPr>
                <w:ins w:id="5118" w:author="Tima" w:date="2026-01-16T14:10:00Z"/>
                <w:rFonts w:ascii="Times New Roman" w:hAnsi="Times New Roman" w:cs="Times New Roman"/>
                <w:sz w:val="24"/>
                <w:szCs w:val="24"/>
              </w:rPr>
            </w:pPr>
            <w:ins w:id="5119" w:author="Tima" w:date="2026-01-16T14:12:00Z">
              <w:r>
                <w:rPr>
                  <w:rFonts w:ascii="Times New Roman" w:hAnsi="Times New Roman" w:cs="Times New Roman"/>
                  <w:sz w:val="24"/>
                  <w:szCs w:val="24"/>
                </w:rPr>
                <w:t>Для коллекции</w:t>
              </w:r>
            </w:ins>
          </w:p>
        </w:tc>
        <w:tc>
          <w:tcPr>
            <w:tcW w:w="1836" w:type="dxa"/>
          </w:tcPr>
          <w:p w14:paraId="137C7A0D" w14:textId="15C009B9" w:rsidR="005F19AE" w:rsidRDefault="005F19AE">
            <w:pPr>
              <w:spacing w:line="276" w:lineRule="auto"/>
              <w:jc w:val="center"/>
              <w:rPr>
                <w:ins w:id="5120" w:author="Tima" w:date="2026-01-16T14:10:00Z"/>
                <w:rFonts w:ascii="Times New Roman" w:hAnsi="Times New Roman" w:cs="Times New Roman"/>
                <w:sz w:val="24"/>
                <w:szCs w:val="24"/>
              </w:rPr>
              <w:pPrChange w:id="5121" w:author="Tima" w:date="2026-01-16T14:25:00Z">
                <w:pPr>
                  <w:spacing w:line="276" w:lineRule="auto"/>
                  <w:jc w:val="both"/>
                </w:pPr>
              </w:pPrChange>
            </w:pPr>
            <w:ins w:id="5122" w:author="Tima" w:date="2026-01-16T14:10:00Z">
              <w:r>
                <w:rPr>
                  <w:rFonts w:ascii="Times New Roman" w:hAnsi="Times New Roman" w:cs="Times New Roman"/>
                  <w:sz w:val="24"/>
                  <w:szCs w:val="24"/>
                </w:rPr>
                <w:t>6</w:t>
              </w:r>
            </w:ins>
            <w:ins w:id="5123" w:author="Tima" w:date="2026-01-16T14:12:00Z">
              <w:r>
                <w:rPr>
                  <w:rFonts w:ascii="Times New Roman" w:hAnsi="Times New Roman" w:cs="Times New Roman"/>
                  <w:sz w:val="24"/>
                  <w:szCs w:val="24"/>
                </w:rPr>
                <w:t>,7</w:t>
              </w:r>
            </w:ins>
            <w:ins w:id="5124" w:author="Tima" w:date="2026-01-16T14:10:00Z">
              <w:r>
                <w:rPr>
                  <w:rFonts w:ascii="Times New Roman" w:hAnsi="Times New Roman" w:cs="Times New Roman"/>
                  <w:sz w:val="24"/>
                  <w:szCs w:val="24"/>
                </w:rPr>
                <w:t>%</w:t>
              </w:r>
            </w:ins>
          </w:p>
        </w:tc>
      </w:tr>
      <w:tr w:rsidR="005F19AE" w14:paraId="61822771" w14:textId="77777777" w:rsidTr="00CB4E9D">
        <w:trPr>
          <w:ins w:id="5125" w:author="Tima" w:date="2026-01-16T14:10:00Z"/>
        </w:trPr>
        <w:tc>
          <w:tcPr>
            <w:tcW w:w="456" w:type="dxa"/>
            <w:vMerge/>
          </w:tcPr>
          <w:p w14:paraId="550F2BBE" w14:textId="77777777" w:rsidR="005F19AE" w:rsidRDefault="005F19AE" w:rsidP="004A0C0F">
            <w:pPr>
              <w:spacing w:line="276" w:lineRule="auto"/>
              <w:jc w:val="both"/>
              <w:rPr>
                <w:ins w:id="5126" w:author="Tima" w:date="2026-01-16T14:10:00Z"/>
                <w:rFonts w:ascii="Times New Roman" w:hAnsi="Times New Roman" w:cs="Times New Roman"/>
                <w:sz w:val="24"/>
                <w:szCs w:val="24"/>
              </w:rPr>
            </w:pPr>
          </w:p>
        </w:tc>
        <w:tc>
          <w:tcPr>
            <w:tcW w:w="4231" w:type="dxa"/>
            <w:vMerge/>
          </w:tcPr>
          <w:p w14:paraId="420DEFD7" w14:textId="77777777" w:rsidR="005F19AE" w:rsidRDefault="005F19AE" w:rsidP="004A0C0F">
            <w:pPr>
              <w:spacing w:line="276" w:lineRule="auto"/>
              <w:jc w:val="both"/>
              <w:rPr>
                <w:ins w:id="5127" w:author="Tima" w:date="2026-01-16T14:10:00Z"/>
                <w:rFonts w:ascii="Times New Roman" w:hAnsi="Times New Roman" w:cs="Times New Roman"/>
                <w:sz w:val="24"/>
                <w:szCs w:val="24"/>
              </w:rPr>
            </w:pPr>
          </w:p>
        </w:tc>
        <w:tc>
          <w:tcPr>
            <w:tcW w:w="2822" w:type="dxa"/>
          </w:tcPr>
          <w:p w14:paraId="2BB6E073" w14:textId="4A092B25" w:rsidR="005F19AE" w:rsidRDefault="005F19AE" w:rsidP="004A0C0F">
            <w:pPr>
              <w:spacing w:line="276" w:lineRule="auto"/>
              <w:jc w:val="both"/>
              <w:rPr>
                <w:ins w:id="5128" w:author="Tima" w:date="2026-01-16T14:10:00Z"/>
                <w:rFonts w:ascii="Times New Roman" w:hAnsi="Times New Roman" w:cs="Times New Roman"/>
                <w:sz w:val="24"/>
                <w:szCs w:val="24"/>
              </w:rPr>
            </w:pPr>
            <w:ins w:id="5129" w:author="Tima" w:date="2026-01-16T14:12:00Z">
              <w:r>
                <w:rPr>
                  <w:rFonts w:ascii="Times New Roman" w:hAnsi="Times New Roman" w:cs="Times New Roman"/>
                  <w:sz w:val="24"/>
                  <w:szCs w:val="24"/>
                </w:rPr>
                <w:t xml:space="preserve">Отработать </w:t>
              </w:r>
              <w:proofErr w:type="spellStart"/>
              <w:r>
                <w:rPr>
                  <w:rFonts w:ascii="Times New Roman" w:hAnsi="Times New Roman" w:cs="Times New Roman"/>
                  <w:sz w:val="24"/>
                  <w:szCs w:val="24"/>
                </w:rPr>
                <w:t>дроп</w:t>
              </w:r>
            </w:ins>
            <w:proofErr w:type="spellEnd"/>
          </w:p>
        </w:tc>
        <w:tc>
          <w:tcPr>
            <w:tcW w:w="1836" w:type="dxa"/>
          </w:tcPr>
          <w:p w14:paraId="21CD7159" w14:textId="044D1539" w:rsidR="005F19AE" w:rsidRDefault="005F19AE">
            <w:pPr>
              <w:spacing w:line="276" w:lineRule="auto"/>
              <w:jc w:val="center"/>
              <w:rPr>
                <w:ins w:id="5130" w:author="Tima" w:date="2026-01-16T14:10:00Z"/>
                <w:rFonts w:ascii="Times New Roman" w:hAnsi="Times New Roman" w:cs="Times New Roman"/>
                <w:sz w:val="24"/>
                <w:szCs w:val="24"/>
              </w:rPr>
              <w:pPrChange w:id="5131" w:author="Tima" w:date="2026-01-16T14:25:00Z">
                <w:pPr>
                  <w:spacing w:line="276" w:lineRule="auto"/>
                  <w:jc w:val="both"/>
                </w:pPr>
              </w:pPrChange>
            </w:pPr>
            <w:ins w:id="5132" w:author="Tima" w:date="2026-01-16T14:12:00Z">
              <w:r>
                <w:rPr>
                  <w:rFonts w:ascii="Times New Roman" w:hAnsi="Times New Roman" w:cs="Times New Roman"/>
                  <w:sz w:val="24"/>
                  <w:szCs w:val="24"/>
                </w:rPr>
                <w:t>6,7</w:t>
              </w:r>
            </w:ins>
            <w:ins w:id="5133" w:author="Tima" w:date="2026-01-16T14:10:00Z">
              <w:r>
                <w:rPr>
                  <w:rFonts w:ascii="Times New Roman" w:hAnsi="Times New Roman" w:cs="Times New Roman"/>
                  <w:sz w:val="24"/>
                  <w:szCs w:val="24"/>
                </w:rPr>
                <w:t>%</w:t>
              </w:r>
            </w:ins>
          </w:p>
        </w:tc>
      </w:tr>
      <w:tr w:rsidR="00DF021E" w14:paraId="39EC3D2F" w14:textId="77777777" w:rsidTr="00CB4E9D">
        <w:trPr>
          <w:ins w:id="5134" w:author="Tima" w:date="2026-01-16T14:12:00Z"/>
        </w:trPr>
        <w:tc>
          <w:tcPr>
            <w:tcW w:w="456" w:type="dxa"/>
            <w:vMerge w:val="restart"/>
          </w:tcPr>
          <w:p w14:paraId="1DD88A9F" w14:textId="2A648A8B" w:rsidR="00DF021E" w:rsidRDefault="00DF021E" w:rsidP="004A0C0F">
            <w:pPr>
              <w:spacing w:line="276" w:lineRule="auto"/>
              <w:jc w:val="both"/>
              <w:rPr>
                <w:ins w:id="5135" w:author="Tima" w:date="2026-01-16T14:12:00Z"/>
                <w:rFonts w:ascii="Times New Roman" w:hAnsi="Times New Roman" w:cs="Times New Roman"/>
                <w:sz w:val="24"/>
                <w:szCs w:val="24"/>
              </w:rPr>
            </w:pPr>
            <w:ins w:id="5136" w:author="Tima" w:date="2026-01-16T14:12:00Z">
              <w:r>
                <w:rPr>
                  <w:rFonts w:ascii="Times New Roman" w:hAnsi="Times New Roman" w:cs="Times New Roman"/>
                  <w:sz w:val="24"/>
                  <w:szCs w:val="24"/>
                </w:rPr>
                <w:t>7</w:t>
              </w:r>
            </w:ins>
          </w:p>
        </w:tc>
        <w:tc>
          <w:tcPr>
            <w:tcW w:w="4231" w:type="dxa"/>
            <w:vMerge w:val="restart"/>
          </w:tcPr>
          <w:p w14:paraId="174AB946" w14:textId="1C09ACB2" w:rsidR="00DF021E" w:rsidRDefault="00DF021E" w:rsidP="004A0C0F">
            <w:pPr>
              <w:spacing w:line="276" w:lineRule="auto"/>
              <w:jc w:val="both"/>
              <w:rPr>
                <w:ins w:id="5137" w:author="Tima" w:date="2026-01-16T14:12:00Z"/>
                <w:rFonts w:ascii="Times New Roman" w:hAnsi="Times New Roman" w:cs="Times New Roman"/>
                <w:sz w:val="24"/>
                <w:szCs w:val="24"/>
              </w:rPr>
            </w:pPr>
            <w:ins w:id="5138" w:author="Tima" w:date="2026-01-16T14:13:00Z">
              <w:r>
                <w:rPr>
                  <w:rFonts w:ascii="Times New Roman" w:hAnsi="Times New Roman" w:cs="Times New Roman"/>
                  <w:sz w:val="24"/>
                  <w:szCs w:val="24"/>
                </w:rPr>
                <w:t>Помните, когда покупали? (</w:t>
              </w:r>
            </w:ins>
            <w:ins w:id="5139" w:author="Tima" w:date="2026-01-16T14:17:00Z">
              <w:r>
                <w:rPr>
                  <w:rFonts w:ascii="Times New Roman" w:hAnsi="Times New Roman" w:cs="Times New Roman"/>
                  <w:sz w:val="24"/>
                  <w:szCs w:val="24"/>
                </w:rPr>
                <w:t xml:space="preserve">вопрос необязательный, </w:t>
              </w:r>
            </w:ins>
            <w:ins w:id="5140" w:author="Tima" w:date="2026-01-16T14:13:00Z">
              <w:r>
                <w:rPr>
                  <w:rFonts w:ascii="Times New Roman" w:hAnsi="Times New Roman" w:cs="Times New Roman"/>
                  <w:sz w:val="24"/>
                  <w:szCs w:val="24"/>
                </w:rPr>
                <w:t>17 ответов)</w:t>
              </w:r>
            </w:ins>
          </w:p>
        </w:tc>
        <w:tc>
          <w:tcPr>
            <w:tcW w:w="2822" w:type="dxa"/>
          </w:tcPr>
          <w:p w14:paraId="28B27F28" w14:textId="6065D293" w:rsidR="00DF021E" w:rsidRDefault="00DF021E" w:rsidP="004A0C0F">
            <w:pPr>
              <w:spacing w:line="276" w:lineRule="auto"/>
              <w:jc w:val="both"/>
              <w:rPr>
                <w:ins w:id="5141" w:author="Tima" w:date="2026-01-16T14:12:00Z"/>
                <w:rFonts w:ascii="Times New Roman" w:hAnsi="Times New Roman" w:cs="Times New Roman"/>
                <w:sz w:val="24"/>
                <w:szCs w:val="24"/>
              </w:rPr>
            </w:pPr>
            <w:ins w:id="5142" w:author="Tima" w:date="2026-01-16T14:13:00Z">
              <w:r>
                <w:rPr>
                  <w:rFonts w:ascii="Times New Roman" w:hAnsi="Times New Roman" w:cs="Times New Roman"/>
                  <w:sz w:val="24"/>
                  <w:szCs w:val="24"/>
                </w:rPr>
                <w:t>Другое</w:t>
              </w:r>
            </w:ins>
          </w:p>
        </w:tc>
        <w:tc>
          <w:tcPr>
            <w:tcW w:w="1836" w:type="dxa"/>
          </w:tcPr>
          <w:p w14:paraId="62C4FB5E" w14:textId="06217D6E" w:rsidR="00DF021E" w:rsidRDefault="00DF021E">
            <w:pPr>
              <w:spacing w:line="276" w:lineRule="auto"/>
              <w:jc w:val="center"/>
              <w:rPr>
                <w:ins w:id="5143" w:author="Tima" w:date="2026-01-16T14:12:00Z"/>
                <w:rFonts w:ascii="Times New Roman" w:hAnsi="Times New Roman" w:cs="Times New Roman"/>
                <w:sz w:val="24"/>
                <w:szCs w:val="24"/>
              </w:rPr>
              <w:pPrChange w:id="5144" w:author="Tima" w:date="2026-01-16T14:25:00Z">
                <w:pPr>
                  <w:spacing w:line="276" w:lineRule="auto"/>
                  <w:jc w:val="both"/>
                </w:pPr>
              </w:pPrChange>
            </w:pPr>
            <w:ins w:id="5145" w:author="Tima" w:date="2026-01-16T14:12:00Z">
              <w:r>
                <w:rPr>
                  <w:rFonts w:ascii="Times New Roman" w:hAnsi="Times New Roman" w:cs="Times New Roman"/>
                  <w:sz w:val="24"/>
                  <w:szCs w:val="24"/>
                </w:rPr>
                <w:t>29</w:t>
              </w:r>
            </w:ins>
            <w:ins w:id="5146" w:author="Tima" w:date="2026-01-16T14:13:00Z">
              <w:r>
                <w:rPr>
                  <w:rFonts w:ascii="Times New Roman" w:hAnsi="Times New Roman" w:cs="Times New Roman"/>
                  <w:sz w:val="24"/>
                  <w:szCs w:val="24"/>
                </w:rPr>
                <w:t>,4</w:t>
              </w:r>
            </w:ins>
            <w:ins w:id="5147" w:author="Tima" w:date="2026-01-16T14:12:00Z">
              <w:r>
                <w:rPr>
                  <w:rFonts w:ascii="Times New Roman" w:hAnsi="Times New Roman" w:cs="Times New Roman"/>
                  <w:sz w:val="24"/>
                  <w:szCs w:val="24"/>
                </w:rPr>
                <w:t>%</w:t>
              </w:r>
            </w:ins>
          </w:p>
        </w:tc>
      </w:tr>
      <w:tr w:rsidR="00DF021E" w14:paraId="29A7C486" w14:textId="77777777" w:rsidTr="00CB4E9D">
        <w:trPr>
          <w:ins w:id="5148" w:author="Tima" w:date="2026-01-16T14:12:00Z"/>
        </w:trPr>
        <w:tc>
          <w:tcPr>
            <w:tcW w:w="456" w:type="dxa"/>
            <w:vMerge/>
          </w:tcPr>
          <w:p w14:paraId="36F40D77" w14:textId="77777777" w:rsidR="00DF021E" w:rsidRDefault="00DF021E" w:rsidP="004A0C0F">
            <w:pPr>
              <w:spacing w:line="276" w:lineRule="auto"/>
              <w:jc w:val="both"/>
              <w:rPr>
                <w:ins w:id="5149" w:author="Tima" w:date="2026-01-16T14:12:00Z"/>
                <w:rFonts w:ascii="Times New Roman" w:hAnsi="Times New Roman" w:cs="Times New Roman"/>
                <w:sz w:val="24"/>
                <w:szCs w:val="24"/>
              </w:rPr>
            </w:pPr>
          </w:p>
        </w:tc>
        <w:tc>
          <w:tcPr>
            <w:tcW w:w="4231" w:type="dxa"/>
            <w:vMerge/>
          </w:tcPr>
          <w:p w14:paraId="4BB55C75" w14:textId="77777777" w:rsidR="00DF021E" w:rsidRDefault="00DF021E" w:rsidP="004A0C0F">
            <w:pPr>
              <w:spacing w:line="276" w:lineRule="auto"/>
              <w:jc w:val="both"/>
              <w:rPr>
                <w:ins w:id="5150" w:author="Tima" w:date="2026-01-16T14:12:00Z"/>
                <w:rFonts w:ascii="Times New Roman" w:hAnsi="Times New Roman" w:cs="Times New Roman"/>
                <w:sz w:val="24"/>
                <w:szCs w:val="24"/>
              </w:rPr>
            </w:pPr>
          </w:p>
        </w:tc>
        <w:tc>
          <w:tcPr>
            <w:tcW w:w="2822" w:type="dxa"/>
          </w:tcPr>
          <w:p w14:paraId="07A8C043" w14:textId="29021718" w:rsidR="00DF021E" w:rsidRDefault="00DF021E" w:rsidP="004A0C0F">
            <w:pPr>
              <w:spacing w:line="276" w:lineRule="auto"/>
              <w:jc w:val="both"/>
              <w:rPr>
                <w:ins w:id="5151" w:author="Tima" w:date="2026-01-16T14:12:00Z"/>
                <w:rFonts w:ascii="Times New Roman" w:hAnsi="Times New Roman" w:cs="Times New Roman"/>
                <w:sz w:val="24"/>
                <w:szCs w:val="24"/>
              </w:rPr>
            </w:pPr>
            <w:ins w:id="5152" w:author="Tima" w:date="2026-01-16T14:14:00Z">
              <w:r>
                <w:rPr>
                  <w:rFonts w:ascii="Times New Roman" w:hAnsi="Times New Roman" w:cs="Times New Roman"/>
                  <w:sz w:val="24"/>
                  <w:szCs w:val="24"/>
                </w:rPr>
                <w:t>Зимой</w:t>
              </w:r>
            </w:ins>
          </w:p>
        </w:tc>
        <w:tc>
          <w:tcPr>
            <w:tcW w:w="1836" w:type="dxa"/>
          </w:tcPr>
          <w:p w14:paraId="6FE46FF4" w14:textId="34C47A3D" w:rsidR="00DF021E" w:rsidRDefault="00DF021E">
            <w:pPr>
              <w:spacing w:line="276" w:lineRule="auto"/>
              <w:jc w:val="center"/>
              <w:rPr>
                <w:ins w:id="5153" w:author="Tima" w:date="2026-01-16T14:12:00Z"/>
                <w:rFonts w:ascii="Times New Roman" w:hAnsi="Times New Roman" w:cs="Times New Roman"/>
                <w:sz w:val="24"/>
                <w:szCs w:val="24"/>
              </w:rPr>
              <w:pPrChange w:id="5154" w:author="Tima" w:date="2026-01-16T14:25:00Z">
                <w:pPr>
                  <w:spacing w:line="276" w:lineRule="auto"/>
                  <w:jc w:val="both"/>
                </w:pPr>
              </w:pPrChange>
            </w:pPr>
            <w:ins w:id="5155" w:author="Tima" w:date="2026-01-16T14:14:00Z">
              <w:r>
                <w:rPr>
                  <w:rFonts w:ascii="Times New Roman" w:hAnsi="Times New Roman" w:cs="Times New Roman"/>
                  <w:sz w:val="24"/>
                  <w:szCs w:val="24"/>
                </w:rPr>
                <w:t>17,6</w:t>
              </w:r>
            </w:ins>
            <w:ins w:id="5156" w:author="Tima" w:date="2026-01-16T14:12:00Z">
              <w:r>
                <w:rPr>
                  <w:rFonts w:ascii="Times New Roman" w:hAnsi="Times New Roman" w:cs="Times New Roman"/>
                  <w:sz w:val="24"/>
                  <w:szCs w:val="24"/>
                </w:rPr>
                <w:t>%</w:t>
              </w:r>
            </w:ins>
          </w:p>
        </w:tc>
      </w:tr>
      <w:tr w:rsidR="00DF021E" w14:paraId="3D941C73" w14:textId="77777777" w:rsidTr="00CB4E9D">
        <w:trPr>
          <w:ins w:id="5157" w:author="Tima" w:date="2026-01-16T14:12:00Z"/>
        </w:trPr>
        <w:tc>
          <w:tcPr>
            <w:tcW w:w="456" w:type="dxa"/>
            <w:vMerge/>
          </w:tcPr>
          <w:p w14:paraId="242B1D47" w14:textId="77777777" w:rsidR="00DF021E" w:rsidRDefault="00DF021E" w:rsidP="004A0C0F">
            <w:pPr>
              <w:spacing w:line="276" w:lineRule="auto"/>
              <w:jc w:val="both"/>
              <w:rPr>
                <w:ins w:id="5158" w:author="Tima" w:date="2026-01-16T14:12:00Z"/>
                <w:rFonts w:ascii="Times New Roman" w:hAnsi="Times New Roman" w:cs="Times New Roman"/>
                <w:sz w:val="24"/>
                <w:szCs w:val="24"/>
              </w:rPr>
            </w:pPr>
          </w:p>
        </w:tc>
        <w:tc>
          <w:tcPr>
            <w:tcW w:w="4231" w:type="dxa"/>
            <w:vMerge/>
          </w:tcPr>
          <w:p w14:paraId="250EE30B" w14:textId="77777777" w:rsidR="00DF021E" w:rsidRDefault="00DF021E" w:rsidP="004A0C0F">
            <w:pPr>
              <w:spacing w:line="276" w:lineRule="auto"/>
              <w:jc w:val="both"/>
              <w:rPr>
                <w:ins w:id="5159" w:author="Tima" w:date="2026-01-16T14:12:00Z"/>
                <w:rFonts w:ascii="Times New Roman" w:hAnsi="Times New Roman" w:cs="Times New Roman"/>
                <w:sz w:val="24"/>
                <w:szCs w:val="24"/>
              </w:rPr>
            </w:pPr>
          </w:p>
        </w:tc>
        <w:tc>
          <w:tcPr>
            <w:tcW w:w="2822" w:type="dxa"/>
          </w:tcPr>
          <w:p w14:paraId="4728E3F4" w14:textId="7ACBE604" w:rsidR="00DF021E" w:rsidRDefault="00DF021E" w:rsidP="004A0C0F">
            <w:pPr>
              <w:spacing w:line="276" w:lineRule="auto"/>
              <w:jc w:val="both"/>
              <w:rPr>
                <w:ins w:id="5160" w:author="Tima" w:date="2026-01-16T14:12:00Z"/>
                <w:rFonts w:ascii="Times New Roman" w:hAnsi="Times New Roman" w:cs="Times New Roman"/>
                <w:sz w:val="24"/>
                <w:szCs w:val="24"/>
              </w:rPr>
            </w:pPr>
            <w:ins w:id="5161" w:author="Tima" w:date="2026-01-16T14:14:00Z">
              <w:r>
                <w:rPr>
                  <w:rFonts w:ascii="Times New Roman" w:hAnsi="Times New Roman" w:cs="Times New Roman"/>
                  <w:sz w:val="24"/>
                  <w:szCs w:val="24"/>
                </w:rPr>
                <w:t>Осенью</w:t>
              </w:r>
            </w:ins>
          </w:p>
        </w:tc>
        <w:tc>
          <w:tcPr>
            <w:tcW w:w="1836" w:type="dxa"/>
          </w:tcPr>
          <w:p w14:paraId="06BDE202" w14:textId="2BB87824" w:rsidR="00DF021E" w:rsidRDefault="00DF021E">
            <w:pPr>
              <w:spacing w:line="276" w:lineRule="auto"/>
              <w:jc w:val="center"/>
              <w:rPr>
                <w:ins w:id="5162" w:author="Tima" w:date="2026-01-16T14:12:00Z"/>
                <w:rFonts w:ascii="Times New Roman" w:hAnsi="Times New Roman" w:cs="Times New Roman"/>
                <w:sz w:val="24"/>
                <w:szCs w:val="24"/>
              </w:rPr>
              <w:pPrChange w:id="5163" w:author="Tima" w:date="2026-01-16T14:25:00Z">
                <w:pPr>
                  <w:spacing w:line="276" w:lineRule="auto"/>
                  <w:jc w:val="both"/>
                </w:pPr>
              </w:pPrChange>
            </w:pPr>
            <w:ins w:id="5164" w:author="Tima" w:date="2026-01-16T14:12:00Z">
              <w:r>
                <w:rPr>
                  <w:rFonts w:ascii="Times New Roman" w:hAnsi="Times New Roman" w:cs="Times New Roman"/>
                  <w:sz w:val="24"/>
                  <w:szCs w:val="24"/>
                </w:rPr>
                <w:t>17</w:t>
              </w:r>
            </w:ins>
            <w:ins w:id="5165" w:author="Tima" w:date="2026-01-16T14:14:00Z">
              <w:r>
                <w:rPr>
                  <w:rFonts w:ascii="Times New Roman" w:hAnsi="Times New Roman" w:cs="Times New Roman"/>
                  <w:sz w:val="24"/>
                  <w:szCs w:val="24"/>
                </w:rPr>
                <w:t>,6</w:t>
              </w:r>
            </w:ins>
            <w:ins w:id="5166" w:author="Tima" w:date="2026-01-16T14:12:00Z">
              <w:r>
                <w:rPr>
                  <w:rFonts w:ascii="Times New Roman" w:hAnsi="Times New Roman" w:cs="Times New Roman"/>
                  <w:sz w:val="24"/>
                  <w:szCs w:val="24"/>
                </w:rPr>
                <w:t>%</w:t>
              </w:r>
            </w:ins>
          </w:p>
        </w:tc>
      </w:tr>
      <w:tr w:rsidR="00DF021E" w14:paraId="1050A83B" w14:textId="77777777" w:rsidTr="00CB4E9D">
        <w:trPr>
          <w:ins w:id="5167" w:author="Tima" w:date="2026-01-16T14:12:00Z"/>
        </w:trPr>
        <w:tc>
          <w:tcPr>
            <w:tcW w:w="456" w:type="dxa"/>
            <w:vMerge/>
          </w:tcPr>
          <w:p w14:paraId="76144AAE" w14:textId="77777777" w:rsidR="00DF021E" w:rsidRDefault="00DF021E" w:rsidP="004A0C0F">
            <w:pPr>
              <w:spacing w:line="276" w:lineRule="auto"/>
              <w:jc w:val="both"/>
              <w:rPr>
                <w:ins w:id="5168" w:author="Tima" w:date="2026-01-16T14:12:00Z"/>
                <w:rFonts w:ascii="Times New Roman" w:hAnsi="Times New Roman" w:cs="Times New Roman"/>
                <w:sz w:val="24"/>
                <w:szCs w:val="24"/>
              </w:rPr>
            </w:pPr>
          </w:p>
        </w:tc>
        <w:tc>
          <w:tcPr>
            <w:tcW w:w="4231" w:type="dxa"/>
            <w:vMerge/>
          </w:tcPr>
          <w:p w14:paraId="0381EC6D" w14:textId="77777777" w:rsidR="00DF021E" w:rsidRDefault="00DF021E" w:rsidP="004A0C0F">
            <w:pPr>
              <w:spacing w:line="276" w:lineRule="auto"/>
              <w:jc w:val="both"/>
              <w:rPr>
                <w:ins w:id="5169" w:author="Tima" w:date="2026-01-16T14:12:00Z"/>
                <w:rFonts w:ascii="Times New Roman" w:hAnsi="Times New Roman" w:cs="Times New Roman"/>
                <w:sz w:val="24"/>
                <w:szCs w:val="24"/>
              </w:rPr>
            </w:pPr>
          </w:p>
        </w:tc>
        <w:tc>
          <w:tcPr>
            <w:tcW w:w="2822" w:type="dxa"/>
          </w:tcPr>
          <w:p w14:paraId="2A57C4C6" w14:textId="5B2C317C" w:rsidR="00DF021E" w:rsidRDefault="00DF021E" w:rsidP="004A0C0F">
            <w:pPr>
              <w:spacing w:line="276" w:lineRule="auto"/>
              <w:jc w:val="both"/>
              <w:rPr>
                <w:ins w:id="5170" w:author="Tima" w:date="2026-01-16T14:12:00Z"/>
                <w:rFonts w:ascii="Times New Roman" w:hAnsi="Times New Roman" w:cs="Times New Roman"/>
                <w:sz w:val="24"/>
                <w:szCs w:val="24"/>
              </w:rPr>
            </w:pPr>
            <w:ins w:id="5171" w:author="Tima" w:date="2026-01-16T14:14:00Z">
              <w:r>
                <w:rPr>
                  <w:rFonts w:ascii="Times New Roman" w:hAnsi="Times New Roman" w:cs="Times New Roman"/>
                  <w:sz w:val="24"/>
                  <w:szCs w:val="24"/>
                </w:rPr>
                <w:t>Весной</w:t>
              </w:r>
            </w:ins>
          </w:p>
        </w:tc>
        <w:tc>
          <w:tcPr>
            <w:tcW w:w="1836" w:type="dxa"/>
          </w:tcPr>
          <w:p w14:paraId="0424BC18" w14:textId="4D28AE29" w:rsidR="00DF021E" w:rsidRDefault="00DF021E">
            <w:pPr>
              <w:spacing w:line="276" w:lineRule="auto"/>
              <w:jc w:val="center"/>
              <w:rPr>
                <w:ins w:id="5172" w:author="Tima" w:date="2026-01-16T14:12:00Z"/>
                <w:rFonts w:ascii="Times New Roman" w:hAnsi="Times New Roman" w:cs="Times New Roman"/>
                <w:sz w:val="24"/>
                <w:szCs w:val="24"/>
              </w:rPr>
              <w:pPrChange w:id="5173" w:author="Tima" w:date="2026-01-16T14:25:00Z">
                <w:pPr>
                  <w:spacing w:line="276" w:lineRule="auto"/>
                  <w:jc w:val="both"/>
                </w:pPr>
              </w:pPrChange>
            </w:pPr>
            <w:ins w:id="5174" w:author="Tima" w:date="2026-01-16T14:12:00Z">
              <w:r>
                <w:rPr>
                  <w:rFonts w:ascii="Times New Roman" w:hAnsi="Times New Roman" w:cs="Times New Roman"/>
                  <w:sz w:val="24"/>
                  <w:szCs w:val="24"/>
                </w:rPr>
                <w:t>11</w:t>
              </w:r>
            </w:ins>
            <w:ins w:id="5175" w:author="Tima" w:date="2026-01-16T14:14:00Z">
              <w:r>
                <w:rPr>
                  <w:rFonts w:ascii="Times New Roman" w:hAnsi="Times New Roman" w:cs="Times New Roman"/>
                  <w:sz w:val="24"/>
                  <w:szCs w:val="24"/>
                </w:rPr>
                <w:t>,8</w:t>
              </w:r>
            </w:ins>
            <w:ins w:id="5176" w:author="Tima" w:date="2026-01-16T14:12:00Z">
              <w:r>
                <w:rPr>
                  <w:rFonts w:ascii="Times New Roman" w:hAnsi="Times New Roman" w:cs="Times New Roman"/>
                  <w:sz w:val="24"/>
                  <w:szCs w:val="24"/>
                </w:rPr>
                <w:t>%</w:t>
              </w:r>
            </w:ins>
          </w:p>
        </w:tc>
      </w:tr>
      <w:tr w:rsidR="00DF021E" w14:paraId="52ED4D7C" w14:textId="77777777" w:rsidTr="00CB4E9D">
        <w:trPr>
          <w:ins w:id="5177" w:author="Tima" w:date="2026-01-16T14:12:00Z"/>
        </w:trPr>
        <w:tc>
          <w:tcPr>
            <w:tcW w:w="456" w:type="dxa"/>
            <w:vMerge/>
          </w:tcPr>
          <w:p w14:paraId="0152AC2A" w14:textId="77777777" w:rsidR="00DF021E" w:rsidRDefault="00DF021E" w:rsidP="004A0C0F">
            <w:pPr>
              <w:spacing w:line="276" w:lineRule="auto"/>
              <w:jc w:val="both"/>
              <w:rPr>
                <w:ins w:id="5178" w:author="Tima" w:date="2026-01-16T14:12:00Z"/>
                <w:rFonts w:ascii="Times New Roman" w:hAnsi="Times New Roman" w:cs="Times New Roman"/>
                <w:sz w:val="24"/>
                <w:szCs w:val="24"/>
              </w:rPr>
            </w:pPr>
          </w:p>
        </w:tc>
        <w:tc>
          <w:tcPr>
            <w:tcW w:w="4231" w:type="dxa"/>
            <w:vMerge/>
          </w:tcPr>
          <w:p w14:paraId="5BA37ABB" w14:textId="77777777" w:rsidR="00DF021E" w:rsidRDefault="00DF021E" w:rsidP="004A0C0F">
            <w:pPr>
              <w:spacing w:line="276" w:lineRule="auto"/>
              <w:jc w:val="both"/>
              <w:rPr>
                <w:ins w:id="5179" w:author="Tima" w:date="2026-01-16T14:12:00Z"/>
                <w:rFonts w:ascii="Times New Roman" w:hAnsi="Times New Roman" w:cs="Times New Roman"/>
                <w:sz w:val="24"/>
                <w:szCs w:val="24"/>
              </w:rPr>
            </w:pPr>
          </w:p>
        </w:tc>
        <w:tc>
          <w:tcPr>
            <w:tcW w:w="2822" w:type="dxa"/>
          </w:tcPr>
          <w:p w14:paraId="29A84FF9" w14:textId="2321A876" w:rsidR="00DF021E" w:rsidRDefault="00DF021E" w:rsidP="004A0C0F">
            <w:pPr>
              <w:spacing w:line="276" w:lineRule="auto"/>
              <w:jc w:val="both"/>
              <w:rPr>
                <w:ins w:id="5180" w:author="Tima" w:date="2026-01-16T14:12:00Z"/>
                <w:rFonts w:ascii="Times New Roman" w:hAnsi="Times New Roman" w:cs="Times New Roman"/>
                <w:sz w:val="24"/>
                <w:szCs w:val="24"/>
              </w:rPr>
            </w:pPr>
            <w:ins w:id="5181" w:author="Tima" w:date="2026-01-16T14:14:00Z">
              <w:r>
                <w:rPr>
                  <w:rFonts w:ascii="Times New Roman" w:hAnsi="Times New Roman" w:cs="Times New Roman"/>
                  <w:sz w:val="24"/>
                  <w:szCs w:val="24"/>
                </w:rPr>
                <w:t>Летом</w:t>
              </w:r>
            </w:ins>
          </w:p>
        </w:tc>
        <w:tc>
          <w:tcPr>
            <w:tcW w:w="1836" w:type="dxa"/>
          </w:tcPr>
          <w:p w14:paraId="3910C1F3" w14:textId="2708F731" w:rsidR="00DF021E" w:rsidRDefault="00DF021E">
            <w:pPr>
              <w:spacing w:line="276" w:lineRule="auto"/>
              <w:jc w:val="center"/>
              <w:rPr>
                <w:ins w:id="5182" w:author="Tima" w:date="2026-01-16T14:12:00Z"/>
                <w:rFonts w:ascii="Times New Roman" w:hAnsi="Times New Roman" w:cs="Times New Roman"/>
                <w:sz w:val="24"/>
                <w:szCs w:val="24"/>
              </w:rPr>
              <w:pPrChange w:id="5183" w:author="Tima" w:date="2026-01-16T14:25:00Z">
                <w:pPr>
                  <w:spacing w:line="276" w:lineRule="auto"/>
                  <w:jc w:val="both"/>
                </w:pPr>
              </w:pPrChange>
            </w:pPr>
            <w:ins w:id="5184" w:author="Tima" w:date="2026-01-16T14:12:00Z">
              <w:r>
                <w:rPr>
                  <w:rFonts w:ascii="Times New Roman" w:hAnsi="Times New Roman" w:cs="Times New Roman"/>
                  <w:sz w:val="24"/>
                  <w:szCs w:val="24"/>
                </w:rPr>
                <w:t>11</w:t>
              </w:r>
            </w:ins>
            <w:ins w:id="5185" w:author="Tima" w:date="2026-01-16T14:14:00Z">
              <w:r>
                <w:rPr>
                  <w:rFonts w:ascii="Times New Roman" w:hAnsi="Times New Roman" w:cs="Times New Roman"/>
                  <w:sz w:val="24"/>
                  <w:szCs w:val="24"/>
                </w:rPr>
                <w:t>,8</w:t>
              </w:r>
            </w:ins>
            <w:ins w:id="5186" w:author="Tima" w:date="2026-01-16T14:12:00Z">
              <w:r>
                <w:rPr>
                  <w:rFonts w:ascii="Times New Roman" w:hAnsi="Times New Roman" w:cs="Times New Roman"/>
                  <w:sz w:val="24"/>
                  <w:szCs w:val="24"/>
                </w:rPr>
                <w:t>%</w:t>
              </w:r>
            </w:ins>
          </w:p>
        </w:tc>
      </w:tr>
      <w:tr w:rsidR="00DF021E" w14:paraId="6C72D654" w14:textId="77777777" w:rsidTr="00CB4E9D">
        <w:trPr>
          <w:ins w:id="5187" w:author="Tima" w:date="2026-01-16T14:12:00Z"/>
        </w:trPr>
        <w:tc>
          <w:tcPr>
            <w:tcW w:w="456" w:type="dxa"/>
            <w:vMerge/>
          </w:tcPr>
          <w:p w14:paraId="74C26F73" w14:textId="77777777" w:rsidR="00DF021E" w:rsidRDefault="00DF021E" w:rsidP="004A0C0F">
            <w:pPr>
              <w:spacing w:line="276" w:lineRule="auto"/>
              <w:jc w:val="both"/>
              <w:rPr>
                <w:ins w:id="5188" w:author="Tima" w:date="2026-01-16T14:12:00Z"/>
                <w:rFonts w:ascii="Times New Roman" w:hAnsi="Times New Roman" w:cs="Times New Roman"/>
                <w:sz w:val="24"/>
                <w:szCs w:val="24"/>
              </w:rPr>
            </w:pPr>
          </w:p>
        </w:tc>
        <w:tc>
          <w:tcPr>
            <w:tcW w:w="4231" w:type="dxa"/>
            <w:vMerge/>
          </w:tcPr>
          <w:p w14:paraId="623A9413" w14:textId="77777777" w:rsidR="00DF021E" w:rsidRDefault="00DF021E" w:rsidP="004A0C0F">
            <w:pPr>
              <w:spacing w:line="276" w:lineRule="auto"/>
              <w:jc w:val="both"/>
              <w:rPr>
                <w:ins w:id="5189" w:author="Tima" w:date="2026-01-16T14:12:00Z"/>
                <w:rFonts w:ascii="Times New Roman" w:hAnsi="Times New Roman" w:cs="Times New Roman"/>
                <w:sz w:val="24"/>
                <w:szCs w:val="24"/>
              </w:rPr>
            </w:pPr>
          </w:p>
        </w:tc>
        <w:tc>
          <w:tcPr>
            <w:tcW w:w="2822" w:type="dxa"/>
          </w:tcPr>
          <w:p w14:paraId="7C4F7C22" w14:textId="28F70B96" w:rsidR="00DF021E" w:rsidRDefault="00DF021E" w:rsidP="004A0C0F">
            <w:pPr>
              <w:spacing w:line="276" w:lineRule="auto"/>
              <w:jc w:val="both"/>
              <w:rPr>
                <w:ins w:id="5190" w:author="Tima" w:date="2026-01-16T14:12:00Z"/>
                <w:rFonts w:ascii="Times New Roman" w:hAnsi="Times New Roman" w:cs="Times New Roman"/>
                <w:sz w:val="24"/>
                <w:szCs w:val="24"/>
              </w:rPr>
            </w:pPr>
            <w:ins w:id="5191" w:author="Tima" w:date="2026-01-16T14:14:00Z">
              <w:r>
                <w:rPr>
                  <w:rFonts w:ascii="Times New Roman" w:hAnsi="Times New Roman" w:cs="Times New Roman"/>
                  <w:sz w:val="24"/>
                  <w:szCs w:val="24"/>
                </w:rPr>
                <w:t>После получения дохода</w:t>
              </w:r>
            </w:ins>
          </w:p>
        </w:tc>
        <w:tc>
          <w:tcPr>
            <w:tcW w:w="1836" w:type="dxa"/>
          </w:tcPr>
          <w:p w14:paraId="105A1F63" w14:textId="5D2C1593" w:rsidR="00DF021E" w:rsidRDefault="00DF021E">
            <w:pPr>
              <w:spacing w:line="276" w:lineRule="auto"/>
              <w:jc w:val="center"/>
              <w:rPr>
                <w:ins w:id="5192" w:author="Tima" w:date="2026-01-16T14:12:00Z"/>
                <w:rFonts w:ascii="Times New Roman" w:hAnsi="Times New Roman" w:cs="Times New Roman"/>
                <w:sz w:val="24"/>
                <w:szCs w:val="24"/>
              </w:rPr>
              <w:pPrChange w:id="5193" w:author="Tima" w:date="2026-01-16T14:25:00Z">
                <w:pPr>
                  <w:spacing w:line="276" w:lineRule="auto"/>
                  <w:jc w:val="both"/>
                </w:pPr>
              </w:pPrChange>
            </w:pPr>
            <w:ins w:id="5194" w:author="Tima" w:date="2026-01-16T14:12:00Z">
              <w:r>
                <w:rPr>
                  <w:rFonts w:ascii="Times New Roman" w:hAnsi="Times New Roman" w:cs="Times New Roman"/>
                  <w:sz w:val="24"/>
                  <w:szCs w:val="24"/>
                </w:rPr>
                <w:t>5</w:t>
              </w:r>
            </w:ins>
            <w:ins w:id="5195" w:author="Tima" w:date="2026-01-16T14:15:00Z">
              <w:r>
                <w:rPr>
                  <w:rFonts w:ascii="Times New Roman" w:hAnsi="Times New Roman" w:cs="Times New Roman"/>
                  <w:sz w:val="24"/>
                  <w:szCs w:val="24"/>
                </w:rPr>
                <w:t>,9%</w:t>
              </w:r>
            </w:ins>
            <w:ins w:id="5196" w:author="Tima" w:date="2026-01-16T14:12:00Z">
              <w:r>
                <w:rPr>
                  <w:rFonts w:ascii="Times New Roman" w:hAnsi="Times New Roman" w:cs="Times New Roman"/>
                  <w:sz w:val="24"/>
                  <w:szCs w:val="24"/>
                </w:rPr>
                <w:t>%</w:t>
              </w:r>
            </w:ins>
          </w:p>
        </w:tc>
      </w:tr>
      <w:tr w:rsidR="00DF021E" w14:paraId="01DF81DD" w14:textId="77777777" w:rsidTr="00CB4E9D">
        <w:trPr>
          <w:ins w:id="5197" w:author="Tima" w:date="2026-01-16T14:15:00Z"/>
        </w:trPr>
        <w:tc>
          <w:tcPr>
            <w:tcW w:w="456" w:type="dxa"/>
            <w:vMerge/>
          </w:tcPr>
          <w:p w14:paraId="1C786C28" w14:textId="77777777" w:rsidR="00DF021E" w:rsidRDefault="00DF021E" w:rsidP="004A0C0F">
            <w:pPr>
              <w:spacing w:line="276" w:lineRule="auto"/>
              <w:jc w:val="both"/>
              <w:rPr>
                <w:ins w:id="5198" w:author="Tima" w:date="2026-01-16T14:15:00Z"/>
                <w:rFonts w:ascii="Times New Roman" w:hAnsi="Times New Roman" w:cs="Times New Roman"/>
                <w:sz w:val="24"/>
                <w:szCs w:val="24"/>
              </w:rPr>
            </w:pPr>
          </w:p>
        </w:tc>
        <w:tc>
          <w:tcPr>
            <w:tcW w:w="4231" w:type="dxa"/>
            <w:vMerge/>
          </w:tcPr>
          <w:p w14:paraId="52D9F400" w14:textId="77777777" w:rsidR="00DF021E" w:rsidRDefault="00DF021E" w:rsidP="004A0C0F">
            <w:pPr>
              <w:spacing w:line="276" w:lineRule="auto"/>
              <w:jc w:val="both"/>
              <w:rPr>
                <w:ins w:id="5199" w:author="Tima" w:date="2026-01-16T14:15:00Z"/>
                <w:rFonts w:ascii="Times New Roman" w:hAnsi="Times New Roman" w:cs="Times New Roman"/>
                <w:sz w:val="24"/>
                <w:szCs w:val="24"/>
              </w:rPr>
            </w:pPr>
          </w:p>
        </w:tc>
        <w:tc>
          <w:tcPr>
            <w:tcW w:w="2822" w:type="dxa"/>
          </w:tcPr>
          <w:p w14:paraId="0E728A0E" w14:textId="54BF53A4" w:rsidR="00DF021E" w:rsidRDefault="00DF021E" w:rsidP="004A0C0F">
            <w:pPr>
              <w:spacing w:line="276" w:lineRule="auto"/>
              <w:jc w:val="both"/>
              <w:rPr>
                <w:ins w:id="5200" w:author="Tima" w:date="2026-01-16T14:15:00Z"/>
                <w:rFonts w:ascii="Times New Roman" w:hAnsi="Times New Roman" w:cs="Times New Roman"/>
                <w:sz w:val="24"/>
                <w:szCs w:val="24"/>
              </w:rPr>
            </w:pPr>
            <w:ins w:id="5201" w:author="Tima" w:date="2026-01-16T14:15:00Z">
              <w:r>
                <w:rPr>
                  <w:rFonts w:ascii="Times New Roman" w:hAnsi="Times New Roman" w:cs="Times New Roman"/>
                  <w:sz w:val="24"/>
                  <w:szCs w:val="24"/>
                </w:rPr>
                <w:t>По низкой цене</w:t>
              </w:r>
            </w:ins>
          </w:p>
        </w:tc>
        <w:tc>
          <w:tcPr>
            <w:tcW w:w="1836" w:type="dxa"/>
          </w:tcPr>
          <w:p w14:paraId="5B26FDB2" w14:textId="22200619" w:rsidR="00DF021E" w:rsidRDefault="00DF021E">
            <w:pPr>
              <w:spacing w:line="276" w:lineRule="auto"/>
              <w:jc w:val="center"/>
              <w:rPr>
                <w:ins w:id="5202" w:author="Tima" w:date="2026-01-16T14:15:00Z"/>
                <w:rFonts w:ascii="Times New Roman" w:hAnsi="Times New Roman" w:cs="Times New Roman"/>
                <w:sz w:val="24"/>
                <w:szCs w:val="24"/>
              </w:rPr>
              <w:pPrChange w:id="5203" w:author="Tima" w:date="2026-01-16T14:25:00Z">
                <w:pPr>
                  <w:spacing w:line="276" w:lineRule="auto"/>
                  <w:jc w:val="both"/>
                </w:pPr>
              </w:pPrChange>
            </w:pPr>
            <w:ins w:id="5204" w:author="Tima" w:date="2026-01-16T14:15:00Z">
              <w:r>
                <w:rPr>
                  <w:rFonts w:ascii="Times New Roman" w:hAnsi="Times New Roman" w:cs="Times New Roman"/>
                  <w:sz w:val="24"/>
                  <w:szCs w:val="24"/>
                </w:rPr>
                <w:t>5,9%</w:t>
              </w:r>
            </w:ins>
          </w:p>
        </w:tc>
      </w:tr>
      <w:tr w:rsidR="00DF021E" w14:paraId="5E5921C5" w14:textId="77777777" w:rsidTr="00CB4E9D">
        <w:trPr>
          <w:ins w:id="5205" w:author="Tima" w:date="2026-01-16T14:16:00Z"/>
        </w:trPr>
        <w:tc>
          <w:tcPr>
            <w:tcW w:w="456" w:type="dxa"/>
            <w:vMerge w:val="restart"/>
          </w:tcPr>
          <w:p w14:paraId="76FB94C2" w14:textId="7BE6D1EB" w:rsidR="00DF021E" w:rsidRDefault="00DF021E" w:rsidP="004A0C0F">
            <w:pPr>
              <w:spacing w:line="276" w:lineRule="auto"/>
              <w:jc w:val="both"/>
              <w:rPr>
                <w:ins w:id="5206" w:author="Tima" w:date="2026-01-16T14:16:00Z"/>
                <w:rFonts w:ascii="Times New Roman" w:hAnsi="Times New Roman" w:cs="Times New Roman"/>
                <w:sz w:val="24"/>
                <w:szCs w:val="24"/>
              </w:rPr>
            </w:pPr>
            <w:ins w:id="5207" w:author="Tima" w:date="2026-01-16T14:16:00Z">
              <w:r>
                <w:rPr>
                  <w:rFonts w:ascii="Times New Roman" w:hAnsi="Times New Roman" w:cs="Times New Roman"/>
                  <w:sz w:val="24"/>
                  <w:szCs w:val="24"/>
                </w:rPr>
                <w:t>8</w:t>
              </w:r>
            </w:ins>
          </w:p>
        </w:tc>
        <w:tc>
          <w:tcPr>
            <w:tcW w:w="4231" w:type="dxa"/>
            <w:vMerge w:val="restart"/>
          </w:tcPr>
          <w:p w14:paraId="2C86BAE2" w14:textId="0F4124D1" w:rsidR="00DF021E" w:rsidRPr="00FA4881" w:rsidRDefault="00DF021E" w:rsidP="004A0C0F">
            <w:pPr>
              <w:spacing w:line="276" w:lineRule="auto"/>
              <w:jc w:val="both"/>
              <w:rPr>
                <w:ins w:id="5208" w:author="Tima" w:date="2026-01-16T14:16:00Z"/>
                <w:rFonts w:ascii="Times New Roman" w:hAnsi="Times New Roman" w:cs="Times New Roman"/>
                <w:sz w:val="24"/>
                <w:szCs w:val="24"/>
              </w:rPr>
            </w:pPr>
            <w:ins w:id="5209" w:author="Tima" w:date="2026-01-16T14:17:00Z">
              <w:r>
                <w:rPr>
                  <w:rFonts w:ascii="Times New Roman" w:hAnsi="Times New Roman" w:cs="Times New Roman"/>
                  <w:sz w:val="24"/>
                  <w:szCs w:val="24"/>
                </w:rPr>
                <w:t xml:space="preserve">Дарили ли </w:t>
              </w:r>
              <w:r>
                <w:rPr>
                  <w:rFonts w:ascii="Times New Roman" w:hAnsi="Times New Roman" w:cs="Times New Roman"/>
                  <w:sz w:val="24"/>
                  <w:szCs w:val="24"/>
                  <w:lang w:val="en-US"/>
                </w:rPr>
                <w:t>NFT</w:t>
              </w:r>
              <w:r>
                <w:rPr>
                  <w:rFonts w:ascii="Times New Roman" w:hAnsi="Times New Roman" w:cs="Times New Roman"/>
                  <w:sz w:val="24"/>
                  <w:szCs w:val="24"/>
                </w:rPr>
                <w:t xml:space="preserve"> или </w:t>
              </w:r>
              <w:proofErr w:type="spellStart"/>
              <w:r>
                <w:rPr>
                  <w:rFonts w:ascii="Times New Roman" w:hAnsi="Times New Roman" w:cs="Times New Roman"/>
                  <w:sz w:val="24"/>
                  <w:szCs w:val="24"/>
                </w:rPr>
                <w:t>Телеграм</w:t>
              </w:r>
              <w:proofErr w:type="spellEnd"/>
              <w:r>
                <w:rPr>
                  <w:rFonts w:ascii="Times New Roman" w:hAnsi="Times New Roman" w:cs="Times New Roman"/>
                  <w:sz w:val="24"/>
                  <w:szCs w:val="24"/>
                </w:rPr>
                <w:t>-подарок?</w:t>
              </w:r>
            </w:ins>
          </w:p>
        </w:tc>
        <w:tc>
          <w:tcPr>
            <w:tcW w:w="2822" w:type="dxa"/>
          </w:tcPr>
          <w:p w14:paraId="47BC32DD" w14:textId="34FF63A1" w:rsidR="00DF021E" w:rsidRDefault="00DF021E" w:rsidP="004A0C0F">
            <w:pPr>
              <w:spacing w:line="276" w:lineRule="auto"/>
              <w:jc w:val="both"/>
              <w:rPr>
                <w:ins w:id="5210" w:author="Tima" w:date="2026-01-16T14:16:00Z"/>
                <w:rFonts w:ascii="Times New Roman" w:hAnsi="Times New Roman" w:cs="Times New Roman"/>
                <w:sz w:val="24"/>
                <w:szCs w:val="24"/>
              </w:rPr>
            </w:pPr>
            <w:ins w:id="5211" w:author="Tima" w:date="2026-01-16T14:17:00Z">
              <w:r>
                <w:rPr>
                  <w:rFonts w:ascii="Times New Roman" w:hAnsi="Times New Roman" w:cs="Times New Roman"/>
                  <w:sz w:val="24"/>
                  <w:szCs w:val="24"/>
                </w:rPr>
                <w:t>Совсем нет</w:t>
              </w:r>
            </w:ins>
          </w:p>
        </w:tc>
        <w:tc>
          <w:tcPr>
            <w:tcW w:w="1836" w:type="dxa"/>
          </w:tcPr>
          <w:p w14:paraId="19F81C0F" w14:textId="2837F920" w:rsidR="00DF021E" w:rsidRDefault="00DF021E">
            <w:pPr>
              <w:spacing w:line="276" w:lineRule="auto"/>
              <w:jc w:val="center"/>
              <w:rPr>
                <w:ins w:id="5212" w:author="Tima" w:date="2026-01-16T14:16:00Z"/>
                <w:rFonts w:ascii="Times New Roman" w:hAnsi="Times New Roman" w:cs="Times New Roman"/>
                <w:sz w:val="24"/>
                <w:szCs w:val="24"/>
              </w:rPr>
              <w:pPrChange w:id="5213" w:author="Tima" w:date="2026-01-16T14:25:00Z">
                <w:pPr>
                  <w:spacing w:line="276" w:lineRule="auto"/>
                  <w:jc w:val="both"/>
                </w:pPr>
              </w:pPrChange>
            </w:pPr>
            <w:ins w:id="5214" w:author="Tima" w:date="2026-01-16T14:16:00Z">
              <w:r>
                <w:rPr>
                  <w:rFonts w:ascii="Times New Roman" w:hAnsi="Times New Roman" w:cs="Times New Roman"/>
                  <w:sz w:val="24"/>
                  <w:szCs w:val="24"/>
                </w:rPr>
                <w:t>6</w:t>
              </w:r>
            </w:ins>
            <w:ins w:id="5215" w:author="Tima" w:date="2026-01-16T14:17:00Z">
              <w:r>
                <w:rPr>
                  <w:rFonts w:ascii="Times New Roman" w:hAnsi="Times New Roman" w:cs="Times New Roman"/>
                  <w:sz w:val="24"/>
                  <w:szCs w:val="24"/>
                </w:rPr>
                <w:t>2</w:t>
              </w:r>
            </w:ins>
            <w:ins w:id="5216" w:author="Tima" w:date="2026-01-16T14:16:00Z">
              <w:r>
                <w:rPr>
                  <w:rFonts w:ascii="Times New Roman" w:hAnsi="Times New Roman" w:cs="Times New Roman"/>
                  <w:sz w:val="24"/>
                  <w:szCs w:val="24"/>
                </w:rPr>
                <w:t>%</w:t>
              </w:r>
            </w:ins>
          </w:p>
        </w:tc>
      </w:tr>
      <w:tr w:rsidR="00DF021E" w14:paraId="19D790DD" w14:textId="77777777" w:rsidTr="00CB4E9D">
        <w:trPr>
          <w:ins w:id="5217" w:author="Tima" w:date="2026-01-16T14:16:00Z"/>
        </w:trPr>
        <w:tc>
          <w:tcPr>
            <w:tcW w:w="456" w:type="dxa"/>
            <w:vMerge/>
          </w:tcPr>
          <w:p w14:paraId="1C7176DC" w14:textId="77777777" w:rsidR="00DF021E" w:rsidRDefault="00DF021E" w:rsidP="004A0C0F">
            <w:pPr>
              <w:spacing w:line="276" w:lineRule="auto"/>
              <w:jc w:val="both"/>
              <w:rPr>
                <w:ins w:id="5218" w:author="Tima" w:date="2026-01-16T14:16:00Z"/>
                <w:rFonts w:ascii="Times New Roman" w:hAnsi="Times New Roman" w:cs="Times New Roman"/>
                <w:sz w:val="24"/>
                <w:szCs w:val="24"/>
              </w:rPr>
            </w:pPr>
          </w:p>
        </w:tc>
        <w:tc>
          <w:tcPr>
            <w:tcW w:w="4231" w:type="dxa"/>
            <w:vMerge/>
          </w:tcPr>
          <w:p w14:paraId="47E985CD" w14:textId="77777777" w:rsidR="00DF021E" w:rsidRDefault="00DF021E" w:rsidP="004A0C0F">
            <w:pPr>
              <w:spacing w:line="276" w:lineRule="auto"/>
              <w:jc w:val="both"/>
              <w:rPr>
                <w:ins w:id="5219" w:author="Tima" w:date="2026-01-16T14:16:00Z"/>
                <w:rFonts w:ascii="Times New Roman" w:hAnsi="Times New Roman" w:cs="Times New Roman"/>
                <w:sz w:val="24"/>
                <w:szCs w:val="24"/>
              </w:rPr>
            </w:pPr>
          </w:p>
        </w:tc>
        <w:tc>
          <w:tcPr>
            <w:tcW w:w="2822" w:type="dxa"/>
          </w:tcPr>
          <w:p w14:paraId="64BEE5EF" w14:textId="1624DDC0" w:rsidR="00DF021E" w:rsidRDefault="00DF021E" w:rsidP="004A0C0F">
            <w:pPr>
              <w:spacing w:line="276" w:lineRule="auto"/>
              <w:jc w:val="both"/>
              <w:rPr>
                <w:ins w:id="5220" w:author="Tima" w:date="2026-01-16T14:16:00Z"/>
                <w:rFonts w:ascii="Times New Roman" w:hAnsi="Times New Roman" w:cs="Times New Roman"/>
                <w:sz w:val="24"/>
                <w:szCs w:val="24"/>
              </w:rPr>
            </w:pPr>
            <w:ins w:id="5221" w:author="Tima" w:date="2026-01-16T14:18:00Z">
              <w:r>
                <w:rPr>
                  <w:rFonts w:ascii="Times New Roman" w:hAnsi="Times New Roman" w:cs="Times New Roman"/>
                  <w:sz w:val="24"/>
                  <w:szCs w:val="24"/>
                </w:rPr>
                <w:t>Т</w:t>
              </w:r>
            </w:ins>
            <w:ins w:id="5222" w:author="Tima" w:date="2026-01-16T14:17:00Z">
              <w:r>
                <w:rPr>
                  <w:rFonts w:ascii="Times New Roman" w:hAnsi="Times New Roman" w:cs="Times New Roman"/>
                  <w:sz w:val="24"/>
                  <w:szCs w:val="24"/>
                </w:rPr>
                <w:t xml:space="preserve">олько </w:t>
              </w:r>
            </w:ins>
            <w:proofErr w:type="spellStart"/>
            <w:ins w:id="5223" w:author="Tima" w:date="2026-01-16T14:18:00Z">
              <w:r>
                <w:rPr>
                  <w:rFonts w:ascii="Times New Roman" w:hAnsi="Times New Roman" w:cs="Times New Roman"/>
                  <w:sz w:val="24"/>
                  <w:szCs w:val="24"/>
                </w:rPr>
                <w:t>Телеграм</w:t>
              </w:r>
              <w:proofErr w:type="spellEnd"/>
              <w:r>
                <w:rPr>
                  <w:rFonts w:ascii="Times New Roman" w:hAnsi="Times New Roman" w:cs="Times New Roman"/>
                  <w:sz w:val="24"/>
                  <w:szCs w:val="24"/>
                </w:rPr>
                <w:t>-подарки</w:t>
              </w:r>
            </w:ins>
          </w:p>
        </w:tc>
        <w:tc>
          <w:tcPr>
            <w:tcW w:w="1836" w:type="dxa"/>
          </w:tcPr>
          <w:p w14:paraId="0A87E136" w14:textId="08768315" w:rsidR="00DF021E" w:rsidRDefault="00DF021E">
            <w:pPr>
              <w:spacing w:line="276" w:lineRule="auto"/>
              <w:jc w:val="center"/>
              <w:rPr>
                <w:ins w:id="5224" w:author="Tima" w:date="2026-01-16T14:16:00Z"/>
                <w:rFonts w:ascii="Times New Roman" w:hAnsi="Times New Roman" w:cs="Times New Roman"/>
                <w:sz w:val="24"/>
                <w:szCs w:val="24"/>
              </w:rPr>
              <w:pPrChange w:id="5225" w:author="Tima" w:date="2026-01-16T14:25:00Z">
                <w:pPr>
                  <w:spacing w:line="276" w:lineRule="auto"/>
                  <w:jc w:val="both"/>
                </w:pPr>
              </w:pPrChange>
            </w:pPr>
            <w:ins w:id="5226" w:author="Tima" w:date="2026-01-16T14:16:00Z">
              <w:r>
                <w:rPr>
                  <w:rFonts w:ascii="Times New Roman" w:hAnsi="Times New Roman" w:cs="Times New Roman"/>
                  <w:sz w:val="24"/>
                  <w:szCs w:val="24"/>
                </w:rPr>
                <w:t>26%</w:t>
              </w:r>
            </w:ins>
          </w:p>
        </w:tc>
      </w:tr>
      <w:tr w:rsidR="00DF021E" w14:paraId="1D6FFB10" w14:textId="77777777" w:rsidTr="00CB4E9D">
        <w:trPr>
          <w:ins w:id="5227" w:author="Tima" w:date="2026-01-16T14:16:00Z"/>
        </w:trPr>
        <w:tc>
          <w:tcPr>
            <w:tcW w:w="456" w:type="dxa"/>
            <w:vMerge/>
          </w:tcPr>
          <w:p w14:paraId="7DDD2342" w14:textId="77777777" w:rsidR="00DF021E" w:rsidRDefault="00DF021E" w:rsidP="004A0C0F">
            <w:pPr>
              <w:spacing w:line="276" w:lineRule="auto"/>
              <w:jc w:val="both"/>
              <w:rPr>
                <w:ins w:id="5228" w:author="Tima" w:date="2026-01-16T14:16:00Z"/>
                <w:rFonts w:ascii="Times New Roman" w:hAnsi="Times New Roman" w:cs="Times New Roman"/>
                <w:sz w:val="24"/>
                <w:szCs w:val="24"/>
              </w:rPr>
            </w:pPr>
          </w:p>
        </w:tc>
        <w:tc>
          <w:tcPr>
            <w:tcW w:w="4231" w:type="dxa"/>
            <w:vMerge/>
          </w:tcPr>
          <w:p w14:paraId="279E84ED" w14:textId="77777777" w:rsidR="00DF021E" w:rsidRDefault="00DF021E" w:rsidP="004A0C0F">
            <w:pPr>
              <w:spacing w:line="276" w:lineRule="auto"/>
              <w:jc w:val="both"/>
              <w:rPr>
                <w:ins w:id="5229" w:author="Tima" w:date="2026-01-16T14:16:00Z"/>
                <w:rFonts w:ascii="Times New Roman" w:hAnsi="Times New Roman" w:cs="Times New Roman"/>
                <w:sz w:val="24"/>
                <w:szCs w:val="24"/>
              </w:rPr>
            </w:pPr>
          </w:p>
        </w:tc>
        <w:tc>
          <w:tcPr>
            <w:tcW w:w="2822" w:type="dxa"/>
          </w:tcPr>
          <w:p w14:paraId="075E4BF2" w14:textId="05EDD676" w:rsidR="00DF021E" w:rsidRDefault="00DF021E" w:rsidP="004A0C0F">
            <w:pPr>
              <w:spacing w:line="276" w:lineRule="auto"/>
              <w:jc w:val="both"/>
              <w:rPr>
                <w:ins w:id="5230" w:author="Tima" w:date="2026-01-16T14:16:00Z"/>
                <w:rFonts w:ascii="Times New Roman" w:hAnsi="Times New Roman" w:cs="Times New Roman"/>
                <w:sz w:val="24"/>
                <w:szCs w:val="24"/>
              </w:rPr>
            </w:pPr>
            <w:ins w:id="5231" w:author="Tima" w:date="2026-01-16T14:18:00Z">
              <w:r>
                <w:rPr>
                  <w:rFonts w:ascii="Times New Roman" w:hAnsi="Times New Roman" w:cs="Times New Roman"/>
                  <w:sz w:val="24"/>
                  <w:szCs w:val="24"/>
                </w:rPr>
                <w:t>Не хочу получать</w:t>
              </w:r>
            </w:ins>
          </w:p>
        </w:tc>
        <w:tc>
          <w:tcPr>
            <w:tcW w:w="1836" w:type="dxa"/>
          </w:tcPr>
          <w:p w14:paraId="47944035" w14:textId="7DCABEE2" w:rsidR="00DF021E" w:rsidRDefault="00DF021E">
            <w:pPr>
              <w:spacing w:line="276" w:lineRule="auto"/>
              <w:jc w:val="center"/>
              <w:rPr>
                <w:ins w:id="5232" w:author="Tima" w:date="2026-01-16T14:16:00Z"/>
                <w:rFonts w:ascii="Times New Roman" w:hAnsi="Times New Roman" w:cs="Times New Roman"/>
                <w:sz w:val="24"/>
                <w:szCs w:val="24"/>
              </w:rPr>
              <w:pPrChange w:id="5233" w:author="Tima" w:date="2026-01-16T14:25:00Z">
                <w:pPr>
                  <w:spacing w:line="276" w:lineRule="auto"/>
                  <w:jc w:val="both"/>
                </w:pPr>
              </w:pPrChange>
            </w:pPr>
            <w:ins w:id="5234" w:author="Tima" w:date="2026-01-16T14:16:00Z">
              <w:r>
                <w:rPr>
                  <w:rFonts w:ascii="Times New Roman" w:hAnsi="Times New Roman" w:cs="Times New Roman"/>
                  <w:sz w:val="24"/>
                  <w:szCs w:val="24"/>
                </w:rPr>
                <w:t>8%</w:t>
              </w:r>
            </w:ins>
          </w:p>
        </w:tc>
      </w:tr>
      <w:tr w:rsidR="00DF021E" w14:paraId="71565648" w14:textId="77777777" w:rsidTr="00CB4E9D">
        <w:trPr>
          <w:ins w:id="5235" w:author="Tima" w:date="2026-01-16T14:16:00Z"/>
        </w:trPr>
        <w:tc>
          <w:tcPr>
            <w:tcW w:w="456" w:type="dxa"/>
            <w:vMerge/>
          </w:tcPr>
          <w:p w14:paraId="6BFF4510" w14:textId="77777777" w:rsidR="00DF021E" w:rsidRDefault="00DF021E" w:rsidP="004A0C0F">
            <w:pPr>
              <w:spacing w:line="276" w:lineRule="auto"/>
              <w:jc w:val="both"/>
              <w:rPr>
                <w:ins w:id="5236" w:author="Tima" w:date="2026-01-16T14:16:00Z"/>
                <w:rFonts w:ascii="Times New Roman" w:hAnsi="Times New Roman" w:cs="Times New Roman"/>
                <w:sz w:val="24"/>
                <w:szCs w:val="24"/>
              </w:rPr>
            </w:pPr>
          </w:p>
        </w:tc>
        <w:tc>
          <w:tcPr>
            <w:tcW w:w="4231" w:type="dxa"/>
            <w:vMerge/>
          </w:tcPr>
          <w:p w14:paraId="3B09761E" w14:textId="77777777" w:rsidR="00DF021E" w:rsidRDefault="00DF021E" w:rsidP="004A0C0F">
            <w:pPr>
              <w:spacing w:line="276" w:lineRule="auto"/>
              <w:jc w:val="both"/>
              <w:rPr>
                <w:ins w:id="5237" w:author="Tima" w:date="2026-01-16T14:16:00Z"/>
                <w:rFonts w:ascii="Times New Roman" w:hAnsi="Times New Roman" w:cs="Times New Roman"/>
                <w:sz w:val="24"/>
                <w:szCs w:val="24"/>
              </w:rPr>
            </w:pPr>
          </w:p>
        </w:tc>
        <w:tc>
          <w:tcPr>
            <w:tcW w:w="2822" w:type="dxa"/>
          </w:tcPr>
          <w:p w14:paraId="750527C0" w14:textId="32C11C91" w:rsidR="00DF021E" w:rsidRDefault="00DF021E" w:rsidP="004A0C0F">
            <w:pPr>
              <w:spacing w:line="276" w:lineRule="auto"/>
              <w:jc w:val="both"/>
              <w:rPr>
                <w:ins w:id="5238" w:author="Tima" w:date="2026-01-16T14:16:00Z"/>
                <w:rFonts w:ascii="Times New Roman" w:hAnsi="Times New Roman" w:cs="Times New Roman"/>
                <w:sz w:val="24"/>
                <w:szCs w:val="24"/>
              </w:rPr>
            </w:pPr>
            <w:ins w:id="5239" w:author="Tima" w:date="2026-01-16T14:18:00Z">
              <w:r>
                <w:rPr>
                  <w:rFonts w:ascii="Times New Roman" w:hAnsi="Times New Roman" w:cs="Times New Roman"/>
                  <w:sz w:val="24"/>
                  <w:szCs w:val="24"/>
                </w:rPr>
                <w:t>И то, и другое</w:t>
              </w:r>
            </w:ins>
          </w:p>
        </w:tc>
        <w:tc>
          <w:tcPr>
            <w:tcW w:w="1836" w:type="dxa"/>
          </w:tcPr>
          <w:p w14:paraId="61D2DC32" w14:textId="23006E42" w:rsidR="00DF021E" w:rsidRDefault="00DF021E">
            <w:pPr>
              <w:spacing w:line="276" w:lineRule="auto"/>
              <w:jc w:val="center"/>
              <w:rPr>
                <w:ins w:id="5240" w:author="Tima" w:date="2026-01-16T14:16:00Z"/>
                <w:rFonts w:ascii="Times New Roman" w:hAnsi="Times New Roman" w:cs="Times New Roman"/>
                <w:sz w:val="24"/>
                <w:szCs w:val="24"/>
              </w:rPr>
              <w:pPrChange w:id="5241" w:author="Tima" w:date="2026-01-16T14:25:00Z">
                <w:pPr>
                  <w:spacing w:line="276" w:lineRule="auto"/>
                  <w:jc w:val="both"/>
                </w:pPr>
              </w:pPrChange>
            </w:pPr>
            <w:ins w:id="5242" w:author="Tima" w:date="2026-01-16T14:16:00Z">
              <w:r>
                <w:rPr>
                  <w:rFonts w:ascii="Times New Roman" w:hAnsi="Times New Roman" w:cs="Times New Roman"/>
                  <w:sz w:val="24"/>
                  <w:szCs w:val="24"/>
                </w:rPr>
                <w:t>4%</w:t>
              </w:r>
            </w:ins>
          </w:p>
        </w:tc>
      </w:tr>
      <w:tr w:rsidR="00CB4E9D" w14:paraId="08DB6672" w14:textId="77777777" w:rsidTr="00CB4E9D">
        <w:trPr>
          <w:ins w:id="5243" w:author="Tima" w:date="2026-01-16T14:19:00Z"/>
        </w:trPr>
        <w:tc>
          <w:tcPr>
            <w:tcW w:w="456" w:type="dxa"/>
            <w:vMerge w:val="restart"/>
          </w:tcPr>
          <w:p w14:paraId="1B9E60AE" w14:textId="04DC4B27" w:rsidR="00CB4E9D" w:rsidRDefault="00CB4E9D" w:rsidP="004A0C0F">
            <w:pPr>
              <w:spacing w:line="276" w:lineRule="auto"/>
              <w:jc w:val="both"/>
              <w:rPr>
                <w:ins w:id="5244" w:author="Tima" w:date="2026-01-16T14:19:00Z"/>
                <w:rFonts w:ascii="Times New Roman" w:hAnsi="Times New Roman" w:cs="Times New Roman"/>
                <w:sz w:val="24"/>
                <w:szCs w:val="24"/>
              </w:rPr>
            </w:pPr>
            <w:ins w:id="5245" w:author="Tima" w:date="2026-01-16T14:19:00Z">
              <w:r>
                <w:rPr>
                  <w:rFonts w:ascii="Times New Roman" w:hAnsi="Times New Roman" w:cs="Times New Roman"/>
                  <w:sz w:val="24"/>
                  <w:szCs w:val="24"/>
                </w:rPr>
                <w:t>9</w:t>
              </w:r>
            </w:ins>
          </w:p>
        </w:tc>
        <w:tc>
          <w:tcPr>
            <w:tcW w:w="4231" w:type="dxa"/>
            <w:vMerge w:val="restart"/>
          </w:tcPr>
          <w:p w14:paraId="25EFAA23" w14:textId="7A7B9521" w:rsidR="00CB4E9D" w:rsidRPr="00FA4881" w:rsidRDefault="00CB4E9D" w:rsidP="004A0C0F">
            <w:pPr>
              <w:spacing w:line="276" w:lineRule="auto"/>
              <w:jc w:val="both"/>
              <w:rPr>
                <w:ins w:id="5246" w:author="Tima" w:date="2026-01-16T14:19:00Z"/>
                <w:rFonts w:ascii="Times New Roman" w:hAnsi="Times New Roman" w:cs="Times New Roman"/>
                <w:sz w:val="24"/>
                <w:szCs w:val="24"/>
              </w:rPr>
            </w:pPr>
            <w:ins w:id="5247" w:author="Tima" w:date="2026-01-16T14:19:00Z">
              <w:r>
                <w:rPr>
                  <w:rFonts w:ascii="Times New Roman" w:hAnsi="Times New Roman" w:cs="Times New Roman"/>
                  <w:sz w:val="24"/>
                  <w:szCs w:val="24"/>
                </w:rPr>
                <w:t xml:space="preserve">Как часто хотели бы покупать </w:t>
              </w:r>
              <w:r>
                <w:rPr>
                  <w:rFonts w:ascii="Times New Roman" w:hAnsi="Times New Roman" w:cs="Times New Roman"/>
                  <w:sz w:val="24"/>
                  <w:szCs w:val="24"/>
                  <w:lang w:val="en-US"/>
                </w:rPr>
                <w:t>NFT</w:t>
              </w:r>
              <w:r w:rsidRPr="00CB4E9D">
                <w:rPr>
                  <w:rFonts w:ascii="Times New Roman" w:hAnsi="Times New Roman" w:cs="Times New Roman"/>
                  <w:sz w:val="24"/>
                  <w:szCs w:val="24"/>
                  <w:rPrChange w:id="5248" w:author="Tima" w:date="2026-01-16T14:19:00Z">
                    <w:rPr>
                      <w:rFonts w:ascii="Times New Roman" w:hAnsi="Times New Roman" w:cs="Times New Roman"/>
                      <w:sz w:val="24"/>
                      <w:szCs w:val="24"/>
                      <w:lang w:val="en-US"/>
                    </w:rPr>
                  </w:rPrChange>
                </w:rPr>
                <w:t xml:space="preserve"> </w:t>
              </w:r>
              <w:r>
                <w:rPr>
                  <w:rFonts w:ascii="Times New Roman" w:hAnsi="Times New Roman" w:cs="Times New Roman"/>
                  <w:sz w:val="24"/>
                  <w:szCs w:val="24"/>
                </w:rPr>
                <w:t xml:space="preserve">или </w:t>
              </w:r>
              <w:proofErr w:type="spellStart"/>
              <w:r>
                <w:rPr>
                  <w:rFonts w:ascii="Times New Roman" w:hAnsi="Times New Roman" w:cs="Times New Roman"/>
                  <w:sz w:val="24"/>
                  <w:szCs w:val="24"/>
                </w:rPr>
                <w:t>Телеграм</w:t>
              </w:r>
              <w:proofErr w:type="spellEnd"/>
              <w:r>
                <w:rPr>
                  <w:rFonts w:ascii="Times New Roman" w:hAnsi="Times New Roman" w:cs="Times New Roman"/>
                  <w:sz w:val="24"/>
                  <w:szCs w:val="24"/>
                </w:rPr>
                <w:t>-подарки?</w:t>
              </w:r>
            </w:ins>
          </w:p>
        </w:tc>
        <w:tc>
          <w:tcPr>
            <w:tcW w:w="2822" w:type="dxa"/>
          </w:tcPr>
          <w:p w14:paraId="765EB9A8" w14:textId="490F0606" w:rsidR="00CB4E9D" w:rsidRDefault="00CB4E9D" w:rsidP="004A0C0F">
            <w:pPr>
              <w:spacing w:line="276" w:lineRule="auto"/>
              <w:jc w:val="both"/>
              <w:rPr>
                <w:ins w:id="5249" w:author="Tima" w:date="2026-01-16T14:19:00Z"/>
                <w:rFonts w:ascii="Times New Roman" w:hAnsi="Times New Roman" w:cs="Times New Roman"/>
                <w:sz w:val="24"/>
                <w:szCs w:val="24"/>
              </w:rPr>
            </w:pPr>
            <w:ins w:id="5250" w:author="Tima" w:date="2026-01-16T14:19:00Z">
              <w:r>
                <w:rPr>
                  <w:rFonts w:ascii="Times New Roman" w:hAnsi="Times New Roman" w:cs="Times New Roman"/>
                  <w:sz w:val="24"/>
                  <w:szCs w:val="24"/>
                </w:rPr>
                <w:t>Другое</w:t>
              </w:r>
            </w:ins>
          </w:p>
        </w:tc>
        <w:tc>
          <w:tcPr>
            <w:tcW w:w="1836" w:type="dxa"/>
          </w:tcPr>
          <w:p w14:paraId="2B056409" w14:textId="6A26F899" w:rsidR="00CB4E9D" w:rsidRDefault="00CB4E9D">
            <w:pPr>
              <w:spacing w:line="276" w:lineRule="auto"/>
              <w:jc w:val="center"/>
              <w:rPr>
                <w:ins w:id="5251" w:author="Tima" w:date="2026-01-16T14:19:00Z"/>
                <w:rFonts w:ascii="Times New Roman" w:hAnsi="Times New Roman" w:cs="Times New Roman"/>
                <w:sz w:val="24"/>
                <w:szCs w:val="24"/>
              </w:rPr>
              <w:pPrChange w:id="5252" w:author="Tima" w:date="2026-01-16T14:25:00Z">
                <w:pPr>
                  <w:spacing w:line="276" w:lineRule="auto"/>
                  <w:jc w:val="both"/>
                </w:pPr>
              </w:pPrChange>
            </w:pPr>
            <w:ins w:id="5253" w:author="Tima" w:date="2026-01-16T14:19:00Z">
              <w:r>
                <w:rPr>
                  <w:rFonts w:ascii="Times New Roman" w:hAnsi="Times New Roman" w:cs="Times New Roman"/>
                  <w:sz w:val="24"/>
                  <w:szCs w:val="24"/>
                </w:rPr>
                <w:t>66%</w:t>
              </w:r>
            </w:ins>
          </w:p>
        </w:tc>
      </w:tr>
      <w:tr w:rsidR="00CB4E9D" w14:paraId="6AAEA6B7" w14:textId="77777777" w:rsidTr="00CB4E9D">
        <w:trPr>
          <w:ins w:id="5254" w:author="Tima" w:date="2026-01-16T14:19:00Z"/>
        </w:trPr>
        <w:tc>
          <w:tcPr>
            <w:tcW w:w="456" w:type="dxa"/>
            <w:vMerge/>
          </w:tcPr>
          <w:p w14:paraId="63F5C73A" w14:textId="77777777" w:rsidR="00CB4E9D" w:rsidRDefault="00CB4E9D" w:rsidP="004A0C0F">
            <w:pPr>
              <w:spacing w:line="276" w:lineRule="auto"/>
              <w:jc w:val="both"/>
              <w:rPr>
                <w:ins w:id="5255" w:author="Tima" w:date="2026-01-16T14:19:00Z"/>
                <w:rFonts w:ascii="Times New Roman" w:hAnsi="Times New Roman" w:cs="Times New Roman"/>
                <w:sz w:val="24"/>
                <w:szCs w:val="24"/>
              </w:rPr>
            </w:pPr>
          </w:p>
        </w:tc>
        <w:tc>
          <w:tcPr>
            <w:tcW w:w="4231" w:type="dxa"/>
            <w:vMerge/>
          </w:tcPr>
          <w:p w14:paraId="66E8F587" w14:textId="77777777" w:rsidR="00CB4E9D" w:rsidRDefault="00CB4E9D" w:rsidP="004A0C0F">
            <w:pPr>
              <w:spacing w:line="276" w:lineRule="auto"/>
              <w:jc w:val="both"/>
              <w:rPr>
                <w:ins w:id="5256" w:author="Tima" w:date="2026-01-16T14:19:00Z"/>
                <w:rFonts w:ascii="Times New Roman" w:hAnsi="Times New Roman" w:cs="Times New Roman"/>
                <w:sz w:val="24"/>
                <w:szCs w:val="24"/>
              </w:rPr>
            </w:pPr>
          </w:p>
        </w:tc>
        <w:tc>
          <w:tcPr>
            <w:tcW w:w="2822" w:type="dxa"/>
          </w:tcPr>
          <w:p w14:paraId="122026BE" w14:textId="779CA22F" w:rsidR="00CB4E9D" w:rsidRDefault="00CB4E9D" w:rsidP="004A0C0F">
            <w:pPr>
              <w:spacing w:line="276" w:lineRule="auto"/>
              <w:jc w:val="both"/>
              <w:rPr>
                <w:ins w:id="5257" w:author="Tima" w:date="2026-01-16T14:19:00Z"/>
                <w:rFonts w:ascii="Times New Roman" w:hAnsi="Times New Roman" w:cs="Times New Roman"/>
                <w:sz w:val="24"/>
                <w:szCs w:val="24"/>
              </w:rPr>
            </w:pPr>
            <w:ins w:id="5258" w:author="Tima" w:date="2026-01-16T14:20:00Z">
              <w:r>
                <w:rPr>
                  <w:rFonts w:ascii="Times New Roman" w:hAnsi="Times New Roman" w:cs="Times New Roman"/>
                  <w:sz w:val="24"/>
                  <w:szCs w:val="24"/>
                </w:rPr>
                <w:t>Была бы возможность, покупал(-а) бы чаще</w:t>
              </w:r>
            </w:ins>
          </w:p>
        </w:tc>
        <w:tc>
          <w:tcPr>
            <w:tcW w:w="1836" w:type="dxa"/>
          </w:tcPr>
          <w:p w14:paraId="767B13AC" w14:textId="01ECB1C7" w:rsidR="00CB4E9D" w:rsidRDefault="00CB4E9D">
            <w:pPr>
              <w:spacing w:line="276" w:lineRule="auto"/>
              <w:jc w:val="center"/>
              <w:rPr>
                <w:ins w:id="5259" w:author="Tima" w:date="2026-01-16T14:19:00Z"/>
                <w:rFonts w:ascii="Times New Roman" w:hAnsi="Times New Roman" w:cs="Times New Roman"/>
                <w:sz w:val="24"/>
                <w:szCs w:val="24"/>
              </w:rPr>
              <w:pPrChange w:id="5260" w:author="Tima" w:date="2026-01-16T14:25:00Z">
                <w:pPr>
                  <w:spacing w:line="276" w:lineRule="auto"/>
                  <w:jc w:val="both"/>
                </w:pPr>
              </w:pPrChange>
            </w:pPr>
            <w:ins w:id="5261" w:author="Tima" w:date="2026-01-16T14:19:00Z">
              <w:r>
                <w:rPr>
                  <w:rFonts w:ascii="Times New Roman" w:hAnsi="Times New Roman" w:cs="Times New Roman"/>
                  <w:sz w:val="24"/>
                  <w:szCs w:val="24"/>
                </w:rPr>
                <w:t>15</w:t>
              </w:r>
            </w:ins>
            <w:ins w:id="5262" w:author="Tima" w:date="2026-01-16T14:20:00Z">
              <w:r>
                <w:rPr>
                  <w:rFonts w:ascii="Times New Roman" w:hAnsi="Times New Roman" w:cs="Times New Roman"/>
                  <w:sz w:val="24"/>
                  <w:szCs w:val="24"/>
                </w:rPr>
                <w:t>,1</w:t>
              </w:r>
            </w:ins>
            <w:ins w:id="5263" w:author="Tima" w:date="2026-01-16T14:19:00Z">
              <w:r>
                <w:rPr>
                  <w:rFonts w:ascii="Times New Roman" w:hAnsi="Times New Roman" w:cs="Times New Roman"/>
                  <w:sz w:val="24"/>
                  <w:szCs w:val="24"/>
                </w:rPr>
                <w:t>%</w:t>
              </w:r>
            </w:ins>
          </w:p>
        </w:tc>
      </w:tr>
      <w:tr w:rsidR="00CB4E9D" w14:paraId="665B6161" w14:textId="77777777" w:rsidTr="00CB4E9D">
        <w:trPr>
          <w:ins w:id="5264" w:author="Tima" w:date="2026-01-16T14:19:00Z"/>
        </w:trPr>
        <w:tc>
          <w:tcPr>
            <w:tcW w:w="456" w:type="dxa"/>
            <w:vMerge/>
          </w:tcPr>
          <w:p w14:paraId="493EB6C9" w14:textId="77777777" w:rsidR="00CB4E9D" w:rsidRDefault="00CB4E9D" w:rsidP="004A0C0F">
            <w:pPr>
              <w:spacing w:line="276" w:lineRule="auto"/>
              <w:jc w:val="both"/>
              <w:rPr>
                <w:ins w:id="5265" w:author="Tima" w:date="2026-01-16T14:19:00Z"/>
                <w:rFonts w:ascii="Times New Roman" w:hAnsi="Times New Roman" w:cs="Times New Roman"/>
                <w:sz w:val="24"/>
                <w:szCs w:val="24"/>
              </w:rPr>
            </w:pPr>
          </w:p>
        </w:tc>
        <w:tc>
          <w:tcPr>
            <w:tcW w:w="4231" w:type="dxa"/>
            <w:vMerge/>
          </w:tcPr>
          <w:p w14:paraId="05F723FA" w14:textId="77777777" w:rsidR="00CB4E9D" w:rsidRDefault="00CB4E9D" w:rsidP="004A0C0F">
            <w:pPr>
              <w:spacing w:line="276" w:lineRule="auto"/>
              <w:jc w:val="both"/>
              <w:rPr>
                <w:ins w:id="5266" w:author="Tima" w:date="2026-01-16T14:19:00Z"/>
                <w:rFonts w:ascii="Times New Roman" w:hAnsi="Times New Roman" w:cs="Times New Roman"/>
                <w:sz w:val="24"/>
                <w:szCs w:val="24"/>
              </w:rPr>
            </w:pPr>
          </w:p>
        </w:tc>
        <w:tc>
          <w:tcPr>
            <w:tcW w:w="2822" w:type="dxa"/>
          </w:tcPr>
          <w:p w14:paraId="752BD0F5" w14:textId="6A2AC95B" w:rsidR="00CB4E9D" w:rsidRDefault="00CB4E9D" w:rsidP="004A0C0F">
            <w:pPr>
              <w:spacing w:line="276" w:lineRule="auto"/>
              <w:jc w:val="both"/>
              <w:rPr>
                <w:ins w:id="5267" w:author="Tima" w:date="2026-01-16T14:19:00Z"/>
                <w:rFonts w:ascii="Times New Roman" w:hAnsi="Times New Roman" w:cs="Times New Roman"/>
                <w:sz w:val="24"/>
                <w:szCs w:val="24"/>
              </w:rPr>
            </w:pPr>
            <w:ins w:id="5268" w:author="Tima" w:date="2026-01-16T14:20:00Z">
              <w:r>
                <w:rPr>
                  <w:rFonts w:ascii="Times New Roman" w:hAnsi="Times New Roman" w:cs="Times New Roman"/>
                  <w:sz w:val="24"/>
                  <w:szCs w:val="24"/>
                </w:rPr>
                <w:t>Всегда ищу интересные варианты для покупки</w:t>
              </w:r>
            </w:ins>
          </w:p>
        </w:tc>
        <w:tc>
          <w:tcPr>
            <w:tcW w:w="1836" w:type="dxa"/>
          </w:tcPr>
          <w:p w14:paraId="2CFC4E7A" w14:textId="56FA344F" w:rsidR="00CB4E9D" w:rsidRDefault="00CB4E9D">
            <w:pPr>
              <w:spacing w:line="276" w:lineRule="auto"/>
              <w:jc w:val="center"/>
              <w:rPr>
                <w:ins w:id="5269" w:author="Tima" w:date="2026-01-16T14:19:00Z"/>
                <w:rFonts w:ascii="Times New Roman" w:hAnsi="Times New Roman" w:cs="Times New Roman"/>
                <w:sz w:val="24"/>
                <w:szCs w:val="24"/>
              </w:rPr>
              <w:pPrChange w:id="5270" w:author="Tima" w:date="2026-01-16T14:25:00Z">
                <w:pPr>
                  <w:spacing w:line="276" w:lineRule="auto"/>
                  <w:jc w:val="both"/>
                </w:pPr>
              </w:pPrChange>
            </w:pPr>
            <w:ins w:id="5271" w:author="Tima" w:date="2026-01-16T14:19:00Z">
              <w:r>
                <w:rPr>
                  <w:rFonts w:ascii="Times New Roman" w:hAnsi="Times New Roman" w:cs="Times New Roman"/>
                  <w:sz w:val="24"/>
                  <w:szCs w:val="24"/>
                </w:rPr>
                <w:t>9</w:t>
              </w:r>
            </w:ins>
            <w:ins w:id="5272" w:author="Tima" w:date="2026-01-16T14:20:00Z">
              <w:r>
                <w:rPr>
                  <w:rFonts w:ascii="Times New Roman" w:hAnsi="Times New Roman" w:cs="Times New Roman"/>
                  <w:sz w:val="24"/>
                  <w:szCs w:val="24"/>
                </w:rPr>
                <w:t>,4</w:t>
              </w:r>
            </w:ins>
            <w:ins w:id="5273" w:author="Tima" w:date="2026-01-16T14:19:00Z">
              <w:r>
                <w:rPr>
                  <w:rFonts w:ascii="Times New Roman" w:hAnsi="Times New Roman" w:cs="Times New Roman"/>
                  <w:sz w:val="24"/>
                  <w:szCs w:val="24"/>
                </w:rPr>
                <w:t>%</w:t>
              </w:r>
            </w:ins>
          </w:p>
        </w:tc>
      </w:tr>
      <w:tr w:rsidR="00CB4E9D" w14:paraId="67B6DB67" w14:textId="77777777" w:rsidTr="00CB4E9D">
        <w:trPr>
          <w:ins w:id="5274" w:author="Tima" w:date="2026-01-16T14:19:00Z"/>
        </w:trPr>
        <w:tc>
          <w:tcPr>
            <w:tcW w:w="456" w:type="dxa"/>
            <w:vMerge/>
          </w:tcPr>
          <w:p w14:paraId="5AB3B5E1" w14:textId="77777777" w:rsidR="00CB4E9D" w:rsidRDefault="00CB4E9D" w:rsidP="004A0C0F">
            <w:pPr>
              <w:spacing w:line="276" w:lineRule="auto"/>
              <w:jc w:val="both"/>
              <w:rPr>
                <w:ins w:id="5275" w:author="Tima" w:date="2026-01-16T14:19:00Z"/>
                <w:rFonts w:ascii="Times New Roman" w:hAnsi="Times New Roman" w:cs="Times New Roman"/>
                <w:sz w:val="24"/>
                <w:szCs w:val="24"/>
              </w:rPr>
            </w:pPr>
          </w:p>
        </w:tc>
        <w:tc>
          <w:tcPr>
            <w:tcW w:w="4231" w:type="dxa"/>
            <w:vMerge/>
          </w:tcPr>
          <w:p w14:paraId="3B556B4E" w14:textId="77777777" w:rsidR="00CB4E9D" w:rsidRDefault="00CB4E9D" w:rsidP="004A0C0F">
            <w:pPr>
              <w:spacing w:line="276" w:lineRule="auto"/>
              <w:jc w:val="both"/>
              <w:rPr>
                <w:ins w:id="5276" w:author="Tima" w:date="2026-01-16T14:19:00Z"/>
                <w:rFonts w:ascii="Times New Roman" w:hAnsi="Times New Roman" w:cs="Times New Roman"/>
                <w:sz w:val="24"/>
                <w:szCs w:val="24"/>
              </w:rPr>
            </w:pPr>
          </w:p>
        </w:tc>
        <w:tc>
          <w:tcPr>
            <w:tcW w:w="2822" w:type="dxa"/>
          </w:tcPr>
          <w:p w14:paraId="57025EC2" w14:textId="6ACAB63C" w:rsidR="00CB4E9D" w:rsidRDefault="00CB4E9D" w:rsidP="004A0C0F">
            <w:pPr>
              <w:spacing w:line="276" w:lineRule="auto"/>
              <w:jc w:val="both"/>
              <w:rPr>
                <w:ins w:id="5277" w:author="Tima" w:date="2026-01-16T14:19:00Z"/>
                <w:rFonts w:ascii="Times New Roman" w:hAnsi="Times New Roman" w:cs="Times New Roman"/>
                <w:sz w:val="24"/>
                <w:szCs w:val="24"/>
              </w:rPr>
            </w:pPr>
            <w:ins w:id="5278" w:author="Tima" w:date="2026-01-16T14:20:00Z">
              <w:r>
                <w:rPr>
                  <w:rFonts w:ascii="Times New Roman" w:hAnsi="Times New Roman" w:cs="Times New Roman"/>
                  <w:sz w:val="24"/>
                  <w:szCs w:val="24"/>
                </w:rPr>
                <w:t>Р</w:t>
              </w:r>
            </w:ins>
            <w:ins w:id="5279" w:author="Tima" w:date="2026-01-16T14:21:00Z">
              <w:r>
                <w:rPr>
                  <w:rFonts w:ascii="Times New Roman" w:hAnsi="Times New Roman" w:cs="Times New Roman"/>
                  <w:sz w:val="24"/>
                  <w:szCs w:val="24"/>
                </w:rPr>
                <w:t>аз в год</w:t>
              </w:r>
            </w:ins>
          </w:p>
        </w:tc>
        <w:tc>
          <w:tcPr>
            <w:tcW w:w="1836" w:type="dxa"/>
          </w:tcPr>
          <w:p w14:paraId="10FA2700" w14:textId="7CC73F41" w:rsidR="00CB4E9D" w:rsidRDefault="00CB4E9D">
            <w:pPr>
              <w:spacing w:line="276" w:lineRule="auto"/>
              <w:jc w:val="center"/>
              <w:rPr>
                <w:ins w:id="5280" w:author="Tima" w:date="2026-01-16T14:19:00Z"/>
                <w:rFonts w:ascii="Times New Roman" w:hAnsi="Times New Roman" w:cs="Times New Roman"/>
                <w:sz w:val="24"/>
                <w:szCs w:val="24"/>
              </w:rPr>
              <w:pPrChange w:id="5281" w:author="Tima" w:date="2026-01-16T14:25:00Z">
                <w:pPr>
                  <w:spacing w:line="276" w:lineRule="auto"/>
                  <w:jc w:val="both"/>
                </w:pPr>
              </w:pPrChange>
            </w:pPr>
            <w:ins w:id="5282" w:author="Tima" w:date="2026-01-16T14:19:00Z">
              <w:r>
                <w:rPr>
                  <w:rFonts w:ascii="Times New Roman" w:hAnsi="Times New Roman" w:cs="Times New Roman"/>
                  <w:sz w:val="24"/>
                  <w:szCs w:val="24"/>
                </w:rPr>
                <w:t>7</w:t>
              </w:r>
            </w:ins>
            <w:ins w:id="5283" w:author="Tima" w:date="2026-01-16T14:21:00Z">
              <w:r>
                <w:rPr>
                  <w:rFonts w:ascii="Times New Roman" w:hAnsi="Times New Roman" w:cs="Times New Roman"/>
                  <w:sz w:val="24"/>
                  <w:szCs w:val="24"/>
                </w:rPr>
                <w:t>,5</w:t>
              </w:r>
            </w:ins>
            <w:ins w:id="5284" w:author="Tima" w:date="2026-01-16T14:19:00Z">
              <w:r>
                <w:rPr>
                  <w:rFonts w:ascii="Times New Roman" w:hAnsi="Times New Roman" w:cs="Times New Roman"/>
                  <w:sz w:val="24"/>
                  <w:szCs w:val="24"/>
                </w:rPr>
                <w:t>%</w:t>
              </w:r>
            </w:ins>
          </w:p>
        </w:tc>
      </w:tr>
      <w:tr w:rsidR="00CB4E9D" w14:paraId="4597ACA8" w14:textId="77777777" w:rsidTr="00CB4E9D">
        <w:trPr>
          <w:ins w:id="5285" w:author="Tima" w:date="2026-01-16T14:19:00Z"/>
        </w:trPr>
        <w:tc>
          <w:tcPr>
            <w:tcW w:w="456" w:type="dxa"/>
            <w:vMerge/>
          </w:tcPr>
          <w:p w14:paraId="6D0BE54B" w14:textId="77777777" w:rsidR="00CB4E9D" w:rsidRDefault="00CB4E9D" w:rsidP="004A0C0F">
            <w:pPr>
              <w:spacing w:line="276" w:lineRule="auto"/>
              <w:jc w:val="both"/>
              <w:rPr>
                <w:ins w:id="5286" w:author="Tima" w:date="2026-01-16T14:19:00Z"/>
                <w:rFonts w:ascii="Times New Roman" w:hAnsi="Times New Roman" w:cs="Times New Roman"/>
                <w:sz w:val="24"/>
                <w:szCs w:val="24"/>
              </w:rPr>
            </w:pPr>
          </w:p>
        </w:tc>
        <w:tc>
          <w:tcPr>
            <w:tcW w:w="4231" w:type="dxa"/>
            <w:vMerge/>
          </w:tcPr>
          <w:p w14:paraId="7C685724" w14:textId="77777777" w:rsidR="00CB4E9D" w:rsidRDefault="00CB4E9D" w:rsidP="004A0C0F">
            <w:pPr>
              <w:spacing w:line="276" w:lineRule="auto"/>
              <w:jc w:val="both"/>
              <w:rPr>
                <w:ins w:id="5287" w:author="Tima" w:date="2026-01-16T14:19:00Z"/>
                <w:rFonts w:ascii="Times New Roman" w:hAnsi="Times New Roman" w:cs="Times New Roman"/>
                <w:sz w:val="24"/>
                <w:szCs w:val="24"/>
              </w:rPr>
            </w:pPr>
          </w:p>
        </w:tc>
        <w:tc>
          <w:tcPr>
            <w:tcW w:w="2822" w:type="dxa"/>
          </w:tcPr>
          <w:p w14:paraId="49E40BAB" w14:textId="4AE60FB8" w:rsidR="00CB4E9D" w:rsidRDefault="00CB4E9D" w:rsidP="004A0C0F">
            <w:pPr>
              <w:spacing w:line="276" w:lineRule="auto"/>
              <w:jc w:val="both"/>
              <w:rPr>
                <w:ins w:id="5288" w:author="Tima" w:date="2026-01-16T14:19:00Z"/>
                <w:rFonts w:ascii="Times New Roman" w:hAnsi="Times New Roman" w:cs="Times New Roman"/>
                <w:sz w:val="24"/>
                <w:szCs w:val="24"/>
              </w:rPr>
            </w:pPr>
            <w:ins w:id="5289" w:author="Tima" w:date="2026-01-16T14:21:00Z">
              <w:r>
                <w:rPr>
                  <w:rFonts w:ascii="Times New Roman" w:hAnsi="Times New Roman" w:cs="Times New Roman"/>
                  <w:sz w:val="24"/>
                  <w:szCs w:val="24"/>
                </w:rPr>
                <w:t>Раз в месяц</w:t>
              </w:r>
            </w:ins>
          </w:p>
        </w:tc>
        <w:tc>
          <w:tcPr>
            <w:tcW w:w="1836" w:type="dxa"/>
          </w:tcPr>
          <w:p w14:paraId="4CA0883F" w14:textId="68B553AF" w:rsidR="00CB4E9D" w:rsidRDefault="00CB4E9D">
            <w:pPr>
              <w:spacing w:line="276" w:lineRule="auto"/>
              <w:jc w:val="center"/>
              <w:rPr>
                <w:ins w:id="5290" w:author="Tima" w:date="2026-01-16T14:19:00Z"/>
                <w:rFonts w:ascii="Times New Roman" w:hAnsi="Times New Roman" w:cs="Times New Roman"/>
                <w:sz w:val="24"/>
                <w:szCs w:val="24"/>
              </w:rPr>
              <w:pPrChange w:id="5291" w:author="Tima" w:date="2026-01-16T14:25:00Z">
                <w:pPr>
                  <w:spacing w:line="276" w:lineRule="auto"/>
                  <w:jc w:val="both"/>
                </w:pPr>
              </w:pPrChange>
            </w:pPr>
            <w:ins w:id="5292" w:author="Tima" w:date="2026-01-16T14:19:00Z">
              <w:r>
                <w:rPr>
                  <w:rFonts w:ascii="Times New Roman" w:hAnsi="Times New Roman" w:cs="Times New Roman"/>
                  <w:sz w:val="24"/>
                  <w:szCs w:val="24"/>
                </w:rPr>
                <w:t>1</w:t>
              </w:r>
            </w:ins>
            <w:ins w:id="5293" w:author="Tima" w:date="2026-01-16T14:21:00Z">
              <w:r>
                <w:rPr>
                  <w:rFonts w:ascii="Times New Roman" w:hAnsi="Times New Roman" w:cs="Times New Roman"/>
                  <w:sz w:val="24"/>
                  <w:szCs w:val="24"/>
                </w:rPr>
                <w:t>,9</w:t>
              </w:r>
            </w:ins>
            <w:ins w:id="5294" w:author="Tima" w:date="2026-01-16T14:19:00Z">
              <w:r>
                <w:rPr>
                  <w:rFonts w:ascii="Times New Roman" w:hAnsi="Times New Roman" w:cs="Times New Roman"/>
                  <w:sz w:val="24"/>
                  <w:szCs w:val="24"/>
                </w:rPr>
                <w:t>%</w:t>
              </w:r>
            </w:ins>
          </w:p>
        </w:tc>
      </w:tr>
      <w:tr w:rsidR="00CB4E9D" w14:paraId="0779BAB9" w14:textId="77777777" w:rsidTr="00CB4E9D">
        <w:trPr>
          <w:ins w:id="5295" w:author="Tima" w:date="2026-01-16T14:21:00Z"/>
        </w:trPr>
        <w:tc>
          <w:tcPr>
            <w:tcW w:w="456" w:type="dxa"/>
            <w:vMerge w:val="restart"/>
          </w:tcPr>
          <w:p w14:paraId="5DBE05F4" w14:textId="04A0D7FA" w:rsidR="00CB4E9D" w:rsidRDefault="00CB4E9D" w:rsidP="004A0C0F">
            <w:pPr>
              <w:spacing w:line="276" w:lineRule="auto"/>
              <w:jc w:val="both"/>
              <w:rPr>
                <w:ins w:id="5296" w:author="Tima" w:date="2026-01-16T14:21:00Z"/>
                <w:rFonts w:ascii="Times New Roman" w:hAnsi="Times New Roman" w:cs="Times New Roman"/>
                <w:sz w:val="24"/>
                <w:szCs w:val="24"/>
              </w:rPr>
            </w:pPr>
            <w:ins w:id="5297" w:author="Tima" w:date="2026-01-16T14:21:00Z">
              <w:r>
                <w:rPr>
                  <w:rFonts w:ascii="Times New Roman" w:hAnsi="Times New Roman" w:cs="Times New Roman"/>
                  <w:sz w:val="24"/>
                  <w:szCs w:val="24"/>
                </w:rPr>
                <w:t>10</w:t>
              </w:r>
            </w:ins>
          </w:p>
        </w:tc>
        <w:tc>
          <w:tcPr>
            <w:tcW w:w="4231" w:type="dxa"/>
            <w:vMerge w:val="restart"/>
          </w:tcPr>
          <w:p w14:paraId="5DF75242" w14:textId="4CE1BB7B" w:rsidR="00CB4E9D" w:rsidRPr="00FA4881" w:rsidRDefault="00CB4E9D" w:rsidP="004A0C0F">
            <w:pPr>
              <w:spacing w:line="276" w:lineRule="auto"/>
              <w:jc w:val="both"/>
              <w:rPr>
                <w:ins w:id="5298" w:author="Tima" w:date="2026-01-16T14:21:00Z"/>
                <w:rFonts w:ascii="Times New Roman" w:hAnsi="Times New Roman" w:cs="Times New Roman"/>
                <w:sz w:val="24"/>
                <w:szCs w:val="24"/>
              </w:rPr>
            </w:pPr>
            <w:ins w:id="5299" w:author="Tima" w:date="2026-01-16T14:21:00Z">
              <w:r>
                <w:rPr>
                  <w:rFonts w:ascii="Times New Roman" w:hAnsi="Times New Roman" w:cs="Times New Roman"/>
                  <w:sz w:val="24"/>
                  <w:szCs w:val="24"/>
                </w:rPr>
                <w:t xml:space="preserve">Если </w:t>
              </w:r>
              <w:r>
                <w:rPr>
                  <w:rFonts w:ascii="Times New Roman" w:hAnsi="Times New Roman" w:cs="Times New Roman"/>
                  <w:sz w:val="24"/>
                  <w:szCs w:val="24"/>
                  <w:lang w:val="en-US"/>
                </w:rPr>
                <w:t>NFT</w:t>
              </w:r>
              <w:r w:rsidRPr="00CB4E9D">
                <w:rPr>
                  <w:rFonts w:ascii="Times New Roman" w:hAnsi="Times New Roman" w:cs="Times New Roman"/>
                  <w:sz w:val="24"/>
                  <w:szCs w:val="24"/>
                  <w:rPrChange w:id="5300" w:author="Tima" w:date="2026-01-16T14:22:00Z">
                    <w:rPr>
                      <w:rFonts w:ascii="Times New Roman" w:hAnsi="Times New Roman" w:cs="Times New Roman"/>
                      <w:sz w:val="24"/>
                      <w:szCs w:val="24"/>
                      <w:lang w:val="en-US"/>
                    </w:rPr>
                  </w:rPrChange>
                </w:rPr>
                <w:t xml:space="preserve"> </w:t>
              </w:r>
              <w:r>
                <w:rPr>
                  <w:rFonts w:ascii="Times New Roman" w:hAnsi="Times New Roman" w:cs="Times New Roman"/>
                  <w:sz w:val="24"/>
                  <w:szCs w:val="24"/>
                </w:rPr>
                <w:t>дорогой, хотели бы купить его по частям</w:t>
              </w:r>
            </w:ins>
            <w:ins w:id="5301" w:author="Tima" w:date="2026-01-16T14:22:00Z">
              <w:r>
                <w:rPr>
                  <w:rFonts w:ascii="Times New Roman" w:hAnsi="Times New Roman" w:cs="Times New Roman"/>
                  <w:sz w:val="24"/>
                  <w:szCs w:val="24"/>
                </w:rPr>
                <w:t>?</w:t>
              </w:r>
            </w:ins>
          </w:p>
        </w:tc>
        <w:tc>
          <w:tcPr>
            <w:tcW w:w="2822" w:type="dxa"/>
          </w:tcPr>
          <w:p w14:paraId="741B880A" w14:textId="2EBBAE7C" w:rsidR="00CB4E9D" w:rsidRDefault="00CB4E9D" w:rsidP="004A0C0F">
            <w:pPr>
              <w:spacing w:line="276" w:lineRule="auto"/>
              <w:jc w:val="both"/>
              <w:rPr>
                <w:ins w:id="5302" w:author="Tima" w:date="2026-01-16T14:21:00Z"/>
                <w:rFonts w:ascii="Times New Roman" w:hAnsi="Times New Roman" w:cs="Times New Roman"/>
                <w:sz w:val="24"/>
                <w:szCs w:val="24"/>
              </w:rPr>
            </w:pPr>
            <w:ins w:id="5303" w:author="Tima" w:date="2026-01-16T14:22:00Z">
              <w:r>
                <w:rPr>
                  <w:rFonts w:ascii="Times New Roman" w:hAnsi="Times New Roman" w:cs="Times New Roman"/>
                  <w:sz w:val="24"/>
                  <w:szCs w:val="24"/>
                </w:rPr>
                <w:t>Нет</w:t>
              </w:r>
            </w:ins>
          </w:p>
        </w:tc>
        <w:tc>
          <w:tcPr>
            <w:tcW w:w="1836" w:type="dxa"/>
          </w:tcPr>
          <w:p w14:paraId="5F3ECE35" w14:textId="64A1778D" w:rsidR="00CB4E9D" w:rsidRDefault="00CB4E9D">
            <w:pPr>
              <w:spacing w:line="276" w:lineRule="auto"/>
              <w:jc w:val="center"/>
              <w:rPr>
                <w:ins w:id="5304" w:author="Tima" w:date="2026-01-16T14:21:00Z"/>
                <w:rFonts w:ascii="Times New Roman" w:hAnsi="Times New Roman" w:cs="Times New Roman"/>
                <w:sz w:val="24"/>
                <w:szCs w:val="24"/>
              </w:rPr>
              <w:pPrChange w:id="5305" w:author="Tima" w:date="2026-01-16T14:25:00Z">
                <w:pPr>
                  <w:spacing w:line="276" w:lineRule="auto"/>
                  <w:jc w:val="both"/>
                </w:pPr>
              </w:pPrChange>
            </w:pPr>
            <w:ins w:id="5306" w:author="Tima" w:date="2026-01-16T14:21:00Z">
              <w:r>
                <w:rPr>
                  <w:rFonts w:ascii="Times New Roman" w:hAnsi="Times New Roman" w:cs="Times New Roman"/>
                  <w:sz w:val="24"/>
                  <w:szCs w:val="24"/>
                </w:rPr>
                <w:t>50%</w:t>
              </w:r>
            </w:ins>
          </w:p>
        </w:tc>
      </w:tr>
      <w:tr w:rsidR="00CB4E9D" w14:paraId="6A36D9F7" w14:textId="77777777" w:rsidTr="00CB4E9D">
        <w:trPr>
          <w:ins w:id="5307" w:author="Tima" w:date="2026-01-16T14:21:00Z"/>
        </w:trPr>
        <w:tc>
          <w:tcPr>
            <w:tcW w:w="456" w:type="dxa"/>
            <w:vMerge/>
          </w:tcPr>
          <w:p w14:paraId="63FCFB29" w14:textId="77777777" w:rsidR="00CB4E9D" w:rsidRDefault="00CB4E9D" w:rsidP="004A0C0F">
            <w:pPr>
              <w:spacing w:line="276" w:lineRule="auto"/>
              <w:jc w:val="both"/>
              <w:rPr>
                <w:ins w:id="5308" w:author="Tima" w:date="2026-01-16T14:21:00Z"/>
                <w:rFonts w:ascii="Times New Roman" w:hAnsi="Times New Roman" w:cs="Times New Roman"/>
                <w:sz w:val="24"/>
                <w:szCs w:val="24"/>
              </w:rPr>
            </w:pPr>
          </w:p>
        </w:tc>
        <w:tc>
          <w:tcPr>
            <w:tcW w:w="4231" w:type="dxa"/>
            <w:vMerge/>
          </w:tcPr>
          <w:p w14:paraId="7B3C3752" w14:textId="77777777" w:rsidR="00CB4E9D" w:rsidRDefault="00CB4E9D" w:rsidP="004A0C0F">
            <w:pPr>
              <w:spacing w:line="276" w:lineRule="auto"/>
              <w:jc w:val="both"/>
              <w:rPr>
                <w:ins w:id="5309" w:author="Tima" w:date="2026-01-16T14:21:00Z"/>
                <w:rFonts w:ascii="Times New Roman" w:hAnsi="Times New Roman" w:cs="Times New Roman"/>
                <w:sz w:val="24"/>
                <w:szCs w:val="24"/>
              </w:rPr>
            </w:pPr>
          </w:p>
        </w:tc>
        <w:tc>
          <w:tcPr>
            <w:tcW w:w="2822" w:type="dxa"/>
          </w:tcPr>
          <w:p w14:paraId="5023466A" w14:textId="78CFFDE4" w:rsidR="00CB4E9D" w:rsidRDefault="00CB4E9D" w:rsidP="004A0C0F">
            <w:pPr>
              <w:spacing w:line="276" w:lineRule="auto"/>
              <w:jc w:val="both"/>
              <w:rPr>
                <w:ins w:id="5310" w:author="Tima" w:date="2026-01-16T14:21:00Z"/>
                <w:rFonts w:ascii="Times New Roman" w:hAnsi="Times New Roman" w:cs="Times New Roman"/>
                <w:sz w:val="24"/>
                <w:szCs w:val="24"/>
              </w:rPr>
            </w:pPr>
            <w:ins w:id="5311" w:author="Tima" w:date="2026-01-16T14:22:00Z">
              <w:r>
                <w:rPr>
                  <w:rFonts w:ascii="Times New Roman" w:hAnsi="Times New Roman" w:cs="Times New Roman"/>
                  <w:sz w:val="24"/>
                  <w:szCs w:val="24"/>
                </w:rPr>
                <w:t>Затрудняюсь ответить</w:t>
              </w:r>
            </w:ins>
          </w:p>
        </w:tc>
        <w:tc>
          <w:tcPr>
            <w:tcW w:w="1836" w:type="dxa"/>
          </w:tcPr>
          <w:p w14:paraId="745133A3" w14:textId="35C21AB7" w:rsidR="00CB4E9D" w:rsidRDefault="00CB4E9D">
            <w:pPr>
              <w:spacing w:line="276" w:lineRule="auto"/>
              <w:jc w:val="center"/>
              <w:rPr>
                <w:ins w:id="5312" w:author="Tima" w:date="2026-01-16T14:21:00Z"/>
                <w:rFonts w:ascii="Times New Roman" w:hAnsi="Times New Roman" w:cs="Times New Roman"/>
                <w:sz w:val="24"/>
                <w:szCs w:val="24"/>
              </w:rPr>
              <w:pPrChange w:id="5313" w:author="Tima" w:date="2026-01-16T14:25:00Z">
                <w:pPr>
                  <w:spacing w:line="276" w:lineRule="auto"/>
                  <w:jc w:val="both"/>
                </w:pPr>
              </w:pPrChange>
            </w:pPr>
            <w:ins w:id="5314" w:author="Tima" w:date="2026-01-16T14:22:00Z">
              <w:r>
                <w:rPr>
                  <w:rFonts w:ascii="Times New Roman" w:hAnsi="Times New Roman" w:cs="Times New Roman"/>
                  <w:sz w:val="24"/>
                  <w:szCs w:val="24"/>
                </w:rPr>
                <w:t>34</w:t>
              </w:r>
            </w:ins>
            <w:ins w:id="5315" w:author="Tima" w:date="2026-01-16T14:21:00Z">
              <w:r>
                <w:rPr>
                  <w:rFonts w:ascii="Times New Roman" w:hAnsi="Times New Roman" w:cs="Times New Roman"/>
                  <w:sz w:val="24"/>
                  <w:szCs w:val="24"/>
                </w:rPr>
                <w:t>%</w:t>
              </w:r>
            </w:ins>
          </w:p>
        </w:tc>
      </w:tr>
      <w:tr w:rsidR="00CB4E9D" w14:paraId="11B43CD5" w14:textId="77777777" w:rsidTr="00CB4E9D">
        <w:trPr>
          <w:ins w:id="5316" w:author="Tima" w:date="2026-01-16T14:21:00Z"/>
        </w:trPr>
        <w:tc>
          <w:tcPr>
            <w:tcW w:w="456" w:type="dxa"/>
            <w:vMerge/>
          </w:tcPr>
          <w:p w14:paraId="5554CC58" w14:textId="77777777" w:rsidR="00CB4E9D" w:rsidRDefault="00CB4E9D" w:rsidP="004A0C0F">
            <w:pPr>
              <w:spacing w:line="276" w:lineRule="auto"/>
              <w:jc w:val="both"/>
              <w:rPr>
                <w:ins w:id="5317" w:author="Tima" w:date="2026-01-16T14:21:00Z"/>
                <w:rFonts w:ascii="Times New Roman" w:hAnsi="Times New Roman" w:cs="Times New Roman"/>
                <w:sz w:val="24"/>
                <w:szCs w:val="24"/>
              </w:rPr>
            </w:pPr>
          </w:p>
        </w:tc>
        <w:tc>
          <w:tcPr>
            <w:tcW w:w="4231" w:type="dxa"/>
            <w:vMerge/>
          </w:tcPr>
          <w:p w14:paraId="31303039" w14:textId="77777777" w:rsidR="00CB4E9D" w:rsidRDefault="00CB4E9D" w:rsidP="004A0C0F">
            <w:pPr>
              <w:spacing w:line="276" w:lineRule="auto"/>
              <w:jc w:val="both"/>
              <w:rPr>
                <w:ins w:id="5318" w:author="Tima" w:date="2026-01-16T14:21:00Z"/>
                <w:rFonts w:ascii="Times New Roman" w:hAnsi="Times New Roman" w:cs="Times New Roman"/>
                <w:sz w:val="24"/>
                <w:szCs w:val="24"/>
              </w:rPr>
            </w:pPr>
          </w:p>
        </w:tc>
        <w:tc>
          <w:tcPr>
            <w:tcW w:w="2822" w:type="dxa"/>
          </w:tcPr>
          <w:p w14:paraId="20B6D5E6" w14:textId="1BB455AE" w:rsidR="00CB4E9D" w:rsidRDefault="00CB4E9D" w:rsidP="004A0C0F">
            <w:pPr>
              <w:spacing w:line="276" w:lineRule="auto"/>
              <w:jc w:val="both"/>
              <w:rPr>
                <w:ins w:id="5319" w:author="Tima" w:date="2026-01-16T14:21:00Z"/>
                <w:rFonts w:ascii="Times New Roman" w:hAnsi="Times New Roman" w:cs="Times New Roman"/>
                <w:sz w:val="24"/>
                <w:szCs w:val="24"/>
              </w:rPr>
            </w:pPr>
            <w:ins w:id="5320" w:author="Tima" w:date="2026-01-16T14:22:00Z">
              <w:r>
                <w:rPr>
                  <w:rFonts w:ascii="Times New Roman" w:hAnsi="Times New Roman" w:cs="Times New Roman"/>
                  <w:sz w:val="24"/>
                  <w:szCs w:val="24"/>
                </w:rPr>
                <w:t>Конечно!</w:t>
              </w:r>
            </w:ins>
          </w:p>
        </w:tc>
        <w:tc>
          <w:tcPr>
            <w:tcW w:w="1836" w:type="dxa"/>
          </w:tcPr>
          <w:p w14:paraId="21388E35" w14:textId="77777777" w:rsidR="00CB4E9D" w:rsidRDefault="00CB4E9D">
            <w:pPr>
              <w:spacing w:line="276" w:lineRule="auto"/>
              <w:jc w:val="center"/>
              <w:rPr>
                <w:ins w:id="5321" w:author="Tima" w:date="2026-01-16T14:21:00Z"/>
                <w:rFonts w:ascii="Times New Roman" w:hAnsi="Times New Roman" w:cs="Times New Roman"/>
                <w:sz w:val="24"/>
                <w:szCs w:val="24"/>
              </w:rPr>
              <w:pPrChange w:id="5322" w:author="Tima" w:date="2026-01-16T14:25:00Z">
                <w:pPr>
                  <w:spacing w:line="276" w:lineRule="auto"/>
                  <w:jc w:val="both"/>
                </w:pPr>
              </w:pPrChange>
            </w:pPr>
            <w:ins w:id="5323" w:author="Tima" w:date="2026-01-16T14:21:00Z">
              <w:r>
                <w:rPr>
                  <w:rFonts w:ascii="Times New Roman" w:hAnsi="Times New Roman" w:cs="Times New Roman"/>
                  <w:sz w:val="24"/>
                  <w:szCs w:val="24"/>
                </w:rPr>
                <w:t>16%</w:t>
              </w:r>
            </w:ins>
          </w:p>
        </w:tc>
      </w:tr>
      <w:tr w:rsidR="00CB4E9D" w14:paraId="196A2DAE" w14:textId="77777777" w:rsidTr="00CB4E9D">
        <w:trPr>
          <w:ins w:id="5324" w:author="Tima" w:date="2026-01-16T14:23:00Z"/>
        </w:trPr>
        <w:tc>
          <w:tcPr>
            <w:tcW w:w="456" w:type="dxa"/>
            <w:vMerge w:val="restart"/>
          </w:tcPr>
          <w:p w14:paraId="7E5CA6BC" w14:textId="5332CB29" w:rsidR="00CB4E9D" w:rsidRDefault="00CB4E9D" w:rsidP="004A0C0F">
            <w:pPr>
              <w:spacing w:line="276" w:lineRule="auto"/>
              <w:jc w:val="both"/>
              <w:rPr>
                <w:ins w:id="5325" w:author="Tima" w:date="2026-01-16T14:23:00Z"/>
                <w:rFonts w:ascii="Times New Roman" w:hAnsi="Times New Roman" w:cs="Times New Roman"/>
                <w:sz w:val="24"/>
                <w:szCs w:val="24"/>
              </w:rPr>
            </w:pPr>
            <w:ins w:id="5326" w:author="Tima" w:date="2026-01-16T14:23:00Z">
              <w:r>
                <w:rPr>
                  <w:rFonts w:ascii="Times New Roman" w:hAnsi="Times New Roman" w:cs="Times New Roman"/>
                  <w:sz w:val="24"/>
                  <w:szCs w:val="24"/>
                </w:rPr>
                <w:t>11</w:t>
              </w:r>
            </w:ins>
          </w:p>
        </w:tc>
        <w:tc>
          <w:tcPr>
            <w:tcW w:w="4231" w:type="dxa"/>
            <w:vMerge w:val="restart"/>
          </w:tcPr>
          <w:p w14:paraId="437587B0" w14:textId="5185D82F" w:rsidR="00CB4E9D" w:rsidRPr="00FA4881" w:rsidRDefault="00CB4E9D" w:rsidP="004A0C0F">
            <w:pPr>
              <w:spacing w:line="276" w:lineRule="auto"/>
              <w:jc w:val="both"/>
              <w:rPr>
                <w:ins w:id="5327" w:author="Tima" w:date="2026-01-16T14:23:00Z"/>
                <w:rFonts w:ascii="Times New Roman" w:hAnsi="Times New Roman" w:cs="Times New Roman"/>
                <w:sz w:val="24"/>
                <w:szCs w:val="24"/>
              </w:rPr>
            </w:pPr>
            <w:ins w:id="5328" w:author="Tima" w:date="2026-01-16T14:23:00Z">
              <w:r>
                <w:rPr>
                  <w:rFonts w:ascii="Times New Roman" w:hAnsi="Times New Roman" w:cs="Times New Roman"/>
                  <w:sz w:val="24"/>
                  <w:szCs w:val="24"/>
                </w:rPr>
                <w:t xml:space="preserve">Хотели бы иметь специальный удобный сервис для покупки или продажи </w:t>
              </w:r>
              <w:r>
                <w:rPr>
                  <w:rFonts w:ascii="Times New Roman" w:hAnsi="Times New Roman" w:cs="Times New Roman"/>
                  <w:sz w:val="24"/>
                  <w:szCs w:val="24"/>
                  <w:lang w:val="en-US"/>
                </w:rPr>
                <w:t>NFT</w:t>
              </w:r>
              <w:r w:rsidRPr="00CB4E9D">
                <w:rPr>
                  <w:rFonts w:ascii="Times New Roman" w:hAnsi="Times New Roman" w:cs="Times New Roman"/>
                  <w:sz w:val="24"/>
                  <w:szCs w:val="24"/>
                  <w:rPrChange w:id="5329" w:author="Tima" w:date="2026-01-16T14:23:00Z">
                    <w:rPr>
                      <w:rFonts w:ascii="Times New Roman" w:hAnsi="Times New Roman" w:cs="Times New Roman"/>
                      <w:sz w:val="24"/>
                      <w:szCs w:val="24"/>
                      <w:lang w:val="en-US"/>
                    </w:rPr>
                  </w:rPrChange>
                </w:rPr>
                <w:t xml:space="preserve"> </w:t>
              </w:r>
              <w:r>
                <w:rPr>
                  <w:rFonts w:ascii="Times New Roman" w:hAnsi="Times New Roman" w:cs="Times New Roman"/>
                  <w:sz w:val="24"/>
                  <w:szCs w:val="24"/>
                </w:rPr>
                <w:t xml:space="preserve">или </w:t>
              </w:r>
              <w:proofErr w:type="spellStart"/>
              <w:r>
                <w:rPr>
                  <w:rFonts w:ascii="Times New Roman" w:hAnsi="Times New Roman" w:cs="Times New Roman"/>
                  <w:sz w:val="24"/>
                  <w:szCs w:val="24"/>
                </w:rPr>
                <w:t>Телеграм</w:t>
              </w:r>
              <w:proofErr w:type="spellEnd"/>
              <w:r>
                <w:rPr>
                  <w:rFonts w:ascii="Times New Roman" w:hAnsi="Times New Roman" w:cs="Times New Roman"/>
                  <w:sz w:val="24"/>
                  <w:szCs w:val="24"/>
                </w:rPr>
                <w:t>-подарков?</w:t>
              </w:r>
            </w:ins>
          </w:p>
        </w:tc>
        <w:tc>
          <w:tcPr>
            <w:tcW w:w="2822" w:type="dxa"/>
          </w:tcPr>
          <w:p w14:paraId="0EE33B7D" w14:textId="4C048FB2" w:rsidR="00CB4E9D" w:rsidRDefault="00CB4E9D" w:rsidP="004A0C0F">
            <w:pPr>
              <w:spacing w:line="276" w:lineRule="auto"/>
              <w:jc w:val="both"/>
              <w:rPr>
                <w:ins w:id="5330" w:author="Tima" w:date="2026-01-16T14:23:00Z"/>
                <w:rFonts w:ascii="Times New Roman" w:hAnsi="Times New Roman" w:cs="Times New Roman"/>
                <w:sz w:val="24"/>
                <w:szCs w:val="24"/>
              </w:rPr>
            </w:pPr>
            <w:ins w:id="5331" w:author="Tima" w:date="2026-01-16T14:23:00Z">
              <w:r>
                <w:rPr>
                  <w:rFonts w:ascii="Times New Roman" w:hAnsi="Times New Roman" w:cs="Times New Roman"/>
                  <w:sz w:val="24"/>
                  <w:szCs w:val="24"/>
                </w:rPr>
                <w:t>Нет, и так нормально</w:t>
              </w:r>
            </w:ins>
          </w:p>
        </w:tc>
        <w:tc>
          <w:tcPr>
            <w:tcW w:w="1836" w:type="dxa"/>
          </w:tcPr>
          <w:p w14:paraId="3E6DE800" w14:textId="209B9A3F" w:rsidR="00CB4E9D" w:rsidRDefault="00CB4E9D">
            <w:pPr>
              <w:spacing w:line="276" w:lineRule="auto"/>
              <w:jc w:val="center"/>
              <w:rPr>
                <w:ins w:id="5332" w:author="Tima" w:date="2026-01-16T14:23:00Z"/>
                <w:rFonts w:ascii="Times New Roman" w:hAnsi="Times New Roman" w:cs="Times New Roman"/>
                <w:sz w:val="24"/>
                <w:szCs w:val="24"/>
              </w:rPr>
              <w:pPrChange w:id="5333" w:author="Tima" w:date="2026-01-16T14:25:00Z">
                <w:pPr>
                  <w:spacing w:line="276" w:lineRule="auto"/>
                  <w:jc w:val="both"/>
                </w:pPr>
              </w:pPrChange>
            </w:pPr>
            <w:ins w:id="5334" w:author="Tima" w:date="2026-01-16T14:23:00Z">
              <w:r>
                <w:rPr>
                  <w:rFonts w:ascii="Times New Roman" w:hAnsi="Times New Roman" w:cs="Times New Roman"/>
                  <w:sz w:val="24"/>
                  <w:szCs w:val="24"/>
                </w:rPr>
                <w:t>48%</w:t>
              </w:r>
            </w:ins>
          </w:p>
        </w:tc>
      </w:tr>
      <w:tr w:rsidR="00CB4E9D" w14:paraId="1BB67845" w14:textId="77777777" w:rsidTr="00CB4E9D">
        <w:trPr>
          <w:ins w:id="5335" w:author="Tima" w:date="2026-01-16T14:23:00Z"/>
        </w:trPr>
        <w:tc>
          <w:tcPr>
            <w:tcW w:w="456" w:type="dxa"/>
            <w:vMerge/>
          </w:tcPr>
          <w:p w14:paraId="19673259" w14:textId="77777777" w:rsidR="00CB4E9D" w:rsidRDefault="00CB4E9D" w:rsidP="004A0C0F">
            <w:pPr>
              <w:spacing w:line="276" w:lineRule="auto"/>
              <w:jc w:val="both"/>
              <w:rPr>
                <w:ins w:id="5336" w:author="Tima" w:date="2026-01-16T14:23:00Z"/>
                <w:rFonts w:ascii="Times New Roman" w:hAnsi="Times New Roman" w:cs="Times New Roman"/>
                <w:sz w:val="24"/>
                <w:szCs w:val="24"/>
              </w:rPr>
            </w:pPr>
          </w:p>
        </w:tc>
        <w:tc>
          <w:tcPr>
            <w:tcW w:w="4231" w:type="dxa"/>
            <w:vMerge/>
          </w:tcPr>
          <w:p w14:paraId="27033469" w14:textId="77777777" w:rsidR="00CB4E9D" w:rsidRDefault="00CB4E9D" w:rsidP="004A0C0F">
            <w:pPr>
              <w:spacing w:line="276" w:lineRule="auto"/>
              <w:jc w:val="both"/>
              <w:rPr>
                <w:ins w:id="5337" w:author="Tima" w:date="2026-01-16T14:23:00Z"/>
                <w:rFonts w:ascii="Times New Roman" w:hAnsi="Times New Roman" w:cs="Times New Roman"/>
                <w:sz w:val="24"/>
                <w:szCs w:val="24"/>
              </w:rPr>
            </w:pPr>
          </w:p>
        </w:tc>
        <w:tc>
          <w:tcPr>
            <w:tcW w:w="2822" w:type="dxa"/>
          </w:tcPr>
          <w:p w14:paraId="40FE5CD6" w14:textId="00CEDDB1" w:rsidR="00CB4E9D" w:rsidRDefault="00CB4E9D" w:rsidP="004A0C0F">
            <w:pPr>
              <w:spacing w:line="276" w:lineRule="auto"/>
              <w:jc w:val="both"/>
              <w:rPr>
                <w:ins w:id="5338" w:author="Tima" w:date="2026-01-16T14:23:00Z"/>
                <w:rFonts w:ascii="Times New Roman" w:hAnsi="Times New Roman" w:cs="Times New Roman"/>
                <w:sz w:val="24"/>
                <w:szCs w:val="24"/>
              </w:rPr>
            </w:pPr>
            <w:ins w:id="5339" w:author="Tima" w:date="2026-01-16T14:24:00Z">
              <w:r>
                <w:rPr>
                  <w:rFonts w:ascii="Times New Roman" w:hAnsi="Times New Roman" w:cs="Times New Roman"/>
                  <w:sz w:val="24"/>
                  <w:szCs w:val="24"/>
                </w:rPr>
                <w:t>Хотел бы посмотреть на возможности нового сервиса</w:t>
              </w:r>
            </w:ins>
          </w:p>
        </w:tc>
        <w:tc>
          <w:tcPr>
            <w:tcW w:w="1836" w:type="dxa"/>
          </w:tcPr>
          <w:p w14:paraId="793C5C86" w14:textId="0CF574BF" w:rsidR="00CB4E9D" w:rsidRDefault="00CB4E9D">
            <w:pPr>
              <w:spacing w:line="276" w:lineRule="auto"/>
              <w:jc w:val="center"/>
              <w:rPr>
                <w:ins w:id="5340" w:author="Tima" w:date="2026-01-16T14:23:00Z"/>
                <w:rFonts w:ascii="Times New Roman" w:hAnsi="Times New Roman" w:cs="Times New Roman"/>
                <w:sz w:val="24"/>
                <w:szCs w:val="24"/>
              </w:rPr>
              <w:pPrChange w:id="5341" w:author="Tima" w:date="2026-01-16T14:25:00Z">
                <w:pPr>
                  <w:spacing w:line="276" w:lineRule="auto"/>
                  <w:jc w:val="both"/>
                </w:pPr>
              </w:pPrChange>
            </w:pPr>
            <w:ins w:id="5342" w:author="Tima" w:date="2026-01-16T14:23:00Z">
              <w:r>
                <w:rPr>
                  <w:rFonts w:ascii="Times New Roman" w:hAnsi="Times New Roman" w:cs="Times New Roman"/>
                  <w:sz w:val="24"/>
                  <w:szCs w:val="24"/>
                </w:rPr>
                <w:t>32%</w:t>
              </w:r>
            </w:ins>
          </w:p>
        </w:tc>
      </w:tr>
      <w:tr w:rsidR="00CB4E9D" w14:paraId="01A32FFF" w14:textId="77777777" w:rsidTr="00CB4E9D">
        <w:trPr>
          <w:ins w:id="5343" w:author="Tima" w:date="2026-01-16T14:23:00Z"/>
        </w:trPr>
        <w:tc>
          <w:tcPr>
            <w:tcW w:w="456" w:type="dxa"/>
            <w:vMerge/>
          </w:tcPr>
          <w:p w14:paraId="42309EA5" w14:textId="77777777" w:rsidR="00CB4E9D" w:rsidRDefault="00CB4E9D" w:rsidP="004A0C0F">
            <w:pPr>
              <w:spacing w:line="276" w:lineRule="auto"/>
              <w:jc w:val="both"/>
              <w:rPr>
                <w:ins w:id="5344" w:author="Tima" w:date="2026-01-16T14:23:00Z"/>
                <w:rFonts w:ascii="Times New Roman" w:hAnsi="Times New Roman" w:cs="Times New Roman"/>
                <w:sz w:val="24"/>
                <w:szCs w:val="24"/>
              </w:rPr>
            </w:pPr>
          </w:p>
        </w:tc>
        <w:tc>
          <w:tcPr>
            <w:tcW w:w="4231" w:type="dxa"/>
            <w:vMerge/>
          </w:tcPr>
          <w:p w14:paraId="5E4306E4" w14:textId="77777777" w:rsidR="00CB4E9D" w:rsidRDefault="00CB4E9D" w:rsidP="004A0C0F">
            <w:pPr>
              <w:spacing w:line="276" w:lineRule="auto"/>
              <w:jc w:val="both"/>
              <w:rPr>
                <w:ins w:id="5345" w:author="Tima" w:date="2026-01-16T14:23:00Z"/>
                <w:rFonts w:ascii="Times New Roman" w:hAnsi="Times New Roman" w:cs="Times New Roman"/>
                <w:sz w:val="24"/>
                <w:szCs w:val="24"/>
              </w:rPr>
            </w:pPr>
          </w:p>
        </w:tc>
        <w:tc>
          <w:tcPr>
            <w:tcW w:w="2822" w:type="dxa"/>
          </w:tcPr>
          <w:p w14:paraId="4C6C48B2" w14:textId="48091C95" w:rsidR="00CB4E9D" w:rsidRDefault="00CB4E9D" w:rsidP="004A0C0F">
            <w:pPr>
              <w:spacing w:line="276" w:lineRule="auto"/>
              <w:jc w:val="both"/>
              <w:rPr>
                <w:ins w:id="5346" w:author="Tima" w:date="2026-01-16T14:23:00Z"/>
                <w:rFonts w:ascii="Times New Roman" w:hAnsi="Times New Roman" w:cs="Times New Roman"/>
                <w:sz w:val="24"/>
                <w:szCs w:val="24"/>
              </w:rPr>
            </w:pPr>
            <w:ins w:id="5347" w:author="Tima" w:date="2026-01-16T14:24:00Z">
              <w:r>
                <w:rPr>
                  <w:rFonts w:ascii="Times New Roman" w:hAnsi="Times New Roman" w:cs="Times New Roman"/>
                  <w:sz w:val="24"/>
                  <w:szCs w:val="24"/>
                </w:rPr>
                <w:t>Да, конечно</w:t>
              </w:r>
            </w:ins>
          </w:p>
        </w:tc>
        <w:tc>
          <w:tcPr>
            <w:tcW w:w="1836" w:type="dxa"/>
          </w:tcPr>
          <w:p w14:paraId="712DB5C5" w14:textId="0565A09D" w:rsidR="00CB4E9D" w:rsidRDefault="00CB4E9D">
            <w:pPr>
              <w:spacing w:line="276" w:lineRule="auto"/>
              <w:jc w:val="center"/>
              <w:rPr>
                <w:ins w:id="5348" w:author="Tima" w:date="2026-01-16T14:23:00Z"/>
                <w:rFonts w:ascii="Times New Roman" w:hAnsi="Times New Roman" w:cs="Times New Roman"/>
                <w:sz w:val="24"/>
                <w:szCs w:val="24"/>
              </w:rPr>
              <w:pPrChange w:id="5349" w:author="Tima" w:date="2026-01-16T14:25:00Z">
                <w:pPr>
                  <w:spacing w:line="276" w:lineRule="auto"/>
                  <w:jc w:val="both"/>
                </w:pPr>
              </w:pPrChange>
            </w:pPr>
            <w:ins w:id="5350" w:author="Tima" w:date="2026-01-16T14:23:00Z">
              <w:r>
                <w:rPr>
                  <w:rFonts w:ascii="Times New Roman" w:hAnsi="Times New Roman" w:cs="Times New Roman"/>
                  <w:sz w:val="24"/>
                  <w:szCs w:val="24"/>
                </w:rPr>
                <w:t>14%</w:t>
              </w:r>
            </w:ins>
          </w:p>
        </w:tc>
      </w:tr>
      <w:tr w:rsidR="00CB4E9D" w14:paraId="4BF03C5C" w14:textId="77777777" w:rsidTr="00CB4E9D">
        <w:trPr>
          <w:ins w:id="5351" w:author="Tima" w:date="2026-01-16T14:23:00Z"/>
        </w:trPr>
        <w:tc>
          <w:tcPr>
            <w:tcW w:w="456" w:type="dxa"/>
            <w:vMerge/>
          </w:tcPr>
          <w:p w14:paraId="6C74ECA0" w14:textId="77777777" w:rsidR="00CB4E9D" w:rsidRDefault="00CB4E9D" w:rsidP="004A0C0F">
            <w:pPr>
              <w:spacing w:line="276" w:lineRule="auto"/>
              <w:jc w:val="both"/>
              <w:rPr>
                <w:ins w:id="5352" w:author="Tima" w:date="2026-01-16T14:23:00Z"/>
                <w:rFonts w:ascii="Times New Roman" w:hAnsi="Times New Roman" w:cs="Times New Roman"/>
                <w:sz w:val="24"/>
                <w:szCs w:val="24"/>
              </w:rPr>
            </w:pPr>
          </w:p>
        </w:tc>
        <w:tc>
          <w:tcPr>
            <w:tcW w:w="4231" w:type="dxa"/>
            <w:vMerge/>
          </w:tcPr>
          <w:p w14:paraId="5CA6AFA9" w14:textId="77777777" w:rsidR="00CB4E9D" w:rsidRDefault="00CB4E9D" w:rsidP="004A0C0F">
            <w:pPr>
              <w:spacing w:line="276" w:lineRule="auto"/>
              <w:jc w:val="both"/>
              <w:rPr>
                <w:ins w:id="5353" w:author="Tima" w:date="2026-01-16T14:23:00Z"/>
                <w:rFonts w:ascii="Times New Roman" w:hAnsi="Times New Roman" w:cs="Times New Roman"/>
                <w:sz w:val="24"/>
                <w:szCs w:val="24"/>
              </w:rPr>
            </w:pPr>
          </w:p>
        </w:tc>
        <w:tc>
          <w:tcPr>
            <w:tcW w:w="2822" w:type="dxa"/>
          </w:tcPr>
          <w:p w14:paraId="01ADBD3E" w14:textId="60A45E24" w:rsidR="00CB4E9D" w:rsidRDefault="00CB4E9D" w:rsidP="004A0C0F">
            <w:pPr>
              <w:spacing w:line="276" w:lineRule="auto"/>
              <w:jc w:val="both"/>
              <w:rPr>
                <w:ins w:id="5354" w:author="Tima" w:date="2026-01-16T14:23:00Z"/>
                <w:rFonts w:ascii="Times New Roman" w:hAnsi="Times New Roman" w:cs="Times New Roman"/>
                <w:sz w:val="24"/>
                <w:szCs w:val="24"/>
              </w:rPr>
            </w:pPr>
            <w:ins w:id="5355" w:author="Tima" w:date="2026-01-16T14:24:00Z">
              <w:r>
                <w:rPr>
                  <w:rFonts w:ascii="Times New Roman" w:hAnsi="Times New Roman" w:cs="Times New Roman"/>
                  <w:sz w:val="24"/>
                  <w:szCs w:val="24"/>
                </w:rPr>
                <w:t>Другое</w:t>
              </w:r>
            </w:ins>
          </w:p>
        </w:tc>
        <w:tc>
          <w:tcPr>
            <w:tcW w:w="1836" w:type="dxa"/>
          </w:tcPr>
          <w:p w14:paraId="014194A5" w14:textId="7FC850B0" w:rsidR="00CB4E9D" w:rsidRDefault="00CB4E9D">
            <w:pPr>
              <w:spacing w:line="276" w:lineRule="auto"/>
              <w:jc w:val="center"/>
              <w:rPr>
                <w:ins w:id="5356" w:author="Tima" w:date="2026-01-16T14:23:00Z"/>
                <w:rFonts w:ascii="Times New Roman" w:hAnsi="Times New Roman" w:cs="Times New Roman"/>
                <w:sz w:val="24"/>
                <w:szCs w:val="24"/>
              </w:rPr>
              <w:pPrChange w:id="5357" w:author="Tima" w:date="2026-01-16T14:25:00Z">
                <w:pPr>
                  <w:spacing w:line="276" w:lineRule="auto"/>
                  <w:jc w:val="both"/>
                </w:pPr>
              </w:pPrChange>
            </w:pPr>
            <w:ins w:id="5358" w:author="Tima" w:date="2026-01-16T14:23:00Z">
              <w:r>
                <w:rPr>
                  <w:rFonts w:ascii="Times New Roman" w:hAnsi="Times New Roman" w:cs="Times New Roman"/>
                  <w:sz w:val="24"/>
                  <w:szCs w:val="24"/>
                </w:rPr>
                <w:t>6%</w:t>
              </w:r>
            </w:ins>
          </w:p>
        </w:tc>
      </w:tr>
    </w:tbl>
    <w:p w14:paraId="49C77B48" w14:textId="18A83EC0" w:rsidR="00E101DA" w:rsidRDefault="00E101DA">
      <w:pPr>
        <w:rPr>
          <w:ins w:id="5359" w:author="Tima" w:date="2026-01-16T18:12:00Z"/>
          <w:rFonts w:ascii="Times New Roman" w:hAnsi="Times New Roman" w:cs="Times New Roman"/>
          <w:sz w:val="24"/>
        </w:rPr>
        <w:pPrChange w:id="5360" w:author="Tima" w:date="2026-01-14T22:14:00Z">
          <w:pPr>
            <w:ind w:firstLine="709"/>
            <w:jc w:val="both"/>
          </w:pPr>
        </w:pPrChange>
      </w:pPr>
    </w:p>
    <w:p w14:paraId="097C0573" w14:textId="1935943A" w:rsidR="006440E6" w:rsidRPr="00E07331" w:rsidRDefault="00D239CF">
      <w:pPr>
        <w:spacing w:line="276" w:lineRule="auto"/>
        <w:ind w:firstLine="709"/>
        <w:jc w:val="both"/>
        <w:rPr>
          <w:ins w:id="5361" w:author="Tima" w:date="2026-01-16T13:48:00Z"/>
          <w:rFonts w:ascii="Times New Roman" w:hAnsi="Times New Roman" w:cs="Times New Roman"/>
          <w:sz w:val="24"/>
          <w:szCs w:val="24"/>
        </w:rPr>
        <w:pPrChange w:id="5362" w:author="Tima" w:date="2026-01-16T18:31:00Z">
          <w:pPr>
            <w:ind w:firstLine="709"/>
            <w:jc w:val="both"/>
          </w:pPr>
        </w:pPrChange>
      </w:pPr>
      <w:ins w:id="5363" w:author="Tima" w:date="2026-01-16T18:26:00Z">
        <w:r w:rsidRPr="00FA4881">
          <w:rPr>
            <w:rFonts w:ascii="Times New Roman" w:hAnsi="Times New Roman" w:cs="Times New Roman"/>
            <w:sz w:val="24"/>
            <w:szCs w:val="24"/>
          </w:rPr>
          <w:t>Проведённый опрос помог уточнить сформулированные гипотезы и определить настоящ</w:t>
        </w:r>
      </w:ins>
      <w:ins w:id="5364" w:author="Tima" w:date="2026-01-16T18:27:00Z">
        <w:r w:rsidRPr="00FA4881">
          <w:rPr>
            <w:rFonts w:ascii="Times New Roman" w:hAnsi="Times New Roman" w:cs="Times New Roman"/>
            <w:sz w:val="24"/>
            <w:szCs w:val="24"/>
          </w:rPr>
          <w:t>у</w:t>
        </w:r>
      </w:ins>
      <w:ins w:id="5365" w:author="Tima" w:date="2026-01-16T18:26:00Z">
        <w:r w:rsidRPr="00FA4881">
          <w:rPr>
            <w:rFonts w:ascii="Times New Roman" w:hAnsi="Times New Roman" w:cs="Times New Roman"/>
            <w:sz w:val="24"/>
            <w:szCs w:val="24"/>
          </w:rPr>
          <w:t>ю целевую аудиторию предлагаемого сервиса.</w:t>
        </w:r>
      </w:ins>
    </w:p>
    <w:p w14:paraId="50547C31" w14:textId="119440B8" w:rsidR="00E319A1" w:rsidRPr="00FA4881" w:rsidRDefault="004A0C0F">
      <w:pPr>
        <w:spacing w:line="276" w:lineRule="auto"/>
        <w:ind w:firstLine="709"/>
        <w:jc w:val="both"/>
        <w:rPr>
          <w:ins w:id="5366" w:author="Tima" w:date="2026-01-16T18:22:00Z"/>
          <w:rFonts w:ascii="Times New Roman" w:hAnsi="Times New Roman" w:cs="Times New Roman"/>
          <w:sz w:val="24"/>
          <w:szCs w:val="24"/>
        </w:rPr>
        <w:pPrChange w:id="5367" w:author="Tima" w:date="2026-01-16T18:31:00Z">
          <w:pPr>
            <w:ind w:firstLine="709"/>
            <w:jc w:val="both"/>
          </w:pPr>
        </w:pPrChange>
      </w:pPr>
      <w:ins w:id="5368" w:author="Tima" w:date="2026-01-16T18:15:00Z">
        <w:r w:rsidRPr="00E07331">
          <w:rPr>
            <w:rFonts w:ascii="Times New Roman" w:hAnsi="Times New Roman" w:cs="Times New Roman"/>
            <w:sz w:val="24"/>
            <w:szCs w:val="24"/>
          </w:rPr>
          <w:t xml:space="preserve">66% опрошенных не выразили желания регулярно покупать </w:t>
        </w:r>
        <w:r w:rsidRPr="00D239CF">
          <w:rPr>
            <w:rFonts w:ascii="Times New Roman" w:hAnsi="Times New Roman" w:cs="Times New Roman"/>
            <w:sz w:val="24"/>
            <w:szCs w:val="24"/>
            <w:rPrChange w:id="5369" w:author="Tima" w:date="2026-01-16T18:31:00Z">
              <w:rPr>
                <w:rFonts w:ascii="Times New Roman" w:hAnsi="Times New Roman" w:cs="Times New Roman"/>
                <w:sz w:val="24"/>
                <w:lang w:val="en-US"/>
              </w:rPr>
            </w:rPrChange>
          </w:rPr>
          <w:t xml:space="preserve">NFT </w:t>
        </w:r>
        <w:r w:rsidRPr="00FA4881">
          <w:rPr>
            <w:rFonts w:ascii="Times New Roman" w:hAnsi="Times New Roman" w:cs="Times New Roman"/>
            <w:sz w:val="24"/>
            <w:szCs w:val="24"/>
          </w:rPr>
          <w:t xml:space="preserve">или </w:t>
        </w:r>
        <w:proofErr w:type="spellStart"/>
        <w:r w:rsidRPr="00FA4881">
          <w:rPr>
            <w:rFonts w:ascii="Times New Roman" w:hAnsi="Times New Roman" w:cs="Times New Roman"/>
            <w:sz w:val="24"/>
            <w:szCs w:val="24"/>
          </w:rPr>
          <w:t>Телеграм</w:t>
        </w:r>
        <w:proofErr w:type="spellEnd"/>
        <w:r w:rsidRPr="00FA4881">
          <w:rPr>
            <w:rFonts w:ascii="Times New Roman" w:hAnsi="Times New Roman" w:cs="Times New Roman"/>
            <w:sz w:val="24"/>
            <w:szCs w:val="24"/>
          </w:rPr>
          <w:t xml:space="preserve">-подарки. </w:t>
        </w:r>
      </w:ins>
      <w:ins w:id="5370" w:author="Tima" w:date="2026-01-16T18:17:00Z">
        <w:r w:rsidRPr="00FA4881">
          <w:rPr>
            <w:rFonts w:ascii="Times New Roman" w:hAnsi="Times New Roman" w:cs="Times New Roman"/>
            <w:sz w:val="24"/>
            <w:szCs w:val="24"/>
          </w:rPr>
          <w:t>Фактически</w:t>
        </w:r>
      </w:ins>
      <w:ins w:id="5371" w:author="Tima" w:date="2026-01-16T18:16:00Z">
        <w:r w:rsidRPr="00FA4881">
          <w:rPr>
            <w:rFonts w:ascii="Times New Roman" w:hAnsi="Times New Roman" w:cs="Times New Roman"/>
            <w:sz w:val="24"/>
            <w:szCs w:val="24"/>
          </w:rPr>
          <w:t xml:space="preserve"> первая гипотеза опровергнута</w:t>
        </w:r>
      </w:ins>
      <w:ins w:id="5372" w:author="Tima" w:date="2026-01-16T18:17:00Z">
        <w:r w:rsidRPr="00E07331">
          <w:rPr>
            <w:rFonts w:ascii="Times New Roman" w:hAnsi="Times New Roman" w:cs="Times New Roman"/>
            <w:sz w:val="24"/>
            <w:szCs w:val="24"/>
          </w:rPr>
          <w:t xml:space="preserve">. </w:t>
        </w:r>
      </w:ins>
      <w:ins w:id="5373" w:author="Tima" w:date="2026-01-16T18:20:00Z">
        <w:r w:rsidRPr="00E07331">
          <w:rPr>
            <w:rFonts w:ascii="Times New Roman" w:hAnsi="Times New Roman" w:cs="Times New Roman"/>
            <w:sz w:val="24"/>
            <w:szCs w:val="24"/>
          </w:rPr>
          <w:t>О</w:t>
        </w:r>
      </w:ins>
      <w:ins w:id="5374" w:author="Tima" w:date="2026-01-16T18:17:00Z">
        <w:r w:rsidRPr="00342938">
          <w:rPr>
            <w:rFonts w:ascii="Times New Roman" w:hAnsi="Times New Roman" w:cs="Times New Roman"/>
            <w:sz w:val="24"/>
            <w:szCs w:val="24"/>
          </w:rPr>
          <w:t xml:space="preserve">днако явное желание и некоторое сомнение </w:t>
        </w:r>
      </w:ins>
      <w:ins w:id="5375" w:author="Tima" w:date="2026-01-16T18:18:00Z">
        <w:r w:rsidRPr="00342938">
          <w:rPr>
            <w:rFonts w:ascii="Times New Roman" w:hAnsi="Times New Roman" w:cs="Times New Roman"/>
            <w:sz w:val="24"/>
            <w:szCs w:val="24"/>
          </w:rPr>
          <w:t xml:space="preserve">покупать дорогие </w:t>
        </w:r>
        <w:r w:rsidRPr="00D239CF">
          <w:rPr>
            <w:rFonts w:ascii="Times New Roman" w:hAnsi="Times New Roman" w:cs="Times New Roman"/>
            <w:sz w:val="24"/>
            <w:szCs w:val="24"/>
            <w:rPrChange w:id="5376" w:author="Tima" w:date="2026-01-16T18:31:00Z">
              <w:rPr>
                <w:rFonts w:ascii="Times New Roman" w:hAnsi="Times New Roman" w:cs="Times New Roman"/>
                <w:sz w:val="24"/>
                <w:lang w:val="en-US"/>
              </w:rPr>
            </w:rPrChange>
          </w:rPr>
          <w:t xml:space="preserve">NFT </w:t>
        </w:r>
        <w:r w:rsidRPr="00FA4881">
          <w:rPr>
            <w:rFonts w:ascii="Times New Roman" w:hAnsi="Times New Roman" w:cs="Times New Roman"/>
            <w:sz w:val="24"/>
            <w:szCs w:val="24"/>
          </w:rPr>
          <w:t xml:space="preserve">по частям </w:t>
        </w:r>
      </w:ins>
      <w:ins w:id="5377" w:author="Tima" w:date="2026-01-16T18:17:00Z">
        <w:r w:rsidRPr="00FA4881">
          <w:rPr>
            <w:rFonts w:ascii="Times New Roman" w:hAnsi="Times New Roman" w:cs="Times New Roman"/>
            <w:sz w:val="24"/>
            <w:szCs w:val="24"/>
          </w:rPr>
          <w:t>выразили ровно 50</w:t>
        </w:r>
      </w:ins>
      <w:ins w:id="5378" w:author="Tima" w:date="2026-01-16T18:18:00Z">
        <w:r w:rsidRPr="00FA4881">
          <w:rPr>
            <w:rFonts w:ascii="Times New Roman" w:hAnsi="Times New Roman" w:cs="Times New Roman"/>
            <w:sz w:val="24"/>
            <w:szCs w:val="24"/>
          </w:rPr>
          <w:t xml:space="preserve">% опрошенных. Если основываться на том, что </w:t>
        </w:r>
        <w:r w:rsidRPr="00D239CF">
          <w:rPr>
            <w:rFonts w:ascii="Times New Roman" w:hAnsi="Times New Roman" w:cs="Times New Roman"/>
            <w:sz w:val="24"/>
            <w:szCs w:val="24"/>
            <w:rPrChange w:id="5379" w:author="Tima" w:date="2026-01-16T18:31:00Z">
              <w:rPr>
                <w:rFonts w:ascii="Times New Roman" w:hAnsi="Times New Roman" w:cs="Times New Roman"/>
                <w:sz w:val="24"/>
                <w:lang w:val="en-US"/>
              </w:rPr>
            </w:rPrChange>
          </w:rPr>
          <w:t xml:space="preserve">NFT </w:t>
        </w:r>
        <w:r w:rsidRPr="00FA4881">
          <w:rPr>
            <w:rFonts w:ascii="Times New Roman" w:hAnsi="Times New Roman" w:cs="Times New Roman"/>
            <w:sz w:val="24"/>
            <w:szCs w:val="24"/>
          </w:rPr>
          <w:t>и прочие вир</w:t>
        </w:r>
      </w:ins>
      <w:ins w:id="5380" w:author="Tima" w:date="2026-01-16T18:19:00Z">
        <w:r w:rsidRPr="00FA4881">
          <w:rPr>
            <w:rFonts w:ascii="Times New Roman" w:hAnsi="Times New Roman" w:cs="Times New Roman"/>
            <w:sz w:val="24"/>
            <w:szCs w:val="24"/>
          </w:rPr>
          <w:t>т</w:t>
        </w:r>
      </w:ins>
      <w:ins w:id="5381" w:author="Tima" w:date="2026-01-16T18:18:00Z">
        <w:r w:rsidRPr="00FA4881">
          <w:rPr>
            <w:rFonts w:ascii="Times New Roman" w:hAnsi="Times New Roman" w:cs="Times New Roman"/>
            <w:sz w:val="24"/>
            <w:szCs w:val="24"/>
          </w:rPr>
          <w:t xml:space="preserve">уальные предметы </w:t>
        </w:r>
      </w:ins>
      <w:ins w:id="5382" w:author="Tima" w:date="2026-01-16T18:19:00Z">
        <w:r w:rsidRPr="00FA4881">
          <w:rPr>
            <w:rFonts w:ascii="Times New Roman" w:hAnsi="Times New Roman" w:cs="Times New Roman"/>
            <w:sz w:val="24"/>
            <w:szCs w:val="24"/>
          </w:rPr>
          <w:t>пока</w:t>
        </w:r>
      </w:ins>
      <w:ins w:id="5383" w:author="Tima" w:date="2026-01-16T18:18:00Z">
        <w:r w:rsidRPr="00E07331">
          <w:rPr>
            <w:rFonts w:ascii="Times New Roman" w:hAnsi="Times New Roman" w:cs="Times New Roman"/>
            <w:sz w:val="24"/>
            <w:szCs w:val="24"/>
          </w:rPr>
          <w:t xml:space="preserve"> не являются </w:t>
        </w:r>
      </w:ins>
      <w:ins w:id="5384" w:author="Tima" w:date="2026-01-16T18:19:00Z">
        <w:r w:rsidRPr="00E07331">
          <w:rPr>
            <w:rFonts w:ascii="Times New Roman" w:hAnsi="Times New Roman" w:cs="Times New Roman"/>
            <w:sz w:val="24"/>
            <w:szCs w:val="24"/>
          </w:rPr>
          <w:t xml:space="preserve">нашей </w:t>
        </w:r>
      </w:ins>
      <w:ins w:id="5385" w:author="Tima" w:date="2026-01-16T18:18:00Z">
        <w:r w:rsidRPr="00342938">
          <w:rPr>
            <w:rFonts w:ascii="Times New Roman" w:hAnsi="Times New Roman" w:cs="Times New Roman"/>
            <w:sz w:val="24"/>
            <w:szCs w:val="24"/>
          </w:rPr>
          <w:t>повседневностью</w:t>
        </w:r>
      </w:ins>
      <w:ins w:id="5386" w:author="Tima" w:date="2026-01-16T18:19:00Z">
        <w:r w:rsidRPr="00342938">
          <w:rPr>
            <w:rFonts w:ascii="Times New Roman" w:hAnsi="Times New Roman" w:cs="Times New Roman"/>
            <w:sz w:val="24"/>
            <w:szCs w:val="24"/>
          </w:rPr>
          <w:t xml:space="preserve">, то результаты </w:t>
        </w:r>
        <w:r w:rsidRPr="00D239CF">
          <w:rPr>
            <w:rFonts w:ascii="Times New Roman" w:hAnsi="Times New Roman" w:cs="Times New Roman"/>
            <w:sz w:val="24"/>
            <w:szCs w:val="24"/>
            <w:rPrChange w:id="5387" w:author="Tima" w:date="2026-01-16T18:31:00Z">
              <w:rPr>
                <w:rFonts w:ascii="Times New Roman" w:hAnsi="Times New Roman" w:cs="Times New Roman"/>
                <w:sz w:val="24"/>
              </w:rPr>
            </w:rPrChange>
          </w:rPr>
          <w:t>опроса довольно многообещающие.</w:t>
        </w:r>
      </w:ins>
      <w:ins w:id="5388" w:author="Tima" w:date="2026-01-16T18:20:00Z">
        <w:r w:rsidRPr="00D239CF">
          <w:rPr>
            <w:rFonts w:ascii="Times New Roman" w:hAnsi="Times New Roman" w:cs="Times New Roman"/>
            <w:sz w:val="24"/>
            <w:szCs w:val="24"/>
            <w:rPrChange w:id="5389" w:author="Tima" w:date="2026-01-16T18:31:00Z">
              <w:rPr>
                <w:rFonts w:ascii="Times New Roman" w:hAnsi="Times New Roman" w:cs="Times New Roman"/>
                <w:sz w:val="24"/>
              </w:rPr>
            </w:rPrChange>
          </w:rPr>
          <w:t xml:space="preserve"> Вместе с тем, текущая рыночная внутрироссийск</w:t>
        </w:r>
      </w:ins>
      <w:ins w:id="5390" w:author="Tima" w:date="2026-01-16T18:21:00Z">
        <w:r w:rsidRPr="00D239CF">
          <w:rPr>
            <w:rFonts w:ascii="Times New Roman" w:hAnsi="Times New Roman" w:cs="Times New Roman"/>
            <w:sz w:val="24"/>
            <w:szCs w:val="24"/>
            <w:rPrChange w:id="5391" w:author="Tima" w:date="2026-01-16T18:31:00Z">
              <w:rPr>
                <w:rFonts w:ascii="Times New Roman" w:hAnsi="Times New Roman" w:cs="Times New Roman"/>
                <w:sz w:val="24"/>
              </w:rPr>
            </w:rPrChange>
          </w:rPr>
          <w:t>ая</w:t>
        </w:r>
      </w:ins>
      <w:ins w:id="5392" w:author="Tima" w:date="2026-01-16T18:20:00Z">
        <w:r w:rsidRPr="00D239CF">
          <w:rPr>
            <w:rFonts w:ascii="Times New Roman" w:hAnsi="Times New Roman" w:cs="Times New Roman"/>
            <w:sz w:val="24"/>
            <w:szCs w:val="24"/>
            <w:rPrChange w:id="5393" w:author="Tima" w:date="2026-01-16T18:31:00Z">
              <w:rPr>
                <w:rFonts w:ascii="Times New Roman" w:hAnsi="Times New Roman" w:cs="Times New Roman"/>
                <w:sz w:val="24"/>
              </w:rPr>
            </w:rPrChange>
          </w:rPr>
          <w:t xml:space="preserve"> </w:t>
        </w:r>
      </w:ins>
      <w:ins w:id="5394" w:author="Tima" w:date="2026-01-16T18:21:00Z">
        <w:r w:rsidRPr="00D239CF">
          <w:rPr>
            <w:rFonts w:ascii="Times New Roman" w:hAnsi="Times New Roman" w:cs="Times New Roman"/>
            <w:sz w:val="24"/>
            <w:szCs w:val="24"/>
            <w:rPrChange w:id="5395" w:author="Tima" w:date="2026-01-16T18:31:00Z">
              <w:rPr>
                <w:rFonts w:ascii="Times New Roman" w:hAnsi="Times New Roman" w:cs="Times New Roman"/>
                <w:sz w:val="24"/>
              </w:rPr>
            </w:rPrChange>
          </w:rPr>
          <w:t>и</w:t>
        </w:r>
      </w:ins>
      <w:ins w:id="5396" w:author="Tima" w:date="2026-01-16T18:20:00Z">
        <w:r w:rsidRPr="00D239CF">
          <w:rPr>
            <w:rFonts w:ascii="Times New Roman" w:hAnsi="Times New Roman" w:cs="Times New Roman"/>
            <w:sz w:val="24"/>
            <w:szCs w:val="24"/>
            <w:rPrChange w:id="5397" w:author="Tima" w:date="2026-01-16T18:31:00Z">
              <w:rPr>
                <w:rFonts w:ascii="Times New Roman" w:hAnsi="Times New Roman" w:cs="Times New Roman"/>
                <w:sz w:val="24"/>
              </w:rPr>
            </w:rPrChange>
          </w:rPr>
          <w:t xml:space="preserve"> международная ситуации</w:t>
        </w:r>
      </w:ins>
      <w:ins w:id="5398" w:author="Tima" w:date="2026-01-16T18:21:00Z">
        <w:r w:rsidRPr="00D239CF">
          <w:rPr>
            <w:rFonts w:ascii="Times New Roman" w:hAnsi="Times New Roman" w:cs="Times New Roman"/>
            <w:sz w:val="24"/>
            <w:szCs w:val="24"/>
            <w:rPrChange w:id="5399" w:author="Tima" w:date="2026-01-16T18:31:00Z">
              <w:rPr>
                <w:rFonts w:ascii="Times New Roman" w:hAnsi="Times New Roman" w:cs="Times New Roman"/>
                <w:sz w:val="24"/>
              </w:rPr>
            </w:rPrChange>
          </w:rPr>
          <w:t xml:space="preserve"> не располагают к регулярным покупкам дорогих </w:t>
        </w:r>
        <w:r w:rsidRPr="00D239CF">
          <w:rPr>
            <w:rFonts w:ascii="Times New Roman" w:hAnsi="Times New Roman" w:cs="Times New Roman"/>
            <w:sz w:val="24"/>
            <w:szCs w:val="24"/>
            <w:rPrChange w:id="5400" w:author="Tima" w:date="2026-01-16T18:31:00Z">
              <w:rPr>
                <w:rFonts w:ascii="Times New Roman" w:hAnsi="Times New Roman" w:cs="Times New Roman"/>
                <w:sz w:val="24"/>
                <w:lang w:val="en-US"/>
              </w:rPr>
            </w:rPrChange>
          </w:rPr>
          <w:t>NFT</w:t>
        </w:r>
        <w:r w:rsidRPr="00FA4881">
          <w:rPr>
            <w:rFonts w:ascii="Times New Roman" w:hAnsi="Times New Roman" w:cs="Times New Roman"/>
            <w:sz w:val="24"/>
            <w:szCs w:val="24"/>
          </w:rPr>
          <w:t>, что также могло повлиять на мнение участников опроса.</w:t>
        </w:r>
      </w:ins>
      <w:ins w:id="5401" w:author="Tima" w:date="2026-01-16T20:13:00Z">
        <w:r w:rsidR="00E319A1">
          <w:rPr>
            <w:rFonts w:ascii="Times New Roman" w:hAnsi="Times New Roman" w:cs="Times New Roman"/>
            <w:sz w:val="24"/>
            <w:szCs w:val="24"/>
          </w:rPr>
          <w:t xml:space="preserve"> Эксперты по всему миру</w:t>
        </w:r>
      </w:ins>
      <w:ins w:id="5402" w:author="Tima" w:date="2026-01-16T20:14:00Z">
        <w:r w:rsidR="00E319A1">
          <w:rPr>
            <w:rFonts w:ascii="Times New Roman" w:hAnsi="Times New Roman" w:cs="Times New Roman"/>
            <w:sz w:val="24"/>
            <w:szCs w:val="24"/>
          </w:rPr>
          <w:t xml:space="preserve"> отмечают общее з</w:t>
        </w:r>
        <w:r w:rsidR="00E319A1" w:rsidRPr="00E319A1">
          <w:rPr>
            <w:rFonts w:ascii="Times New Roman" w:hAnsi="Times New Roman" w:cs="Times New Roman"/>
            <w:sz w:val="24"/>
            <w:szCs w:val="24"/>
          </w:rPr>
          <w:t>амедление экономического роста, а</w:t>
        </w:r>
      </w:ins>
      <w:ins w:id="5403" w:author="Tima" w:date="2026-01-16T20:15:00Z">
        <w:r w:rsidR="00E319A1">
          <w:rPr>
            <w:rFonts w:ascii="Times New Roman" w:hAnsi="Times New Roman" w:cs="Times New Roman"/>
            <w:sz w:val="24"/>
            <w:szCs w:val="24"/>
          </w:rPr>
          <w:t xml:space="preserve"> также падение</w:t>
        </w:r>
      </w:ins>
      <w:ins w:id="5404" w:author="Tima" w:date="2026-01-16T20:16:00Z">
        <w:r w:rsidR="00E319A1">
          <w:rPr>
            <w:rFonts w:ascii="Times New Roman" w:hAnsi="Times New Roman" w:cs="Times New Roman"/>
            <w:sz w:val="24"/>
            <w:szCs w:val="24"/>
          </w:rPr>
          <w:t xml:space="preserve"> </w:t>
        </w:r>
      </w:ins>
      <w:ins w:id="5405" w:author="Tima" w:date="2026-01-16T20:14:00Z">
        <w:r w:rsidR="00E319A1">
          <w:rPr>
            <w:rFonts w:ascii="Times New Roman" w:hAnsi="Times New Roman" w:cs="Times New Roman"/>
            <w:sz w:val="24"/>
            <w:szCs w:val="24"/>
          </w:rPr>
          <w:t>расходов людей</w:t>
        </w:r>
        <w:r w:rsidR="00E319A1" w:rsidRPr="00E319A1">
          <w:rPr>
            <w:rFonts w:ascii="Times New Roman" w:hAnsi="Times New Roman" w:cs="Times New Roman"/>
            <w:sz w:val="24"/>
            <w:szCs w:val="24"/>
          </w:rPr>
          <w:t xml:space="preserve"> на предметы роскоши</w:t>
        </w:r>
      </w:ins>
      <w:ins w:id="5406" w:author="Tima" w:date="2026-01-16T20:15:00Z">
        <w:r w:rsidR="00E319A1">
          <w:rPr>
            <w:rFonts w:ascii="Times New Roman" w:hAnsi="Times New Roman" w:cs="Times New Roman"/>
            <w:sz w:val="24"/>
            <w:szCs w:val="24"/>
          </w:rPr>
          <w:t xml:space="preserve"> (</w:t>
        </w:r>
        <w:r w:rsidR="00E319A1">
          <w:rPr>
            <w:rFonts w:ascii="Times New Roman" w:hAnsi="Times New Roman" w:cs="Times New Roman"/>
            <w:sz w:val="24"/>
            <w:szCs w:val="24"/>
          </w:rPr>
          <w:fldChar w:fldCharType="begin"/>
        </w:r>
        <w:r w:rsidR="00E319A1">
          <w:rPr>
            <w:rFonts w:ascii="Times New Roman" w:hAnsi="Times New Roman" w:cs="Times New Roman"/>
            <w:sz w:val="24"/>
            <w:szCs w:val="24"/>
          </w:rPr>
          <w:instrText xml:space="preserve"> HYPERLINK "</w:instrText>
        </w:r>
        <w:r w:rsidR="00E319A1" w:rsidRPr="00E319A1">
          <w:rPr>
            <w:rFonts w:ascii="Times New Roman" w:hAnsi="Times New Roman" w:cs="Times New Roman"/>
            <w:sz w:val="24"/>
            <w:szCs w:val="24"/>
          </w:rPr>
          <w:instrText>https://www.bloomberg.com/news/articles/2026-01-16/porsche-sales-slump-most-in-16-years-on-weak-china-model-gaps</w:instrText>
        </w:r>
        <w:r w:rsidR="00E319A1">
          <w:rPr>
            <w:rFonts w:ascii="Times New Roman" w:hAnsi="Times New Roman" w:cs="Times New Roman"/>
            <w:sz w:val="24"/>
            <w:szCs w:val="24"/>
          </w:rPr>
          <w:instrText xml:space="preserve">" </w:instrText>
        </w:r>
        <w:r w:rsidR="00E319A1">
          <w:rPr>
            <w:rFonts w:ascii="Times New Roman" w:hAnsi="Times New Roman" w:cs="Times New Roman"/>
            <w:sz w:val="24"/>
            <w:szCs w:val="24"/>
          </w:rPr>
          <w:fldChar w:fldCharType="separate"/>
        </w:r>
        <w:r w:rsidR="00E319A1" w:rsidRPr="00174A47">
          <w:rPr>
            <w:rStyle w:val="af6"/>
            <w:rFonts w:ascii="Times New Roman" w:hAnsi="Times New Roman" w:cs="Times New Roman"/>
            <w:sz w:val="24"/>
            <w:szCs w:val="24"/>
          </w:rPr>
          <w:t>https://www.bloomberg.com/news/articles/2026-01-16/porsche-sales-slump-most-in-16-years-on-weak-china-model-gaps</w:t>
        </w:r>
        <w:r w:rsidR="00E319A1">
          <w:rPr>
            <w:rFonts w:ascii="Times New Roman" w:hAnsi="Times New Roman" w:cs="Times New Roman"/>
            <w:sz w:val="24"/>
            <w:szCs w:val="24"/>
          </w:rPr>
          <w:fldChar w:fldCharType="end"/>
        </w:r>
        <w:r w:rsidR="00E319A1">
          <w:rPr>
            <w:rFonts w:ascii="Times New Roman" w:hAnsi="Times New Roman" w:cs="Times New Roman"/>
            <w:sz w:val="24"/>
            <w:szCs w:val="24"/>
          </w:rPr>
          <w:t xml:space="preserve"> )</w:t>
        </w:r>
      </w:ins>
      <w:ins w:id="5407" w:author="Tima" w:date="2026-01-16T20:14:00Z">
        <w:r w:rsidR="00E319A1" w:rsidRPr="00E319A1">
          <w:rPr>
            <w:rFonts w:ascii="Times New Roman" w:hAnsi="Times New Roman" w:cs="Times New Roman"/>
            <w:sz w:val="24"/>
            <w:szCs w:val="24"/>
          </w:rPr>
          <w:t>.</w:t>
        </w:r>
      </w:ins>
    </w:p>
    <w:p w14:paraId="0E5984E3" w14:textId="2F428803" w:rsidR="004A0C0F" w:rsidRDefault="00D239CF">
      <w:pPr>
        <w:spacing w:line="276" w:lineRule="auto"/>
        <w:ind w:firstLine="709"/>
        <w:jc w:val="both"/>
        <w:rPr>
          <w:ins w:id="5408" w:author="Tima" w:date="2026-01-16T20:45:00Z"/>
          <w:rFonts w:ascii="Times New Roman" w:hAnsi="Times New Roman" w:cs="Times New Roman"/>
          <w:sz w:val="24"/>
          <w:szCs w:val="24"/>
        </w:rPr>
        <w:pPrChange w:id="5409" w:author="Tima" w:date="2026-01-16T18:31:00Z">
          <w:pPr>
            <w:ind w:firstLine="709"/>
            <w:jc w:val="both"/>
          </w:pPr>
        </w:pPrChange>
      </w:pPr>
      <w:ins w:id="5410" w:author="Tima" w:date="2026-01-16T18:24:00Z">
        <w:r w:rsidRPr="00FA4881">
          <w:rPr>
            <w:rFonts w:ascii="Times New Roman" w:hAnsi="Times New Roman" w:cs="Times New Roman"/>
            <w:sz w:val="24"/>
            <w:szCs w:val="24"/>
          </w:rPr>
          <w:t>Опрос показал, что реальной целевой аудиторией являются люди более старшего возраста (</w:t>
        </w:r>
        <w:r w:rsidR="00EA47AF">
          <w:rPr>
            <w:rFonts w:ascii="Times New Roman" w:hAnsi="Times New Roman" w:cs="Times New Roman"/>
            <w:sz w:val="24"/>
            <w:szCs w:val="24"/>
          </w:rPr>
          <w:t>от 45</w:t>
        </w:r>
        <w:r w:rsidRPr="00E07331">
          <w:rPr>
            <w:rFonts w:ascii="Times New Roman" w:hAnsi="Times New Roman" w:cs="Times New Roman"/>
            <w:sz w:val="24"/>
            <w:szCs w:val="24"/>
          </w:rPr>
          <w:t>-ти лет)</w:t>
        </w:r>
      </w:ins>
      <w:ins w:id="5411" w:author="Tima" w:date="2026-01-16T20:43:00Z">
        <w:r w:rsidR="00EA47AF">
          <w:rPr>
            <w:rFonts w:ascii="Times New Roman" w:hAnsi="Times New Roman" w:cs="Times New Roman"/>
            <w:sz w:val="24"/>
            <w:szCs w:val="24"/>
          </w:rPr>
          <w:t xml:space="preserve"> – 55</w:t>
        </w:r>
      </w:ins>
      <w:ins w:id="5412" w:author="Tima" w:date="2026-01-16T20:44:00Z">
        <w:r w:rsidR="00EA47AF">
          <w:rPr>
            <w:rFonts w:ascii="Times New Roman" w:hAnsi="Times New Roman" w:cs="Times New Roman"/>
            <w:sz w:val="24"/>
            <w:szCs w:val="24"/>
          </w:rPr>
          <w:t>% опрошенных</w:t>
        </w:r>
      </w:ins>
      <w:ins w:id="5413" w:author="Tima" w:date="2026-01-16T18:24:00Z">
        <w:r w:rsidRPr="00FA4881">
          <w:rPr>
            <w:rFonts w:ascii="Times New Roman" w:hAnsi="Times New Roman" w:cs="Times New Roman"/>
            <w:sz w:val="24"/>
            <w:szCs w:val="24"/>
          </w:rPr>
          <w:t>. Скорее всего, в этом возрасте они получили хорошее рабочее место</w:t>
        </w:r>
      </w:ins>
      <w:ins w:id="5414" w:author="Tima" w:date="2026-01-16T18:28:00Z">
        <w:r w:rsidRPr="00FA4881">
          <w:rPr>
            <w:rFonts w:ascii="Times New Roman" w:hAnsi="Times New Roman" w:cs="Times New Roman"/>
            <w:sz w:val="24"/>
            <w:szCs w:val="24"/>
          </w:rPr>
          <w:t xml:space="preserve">, </w:t>
        </w:r>
      </w:ins>
      <w:ins w:id="5415" w:author="Tima" w:date="2026-01-16T18:29:00Z">
        <w:r w:rsidRPr="00FA4881">
          <w:rPr>
            <w:rFonts w:ascii="Times New Roman" w:hAnsi="Times New Roman" w:cs="Times New Roman"/>
            <w:sz w:val="24"/>
            <w:szCs w:val="24"/>
          </w:rPr>
          <w:t xml:space="preserve">соответствующую </w:t>
        </w:r>
      </w:ins>
      <w:ins w:id="5416" w:author="Tima" w:date="2026-01-16T18:28:00Z">
        <w:r w:rsidRPr="00E07331">
          <w:rPr>
            <w:rFonts w:ascii="Times New Roman" w:hAnsi="Times New Roman" w:cs="Times New Roman"/>
            <w:sz w:val="24"/>
            <w:szCs w:val="24"/>
          </w:rPr>
          <w:t>высокую заработную плату</w:t>
        </w:r>
      </w:ins>
      <w:ins w:id="5417" w:author="Tima" w:date="2026-01-16T18:24:00Z">
        <w:r w:rsidRPr="00E07331">
          <w:rPr>
            <w:rFonts w:ascii="Times New Roman" w:hAnsi="Times New Roman" w:cs="Times New Roman"/>
            <w:sz w:val="24"/>
            <w:szCs w:val="24"/>
          </w:rPr>
          <w:t xml:space="preserve"> и теперь ищут</w:t>
        </w:r>
      </w:ins>
      <w:ins w:id="5418" w:author="Tima" w:date="2026-01-16T18:25:00Z">
        <w:r w:rsidRPr="00342938">
          <w:rPr>
            <w:rFonts w:ascii="Times New Roman" w:hAnsi="Times New Roman" w:cs="Times New Roman"/>
            <w:sz w:val="24"/>
            <w:szCs w:val="24"/>
          </w:rPr>
          <w:t>, куда</w:t>
        </w:r>
      </w:ins>
      <w:ins w:id="5419" w:author="Tima" w:date="2026-01-16T18:29:00Z">
        <w:r w:rsidRPr="00342938">
          <w:rPr>
            <w:rFonts w:ascii="Times New Roman" w:hAnsi="Times New Roman" w:cs="Times New Roman"/>
            <w:sz w:val="24"/>
            <w:szCs w:val="24"/>
          </w:rPr>
          <w:t xml:space="preserve"> выгоднее</w:t>
        </w:r>
      </w:ins>
      <w:ins w:id="5420" w:author="Tima" w:date="2026-01-16T18:25:00Z">
        <w:r w:rsidRPr="00D239CF">
          <w:rPr>
            <w:rFonts w:ascii="Times New Roman" w:hAnsi="Times New Roman" w:cs="Times New Roman"/>
            <w:sz w:val="24"/>
            <w:szCs w:val="24"/>
            <w:rPrChange w:id="5421" w:author="Tima" w:date="2026-01-16T18:31:00Z">
              <w:rPr>
                <w:rFonts w:ascii="Times New Roman" w:hAnsi="Times New Roman" w:cs="Times New Roman"/>
                <w:sz w:val="24"/>
              </w:rPr>
            </w:rPrChange>
          </w:rPr>
          <w:t xml:space="preserve"> вложить деньги.</w:t>
        </w:r>
      </w:ins>
      <w:ins w:id="5422" w:author="Tima" w:date="2026-01-16T20:42:00Z">
        <w:r w:rsidR="00EA47AF">
          <w:rPr>
            <w:rFonts w:ascii="Times New Roman" w:hAnsi="Times New Roman" w:cs="Times New Roman"/>
            <w:sz w:val="24"/>
            <w:szCs w:val="24"/>
          </w:rPr>
          <w:t xml:space="preserve"> Также лояльность к проекту проявили респонденты возраста 21-25</w:t>
        </w:r>
      </w:ins>
      <w:ins w:id="5423" w:author="Tima" w:date="2026-01-16T20:43:00Z">
        <w:r w:rsidR="00EA47AF">
          <w:rPr>
            <w:rFonts w:ascii="Times New Roman" w:hAnsi="Times New Roman" w:cs="Times New Roman"/>
            <w:sz w:val="24"/>
            <w:szCs w:val="24"/>
          </w:rPr>
          <w:t xml:space="preserve"> </w:t>
        </w:r>
      </w:ins>
      <w:ins w:id="5424" w:author="Tima" w:date="2026-01-16T20:42:00Z">
        <w:r w:rsidR="00EA47AF">
          <w:rPr>
            <w:rFonts w:ascii="Times New Roman" w:hAnsi="Times New Roman" w:cs="Times New Roman"/>
            <w:sz w:val="24"/>
            <w:szCs w:val="24"/>
          </w:rPr>
          <w:t xml:space="preserve">лет </w:t>
        </w:r>
      </w:ins>
      <w:ins w:id="5425" w:author="Tima" w:date="2026-01-16T20:44:00Z">
        <w:r w:rsidR="00EA47AF">
          <w:rPr>
            <w:rFonts w:ascii="Times New Roman" w:hAnsi="Times New Roman" w:cs="Times New Roman"/>
            <w:sz w:val="24"/>
            <w:szCs w:val="24"/>
          </w:rPr>
          <w:t>–</w:t>
        </w:r>
      </w:ins>
      <w:ins w:id="5426" w:author="Tima" w:date="2026-01-16T20:42:00Z">
        <w:r w:rsidR="00EA47AF">
          <w:rPr>
            <w:rFonts w:ascii="Times New Roman" w:hAnsi="Times New Roman" w:cs="Times New Roman"/>
            <w:sz w:val="24"/>
            <w:szCs w:val="24"/>
          </w:rPr>
          <w:t xml:space="preserve"> 50 </w:t>
        </w:r>
      </w:ins>
      <w:ins w:id="5427" w:author="Tima" w:date="2026-01-16T20:44:00Z">
        <w:r w:rsidR="00EA47AF">
          <w:rPr>
            <w:rFonts w:ascii="Times New Roman" w:hAnsi="Times New Roman" w:cs="Times New Roman"/>
            <w:sz w:val="24"/>
            <w:szCs w:val="24"/>
          </w:rPr>
          <w:t>% опрошенных.</w:t>
        </w:r>
      </w:ins>
    </w:p>
    <w:p w14:paraId="2668A725" w14:textId="222EC721" w:rsidR="00EA47AF" w:rsidRPr="00FA4881" w:rsidRDefault="00EA47AF">
      <w:pPr>
        <w:spacing w:line="276" w:lineRule="auto"/>
        <w:ind w:firstLine="709"/>
        <w:jc w:val="both"/>
        <w:rPr>
          <w:ins w:id="5428" w:author="Tima" w:date="2026-01-16T18:29:00Z"/>
          <w:rFonts w:ascii="Times New Roman" w:hAnsi="Times New Roman" w:cs="Times New Roman"/>
          <w:sz w:val="24"/>
          <w:szCs w:val="24"/>
        </w:rPr>
        <w:pPrChange w:id="5429" w:author="Tima" w:date="2026-01-16T18:31:00Z">
          <w:pPr>
            <w:ind w:firstLine="709"/>
            <w:jc w:val="both"/>
          </w:pPr>
        </w:pPrChange>
      </w:pPr>
      <w:ins w:id="5430" w:author="Tima" w:date="2026-01-16T20:51:00Z">
        <w:r>
          <w:rPr>
            <w:rFonts w:ascii="Times New Roman" w:hAnsi="Times New Roman" w:cs="Times New Roman"/>
            <w:sz w:val="24"/>
            <w:szCs w:val="24"/>
          </w:rPr>
          <w:t>Возможно</w:t>
        </w:r>
      </w:ins>
      <w:ins w:id="5431" w:author="Tima" w:date="2026-01-16T20:47:00Z">
        <w:r>
          <w:rPr>
            <w:rFonts w:ascii="Times New Roman" w:hAnsi="Times New Roman" w:cs="Times New Roman"/>
            <w:sz w:val="24"/>
            <w:szCs w:val="24"/>
          </w:rPr>
          <w:t>, низкие показатели</w:t>
        </w:r>
      </w:ins>
      <w:ins w:id="5432" w:author="Tima" w:date="2026-01-16T20:51:00Z">
        <w:r>
          <w:rPr>
            <w:rFonts w:ascii="Times New Roman" w:hAnsi="Times New Roman" w:cs="Times New Roman"/>
            <w:sz w:val="24"/>
            <w:szCs w:val="24"/>
          </w:rPr>
          <w:t xml:space="preserve"> по группам респондентов «26-35 лет» и </w:t>
        </w:r>
      </w:ins>
      <w:ins w:id="5433" w:author="Tima" w:date="2026-01-16T20:52:00Z">
        <w:r>
          <w:rPr>
            <w:rFonts w:ascii="Times New Roman" w:hAnsi="Times New Roman" w:cs="Times New Roman"/>
            <w:sz w:val="24"/>
            <w:szCs w:val="24"/>
          </w:rPr>
          <w:t xml:space="preserve">«36-45 лет» связаны с образованием семьи, рождением детей, появлением дополнительных расходов и более высокой </w:t>
        </w:r>
        <w:proofErr w:type="spellStart"/>
        <w:r>
          <w:rPr>
            <w:rFonts w:ascii="Times New Roman" w:hAnsi="Times New Roman" w:cs="Times New Roman"/>
            <w:sz w:val="24"/>
            <w:szCs w:val="24"/>
          </w:rPr>
          <w:t>закредитованности</w:t>
        </w:r>
        <w:proofErr w:type="spellEnd"/>
        <w:r>
          <w:rPr>
            <w:rFonts w:ascii="Times New Roman" w:hAnsi="Times New Roman" w:cs="Times New Roman"/>
            <w:sz w:val="24"/>
            <w:szCs w:val="24"/>
          </w:rPr>
          <w:t>. Тем не менее их заинтересованность в предлагаемом проекте варьируется в пределах 35-38</w:t>
        </w:r>
      </w:ins>
      <w:ins w:id="5434" w:author="Tima" w:date="2026-01-16T20:53:00Z">
        <w:r>
          <w:rPr>
            <w:rFonts w:ascii="Times New Roman" w:hAnsi="Times New Roman" w:cs="Times New Roman"/>
            <w:sz w:val="24"/>
            <w:szCs w:val="24"/>
          </w:rPr>
          <w:t>%.</w:t>
        </w:r>
      </w:ins>
    </w:p>
    <w:p w14:paraId="7862D118" w14:textId="4B1D8504" w:rsidR="00D239CF" w:rsidRPr="00E07331" w:rsidRDefault="00D239CF">
      <w:pPr>
        <w:spacing w:line="276" w:lineRule="auto"/>
        <w:ind w:firstLine="709"/>
        <w:jc w:val="both"/>
        <w:rPr>
          <w:ins w:id="5435" w:author="Tima" w:date="2026-01-16T18:15:00Z"/>
          <w:rFonts w:ascii="Times New Roman" w:hAnsi="Times New Roman" w:cs="Times New Roman"/>
          <w:sz w:val="24"/>
          <w:szCs w:val="24"/>
        </w:rPr>
        <w:pPrChange w:id="5436" w:author="Tima" w:date="2026-01-16T18:31:00Z">
          <w:pPr>
            <w:ind w:firstLine="709"/>
            <w:jc w:val="both"/>
          </w:pPr>
        </w:pPrChange>
      </w:pPr>
      <w:ins w:id="5437" w:author="Tima" w:date="2026-01-16T18:30:00Z">
        <w:r w:rsidRPr="00FA4881">
          <w:rPr>
            <w:rFonts w:ascii="Times New Roman" w:hAnsi="Times New Roman" w:cs="Times New Roman"/>
            <w:sz w:val="24"/>
            <w:szCs w:val="24"/>
          </w:rPr>
          <w:t>Более подробный анализ анкет в индивидуальном порядке полностью подтвердил 3-ю гипотезу.</w:t>
        </w:r>
      </w:ins>
    </w:p>
    <w:p w14:paraId="419B2172" w14:textId="3EE615A4" w:rsidR="00E101DA" w:rsidRDefault="005F19AE">
      <w:pPr>
        <w:spacing w:line="276" w:lineRule="auto"/>
        <w:ind w:firstLine="709"/>
        <w:jc w:val="both"/>
        <w:rPr>
          <w:ins w:id="5438" w:author="Tima" w:date="2026-01-16T18:33:00Z"/>
          <w:rFonts w:ascii="Times New Roman" w:hAnsi="Times New Roman" w:cs="Times New Roman"/>
          <w:sz w:val="24"/>
          <w:szCs w:val="24"/>
        </w:rPr>
        <w:pPrChange w:id="5439" w:author="Tima" w:date="2026-01-16T18:31:00Z">
          <w:pPr>
            <w:ind w:firstLine="709"/>
            <w:jc w:val="both"/>
          </w:pPr>
        </w:pPrChange>
      </w:pPr>
      <w:ins w:id="5440" w:author="Tima" w:date="2026-01-16T14:15:00Z">
        <w:r w:rsidRPr="00342938">
          <w:rPr>
            <w:rFonts w:ascii="Times New Roman" w:hAnsi="Times New Roman" w:cs="Times New Roman"/>
            <w:sz w:val="24"/>
            <w:szCs w:val="24"/>
          </w:rPr>
          <w:t xml:space="preserve">Интересно, что на торжественный случай никто не покупал, что может говорить о более равномерном спросе на </w:t>
        </w:r>
      </w:ins>
      <w:ins w:id="5441" w:author="Tima" w:date="2026-01-16T14:16:00Z">
        <w:r w:rsidRPr="00D239CF">
          <w:rPr>
            <w:rFonts w:ascii="Times New Roman" w:hAnsi="Times New Roman" w:cs="Times New Roman"/>
            <w:sz w:val="24"/>
            <w:szCs w:val="24"/>
            <w:rPrChange w:id="5442" w:author="Tima" w:date="2026-01-16T18:31:00Z">
              <w:rPr>
                <w:rFonts w:ascii="Times New Roman" w:hAnsi="Times New Roman" w:cs="Times New Roman"/>
                <w:sz w:val="24"/>
                <w:lang w:val="en-US"/>
              </w:rPr>
            </w:rPrChange>
          </w:rPr>
          <w:t>NFT</w:t>
        </w:r>
      </w:ins>
      <w:ins w:id="5443" w:author="Tima" w:date="2026-01-16T18:31:00Z">
        <w:r w:rsidR="00D239CF">
          <w:rPr>
            <w:rFonts w:ascii="Times New Roman" w:hAnsi="Times New Roman" w:cs="Times New Roman"/>
            <w:sz w:val="24"/>
            <w:szCs w:val="24"/>
          </w:rPr>
          <w:t xml:space="preserve"> на длинном временном промежутке.</w:t>
        </w:r>
      </w:ins>
    </w:p>
    <w:p w14:paraId="60EB0E88" w14:textId="471B031D" w:rsidR="00592692" w:rsidRDefault="00592692" w:rsidP="00592692">
      <w:pPr>
        <w:spacing w:line="276" w:lineRule="auto"/>
        <w:ind w:firstLine="709"/>
        <w:jc w:val="both"/>
        <w:rPr>
          <w:ins w:id="5444" w:author="Tima" w:date="2026-01-16T18:34:00Z"/>
          <w:rFonts w:ascii="Times New Roman" w:hAnsi="Times New Roman" w:cs="Times New Roman"/>
          <w:sz w:val="24"/>
          <w:szCs w:val="24"/>
        </w:rPr>
      </w:pPr>
      <w:ins w:id="5445" w:author="Tima" w:date="2026-01-16T18:33:00Z">
        <w:r>
          <w:rPr>
            <w:rFonts w:ascii="Times New Roman" w:hAnsi="Times New Roman" w:cs="Times New Roman"/>
            <w:sz w:val="24"/>
            <w:szCs w:val="24"/>
          </w:rPr>
          <w:t>Уточнённые портрет</w:t>
        </w:r>
      </w:ins>
      <w:ins w:id="5446" w:author="Tima" w:date="2026-01-16T18:34:00Z">
        <w:r>
          <w:rPr>
            <w:rFonts w:ascii="Times New Roman" w:hAnsi="Times New Roman" w:cs="Times New Roman"/>
            <w:sz w:val="24"/>
            <w:szCs w:val="24"/>
          </w:rPr>
          <w:t>ы</w:t>
        </w:r>
      </w:ins>
      <w:ins w:id="5447" w:author="Tima" w:date="2026-01-16T18:33:00Z">
        <w:r>
          <w:rPr>
            <w:rFonts w:ascii="Times New Roman" w:hAnsi="Times New Roman" w:cs="Times New Roman"/>
            <w:sz w:val="24"/>
            <w:szCs w:val="24"/>
          </w:rPr>
          <w:t xml:space="preserve"> потребителей</w:t>
        </w:r>
      </w:ins>
      <w:ins w:id="5448" w:author="Tima" w:date="2026-01-16T18:34:00Z">
        <w:r w:rsidRPr="00592692">
          <w:rPr>
            <w:rFonts w:ascii="Times New Roman" w:hAnsi="Times New Roman" w:cs="Times New Roman"/>
            <w:sz w:val="24"/>
            <w:szCs w:val="24"/>
          </w:rPr>
          <w:t xml:space="preserve"> </w:t>
        </w:r>
        <w:r w:rsidRPr="00E26052">
          <w:rPr>
            <w:rFonts w:ascii="Times New Roman" w:hAnsi="Times New Roman" w:cs="Times New Roman"/>
            <w:sz w:val="24"/>
            <w:szCs w:val="24"/>
          </w:rPr>
          <w:t>по сегментам</w:t>
        </w:r>
        <w:r>
          <w:rPr>
            <w:rFonts w:ascii="Times New Roman" w:hAnsi="Times New Roman" w:cs="Times New Roman"/>
            <w:sz w:val="24"/>
            <w:szCs w:val="24"/>
          </w:rPr>
          <w:t xml:space="preserve"> представлены в таблице </w:t>
        </w:r>
      </w:ins>
      <w:ins w:id="5449" w:author="Tima" w:date="2026-01-16T18:38:00Z">
        <w:r>
          <w:rPr>
            <w:rFonts w:ascii="Times New Roman" w:hAnsi="Times New Roman" w:cs="Times New Roman"/>
            <w:sz w:val="24"/>
            <w:szCs w:val="24"/>
          </w:rPr>
          <w:t>8</w:t>
        </w:r>
      </w:ins>
      <w:ins w:id="5450" w:author="Tima" w:date="2026-01-16T18:34:00Z">
        <w:r>
          <w:rPr>
            <w:rFonts w:ascii="Times New Roman" w:hAnsi="Times New Roman" w:cs="Times New Roman"/>
            <w:sz w:val="24"/>
            <w:szCs w:val="24"/>
          </w:rPr>
          <w:t>.</w:t>
        </w:r>
      </w:ins>
    </w:p>
    <w:p w14:paraId="349965B4" w14:textId="6B93FD55" w:rsidR="00592692" w:rsidRPr="00356E26" w:rsidRDefault="00592692" w:rsidP="00592692">
      <w:pPr>
        <w:pStyle w:val="af0"/>
        <w:rPr>
          <w:ins w:id="5451" w:author="Tima" w:date="2026-01-16T18:34:00Z"/>
        </w:rPr>
      </w:pPr>
      <w:ins w:id="5452" w:author="Tima" w:date="2026-01-16T18:34:00Z">
        <w:r w:rsidRPr="00356E26">
          <w:lastRenderedPageBreak/>
          <w:t xml:space="preserve">Таблица </w:t>
        </w:r>
        <w:r>
          <w:t xml:space="preserve">8 – </w:t>
        </w:r>
      </w:ins>
      <w:ins w:id="5453" w:author="Tima" w:date="2026-01-16T18:38:00Z">
        <w:r>
          <w:t>Уточнённый п</w:t>
        </w:r>
      </w:ins>
      <w:ins w:id="5454" w:author="Tima" w:date="2026-01-16T18:34:00Z">
        <w:r w:rsidRPr="00356E26">
          <w:t>ортрет целевой аудитории</w:t>
        </w:r>
      </w:ins>
    </w:p>
    <w:tbl>
      <w:tblPr>
        <w:tblStyle w:val="a4"/>
        <w:tblW w:w="9351" w:type="dxa"/>
        <w:tblLook w:val="04A0" w:firstRow="1" w:lastRow="0" w:firstColumn="1" w:lastColumn="0" w:noHBand="0" w:noVBand="1"/>
      </w:tblPr>
      <w:tblGrid>
        <w:gridCol w:w="2075"/>
        <w:gridCol w:w="3590"/>
        <w:gridCol w:w="3686"/>
      </w:tblGrid>
      <w:tr w:rsidR="00592692" w:rsidRPr="00FF7AD6" w14:paraId="021B679D" w14:textId="77777777" w:rsidTr="00EE0FDE">
        <w:trPr>
          <w:ins w:id="5455" w:author="Tima" w:date="2026-01-16T18:34:00Z"/>
        </w:trPr>
        <w:tc>
          <w:tcPr>
            <w:tcW w:w="2075" w:type="dxa"/>
          </w:tcPr>
          <w:p w14:paraId="7BDF6C40" w14:textId="77777777" w:rsidR="00592692" w:rsidRPr="00FF7AD6" w:rsidRDefault="00592692" w:rsidP="00EE0FDE">
            <w:pPr>
              <w:spacing w:line="276" w:lineRule="auto"/>
              <w:jc w:val="center"/>
              <w:rPr>
                <w:ins w:id="5456" w:author="Tima" w:date="2026-01-16T18:34:00Z"/>
                <w:rFonts w:ascii="Times New Roman" w:hAnsi="Times New Roman" w:cs="Times New Roman"/>
                <w:sz w:val="24"/>
                <w:szCs w:val="24"/>
              </w:rPr>
            </w:pPr>
            <w:ins w:id="5457" w:author="Tima" w:date="2026-01-16T18:34:00Z">
              <w:r>
                <w:rPr>
                  <w:rFonts w:ascii="Times New Roman" w:hAnsi="Times New Roman" w:cs="Times New Roman"/>
                  <w:sz w:val="24"/>
                  <w:szCs w:val="24"/>
                </w:rPr>
                <w:t>Критерии</w:t>
              </w:r>
            </w:ins>
          </w:p>
        </w:tc>
        <w:tc>
          <w:tcPr>
            <w:tcW w:w="3590" w:type="dxa"/>
          </w:tcPr>
          <w:p w14:paraId="4548C67D" w14:textId="77777777" w:rsidR="00592692" w:rsidRPr="00FF7AD6" w:rsidRDefault="00592692" w:rsidP="00EE0FDE">
            <w:pPr>
              <w:spacing w:line="276" w:lineRule="auto"/>
              <w:jc w:val="center"/>
              <w:rPr>
                <w:ins w:id="5458" w:author="Tima" w:date="2026-01-16T18:34:00Z"/>
                <w:rFonts w:ascii="Times New Roman" w:hAnsi="Times New Roman" w:cs="Times New Roman"/>
                <w:sz w:val="24"/>
                <w:szCs w:val="24"/>
              </w:rPr>
            </w:pPr>
            <w:ins w:id="5459" w:author="Tima" w:date="2026-01-16T18:34:00Z">
              <w:r>
                <w:rPr>
                  <w:rFonts w:ascii="Times New Roman" w:hAnsi="Times New Roman" w:cs="Times New Roman"/>
                  <w:sz w:val="24"/>
                  <w:szCs w:val="24"/>
                </w:rPr>
                <w:t>Потребитель</w:t>
              </w:r>
              <w:r w:rsidRPr="00FF7AD6">
                <w:rPr>
                  <w:rFonts w:ascii="Times New Roman" w:hAnsi="Times New Roman" w:cs="Times New Roman"/>
                  <w:sz w:val="24"/>
                  <w:szCs w:val="24"/>
                </w:rPr>
                <w:t xml:space="preserve"> 1</w:t>
              </w:r>
            </w:ins>
          </w:p>
        </w:tc>
        <w:tc>
          <w:tcPr>
            <w:tcW w:w="3686" w:type="dxa"/>
          </w:tcPr>
          <w:p w14:paraId="13F39157" w14:textId="77777777" w:rsidR="00592692" w:rsidRPr="00FF7AD6" w:rsidRDefault="00592692" w:rsidP="00EE0FDE">
            <w:pPr>
              <w:spacing w:line="276" w:lineRule="auto"/>
              <w:jc w:val="center"/>
              <w:rPr>
                <w:ins w:id="5460" w:author="Tima" w:date="2026-01-16T18:34:00Z"/>
                <w:rFonts w:ascii="Times New Roman" w:hAnsi="Times New Roman" w:cs="Times New Roman"/>
                <w:sz w:val="24"/>
                <w:szCs w:val="24"/>
              </w:rPr>
            </w:pPr>
            <w:ins w:id="5461" w:author="Tima" w:date="2026-01-16T18:34:00Z">
              <w:r>
                <w:rPr>
                  <w:rFonts w:ascii="Times New Roman" w:hAnsi="Times New Roman" w:cs="Times New Roman"/>
                  <w:sz w:val="24"/>
                  <w:szCs w:val="24"/>
                </w:rPr>
                <w:t>Потребитель</w:t>
              </w:r>
              <w:r w:rsidRPr="00FF7AD6">
                <w:rPr>
                  <w:rFonts w:ascii="Times New Roman" w:hAnsi="Times New Roman" w:cs="Times New Roman"/>
                  <w:sz w:val="24"/>
                  <w:szCs w:val="24"/>
                </w:rPr>
                <w:t xml:space="preserve"> 2</w:t>
              </w:r>
            </w:ins>
          </w:p>
        </w:tc>
      </w:tr>
      <w:tr w:rsidR="00592692" w:rsidRPr="00FF7AD6" w14:paraId="4E3DF1D5" w14:textId="77777777" w:rsidTr="00EE0FDE">
        <w:trPr>
          <w:ins w:id="5462" w:author="Tima" w:date="2026-01-16T18:34:00Z"/>
        </w:trPr>
        <w:tc>
          <w:tcPr>
            <w:tcW w:w="2075" w:type="dxa"/>
          </w:tcPr>
          <w:p w14:paraId="70629D91" w14:textId="689F49E2" w:rsidR="00592692" w:rsidRPr="00FF7AD6" w:rsidRDefault="00592692" w:rsidP="00EE0FDE">
            <w:pPr>
              <w:spacing w:line="276" w:lineRule="auto"/>
              <w:jc w:val="both"/>
              <w:rPr>
                <w:ins w:id="5463" w:author="Tima" w:date="2026-01-16T18:34:00Z"/>
                <w:rFonts w:ascii="Times New Roman" w:hAnsi="Times New Roman" w:cs="Times New Roman"/>
                <w:sz w:val="24"/>
                <w:szCs w:val="24"/>
              </w:rPr>
            </w:pPr>
            <w:ins w:id="5464" w:author="Tima" w:date="2026-01-16T18:35:00Z">
              <w:r>
                <w:rPr>
                  <w:rFonts w:ascii="Times New Roman" w:hAnsi="Times New Roman" w:cs="Times New Roman"/>
                  <w:sz w:val="24"/>
                  <w:szCs w:val="24"/>
                </w:rPr>
                <w:t>Возраст</w:t>
              </w:r>
            </w:ins>
          </w:p>
        </w:tc>
        <w:tc>
          <w:tcPr>
            <w:tcW w:w="3590" w:type="dxa"/>
          </w:tcPr>
          <w:p w14:paraId="1243B1FA" w14:textId="6496733A" w:rsidR="00592692" w:rsidRPr="00FF7AD6" w:rsidRDefault="00EA47AF" w:rsidP="00EE0FDE">
            <w:pPr>
              <w:spacing w:line="276" w:lineRule="auto"/>
              <w:jc w:val="both"/>
              <w:rPr>
                <w:ins w:id="5465" w:author="Tima" w:date="2026-01-16T18:34:00Z"/>
                <w:rFonts w:ascii="Times New Roman" w:hAnsi="Times New Roman" w:cs="Times New Roman"/>
                <w:sz w:val="24"/>
                <w:szCs w:val="24"/>
              </w:rPr>
            </w:pPr>
            <w:ins w:id="5466" w:author="Tima" w:date="2026-01-16T18:36:00Z">
              <w:r>
                <w:rPr>
                  <w:rFonts w:ascii="Times New Roman" w:hAnsi="Times New Roman" w:cs="Times New Roman"/>
                  <w:sz w:val="24"/>
                  <w:szCs w:val="24"/>
                </w:rPr>
                <w:t>От</w:t>
              </w:r>
            </w:ins>
            <w:ins w:id="5467" w:author="Tima" w:date="2026-01-16T20:43:00Z">
              <w:r>
                <w:rPr>
                  <w:rFonts w:ascii="Times New Roman" w:hAnsi="Times New Roman" w:cs="Times New Roman"/>
                  <w:sz w:val="24"/>
                  <w:szCs w:val="24"/>
                </w:rPr>
                <w:t xml:space="preserve"> </w:t>
              </w:r>
            </w:ins>
            <w:ins w:id="5468" w:author="Tima" w:date="2026-01-16T18:36:00Z">
              <w:r w:rsidR="00592692">
                <w:rPr>
                  <w:rFonts w:ascii="Times New Roman" w:hAnsi="Times New Roman" w:cs="Times New Roman"/>
                  <w:sz w:val="24"/>
                  <w:szCs w:val="24"/>
                </w:rPr>
                <w:t>45</w:t>
              </w:r>
            </w:ins>
            <w:ins w:id="5469" w:author="Tima" w:date="2026-01-16T20:43:00Z">
              <w:r>
                <w:rPr>
                  <w:rFonts w:ascii="Times New Roman" w:hAnsi="Times New Roman" w:cs="Times New Roman"/>
                  <w:sz w:val="24"/>
                  <w:szCs w:val="24"/>
                </w:rPr>
                <w:t>-ти</w:t>
              </w:r>
            </w:ins>
            <w:ins w:id="5470" w:author="Tima" w:date="2026-01-16T18:36:00Z">
              <w:r w:rsidR="00592692">
                <w:rPr>
                  <w:rFonts w:ascii="Times New Roman" w:hAnsi="Times New Roman" w:cs="Times New Roman"/>
                  <w:sz w:val="24"/>
                  <w:szCs w:val="24"/>
                </w:rPr>
                <w:t xml:space="preserve"> лет</w:t>
              </w:r>
            </w:ins>
          </w:p>
        </w:tc>
        <w:tc>
          <w:tcPr>
            <w:tcW w:w="3686" w:type="dxa"/>
          </w:tcPr>
          <w:p w14:paraId="4A0F7666" w14:textId="192C8412" w:rsidR="00592692" w:rsidRPr="00FF7AD6" w:rsidRDefault="00EA47AF" w:rsidP="00EE0FDE">
            <w:pPr>
              <w:spacing w:line="276" w:lineRule="auto"/>
              <w:jc w:val="both"/>
              <w:rPr>
                <w:ins w:id="5471" w:author="Tima" w:date="2026-01-16T18:34:00Z"/>
                <w:rFonts w:ascii="Times New Roman" w:hAnsi="Times New Roman" w:cs="Times New Roman"/>
                <w:sz w:val="24"/>
                <w:szCs w:val="24"/>
              </w:rPr>
            </w:pPr>
            <w:ins w:id="5472" w:author="Tima" w:date="2026-01-16T18:37:00Z">
              <w:r>
                <w:rPr>
                  <w:rFonts w:ascii="Times New Roman" w:hAnsi="Times New Roman" w:cs="Times New Roman"/>
                  <w:sz w:val="24"/>
                  <w:szCs w:val="24"/>
                </w:rPr>
                <w:t>21-25</w:t>
              </w:r>
              <w:r w:rsidR="00592692">
                <w:rPr>
                  <w:rFonts w:ascii="Times New Roman" w:hAnsi="Times New Roman" w:cs="Times New Roman"/>
                  <w:sz w:val="24"/>
                  <w:szCs w:val="24"/>
                </w:rPr>
                <w:t xml:space="preserve"> лет</w:t>
              </w:r>
            </w:ins>
          </w:p>
        </w:tc>
      </w:tr>
      <w:tr w:rsidR="00592692" w:rsidRPr="00FF7AD6" w14:paraId="4626137D" w14:textId="77777777" w:rsidTr="00EE0FDE">
        <w:trPr>
          <w:ins w:id="5473" w:author="Tima" w:date="2026-01-16T18:34:00Z"/>
        </w:trPr>
        <w:tc>
          <w:tcPr>
            <w:tcW w:w="2075" w:type="dxa"/>
          </w:tcPr>
          <w:p w14:paraId="39735CDC" w14:textId="351C81A2" w:rsidR="00592692" w:rsidRDefault="00592692" w:rsidP="00EE0FDE">
            <w:pPr>
              <w:spacing w:line="276" w:lineRule="auto"/>
              <w:jc w:val="both"/>
              <w:rPr>
                <w:ins w:id="5474" w:author="Tima" w:date="2026-01-16T18:34:00Z"/>
                <w:rFonts w:ascii="Times New Roman" w:hAnsi="Times New Roman" w:cs="Times New Roman"/>
                <w:sz w:val="24"/>
                <w:szCs w:val="24"/>
              </w:rPr>
            </w:pPr>
            <w:ins w:id="5475" w:author="Tima" w:date="2026-01-16T18:35:00Z">
              <w:r>
                <w:rPr>
                  <w:rFonts w:ascii="Times New Roman" w:hAnsi="Times New Roman" w:cs="Times New Roman"/>
                  <w:sz w:val="24"/>
                  <w:szCs w:val="24"/>
                </w:rPr>
                <w:t>Род деятельности</w:t>
              </w:r>
            </w:ins>
          </w:p>
        </w:tc>
        <w:tc>
          <w:tcPr>
            <w:tcW w:w="3590" w:type="dxa"/>
          </w:tcPr>
          <w:p w14:paraId="19BE2DA7" w14:textId="567ED483" w:rsidR="00592692" w:rsidRPr="00FF7AD6" w:rsidRDefault="00592692" w:rsidP="00EE0FDE">
            <w:pPr>
              <w:spacing w:line="276" w:lineRule="auto"/>
              <w:jc w:val="both"/>
              <w:rPr>
                <w:ins w:id="5476" w:author="Tima" w:date="2026-01-16T18:34:00Z"/>
                <w:rFonts w:ascii="Times New Roman" w:hAnsi="Times New Roman" w:cs="Times New Roman"/>
                <w:sz w:val="24"/>
                <w:szCs w:val="24"/>
              </w:rPr>
            </w:pPr>
            <w:ins w:id="5477" w:author="Tima" w:date="2026-01-16T18:37:00Z">
              <w:r>
                <w:rPr>
                  <w:rFonts w:ascii="Times New Roman" w:hAnsi="Times New Roman" w:cs="Times New Roman"/>
                  <w:sz w:val="24"/>
                  <w:szCs w:val="24"/>
                </w:rPr>
                <w:t>Работник в сфере финансов или банкинга</w:t>
              </w:r>
            </w:ins>
          </w:p>
        </w:tc>
        <w:tc>
          <w:tcPr>
            <w:tcW w:w="3686" w:type="dxa"/>
          </w:tcPr>
          <w:p w14:paraId="2FEA2F51" w14:textId="103EF10A" w:rsidR="00592692" w:rsidRPr="00FF7AD6" w:rsidRDefault="00EA47AF" w:rsidP="00EE0FDE">
            <w:pPr>
              <w:spacing w:line="276" w:lineRule="auto"/>
              <w:jc w:val="both"/>
              <w:rPr>
                <w:ins w:id="5478" w:author="Tima" w:date="2026-01-16T18:34:00Z"/>
                <w:rFonts w:ascii="Times New Roman" w:hAnsi="Times New Roman" w:cs="Times New Roman"/>
                <w:sz w:val="24"/>
                <w:szCs w:val="24"/>
              </w:rPr>
            </w:pPr>
            <w:ins w:id="5479" w:author="Tima" w:date="2026-01-16T20:44:00Z">
              <w:r>
                <w:rPr>
                  <w:rFonts w:ascii="Times New Roman" w:hAnsi="Times New Roman" w:cs="Times New Roman"/>
                  <w:sz w:val="24"/>
                  <w:szCs w:val="24"/>
                </w:rPr>
                <w:t>С</w:t>
              </w:r>
            </w:ins>
            <w:ins w:id="5480" w:author="Tima" w:date="2026-01-16T18:37:00Z">
              <w:r w:rsidR="00592692">
                <w:rPr>
                  <w:rFonts w:ascii="Times New Roman" w:hAnsi="Times New Roman" w:cs="Times New Roman"/>
                  <w:sz w:val="24"/>
                  <w:szCs w:val="24"/>
                </w:rPr>
                <w:t>тудент</w:t>
              </w:r>
            </w:ins>
            <w:ins w:id="5481" w:author="Tima" w:date="2026-01-16T20:44:00Z">
              <w:r>
                <w:rPr>
                  <w:rFonts w:ascii="Times New Roman" w:hAnsi="Times New Roman" w:cs="Times New Roman"/>
                  <w:sz w:val="24"/>
                  <w:szCs w:val="24"/>
                </w:rPr>
                <w:t>, выпускник</w:t>
              </w:r>
            </w:ins>
          </w:p>
        </w:tc>
      </w:tr>
      <w:tr w:rsidR="00592692" w:rsidRPr="00FF7AD6" w14:paraId="5D771F15" w14:textId="77777777" w:rsidTr="00EE0FDE">
        <w:trPr>
          <w:ins w:id="5482" w:author="Tima" w:date="2026-01-16T18:34:00Z"/>
        </w:trPr>
        <w:tc>
          <w:tcPr>
            <w:tcW w:w="2075" w:type="dxa"/>
          </w:tcPr>
          <w:p w14:paraId="3DC66CD0" w14:textId="122B9C32" w:rsidR="00592692" w:rsidRPr="00E26052" w:rsidRDefault="00592692" w:rsidP="00EE0FDE">
            <w:pPr>
              <w:spacing w:line="276" w:lineRule="auto"/>
              <w:jc w:val="both"/>
              <w:rPr>
                <w:ins w:id="5483" w:author="Tima" w:date="2026-01-16T18:34:00Z"/>
                <w:rFonts w:ascii="Times New Roman" w:hAnsi="Times New Roman" w:cs="Times New Roman"/>
                <w:sz w:val="24"/>
                <w:szCs w:val="24"/>
              </w:rPr>
            </w:pPr>
            <w:ins w:id="5484" w:author="Tima" w:date="2026-01-16T18:36:00Z">
              <w:r>
                <w:rPr>
                  <w:rFonts w:ascii="Times New Roman" w:hAnsi="Times New Roman" w:cs="Times New Roman"/>
                  <w:sz w:val="24"/>
                  <w:szCs w:val="24"/>
                </w:rPr>
                <w:t>Наличие постоянного дохода</w:t>
              </w:r>
            </w:ins>
          </w:p>
        </w:tc>
        <w:tc>
          <w:tcPr>
            <w:tcW w:w="3590" w:type="dxa"/>
          </w:tcPr>
          <w:p w14:paraId="00494F91" w14:textId="7CFB35D1" w:rsidR="00592692" w:rsidRPr="00FF7AD6" w:rsidRDefault="00592692" w:rsidP="00EE0FDE">
            <w:pPr>
              <w:spacing w:line="276" w:lineRule="auto"/>
              <w:jc w:val="both"/>
              <w:rPr>
                <w:ins w:id="5485" w:author="Tima" w:date="2026-01-16T18:34:00Z"/>
                <w:rFonts w:ascii="Times New Roman" w:hAnsi="Times New Roman" w:cs="Times New Roman"/>
                <w:sz w:val="24"/>
                <w:szCs w:val="24"/>
              </w:rPr>
            </w:pPr>
            <w:ins w:id="5486" w:author="Tima" w:date="2026-01-16T18:37:00Z">
              <w:r>
                <w:rPr>
                  <w:rFonts w:ascii="Times New Roman" w:hAnsi="Times New Roman" w:cs="Times New Roman"/>
                  <w:sz w:val="24"/>
                  <w:szCs w:val="24"/>
                </w:rPr>
                <w:t>И</w:t>
              </w:r>
            </w:ins>
            <w:ins w:id="5487" w:author="Tima" w:date="2026-01-16T18:34:00Z">
              <w:r>
                <w:rPr>
                  <w:rFonts w:ascii="Times New Roman" w:hAnsi="Times New Roman" w:cs="Times New Roman"/>
                  <w:sz w:val="24"/>
                  <w:szCs w:val="24"/>
                </w:rPr>
                <w:t>меют стабильный высокий доход</w:t>
              </w:r>
            </w:ins>
          </w:p>
        </w:tc>
        <w:tc>
          <w:tcPr>
            <w:tcW w:w="3686" w:type="dxa"/>
          </w:tcPr>
          <w:p w14:paraId="177E25A6" w14:textId="2ADAB52D" w:rsidR="00592692" w:rsidRPr="00FF7AD6" w:rsidRDefault="00EA47AF" w:rsidP="00EE0FDE">
            <w:pPr>
              <w:spacing w:line="276" w:lineRule="auto"/>
              <w:jc w:val="both"/>
              <w:rPr>
                <w:ins w:id="5488" w:author="Tima" w:date="2026-01-16T18:34:00Z"/>
                <w:rFonts w:ascii="Times New Roman" w:hAnsi="Times New Roman" w:cs="Times New Roman"/>
                <w:sz w:val="24"/>
                <w:szCs w:val="24"/>
              </w:rPr>
            </w:pPr>
            <w:ins w:id="5489" w:author="Tima" w:date="2026-01-16T20:45:00Z">
              <w:r>
                <w:rPr>
                  <w:rFonts w:ascii="Times New Roman" w:hAnsi="Times New Roman" w:cs="Times New Roman"/>
                  <w:sz w:val="24"/>
                  <w:szCs w:val="24"/>
                </w:rPr>
                <w:t>П</w:t>
              </w:r>
            </w:ins>
            <w:ins w:id="5490" w:author="Tima" w:date="2026-01-16T18:34:00Z">
              <w:r w:rsidR="00592692">
                <w:rPr>
                  <w:rFonts w:ascii="Times New Roman" w:hAnsi="Times New Roman" w:cs="Times New Roman"/>
                  <w:sz w:val="24"/>
                  <w:szCs w:val="24"/>
                </w:rPr>
                <w:t>олучают стипендию</w:t>
              </w:r>
            </w:ins>
            <w:ins w:id="5491" w:author="Tima" w:date="2026-01-16T20:45:00Z">
              <w:r>
                <w:rPr>
                  <w:rFonts w:ascii="Times New Roman" w:hAnsi="Times New Roman" w:cs="Times New Roman"/>
                  <w:sz w:val="24"/>
                  <w:szCs w:val="24"/>
                </w:rPr>
                <w:t>, первая заработная плата</w:t>
              </w:r>
            </w:ins>
          </w:p>
        </w:tc>
      </w:tr>
      <w:tr w:rsidR="00592692" w:rsidRPr="00FF7AD6" w14:paraId="18EDA5DA" w14:textId="77777777" w:rsidTr="00EE0FDE">
        <w:trPr>
          <w:ins w:id="5492" w:author="Tima" w:date="2026-01-16T18:34:00Z"/>
        </w:trPr>
        <w:tc>
          <w:tcPr>
            <w:tcW w:w="2075" w:type="dxa"/>
          </w:tcPr>
          <w:p w14:paraId="3DF03F4D" w14:textId="787ADF84" w:rsidR="00592692" w:rsidRPr="00E26052" w:rsidRDefault="00592692" w:rsidP="00EE0FDE">
            <w:pPr>
              <w:spacing w:line="276" w:lineRule="auto"/>
              <w:jc w:val="both"/>
              <w:rPr>
                <w:ins w:id="5493" w:author="Tima" w:date="2026-01-16T18:34:00Z"/>
                <w:rFonts w:ascii="Times New Roman" w:hAnsi="Times New Roman" w:cs="Times New Roman"/>
                <w:sz w:val="24"/>
                <w:szCs w:val="24"/>
              </w:rPr>
            </w:pPr>
            <w:ins w:id="5494" w:author="Tima" w:date="2026-01-16T18:36:00Z">
              <w:r>
                <w:rPr>
                  <w:rFonts w:ascii="Times New Roman" w:hAnsi="Times New Roman" w:cs="Times New Roman"/>
                  <w:sz w:val="24"/>
                  <w:szCs w:val="24"/>
                </w:rPr>
                <w:t>Страна</w:t>
              </w:r>
            </w:ins>
          </w:p>
        </w:tc>
        <w:tc>
          <w:tcPr>
            <w:tcW w:w="3590" w:type="dxa"/>
          </w:tcPr>
          <w:p w14:paraId="44B954C0" w14:textId="03DF4AA6" w:rsidR="00592692" w:rsidRPr="00FF7AD6" w:rsidRDefault="00592692" w:rsidP="00EE0FDE">
            <w:pPr>
              <w:spacing w:line="276" w:lineRule="auto"/>
              <w:jc w:val="both"/>
              <w:rPr>
                <w:ins w:id="5495" w:author="Tima" w:date="2026-01-16T18:34:00Z"/>
                <w:rFonts w:ascii="Times New Roman" w:hAnsi="Times New Roman" w:cs="Times New Roman"/>
                <w:sz w:val="24"/>
                <w:szCs w:val="24"/>
              </w:rPr>
            </w:pPr>
            <w:ins w:id="5496" w:author="Tima" w:date="2026-01-16T18:38:00Z">
              <w:r>
                <w:rPr>
                  <w:rFonts w:ascii="Times New Roman" w:hAnsi="Times New Roman" w:cs="Times New Roman"/>
                  <w:sz w:val="24"/>
                  <w:szCs w:val="24"/>
                </w:rPr>
                <w:t>Россия</w:t>
              </w:r>
            </w:ins>
          </w:p>
        </w:tc>
        <w:tc>
          <w:tcPr>
            <w:tcW w:w="3686" w:type="dxa"/>
          </w:tcPr>
          <w:p w14:paraId="14F5132F" w14:textId="767B2230" w:rsidR="00592692" w:rsidRPr="00FF7AD6" w:rsidRDefault="00592692" w:rsidP="00EE0FDE">
            <w:pPr>
              <w:spacing w:line="276" w:lineRule="auto"/>
              <w:jc w:val="both"/>
              <w:rPr>
                <w:ins w:id="5497" w:author="Tima" w:date="2026-01-16T18:34:00Z"/>
                <w:rFonts w:ascii="Times New Roman" w:hAnsi="Times New Roman" w:cs="Times New Roman"/>
                <w:sz w:val="24"/>
                <w:szCs w:val="24"/>
              </w:rPr>
            </w:pPr>
            <w:ins w:id="5498" w:author="Tima" w:date="2026-01-16T18:38:00Z">
              <w:r>
                <w:rPr>
                  <w:rFonts w:ascii="Times New Roman" w:hAnsi="Times New Roman" w:cs="Times New Roman"/>
                  <w:sz w:val="24"/>
                  <w:szCs w:val="24"/>
                </w:rPr>
                <w:t>Россия</w:t>
              </w:r>
            </w:ins>
          </w:p>
        </w:tc>
      </w:tr>
    </w:tbl>
    <w:p w14:paraId="1BD8F804" w14:textId="0393E758" w:rsidR="00592692" w:rsidRPr="00FA4881" w:rsidRDefault="00592692">
      <w:pPr>
        <w:spacing w:line="276" w:lineRule="auto"/>
        <w:ind w:firstLine="709"/>
        <w:jc w:val="both"/>
        <w:rPr>
          <w:ins w:id="5499" w:author="Tima" w:date="2026-01-16T13:48:00Z"/>
          <w:rFonts w:ascii="Times New Roman" w:hAnsi="Times New Roman" w:cs="Times New Roman"/>
          <w:sz w:val="24"/>
          <w:szCs w:val="24"/>
        </w:rPr>
        <w:pPrChange w:id="5500" w:author="Tima" w:date="2026-01-16T18:38:00Z">
          <w:pPr>
            <w:ind w:firstLine="709"/>
            <w:jc w:val="both"/>
          </w:pPr>
        </w:pPrChange>
      </w:pPr>
      <w:ins w:id="5501" w:author="Tima" w:date="2026-01-16T18:34:00Z">
        <w:r w:rsidRPr="00FF7AD6">
          <w:rPr>
            <w:rFonts w:ascii="Times New Roman" w:hAnsi="Times New Roman" w:cs="Times New Roman"/>
            <w:sz w:val="24"/>
            <w:szCs w:val="24"/>
          </w:rPr>
          <w:t xml:space="preserve">Есть 3-ий </w:t>
        </w:r>
        <w:r>
          <w:rPr>
            <w:rFonts w:ascii="Times New Roman" w:hAnsi="Times New Roman" w:cs="Times New Roman"/>
            <w:sz w:val="24"/>
            <w:szCs w:val="24"/>
          </w:rPr>
          <w:t>потребитель</w:t>
        </w:r>
        <w:r w:rsidRPr="00FF7AD6">
          <w:rPr>
            <w:rFonts w:ascii="Times New Roman" w:hAnsi="Times New Roman" w:cs="Times New Roman"/>
            <w:sz w:val="24"/>
            <w:szCs w:val="24"/>
          </w:rPr>
          <w:t xml:space="preserve"> – кто хочет продать свой </w:t>
        </w:r>
        <w:r w:rsidRPr="00FF7AD6">
          <w:rPr>
            <w:rFonts w:ascii="Times New Roman" w:hAnsi="Times New Roman" w:cs="Times New Roman"/>
            <w:sz w:val="24"/>
            <w:szCs w:val="24"/>
            <w:lang w:val="en-US"/>
          </w:rPr>
          <w:t>NFT</w:t>
        </w:r>
        <w:r>
          <w:rPr>
            <w:rFonts w:ascii="Times New Roman" w:hAnsi="Times New Roman" w:cs="Times New Roman"/>
            <w:sz w:val="24"/>
            <w:szCs w:val="24"/>
          </w:rPr>
          <w:t>. Он похож на Потребителя</w:t>
        </w:r>
        <w:r w:rsidRPr="00FF7AD6">
          <w:rPr>
            <w:rFonts w:ascii="Times New Roman" w:hAnsi="Times New Roman" w:cs="Times New Roman"/>
            <w:sz w:val="24"/>
            <w:szCs w:val="24"/>
          </w:rPr>
          <w:t xml:space="preserve"> 1.</w:t>
        </w:r>
      </w:ins>
    </w:p>
    <w:p w14:paraId="21889287" w14:textId="3D4DFC96" w:rsidR="00E101DA" w:rsidRDefault="00E101DA">
      <w:pPr>
        <w:rPr>
          <w:ins w:id="5502" w:author="Tima" w:date="2026-01-16T14:28:00Z"/>
          <w:rFonts w:ascii="Times New Roman" w:hAnsi="Times New Roman" w:cs="Times New Roman"/>
          <w:sz w:val="24"/>
        </w:rPr>
        <w:pPrChange w:id="5503" w:author="Tima" w:date="2026-01-14T22:14:00Z">
          <w:pPr>
            <w:ind w:firstLine="709"/>
            <w:jc w:val="both"/>
          </w:pPr>
        </w:pPrChange>
      </w:pPr>
    </w:p>
    <w:p w14:paraId="4CE88AFA" w14:textId="7F1A5885" w:rsidR="00932799" w:rsidRPr="0005508F" w:rsidRDefault="006440E6">
      <w:pPr>
        <w:pStyle w:val="2"/>
        <w:numPr>
          <w:ilvl w:val="0"/>
          <w:numId w:val="45"/>
        </w:numPr>
        <w:rPr>
          <w:ins w:id="5504" w:author="Tima" w:date="2026-01-16T00:06:00Z"/>
          <w:rFonts w:ascii="Times New Roman" w:hAnsi="Times New Roman" w:cs="Times New Roman"/>
          <w:b/>
          <w:color w:val="000000" w:themeColor="text1"/>
          <w:sz w:val="28"/>
          <w:lang w:val="en-US"/>
          <w:rPrChange w:id="5505" w:author="Tima" w:date="2026-01-16T18:31:00Z">
            <w:rPr>
              <w:ins w:id="5506" w:author="Tima" w:date="2026-01-16T00:06:00Z"/>
            </w:rPr>
          </w:rPrChange>
        </w:rPr>
        <w:pPrChange w:id="5507" w:author="Tima" w:date="2026-01-14T22:14:00Z">
          <w:pPr>
            <w:ind w:firstLine="709"/>
            <w:jc w:val="both"/>
          </w:pPr>
        </w:pPrChange>
      </w:pPr>
      <w:bookmarkStart w:id="5508" w:name="_Toc219756802"/>
      <w:proofErr w:type="spellStart"/>
      <w:ins w:id="5509" w:author="Tima" w:date="2026-01-16T18:02:00Z">
        <w:r w:rsidRPr="006440E6">
          <w:rPr>
            <w:rFonts w:ascii="Times New Roman" w:hAnsi="Times New Roman" w:cs="Times New Roman"/>
            <w:b/>
            <w:color w:val="000000" w:themeColor="text1"/>
            <w:sz w:val="28"/>
            <w:lang w:val="en-US"/>
            <w:rPrChange w:id="5510" w:author="Tima" w:date="2026-01-16T18:02:00Z">
              <w:rPr>
                <w:b/>
                <w:bCs/>
              </w:rPr>
            </w:rPrChange>
          </w:rPr>
          <w:t>Разработка</w:t>
        </w:r>
        <w:proofErr w:type="spellEnd"/>
        <w:r w:rsidRPr="006440E6">
          <w:rPr>
            <w:rFonts w:ascii="Times New Roman" w:hAnsi="Times New Roman" w:cs="Times New Roman"/>
            <w:b/>
            <w:color w:val="000000" w:themeColor="text1"/>
            <w:sz w:val="28"/>
            <w:lang w:val="en-US"/>
            <w:rPrChange w:id="5511" w:author="Tima" w:date="2026-01-16T18:02:00Z">
              <w:rPr>
                <w:b/>
                <w:bCs/>
              </w:rPr>
            </w:rPrChange>
          </w:rPr>
          <w:t xml:space="preserve"> </w:t>
        </w:r>
        <w:proofErr w:type="spellStart"/>
        <w:r w:rsidRPr="006440E6">
          <w:rPr>
            <w:rFonts w:ascii="Times New Roman" w:hAnsi="Times New Roman" w:cs="Times New Roman"/>
            <w:b/>
            <w:color w:val="000000" w:themeColor="text1"/>
            <w:sz w:val="28"/>
            <w:lang w:val="en-US"/>
            <w:rPrChange w:id="5512" w:author="Tima" w:date="2026-01-16T18:02:00Z">
              <w:rPr>
                <w:b/>
                <w:bCs/>
              </w:rPr>
            </w:rPrChange>
          </w:rPr>
          <w:t>продуктовой</w:t>
        </w:r>
        <w:proofErr w:type="spellEnd"/>
        <w:r w:rsidRPr="006440E6">
          <w:rPr>
            <w:rFonts w:ascii="Times New Roman" w:hAnsi="Times New Roman" w:cs="Times New Roman"/>
            <w:b/>
            <w:color w:val="000000" w:themeColor="text1"/>
            <w:sz w:val="28"/>
            <w:lang w:val="en-US"/>
            <w:rPrChange w:id="5513" w:author="Tima" w:date="2026-01-16T18:02:00Z">
              <w:rPr>
                <w:b/>
                <w:bCs/>
              </w:rPr>
            </w:rPrChange>
          </w:rPr>
          <w:t xml:space="preserve"> </w:t>
        </w:r>
        <w:proofErr w:type="spellStart"/>
        <w:r w:rsidRPr="006440E6">
          <w:rPr>
            <w:rFonts w:ascii="Times New Roman" w:hAnsi="Times New Roman" w:cs="Times New Roman"/>
            <w:b/>
            <w:color w:val="000000" w:themeColor="text1"/>
            <w:sz w:val="28"/>
            <w:lang w:val="en-US"/>
            <w:rPrChange w:id="5514" w:author="Tima" w:date="2026-01-16T18:02:00Z">
              <w:rPr>
                <w:b/>
                <w:bCs/>
              </w:rPr>
            </w:rPrChange>
          </w:rPr>
          <w:t>стратегии</w:t>
        </w:r>
      </w:ins>
      <w:bookmarkEnd w:id="5508"/>
      <w:proofErr w:type="spellEnd"/>
    </w:p>
    <w:p w14:paraId="7C83CA9D" w14:textId="53D77F0D" w:rsidR="00607596" w:rsidRDefault="006440E6">
      <w:pPr>
        <w:pStyle w:val="3"/>
        <w:numPr>
          <w:ilvl w:val="0"/>
          <w:numId w:val="80"/>
        </w:numPr>
        <w:rPr>
          <w:ins w:id="5515" w:author="Tima" w:date="2026-01-16T18:51:00Z"/>
          <w:rFonts w:ascii="Times New Roman" w:hAnsi="Times New Roman" w:cs="Times New Roman"/>
          <w:b/>
          <w:color w:val="000000" w:themeColor="text1"/>
        </w:rPr>
        <w:pPrChange w:id="5516" w:author="Tima" w:date="2026-01-16T18:04:00Z">
          <w:pPr>
            <w:ind w:firstLine="709"/>
            <w:jc w:val="both"/>
          </w:pPr>
        </w:pPrChange>
      </w:pPr>
      <w:bookmarkStart w:id="5517" w:name="_Toc219756803"/>
      <w:ins w:id="5518" w:author="Tima" w:date="2026-01-16T18:03:00Z">
        <w:r w:rsidRPr="006440E6">
          <w:rPr>
            <w:rFonts w:ascii="Times New Roman" w:hAnsi="Times New Roman" w:cs="Times New Roman"/>
            <w:b/>
            <w:color w:val="000000" w:themeColor="text1"/>
            <w:rPrChange w:id="5519" w:author="Tima" w:date="2026-01-16T18:04:00Z">
              <w:rPr>
                <w:lang w:val="en-US"/>
              </w:rPr>
            </w:rPrChange>
          </w:rPr>
          <w:t>SWOT – анализ</w:t>
        </w:r>
      </w:ins>
      <w:bookmarkEnd w:id="5517"/>
    </w:p>
    <w:p w14:paraId="0D31E8D2" w14:textId="329A17ED" w:rsidR="0015643C" w:rsidRPr="00342938" w:rsidRDefault="0015643C">
      <w:pPr>
        <w:spacing w:line="276" w:lineRule="auto"/>
        <w:ind w:firstLine="709"/>
        <w:jc w:val="both"/>
        <w:rPr>
          <w:ins w:id="5520" w:author="Tima" w:date="2026-01-16T18:52:00Z"/>
          <w:rFonts w:ascii="Times New Roman" w:hAnsi="Times New Roman" w:cs="Times New Roman"/>
          <w:sz w:val="24"/>
          <w:szCs w:val="24"/>
        </w:rPr>
        <w:pPrChange w:id="5521" w:author="Tima" w:date="2026-01-16T18:55:00Z">
          <w:pPr>
            <w:ind w:firstLine="709"/>
            <w:jc w:val="both"/>
          </w:pPr>
        </w:pPrChange>
      </w:pPr>
      <w:ins w:id="5522" w:author="Tima" w:date="2026-01-16T18:51:00Z">
        <w:r w:rsidRPr="00FA4881">
          <w:rPr>
            <w:rFonts w:ascii="Times New Roman" w:hAnsi="Times New Roman" w:cs="Times New Roman"/>
            <w:sz w:val="24"/>
            <w:szCs w:val="24"/>
          </w:rPr>
          <w:t>Определи</w:t>
        </w:r>
      </w:ins>
      <w:ins w:id="5523" w:author="Tima" w:date="2026-01-16T18:52:00Z">
        <w:r w:rsidRPr="00FA4881">
          <w:rPr>
            <w:rFonts w:ascii="Times New Roman" w:hAnsi="Times New Roman" w:cs="Times New Roman"/>
            <w:sz w:val="24"/>
            <w:szCs w:val="24"/>
          </w:rPr>
          <w:t>м</w:t>
        </w:r>
      </w:ins>
      <w:ins w:id="5524" w:author="Tima" w:date="2026-01-16T18:51:00Z">
        <w:r w:rsidRPr="00FA4881">
          <w:rPr>
            <w:rFonts w:ascii="Times New Roman" w:hAnsi="Times New Roman" w:cs="Times New Roman"/>
            <w:sz w:val="24"/>
            <w:szCs w:val="24"/>
          </w:rPr>
          <w:t xml:space="preserve"> сильные и слабые стороны предлагаемого сервиса для оценки возможностей и угроз дальнейшего развития в</w:t>
        </w:r>
      </w:ins>
      <w:ins w:id="5525" w:author="Tima" w:date="2026-01-16T18:52:00Z">
        <w:r w:rsidRPr="00E07331">
          <w:rPr>
            <w:rFonts w:ascii="Times New Roman" w:hAnsi="Times New Roman" w:cs="Times New Roman"/>
            <w:sz w:val="24"/>
            <w:szCs w:val="24"/>
          </w:rPr>
          <w:t xml:space="preserve"> таблице 9.</w:t>
        </w:r>
      </w:ins>
    </w:p>
    <w:p w14:paraId="5C94BDE1" w14:textId="487326A3" w:rsidR="0015643C" w:rsidRPr="00FA4881" w:rsidRDefault="0015643C">
      <w:pPr>
        <w:pStyle w:val="af0"/>
        <w:rPr>
          <w:ins w:id="5526" w:author="Tima" w:date="2026-01-15T20:56:00Z"/>
        </w:rPr>
        <w:pPrChange w:id="5527" w:author="Tima" w:date="2026-01-16T18:52:00Z">
          <w:pPr>
            <w:ind w:firstLine="709"/>
            <w:jc w:val="both"/>
          </w:pPr>
        </w:pPrChange>
      </w:pPr>
      <w:ins w:id="5528" w:author="Tima" w:date="2026-01-16T18:52:00Z">
        <w:r w:rsidRPr="00356E26">
          <w:t xml:space="preserve">Таблица </w:t>
        </w:r>
        <w:r>
          <w:t xml:space="preserve">9 – </w:t>
        </w:r>
        <w:r>
          <w:rPr>
            <w:lang w:val="en-US"/>
          </w:rPr>
          <w:t>SWOT</w:t>
        </w:r>
        <w:r w:rsidRPr="0015643C">
          <w:rPr>
            <w:rPrChange w:id="5529" w:author="Tima" w:date="2026-01-16T18:53:00Z">
              <w:rPr>
                <w:lang w:val="en-US"/>
              </w:rPr>
            </w:rPrChange>
          </w:rPr>
          <w:t>-</w:t>
        </w:r>
      </w:ins>
      <w:ins w:id="5530" w:author="Tima" w:date="2026-01-16T18:53:00Z">
        <w:r>
          <w:t>анализ сервиса «Купи и накопи»</w:t>
        </w:r>
      </w:ins>
    </w:p>
    <w:tbl>
      <w:tblPr>
        <w:tblStyle w:val="a4"/>
        <w:tblW w:w="0" w:type="auto"/>
        <w:tblLook w:val="04A0" w:firstRow="1" w:lastRow="0" w:firstColumn="1" w:lastColumn="0" w:noHBand="0" w:noVBand="1"/>
      </w:tblPr>
      <w:tblGrid>
        <w:gridCol w:w="3115"/>
        <w:gridCol w:w="3115"/>
        <w:gridCol w:w="3115"/>
      </w:tblGrid>
      <w:tr w:rsidR="00592692" w14:paraId="4889569A" w14:textId="77777777" w:rsidTr="00592692">
        <w:trPr>
          <w:ins w:id="5531" w:author="Tima" w:date="2026-01-16T18:41:00Z"/>
        </w:trPr>
        <w:tc>
          <w:tcPr>
            <w:tcW w:w="3115" w:type="dxa"/>
          </w:tcPr>
          <w:p w14:paraId="319F6C93" w14:textId="77777777" w:rsidR="00592692" w:rsidRDefault="00592692">
            <w:pPr>
              <w:rPr>
                <w:ins w:id="5532" w:author="Tima" w:date="2026-01-16T18:41:00Z"/>
                <w:rFonts w:ascii="Times New Roman" w:hAnsi="Times New Roman" w:cs="Times New Roman"/>
                <w:sz w:val="24"/>
              </w:rPr>
            </w:pPr>
          </w:p>
        </w:tc>
        <w:tc>
          <w:tcPr>
            <w:tcW w:w="3115" w:type="dxa"/>
          </w:tcPr>
          <w:p w14:paraId="4C15032A" w14:textId="451364FF" w:rsidR="00592692" w:rsidRPr="0015643C" w:rsidRDefault="00592692">
            <w:pPr>
              <w:rPr>
                <w:ins w:id="5533" w:author="Tima" w:date="2026-01-16T18:41:00Z"/>
                <w:rFonts w:ascii="Times New Roman" w:hAnsi="Times New Roman" w:cs="Times New Roman"/>
                <w:b/>
                <w:sz w:val="24"/>
                <w:rPrChange w:id="5534" w:author="Tima" w:date="2026-01-16T18:50:00Z">
                  <w:rPr>
                    <w:ins w:id="5535" w:author="Tima" w:date="2026-01-16T18:41:00Z"/>
                    <w:rFonts w:ascii="Times New Roman" w:hAnsi="Times New Roman" w:cs="Times New Roman"/>
                    <w:sz w:val="24"/>
                  </w:rPr>
                </w:rPrChange>
              </w:rPr>
            </w:pPr>
            <w:ins w:id="5536" w:author="Tima" w:date="2026-01-16T18:41:00Z">
              <w:r w:rsidRPr="0015643C">
                <w:rPr>
                  <w:rFonts w:ascii="Times New Roman" w:hAnsi="Times New Roman" w:cs="Times New Roman"/>
                  <w:b/>
                  <w:sz w:val="24"/>
                  <w:rPrChange w:id="5537" w:author="Tima" w:date="2026-01-16T18:50:00Z">
                    <w:rPr>
                      <w:rFonts w:ascii="Times New Roman" w:hAnsi="Times New Roman" w:cs="Times New Roman"/>
                      <w:sz w:val="24"/>
                    </w:rPr>
                  </w:rPrChange>
                </w:rPr>
                <w:t>Положительные стороны</w:t>
              </w:r>
            </w:ins>
          </w:p>
        </w:tc>
        <w:tc>
          <w:tcPr>
            <w:tcW w:w="3115" w:type="dxa"/>
          </w:tcPr>
          <w:p w14:paraId="5D275233" w14:textId="14EFFCE0" w:rsidR="00592692" w:rsidRPr="0015643C" w:rsidRDefault="00592692">
            <w:pPr>
              <w:rPr>
                <w:ins w:id="5538" w:author="Tima" w:date="2026-01-16T18:41:00Z"/>
                <w:rFonts w:ascii="Times New Roman" w:hAnsi="Times New Roman" w:cs="Times New Roman"/>
                <w:b/>
                <w:sz w:val="24"/>
                <w:rPrChange w:id="5539" w:author="Tima" w:date="2026-01-16T18:50:00Z">
                  <w:rPr>
                    <w:ins w:id="5540" w:author="Tima" w:date="2026-01-16T18:41:00Z"/>
                    <w:rFonts w:ascii="Times New Roman" w:hAnsi="Times New Roman" w:cs="Times New Roman"/>
                    <w:sz w:val="24"/>
                  </w:rPr>
                </w:rPrChange>
              </w:rPr>
            </w:pPr>
            <w:ins w:id="5541" w:author="Tima" w:date="2026-01-16T18:41:00Z">
              <w:r w:rsidRPr="0015643C">
                <w:rPr>
                  <w:rFonts w:ascii="Times New Roman" w:hAnsi="Times New Roman" w:cs="Times New Roman"/>
                  <w:b/>
                  <w:sz w:val="24"/>
                  <w:rPrChange w:id="5542" w:author="Tima" w:date="2026-01-16T18:50:00Z">
                    <w:rPr>
                      <w:rFonts w:ascii="Times New Roman" w:hAnsi="Times New Roman" w:cs="Times New Roman"/>
                      <w:sz w:val="24"/>
                    </w:rPr>
                  </w:rPrChange>
                </w:rPr>
                <w:t>Отрицательные стороны</w:t>
              </w:r>
            </w:ins>
          </w:p>
        </w:tc>
      </w:tr>
      <w:tr w:rsidR="00592692" w14:paraId="0AA60D8E" w14:textId="77777777" w:rsidTr="00592692">
        <w:trPr>
          <w:ins w:id="5543" w:author="Tima" w:date="2026-01-16T18:41:00Z"/>
        </w:trPr>
        <w:tc>
          <w:tcPr>
            <w:tcW w:w="3115" w:type="dxa"/>
          </w:tcPr>
          <w:p w14:paraId="57CC373F" w14:textId="612F1AC8" w:rsidR="00592692" w:rsidRPr="0015643C" w:rsidRDefault="00592692">
            <w:pPr>
              <w:rPr>
                <w:ins w:id="5544" w:author="Tima" w:date="2026-01-16T18:41:00Z"/>
                <w:rFonts w:ascii="Times New Roman" w:hAnsi="Times New Roman" w:cs="Times New Roman"/>
                <w:b/>
                <w:sz w:val="24"/>
                <w:rPrChange w:id="5545" w:author="Tima" w:date="2026-01-16T18:50:00Z">
                  <w:rPr>
                    <w:ins w:id="5546" w:author="Tima" w:date="2026-01-16T18:41:00Z"/>
                    <w:rFonts w:ascii="Times New Roman" w:hAnsi="Times New Roman" w:cs="Times New Roman"/>
                    <w:sz w:val="24"/>
                  </w:rPr>
                </w:rPrChange>
              </w:rPr>
            </w:pPr>
            <w:ins w:id="5547" w:author="Tima" w:date="2026-01-16T18:42:00Z">
              <w:r w:rsidRPr="0015643C">
                <w:rPr>
                  <w:rFonts w:ascii="Times New Roman" w:hAnsi="Times New Roman" w:cs="Times New Roman"/>
                  <w:b/>
                  <w:sz w:val="24"/>
                  <w:rPrChange w:id="5548" w:author="Tima" w:date="2026-01-16T18:50:00Z">
                    <w:rPr>
                      <w:rFonts w:ascii="Times New Roman" w:hAnsi="Times New Roman" w:cs="Times New Roman"/>
                      <w:sz w:val="24"/>
                    </w:rPr>
                  </w:rPrChange>
                </w:rPr>
                <w:t>Внутренни</w:t>
              </w:r>
            </w:ins>
            <w:ins w:id="5549" w:author="Tima" w:date="2026-01-16T18:41:00Z">
              <w:r w:rsidRPr="0015643C">
                <w:rPr>
                  <w:rFonts w:ascii="Times New Roman" w:hAnsi="Times New Roman" w:cs="Times New Roman"/>
                  <w:b/>
                  <w:sz w:val="24"/>
                  <w:rPrChange w:id="5550" w:author="Tima" w:date="2026-01-16T18:50:00Z">
                    <w:rPr>
                      <w:rFonts w:ascii="Times New Roman" w:hAnsi="Times New Roman" w:cs="Times New Roman"/>
                      <w:sz w:val="24"/>
                    </w:rPr>
                  </w:rPrChange>
                </w:rPr>
                <w:t>е факторы</w:t>
              </w:r>
            </w:ins>
          </w:p>
        </w:tc>
        <w:tc>
          <w:tcPr>
            <w:tcW w:w="3115" w:type="dxa"/>
          </w:tcPr>
          <w:p w14:paraId="0726AC2A" w14:textId="7500EDFC" w:rsidR="00592692" w:rsidRPr="00592692" w:rsidRDefault="00592692">
            <w:pPr>
              <w:rPr>
                <w:ins w:id="5551" w:author="Tima" w:date="2026-01-16T18:43:00Z"/>
                <w:rFonts w:ascii="Times New Roman" w:hAnsi="Times New Roman" w:cs="Times New Roman"/>
                <w:b/>
                <w:sz w:val="24"/>
                <w:rPrChange w:id="5552" w:author="Tima" w:date="2026-01-16T18:43:00Z">
                  <w:rPr>
                    <w:ins w:id="5553" w:author="Tima" w:date="2026-01-16T18:43:00Z"/>
                    <w:rFonts w:ascii="Times New Roman" w:hAnsi="Times New Roman" w:cs="Times New Roman"/>
                    <w:sz w:val="24"/>
                  </w:rPr>
                </w:rPrChange>
              </w:rPr>
            </w:pPr>
            <w:ins w:id="5554" w:author="Tima" w:date="2026-01-16T18:43:00Z">
              <w:r w:rsidRPr="00592692">
                <w:rPr>
                  <w:rFonts w:ascii="Times New Roman" w:hAnsi="Times New Roman" w:cs="Times New Roman"/>
                  <w:b/>
                  <w:sz w:val="24"/>
                  <w:rPrChange w:id="5555" w:author="Tima" w:date="2026-01-16T18:43:00Z">
                    <w:rPr>
                      <w:rFonts w:ascii="Times New Roman" w:hAnsi="Times New Roman" w:cs="Times New Roman"/>
                      <w:sz w:val="24"/>
                    </w:rPr>
                  </w:rPrChange>
                </w:rPr>
                <w:t>Сильные стороны:</w:t>
              </w:r>
            </w:ins>
          </w:p>
          <w:p w14:paraId="7999B7DA" w14:textId="089E0656" w:rsidR="00592692" w:rsidRDefault="00592692">
            <w:pPr>
              <w:pStyle w:val="a3"/>
              <w:numPr>
                <w:ilvl w:val="0"/>
                <w:numId w:val="82"/>
              </w:numPr>
              <w:rPr>
                <w:ins w:id="5556" w:author="Tima" w:date="2026-01-16T18:44:00Z"/>
                <w:rFonts w:ascii="Times New Roman" w:hAnsi="Times New Roman" w:cs="Times New Roman"/>
                <w:sz w:val="24"/>
              </w:rPr>
              <w:pPrChange w:id="5557" w:author="Tima" w:date="2026-01-16T18:44:00Z">
                <w:pPr/>
              </w:pPrChange>
            </w:pPr>
            <w:ins w:id="5558" w:author="Tima" w:date="2026-01-16T18:42:00Z">
              <w:r w:rsidRPr="0015643C">
                <w:rPr>
                  <w:rFonts w:ascii="Times New Roman" w:hAnsi="Times New Roman" w:cs="Times New Roman"/>
                  <w:sz w:val="24"/>
                  <w:rPrChange w:id="5559" w:author="Tima" w:date="2026-01-16T18:44:00Z">
                    <w:rPr/>
                  </w:rPrChange>
                </w:rPr>
                <w:t>Возможность продавать и покупать</w:t>
              </w:r>
            </w:ins>
            <w:ins w:id="5560" w:author="Tima" w:date="2026-01-16T18:44:00Z">
              <w:r w:rsidR="0015643C">
                <w:rPr>
                  <w:rFonts w:ascii="Times New Roman" w:hAnsi="Times New Roman" w:cs="Times New Roman"/>
                  <w:sz w:val="24"/>
                </w:rPr>
                <w:t xml:space="preserve"> </w:t>
              </w:r>
              <w:r w:rsidR="0015643C">
                <w:rPr>
                  <w:rFonts w:ascii="Times New Roman" w:hAnsi="Times New Roman" w:cs="Times New Roman"/>
                  <w:sz w:val="24"/>
                  <w:lang w:val="en-US"/>
                </w:rPr>
                <w:t>NFT</w:t>
              </w:r>
              <w:r w:rsidR="0015643C" w:rsidRPr="0015643C">
                <w:rPr>
                  <w:rFonts w:ascii="Times New Roman" w:hAnsi="Times New Roman" w:cs="Times New Roman"/>
                  <w:sz w:val="24"/>
                  <w:rPrChange w:id="5561" w:author="Tima" w:date="2026-01-16T18:44:00Z">
                    <w:rPr>
                      <w:rFonts w:ascii="Times New Roman" w:hAnsi="Times New Roman" w:cs="Times New Roman"/>
                      <w:sz w:val="24"/>
                      <w:lang w:val="en-US"/>
                    </w:rPr>
                  </w:rPrChange>
                </w:rPr>
                <w:t xml:space="preserve"> </w:t>
              </w:r>
              <w:r w:rsidR="0015643C">
                <w:rPr>
                  <w:rFonts w:ascii="Times New Roman" w:hAnsi="Times New Roman" w:cs="Times New Roman"/>
                  <w:sz w:val="24"/>
                </w:rPr>
                <w:t>дозированно</w:t>
              </w:r>
            </w:ins>
          </w:p>
          <w:p w14:paraId="1B02B5E9" w14:textId="77777777" w:rsidR="0015643C" w:rsidRDefault="0015643C">
            <w:pPr>
              <w:pStyle w:val="a3"/>
              <w:numPr>
                <w:ilvl w:val="0"/>
                <w:numId w:val="82"/>
              </w:numPr>
              <w:rPr>
                <w:ins w:id="5562" w:author="Tima" w:date="2026-01-16T18:45:00Z"/>
                <w:rFonts w:ascii="Times New Roman" w:hAnsi="Times New Roman" w:cs="Times New Roman"/>
                <w:sz w:val="24"/>
              </w:rPr>
              <w:pPrChange w:id="5563" w:author="Tima" w:date="2026-01-16T18:44:00Z">
                <w:pPr/>
              </w:pPrChange>
            </w:pPr>
            <w:ins w:id="5564" w:author="Tima" w:date="2026-01-16T18:45:00Z">
              <w:r>
                <w:rPr>
                  <w:rFonts w:ascii="Times New Roman" w:hAnsi="Times New Roman" w:cs="Times New Roman"/>
                  <w:sz w:val="24"/>
                </w:rPr>
                <w:t>Наличие биржевого стакана</w:t>
              </w:r>
            </w:ins>
          </w:p>
          <w:p w14:paraId="50705BE7" w14:textId="17EF3B75" w:rsidR="0015643C" w:rsidRPr="0015643C" w:rsidRDefault="0015643C">
            <w:pPr>
              <w:pStyle w:val="a3"/>
              <w:numPr>
                <w:ilvl w:val="0"/>
                <w:numId w:val="82"/>
              </w:numPr>
              <w:rPr>
                <w:ins w:id="5565" w:author="Tima" w:date="2026-01-16T18:41:00Z"/>
                <w:rFonts w:ascii="Times New Roman" w:hAnsi="Times New Roman" w:cs="Times New Roman"/>
                <w:sz w:val="24"/>
                <w:rPrChange w:id="5566" w:author="Tima" w:date="2026-01-16T18:44:00Z">
                  <w:rPr>
                    <w:ins w:id="5567" w:author="Tima" w:date="2026-01-16T18:41:00Z"/>
                  </w:rPr>
                </w:rPrChange>
              </w:rPr>
              <w:pPrChange w:id="5568" w:author="Tima" w:date="2026-01-16T18:44:00Z">
                <w:pPr/>
              </w:pPrChange>
            </w:pPr>
            <w:ins w:id="5569" w:author="Tima" w:date="2026-01-16T18:45:00Z">
              <w:r>
                <w:rPr>
                  <w:rFonts w:ascii="Times New Roman" w:hAnsi="Times New Roman" w:cs="Times New Roman"/>
                  <w:sz w:val="24"/>
                </w:rPr>
                <w:t>Простота интерфейса</w:t>
              </w:r>
            </w:ins>
          </w:p>
        </w:tc>
        <w:tc>
          <w:tcPr>
            <w:tcW w:w="3115" w:type="dxa"/>
          </w:tcPr>
          <w:p w14:paraId="61944265" w14:textId="77777777" w:rsidR="00592692" w:rsidRDefault="0015643C">
            <w:pPr>
              <w:rPr>
                <w:ins w:id="5570" w:author="Tima" w:date="2026-01-16T18:43:00Z"/>
                <w:rFonts w:ascii="Times New Roman" w:hAnsi="Times New Roman" w:cs="Times New Roman"/>
                <w:b/>
                <w:sz w:val="24"/>
              </w:rPr>
            </w:pPr>
            <w:ins w:id="5571" w:author="Tima" w:date="2026-01-16T18:43:00Z">
              <w:r>
                <w:rPr>
                  <w:rFonts w:ascii="Times New Roman" w:hAnsi="Times New Roman" w:cs="Times New Roman"/>
                  <w:b/>
                  <w:sz w:val="24"/>
                </w:rPr>
                <w:t>Слабые стороны:</w:t>
              </w:r>
            </w:ins>
          </w:p>
          <w:p w14:paraId="67896F08" w14:textId="0F3E935E" w:rsidR="0015643C" w:rsidRDefault="0015643C">
            <w:pPr>
              <w:pStyle w:val="a3"/>
              <w:numPr>
                <w:ilvl w:val="0"/>
                <w:numId w:val="83"/>
              </w:numPr>
              <w:rPr>
                <w:ins w:id="5572" w:author="Tima" w:date="2026-01-16T18:46:00Z"/>
                <w:rFonts w:ascii="Times New Roman" w:hAnsi="Times New Roman" w:cs="Times New Roman"/>
                <w:sz w:val="24"/>
              </w:rPr>
              <w:pPrChange w:id="5573" w:author="Tima" w:date="2026-01-16T18:46:00Z">
                <w:pPr/>
              </w:pPrChange>
            </w:pPr>
            <w:ins w:id="5574" w:author="Tima" w:date="2026-01-16T18:46:00Z">
              <w:r>
                <w:rPr>
                  <w:rFonts w:ascii="Times New Roman" w:hAnsi="Times New Roman" w:cs="Times New Roman"/>
                  <w:sz w:val="24"/>
                </w:rPr>
                <w:t>Отсутствие узнаваемости (новый товар)</w:t>
              </w:r>
            </w:ins>
          </w:p>
          <w:p w14:paraId="01829BF7" w14:textId="7D7B671E" w:rsidR="0015643C" w:rsidRPr="00FA4881" w:rsidRDefault="0015643C">
            <w:pPr>
              <w:pStyle w:val="a3"/>
              <w:numPr>
                <w:ilvl w:val="0"/>
                <w:numId w:val="83"/>
              </w:numPr>
              <w:rPr>
                <w:ins w:id="5575" w:author="Tima" w:date="2026-01-16T18:41:00Z"/>
                <w:rFonts w:ascii="Times New Roman" w:hAnsi="Times New Roman" w:cs="Times New Roman"/>
                <w:sz w:val="24"/>
              </w:rPr>
              <w:pPrChange w:id="5576" w:author="Tima" w:date="2026-01-16T18:46:00Z">
                <w:pPr/>
              </w:pPrChange>
            </w:pPr>
            <w:ins w:id="5577" w:author="Tima" w:date="2026-01-16T18:48:00Z">
              <w:r>
                <w:rPr>
                  <w:rFonts w:ascii="Times New Roman" w:hAnsi="Times New Roman" w:cs="Times New Roman"/>
                  <w:sz w:val="24"/>
                </w:rPr>
                <w:t>Требуются инвесторы для реализации проекта</w:t>
              </w:r>
            </w:ins>
          </w:p>
        </w:tc>
      </w:tr>
      <w:tr w:rsidR="00592692" w14:paraId="2049A359" w14:textId="77777777" w:rsidTr="00592692">
        <w:trPr>
          <w:ins w:id="5578" w:author="Tima" w:date="2026-01-16T18:41:00Z"/>
        </w:trPr>
        <w:tc>
          <w:tcPr>
            <w:tcW w:w="3115" w:type="dxa"/>
          </w:tcPr>
          <w:p w14:paraId="1F62A441" w14:textId="7A27394D" w:rsidR="00592692" w:rsidRPr="0015643C" w:rsidRDefault="00592692">
            <w:pPr>
              <w:rPr>
                <w:ins w:id="5579" w:author="Tima" w:date="2026-01-16T18:41:00Z"/>
                <w:rFonts w:ascii="Times New Roman" w:hAnsi="Times New Roman" w:cs="Times New Roman"/>
                <w:b/>
                <w:sz w:val="24"/>
                <w:rPrChange w:id="5580" w:author="Tima" w:date="2026-01-16T18:50:00Z">
                  <w:rPr>
                    <w:ins w:id="5581" w:author="Tima" w:date="2026-01-16T18:41:00Z"/>
                    <w:rFonts w:ascii="Times New Roman" w:hAnsi="Times New Roman" w:cs="Times New Roman"/>
                    <w:sz w:val="24"/>
                  </w:rPr>
                </w:rPrChange>
              </w:rPr>
            </w:pPr>
            <w:ins w:id="5582" w:author="Tima" w:date="2026-01-16T18:42:00Z">
              <w:r w:rsidRPr="0015643C">
                <w:rPr>
                  <w:rFonts w:ascii="Times New Roman" w:hAnsi="Times New Roman" w:cs="Times New Roman"/>
                  <w:b/>
                  <w:sz w:val="24"/>
                  <w:rPrChange w:id="5583" w:author="Tima" w:date="2026-01-16T18:50:00Z">
                    <w:rPr>
                      <w:rFonts w:ascii="Times New Roman" w:hAnsi="Times New Roman" w:cs="Times New Roman"/>
                      <w:sz w:val="24"/>
                    </w:rPr>
                  </w:rPrChange>
                </w:rPr>
                <w:t>Внешн</w:t>
              </w:r>
            </w:ins>
            <w:ins w:id="5584" w:author="Tima" w:date="2026-01-16T18:41:00Z">
              <w:r w:rsidRPr="0015643C">
                <w:rPr>
                  <w:rFonts w:ascii="Times New Roman" w:hAnsi="Times New Roman" w:cs="Times New Roman"/>
                  <w:b/>
                  <w:sz w:val="24"/>
                  <w:rPrChange w:id="5585" w:author="Tima" w:date="2026-01-16T18:50:00Z">
                    <w:rPr>
                      <w:rFonts w:ascii="Times New Roman" w:hAnsi="Times New Roman" w:cs="Times New Roman"/>
                      <w:sz w:val="24"/>
                    </w:rPr>
                  </w:rPrChange>
                </w:rPr>
                <w:t>ие факторы</w:t>
              </w:r>
            </w:ins>
          </w:p>
        </w:tc>
        <w:tc>
          <w:tcPr>
            <w:tcW w:w="3115" w:type="dxa"/>
          </w:tcPr>
          <w:p w14:paraId="3898E518" w14:textId="77777777" w:rsidR="00592692" w:rsidRDefault="0015643C">
            <w:pPr>
              <w:rPr>
                <w:ins w:id="5586" w:author="Tima" w:date="2026-01-16T18:43:00Z"/>
                <w:rFonts w:ascii="Times New Roman" w:hAnsi="Times New Roman" w:cs="Times New Roman"/>
                <w:b/>
                <w:sz w:val="24"/>
              </w:rPr>
            </w:pPr>
            <w:ins w:id="5587" w:author="Tima" w:date="2026-01-16T18:43:00Z">
              <w:r>
                <w:rPr>
                  <w:rFonts w:ascii="Times New Roman" w:hAnsi="Times New Roman" w:cs="Times New Roman"/>
                  <w:b/>
                  <w:sz w:val="24"/>
                </w:rPr>
                <w:t>Возможности:</w:t>
              </w:r>
            </w:ins>
          </w:p>
          <w:p w14:paraId="26442247" w14:textId="4B761F2B" w:rsidR="0015643C" w:rsidRPr="00FA4881" w:rsidRDefault="0015643C">
            <w:pPr>
              <w:pStyle w:val="a3"/>
              <w:numPr>
                <w:ilvl w:val="0"/>
                <w:numId w:val="84"/>
              </w:numPr>
              <w:rPr>
                <w:ins w:id="5588" w:author="Tima" w:date="2026-01-16T18:41:00Z"/>
                <w:rFonts w:ascii="Times New Roman" w:hAnsi="Times New Roman" w:cs="Times New Roman"/>
                <w:sz w:val="24"/>
              </w:rPr>
              <w:pPrChange w:id="5589" w:author="Tima" w:date="2026-01-16T18:49:00Z">
                <w:pPr/>
              </w:pPrChange>
            </w:pPr>
            <w:ins w:id="5590" w:author="Tima" w:date="2026-01-16T18:48:00Z">
              <w:r>
                <w:rPr>
                  <w:rFonts w:ascii="Times New Roman" w:hAnsi="Times New Roman" w:cs="Times New Roman"/>
                  <w:sz w:val="24"/>
                </w:rPr>
                <w:t>Активно разви</w:t>
              </w:r>
            </w:ins>
            <w:ins w:id="5591" w:author="Tima" w:date="2026-01-16T18:49:00Z">
              <w:r>
                <w:rPr>
                  <w:rFonts w:ascii="Times New Roman" w:hAnsi="Times New Roman" w:cs="Times New Roman"/>
                  <w:sz w:val="24"/>
                </w:rPr>
                <w:t>вающийся</w:t>
              </w:r>
            </w:ins>
            <w:ins w:id="5592" w:author="Tima" w:date="2026-01-16T18:48:00Z">
              <w:r>
                <w:rPr>
                  <w:rFonts w:ascii="Times New Roman" w:hAnsi="Times New Roman" w:cs="Times New Roman"/>
                  <w:sz w:val="24"/>
                </w:rPr>
                <w:t xml:space="preserve"> рынок </w:t>
              </w:r>
              <w:r>
                <w:rPr>
                  <w:rFonts w:ascii="Times New Roman" w:hAnsi="Times New Roman" w:cs="Times New Roman"/>
                  <w:sz w:val="24"/>
                  <w:lang w:val="en-US"/>
                </w:rPr>
                <w:t>NFT</w:t>
              </w:r>
            </w:ins>
            <w:ins w:id="5593" w:author="Tima" w:date="2026-01-16T18:49:00Z">
              <w:r>
                <w:rPr>
                  <w:rFonts w:ascii="Times New Roman" w:hAnsi="Times New Roman" w:cs="Times New Roman"/>
                  <w:sz w:val="24"/>
                </w:rPr>
                <w:t xml:space="preserve"> и премиальных цифровых товаров</w:t>
              </w:r>
            </w:ins>
          </w:p>
        </w:tc>
        <w:tc>
          <w:tcPr>
            <w:tcW w:w="3115" w:type="dxa"/>
          </w:tcPr>
          <w:p w14:paraId="5B52A518" w14:textId="77777777" w:rsidR="00592692" w:rsidRDefault="0015643C">
            <w:pPr>
              <w:rPr>
                <w:ins w:id="5594" w:author="Tima" w:date="2026-01-16T18:44:00Z"/>
                <w:rFonts w:ascii="Times New Roman" w:hAnsi="Times New Roman" w:cs="Times New Roman"/>
                <w:b/>
                <w:sz w:val="24"/>
              </w:rPr>
            </w:pPr>
            <w:ins w:id="5595" w:author="Tima" w:date="2026-01-16T18:44:00Z">
              <w:r>
                <w:rPr>
                  <w:rFonts w:ascii="Times New Roman" w:hAnsi="Times New Roman" w:cs="Times New Roman"/>
                  <w:b/>
                  <w:sz w:val="24"/>
                </w:rPr>
                <w:t>Угрозы:</w:t>
              </w:r>
            </w:ins>
          </w:p>
          <w:p w14:paraId="0119A546" w14:textId="18CAE303" w:rsidR="0015643C" w:rsidRDefault="0015643C">
            <w:pPr>
              <w:pStyle w:val="a3"/>
              <w:numPr>
                <w:ilvl w:val="0"/>
                <w:numId w:val="84"/>
              </w:numPr>
              <w:rPr>
                <w:ins w:id="5596" w:author="Tima" w:date="2026-01-16T18:49:00Z"/>
                <w:rFonts w:ascii="Times New Roman" w:hAnsi="Times New Roman" w:cs="Times New Roman"/>
                <w:sz w:val="24"/>
              </w:rPr>
              <w:pPrChange w:id="5597" w:author="Tima" w:date="2026-01-16T18:49:00Z">
                <w:pPr/>
              </w:pPrChange>
            </w:pPr>
            <w:ins w:id="5598" w:author="Tima" w:date="2026-01-16T18:49:00Z">
              <w:r>
                <w:rPr>
                  <w:rFonts w:ascii="Times New Roman" w:hAnsi="Times New Roman" w:cs="Times New Roman"/>
                  <w:sz w:val="24"/>
                </w:rPr>
                <w:t>Недостаточное регулирование на законодательном уровне</w:t>
              </w:r>
            </w:ins>
          </w:p>
          <w:p w14:paraId="37065C96" w14:textId="77777777" w:rsidR="0015643C" w:rsidRDefault="0015643C">
            <w:pPr>
              <w:pStyle w:val="a3"/>
              <w:numPr>
                <w:ilvl w:val="0"/>
                <w:numId w:val="84"/>
              </w:numPr>
              <w:rPr>
                <w:ins w:id="5599" w:author="Tima" w:date="2026-01-16T20:17:00Z"/>
                <w:rFonts w:ascii="Times New Roman" w:hAnsi="Times New Roman" w:cs="Times New Roman"/>
                <w:sz w:val="24"/>
              </w:rPr>
              <w:pPrChange w:id="5600" w:author="Tima" w:date="2026-01-16T18:49:00Z">
                <w:pPr/>
              </w:pPrChange>
            </w:pPr>
            <w:ins w:id="5601" w:author="Tima" w:date="2026-01-16T18:50:00Z">
              <w:r>
                <w:rPr>
                  <w:rFonts w:ascii="Times New Roman" w:hAnsi="Times New Roman" w:cs="Times New Roman"/>
                  <w:sz w:val="24"/>
                </w:rPr>
                <w:t>Внезапное желание крупных игроков в реализации подобного сервиса</w:t>
              </w:r>
            </w:ins>
          </w:p>
          <w:p w14:paraId="1EE3B2A8" w14:textId="1293226F" w:rsidR="00E319A1" w:rsidRPr="00FA4881" w:rsidRDefault="00E319A1">
            <w:pPr>
              <w:pStyle w:val="a3"/>
              <w:numPr>
                <w:ilvl w:val="0"/>
                <w:numId w:val="84"/>
              </w:numPr>
              <w:rPr>
                <w:ins w:id="5602" w:author="Tima" w:date="2026-01-16T18:41:00Z"/>
                <w:rFonts w:ascii="Times New Roman" w:hAnsi="Times New Roman" w:cs="Times New Roman"/>
                <w:sz w:val="24"/>
              </w:rPr>
              <w:pPrChange w:id="5603" w:author="Tima" w:date="2026-01-16T18:49:00Z">
                <w:pPr/>
              </w:pPrChange>
            </w:pPr>
            <w:ins w:id="5604" w:author="Tima" w:date="2026-01-16T20:17:00Z">
              <w:r w:rsidRPr="00E319A1">
                <w:rPr>
                  <w:rFonts w:ascii="Times New Roman" w:hAnsi="Times New Roman" w:cs="Times New Roman"/>
                  <w:sz w:val="24"/>
                </w:rPr>
                <w:t>Низкая ин</w:t>
              </w:r>
              <w:r>
                <w:rPr>
                  <w:rFonts w:ascii="Times New Roman" w:hAnsi="Times New Roman" w:cs="Times New Roman"/>
                  <w:sz w:val="24"/>
                </w:rPr>
                <w:t xml:space="preserve">формированность населения об </w:t>
              </w:r>
              <w:r>
                <w:rPr>
                  <w:rFonts w:ascii="Times New Roman" w:hAnsi="Times New Roman" w:cs="Times New Roman"/>
                  <w:sz w:val="24"/>
                  <w:lang w:val="en-US"/>
                </w:rPr>
                <w:t>NFT</w:t>
              </w:r>
              <w:r w:rsidRPr="00E319A1">
                <w:rPr>
                  <w:rFonts w:ascii="Times New Roman" w:hAnsi="Times New Roman" w:cs="Times New Roman"/>
                  <w:sz w:val="24"/>
                </w:rPr>
                <w:t xml:space="preserve"> и сопутствующих NFT-продуктов</w:t>
              </w:r>
            </w:ins>
          </w:p>
        </w:tc>
      </w:tr>
    </w:tbl>
    <w:p w14:paraId="5476106B" w14:textId="0F02A31A" w:rsidR="006440E6" w:rsidRDefault="006440E6">
      <w:pPr>
        <w:rPr>
          <w:ins w:id="5605" w:author="Tima" w:date="2026-01-16T18:04:00Z"/>
          <w:rFonts w:ascii="Times New Roman" w:hAnsi="Times New Roman" w:cs="Times New Roman"/>
          <w:sz w:val="24"/>
        </w:rPr>
        <w:pPrChange w:id="5606" w:author="Tima" w:date="2026-01-14T22:14:00Z">
          <w:pPr>
            <w:ind w:firstLine="709"/>
            <w:jc w:val="both"/>
          </w:pPr>
        </w:pPrChange>
      </w:pPr>
    </w:p>
    <w:p w14:paraId="643263E0" w14:textId="5654AF6C" w:rsidR="006440E6" w:rsidRPr="006440E6" w:rsidRDefault="006440E6">
      <w:pPr>
        <w:pStyle w:val="3"/>
        <w:numPr>
          <w:ilvl w:val="0"/>
          <w:numId w:val="80"/>
        </w:numPr>
        <w:rPr>
          <w:ins w:id="5607" w:author="Tima" w:date="2026-01-16T18:04:00Z"/>
          <w:rFonts w:ascii="Times New Roman" w:hAnsi="Times New Roman" w:cs="Times New Roman"/>
          <w:b/>
          <w:color w:val="000000" w:themeColor="text1"/>
          <w:rPrChange w:id="5608" w:author="Tima" w:date="2026-01-16T18:05:00Z">
            <w:rPr>
              <w:ins w:id="5609" w:author="Tima" w:date="2026-01-16T18:04:00Z"/>
              <w:rFonts w:ascii="Times New Roman" w:hAnsi="Times New Roman" w:cs="Times New Roman"/>
              <w:sz w:val="24"/>
            </w:rPr>
          </w:rPrChange>
        </w:rPr>
        <w:pPrChange w:id="5610" w:author="Tima" w:date="2026-01-16T18:05:00Z">
          <w:pPr>
            <w:ind w:firstLine="709"/>
            <w:jc w:val="both"/>
          </w:pPr>
        </w:pPrChange>
      </w:pPr>
      <w:bookmarkStart w:id="5611" w:name="_Toc219756804"/>
      <w:ins w:id="5612" w:author="Tima" w:date="2026-01-16T18:04:00Z">
        <w:r w:rsidRPr="006440E6">
          <w:rPr>
            <w:rFonts w:ascii="Times New Roman" w:hAnsi="Times New Roman" w:cs="Times New Roman"/>
            <w:b/>
            <w:color w:val="000000" w:themeColor="text1"/>
            <w:rPrChange w:id="5613" w:author="Tima" w:date="2026-01-16T18:05:00Z">
              <w:rPr>
                <w:b/>
                <w:bCs/>
              </w:rPr>
            </w:rPrChange>
          </w:rPr>
          <w:t xml:space="preserve">Методика </w:t>
        </w:r>
        <w:r w:rsidRPr="006440E6">
          <w:rPr>
            <w:rFonts w:ascii="Times New Roman" w:hAnsi="Times New Roman" w:cs="Times New Roman"/>
            <w:b/>
            <w:color w:val="000000" w:themeColor="text1"/>
            <w:rPrChange w:id="5614" w:author="Tima" w:date="2026-01-16T18:05:00Z">
              <w:rPr>
                <w:b/>
                <w:bCs/>
                <w:lang w:val="en-US"/>
              </w:rPr>
            </w:rPrChange>
          </w:rPr>
          <w:t>STP</w:t>
        </w:r>
        <w:r w:rsidRPr="006440E6">
          <w:rPr>
            <w:rFonts w:ascii="Times New Roman" w:hAnsi="Times New Roman" w:cs="Times New Roman"/>
            <w:b/>
            <w:color w:val="000000" w:themeColor="text1"/>
            <w:rPrChange w:id="5615" w:author="Tima" w:date="2026-01-16T18:05:00Z">
              <w:rPr>
                <w:b/>
                <w:bCs/>
              </w:rPr>
            </w:rPrChange>
          </w:rPr>
          <w:t xml:space="preserve"> – сегментация</w:t>
        </w:r>
        <w:bookmarkEnd w:id="5611"/>
      </w:ins>
    </w:p>
    <w:p w14:paraId="7FB28D58" w14:textId="59B28F76" w:rsidR="006440E6" w:rsidRPr="00FA4881" w:rsidRDefault="00485941">
      <w:pPr>
        <w:spacing w:line="276" w:lineRule="auto"/>
        <w:ind w:firstLine="709"/>
        <w:jc w:val="both"/>
        <w:rPr>
          <w:ins w:id="5616" w:author="Tima" w:date="2026-01-16T18:04:00Z"/>
          <w:rFonts w:ascii="Times New Roman" w:hAnsi="Times New Roman" w:cs="Times New Roman"/>
          <w:sz w:val="24"/>
          <w:szCs w:val="24"/>
        </w:rPr>
        <w:pPrChange w:id="5617" w:author="Tima" w:date="2026-01-16T21:02:00Z">
          <w:pPr>
            <w:ind w:firstLine="709"/>
            <w:jc w:val="both"/>
          </w:pPr>
        </w:pPrChange>
      </w:pPr>
      <w:ins w:id="5618" w:author="Tima" w:date="2026-01-16T21:01:00Z">
        <w:r w:rsidRPr="00FA4881">
          <w:rPr>
            <w:rFonts w:ascii="Times New Roman" w:hAnsi="Times New Roman" w:cs="Times New Roman"/>
            <w:sz w:val="24"/>
            <w:szCs w:val="24"/>
          </w:rPr>
          <w:t>Рассчитаем привлекательность предлагаемого сервиса для каждого сегмента из таблицы 9</w:t>
        </w:r>
      </w:ins>
      <w:ins w:id="5619" w:author="Tima" w:date="2026-01-16T21:11:00Z">
        <w:r w:rsidR="00A5080D">
          <w:rPr>
            <w:rFonts w:ascii="Times New Roman" w:hAnsi="Times New Roman" w:cs="Times New Roman"/>
            <w:sz w:val="24"/>
            <w:szCs w:val="24"/>
          </w:rPr>
          <w:t xml:space="preserve"> (таблица 10)</w:t>
        </w:r>
      </w:ins>
      <w:ins w:id="5620" w:author="Tima" w:date="2026-01-16T21:02:00Z">
        <w:r w:rsidRPr="00FA4881">
          <w:rPr>
            <w:rFonts w:ascii="Times New Roman" w:hAnsi="Times New Roman" w:cs="Times New Roman"/>
            <w:sz w:val="24"/>
            <w:szCs w:val="24"/>
          </w:rPr>
          <w:t>:</w:t>
        </w:r>
      </w:ins>
    </w:p>
    <w:p w14:paraId="5036EAE7" w14:textId="64FC221A" w:rsidR="00E319A1" w:rsidRPr="00485941" w:rsidRDefault="00E319A1">
      <w:pPr>
        <w:pStyle w:val="af0"/>
        <w:rPr>
          <w:ins w:id="5621" w:author="Tima" w:date="2026-01-16T20:18:00Z"/>
          <w:rPrChange w:id="5622" w:author="Tima" w:date="2026-01-16T21:00:00Z">
            <w:rPr>
              <w:ins w:id="5623" w:author="Tima" w:date="2026-01-16T20:18:00Z"/>
              <w:rFonts w:ascii="Arial Narrow" w:hAnsi="Arial Narrow"/>
              <w:b/>
            </w:rPr>
          </w:rPrChange>
        </w:rPr>
        <w:pPrChange w:id="5624" w:author="Tima" w:date="2026-01-16T21:00:00Z">
          <w:pPr/>
        </w:pPrChange>
      </w:pPr>
      <w:bookmarkStart w:id="5625" w:name="_Ref148995898"/>
      <w:ins w:id="5626" w:author="Tima" w:date="2026-01-16T20:18:00Z">
        <w:r>
          <w:lastRenderedPageBreak/>
          <w:t xml:space="preserve">Таблица </w:t>
        </w:r>
      </w:ins>
      <w:bookmarkEnd w:id="5625"/>
      <w:ins w:id="5627" w:author="Tima" w:date="2026-01-16T21:00:00Z">
        <w:r w:rsidR="00485941">
          <w:t>10</w:t>
        </w:r>
      </w:ins>
      <w:ins w:id="5628" w:author="Tima" w:date="2026-01-16T20:18:00Z">
        <w:r>
          <w:t xml:space="preserve"> – Выводы по анализу потребителя</w:t>
        </w:r>
      </w:ins>
    </w:p>
    <w:tbl>
      <w:tblPr>
        <w:tblStyle w:val="a4"/>
        <w:tblW w:w="0" w:type="auto"/>
        <w:tblLook w:val="04A0" w:firstRow="1" w:lastRow="0" w:firstColumn="1" w:lastColumn="0" w:noHBand="0" w:noVBand="1"/>
        <w:tblPrChange w:id="5629" w:author="Tima" w:date="2026-01-16T20:27:00Z">
          <w:tblPr>
            <w:tblStyle w:val="a4"/>
            <w:tblW w:w="0" w:type="auto"/>
            <w:tblLook w:val="04A0" w:firstRow="1" w:lastRow="0" w:firstColumn="1" w:lastColumn="0" w:noHBand="0" w:noVBand="1"/>
          </w:tblPr>
        </w:tblPrChange>
      </w:tblPr>
      <w:tblGrid>
        <w:gridCol w:w="1469"/>
        <w:gridCol w:w="1175"/>
        <w:gridCol w:w="1305"/>
        <w:gridCol w:w="1412"/>
        <w:gridCol w:w="1584"/>
        <w:gridCol w:w="2400"/>
        <w:tblGridChange w:id="5630">
          <w:tblGrid>
            <w:gridCol w:w="1469"/>
            <w:gridCol w:w="1175"/>
            <w:gridCol w:w="1305"/>
            <w:gridCol w:w="1412"/>
            <w:gridCol w:w="1584"/>
            <w:gridCol w:w="2400"/>
          </w:tblGrid>
        </w:tblGridChange>
      </w:tblGrid>
      <w:tr w:rsidR="00F7366F" w14:paraId="3D9A2B96" w14:textId="77777777" w:rsidTr="00F7366F">
        <w:trPr>
          <w:ins w:id="5631" w:author="Tima" w:date="2026-01-16T20:18:00Z"/>
        </w:trPr>
        <w:tc>
          <w:tcPr>
            <w:tcW w:w="1469" w:type="dxa"/>
            <w:tcPrChange w:id="5632" w:author="Tima" w:date="2026-01-16T20:27:00Z">
              <w:tcPr>
                <w:tcW w:w="1557" w:type="dxa"/>
              </w:tcPr>
            </w:tcPrChange>
          </w:tcPr>
          <w:p w14:paraId="6D00F684" w14:textId="48502414" w:rsidR="00E319A1" w:rsidRPr="00F7366F" w:rsidRDefault="00F7366F">
            <w:pPr>
              <w:jc w:val="center"/>
              <w:rPr>
                <w:ins w:id="5633" w:author="Tima" w:date="2026-01-16T20:18:00Z"/>
                <w:rFonts w:ascii="Times New Roman" w:hAnsi="Times New Roman" w:cs="Times New Roman"/>
                <w:b/>
                <w:sz w:val="24"/>
                <w:rPrChange w:id="5634" w:author="Tima" w:date="2026-01-16T20:26:00Z">
                  <w:rPr>
                    <w:ins w:id="5635" w:author="Tima" w:date="2026-01-16T20:18:00Z"/>
                    <w:rFonts w:ascii="Times New Roman" w:hAnsi="Times New Roman" w:cs="Times New Roman"/>
                    <w:sz w:val="24"/>
                  </w:rPr>
                </w:rPrChange>
              </w:rPr>
              <w:pPrChange w:id="5636" w:author="Tima" w:date="2026-01-16T21:04:00Z">
                <w:pPr/>
              </w:pPrChange>
            </w:pPr>
            <w:ins w:id="5637" w:author="Tima" w:date="2026-01-16T20:26:00Z">
              <w:r w:rsidRPr="00F7366F">
                <w:rPr>
                  <w:rFonts w:ascii="Times New Roman" w:hAnsi="Times New Roman" w:cs="Times New Roman"/>
                  <w:b/>
                  <w:sz w:val="24"/>
                  <w:rPrChange w:id="5638" w:author="Tima" w:date="2026-01-16T20:26:00Z">
                    <w:rPr>
                      <w:rFonts w:ascii="Times New Roman" w:hAnsi="Times New Roman" w:cs="Times New Roman"/>
                      <w:sz w:val="24"/>
                    </w:rPr>
                  </w:rPrChange>
                </w:rPr>
                <w:t>Сегмент ЦА</w:t>
              </w:r>
            </w:ins>
          </w:p>
        </w:tc>
        <w:tc>
          <w:tcPr>
            <w:tcW w:w="1175" w:type="dxa"/>
            <w:tcPrChange w:id="5639" w:author="Tima" w:date="2026-01-16T20:27:00Z">
              <w:tcPr>
                <w:tcW w:w="1557" w:type="dxa"/>
              </w:tcPr>
            </w:tcPrChange>
          </w:tcPr>
          <w:p w14:paraId="58FE197E" w14:textId="6328B205" w:rsidR="00E319A1" w:rsidRDefault="00E319A1">
            <w:pPr>
              <w:jc w:val="center"/>
              <w:rPr>
                <w:ins w:id="5640" w:author="Tima" w:date="2026-01-16T20:18:00Z"/>
                <w:rFonts w:ascii="Times New Roman" w:hAnsi="Times New Roman" w:cs="Times New Roman"/>
                <w:sz w:val="24"/>
              </w:rPr>
              <w:pPrChange w:id="5641" w:author="Tima" w:date="2026-01-16T21:04:00Z">
                <w:pPr/>
              </w:pPrChange>
            </w:pPr>
            <w:ins w:id="5642" w:author="Tima" w:date="2026-01-16T20:25:00Z">
              <w:r>
                <w:rPr>
                  <w:rFonts w:ascii="Times New Roman" w:hAnsi="Times New Roman" w:cs="Times New Roman"/>
                  <w:sz w:val="24"/>
                </w:rPr>
                <w:t>Размер, %</w:t>
              </w:r>
            </w:ins>
          </w:p>
        </w:tc>
        <w:tc>
          <w:tcPr>
            <w:tcW w:w="1305" w:type="dxa"/>
            <w:tcPrChange w:id="5643" w:author="Tima" w:date="2026-01-16T20:27:00Z">
              <w:tcPr>
                <w:tcW w:w="1557" w:type="dxa"/>
              </w:tcPr>
            </w:tcPrChange>
          </w:tcPr>
          <w:p w14:paraId="2724D436" w14:textId="03F70FCE" w:rsidR="00E319A1" w:rsidRDefault="00E319A1">
            <w:pPr>
              <w:jc w:val="center"/>
              <w:rPr>
                <w:ins w:id="5644" w:author="Tima" w:date="2026-01-16T20:18:00Z"/>
                <w:rFonts w:ascii="Times New Roman" w:hAnsi="Times New Roman" w:cs="Times New Roman"/>
                <w:sz w:val="24"/>
              </w:rPr>
              <w:pPrChange w:id="5645" w:author="Tima" w:date="2026-01-16T21:04:00Z">
                <w:pPr/>
              </w:pPrChange>
            </w:pPr>
            <w:ins w:id="5646" w:author="Tima" w:date="2026-01-16T20:25:00Z">
              <w:r>
                <w:rPr>
                  <w:rFonts w:ascii="Times New Roman" w:hAnsi="Times New Roman" w:cs="Times New Roman"/>
                  <w:sz w:val="24"/>
                </w:rPr>
                <w:t>Сходство (от 1 до 10)</w:t>
              </w:r>
            </w:ins>
          </w:p>
        </w:tc>
        <w:tc>
          <w:tcPr>
            <w:tcW w:w="1412" w:type="dxa"/>
            <w:tcPrChange w:id="5647" w:author="Tima" w:date="2026-01-16T20:27:00Z">
              <w:tcPr>
                <w:tcW w:w="1558" w:type="dxa"/>
              </w:tcPr>
            </w:tcPrChange>
          </w:tcPr>
          <w:p w14:paraId="4AEDE280" w14:textId="59F58F4B" w:rsidR="00E319A1" w:rsidRDefault="00F7366F">
            <w:pPr>
              <w:jc w:val="center"/>
              <w:rPr>
                <w:ins w:id="5648" w:author="Tima" w:date="2026-01-16T20:18:00Z"/>
                <w:rFonts w:ascii="Times New Roman" w:hAnsi="Times New Roman" w:cs="Times New Roman"/>
                <w:sz w:val="24"/>
              </w:rPr>
              <w:pPrChange w:id="5649" w:author="Tima" w:date="2026-01-16T21:04:00Z">
                <w:pPr/>
              </w:pPrChange>
            </w:pPr>
            <w:ins w:id="5650" w:author="Tima" w:date="2026-01-16T20:25:00Z">
              <w:r>
                <w:rPr>
                  <w:rFonts w:ascii="Times New Roman" w:hAnsi="Times New Roman" w:cs="Times New Roman"/>
                  <w:sz w:val="24"/>
                </w:rPr>
                <w:t>Затраты на завоевание (от -10 до -1)</w:t>
              </w:r>
            </w:ins>
          </w:p>
        </w:tc>
        <w:tc>
          <w:tcPr>
            <w:tcW w:w="1584" w:type="dxa"/>
            <w:tcPrChange w:id="5651" w:author="Tima" w:date="2026-01-16T20:27:00Z">
              <w:tcPr>
                <w:tcW w:w="1558" w:type="dxa"/>
              </w:tcPr>
            </w:tcPrChange>
          </w:tcPr>
          <w:p w14:paraId="23171BE6" w14:textId="282CA2DB" w:rsidR="00E319A1" w:rsidRDefault="00F7366F">
            <w:pPr>
              <w:jc w:val="center"/>
              <w:rPr>
                <w:ins w:id="5652" w:author="Tima" w:date="2026-01-16T20:18:00Z"/>
                <w:rFonts w:ascii="Times New Roman" w:hAnsi="Times New Roman" w:cs="Times New Roman"/>
                <w:sz w:val="24"/>
              </w:rPr>
              <w:pPrChange w:id="5653" w:author="Tima" w:date="2026-01-16T21:04:00Z">
                <w:pPr/>
              </w:pPrChange>
            </w:pPr>
            <w:ins w:id="5654" w:author="Tima" w:date="2026-01-16T20:25:00Z">
              <w:r>
                <w:rPr>
                  <w:rFonts w:ascii="Times New Roman" w:hAnsi="Times New Roman" w:cs="Times New Roman"/>
                  <w:sz w:val="24"/>
                </w:rPr>
                <w:t xml:space="preserve">Конкуренция </w:t>
              </w:r>
            </w:ins>
            <w:ins w:id="5655" w:author="Tima" w:date="2026-01-16T20:26:00Z">
              <w:r>
                <w:rPr>
                  <w:rFonts w:ascii="Times New Roman" w:hAnsi="Times New Roman" w:cs="Times New Roman"/>
                  <w:sz w:val="24"/>
                </w:rPr>
                <w:t>(от -10 до -1)</w:t>
              </w:r>
            </w:ins>
          </w:p>
        </w:tc>
        <w:tc>
          <w:tcPr>
            <w:tcW w:w="2400" w:type="dxa"/>
            <w:tcPrChange w:id="5656" w:author="Tima" w:date="2026-01-16T20:27:00Z">
              <w:tcPr>
                <w:tcW w:w="1558" w:type="dxa"/>
              </w:tcPr>
            </w:tcPrChange>
          </w:tcPr>
          <w:p w14:paraId="48960066" w14:textId="2C791825" w:rsidR="00E319A1" w:rsidRPr="00F7366F" w:rsidRDefault="00F7366F">
            <w:pPr>
              <w:jc w:val="center"/>
              <w:rPr>
                <w:ins w:id="5657" w:author="Tima" w:date="2026-01-16T20:18:00Z"/>
                <w:rFonts w:ascii="Times New Roman" w:hAnsi="Times New Roman" w:cs="Times New Roman"/>
                <w:b/>
                <w:sz w:val="24"/>
                <w:rPrChange w:id="5658" w:author="Tima" w:date="2026-01-16T20:26:00Z">
                  <w:rPr>
                    <w:ins w:id="5659" w:author="Tima" w:date="2026-01-16T20:18:00Z"/>
                    <w:rFonts w:ascii="Times New Roman" w:hAnsi="Times New Roman" w:cs="Times New Roman"/>
                    <w:sz w:val="24"/>
                  </w:rPr>
                </w:rPrChange>
              </w:rPr>
              <w:pPrChange w:id="5660" w:author="Tima" w:date="2026-01-16T21:04:00Z">
                <w:pPr/>
              </w:pPrChange>
            </w:pPr>
            <w:ins w:id="5661" w:author="Tima" w:date="2026-01-16T20:26:00Z">
              <w:r>
                <w:rPr>
                  <w:rFonts w:ascii="Times New Roman" w:hAnsi="Times New Roman" w:cs="Times New Roman"/>
                  <w:b/>
                  <w:sz w:val="24"/>
                </w:rPr>
                <w:t>Привлекательность (</w:t>
              </w:r>
              <w:r w:rsidR="00485941">
                <w:rPr>
                  <w:rFonts w:ascii="Times New Roman" w:hAnsi="Times New Roman" w:cs="Times New Roman"/>
                  <w:b/>
                  <w:sz w:val="24"/>
                </w:rPr>
                <w:t>от -10 до 10</w:t>
              </w:r>
              <w:r>
                <w:rPr>
                  <w:rFonts w:ascii="Times New Roman" w:hAnsi="Times New Roman" w:cs="Times New Roman"/>
                  <w:b/>
                  <w:sz w:val="24"/>
                </w:rPr>
                <w:t>)</w:t>
              </w:r>
            </w:ins>
            <w:ins w:id="5662" w:author="Tima" w:date="2026-01-16T21:00:00Z">
              <w:r w:rsidR="00485941">
                <w:rPr>
                  <w:rFonts w:ascii="Times New Roman" w:hAnsi="Times New Roman" w:cs="Times New Roman"/>
                  <w:b/>
                  <w:sz w:val="24"/>
                </w:rPr>
                <w:t>**</w:t>
              </w:r>
            </w:ins>
          </w:p>
        </w:tc>
      </w:tr>
      <w:tr w:rsidR="00F7366F" w14:paraId="093A7A2A" w14:textId="77777777" w:rsidTr="00F7366F">
        <w:trPr>
          <w:ins w:id="5663" w:author="Tima" w:date="2026-01-16T20:18:00Z"/>
        </w:trPr>
        <w:tc>
          <w:tcPr>
            <w:tcW w:w="1469" w:type="dxa"/>
            <w:tcPrChange w:id="5664" w:author="Tima" w:date="2026-01-16T20:27:00Z">
              <w:tcPr>
                <w:tcW w:w="1557" w:type="dxa"/>
              </w:tcPr>
            </w:tcPrChange>
          </w:tcPr>
          <w:p w14:paraId="5E86EDDC" w14:textId="39C24AE2" w:rsidR="00E319A1" w:rsidRDefault="00485941">
            <w:pPr>
              <w:rPr>
                <w:ins w:id="5665" w:author="Tima" w:date="2026-01-16T20:18:00Z"/>
                <w:rFonts w:ascii="Times New Roman" w:hAnsi="Times New Roman" w:cs="Times New Roman"/>
                <w:sz w:val="24"/>
              </w:rPr>
            </w:pPr>
            <w:ins w:id="5666" w:author="Tima" w:date="2026-01-16T20:53:00Z">
              <w:r>
                <w:rPr>
                  <w:rFonts w:ascii="Times New Roman" w:hAnsi="Times New Roman" w:cs="Times New Roman"/>
                  <w:sz w:val="24"/>
                </w:rPr>
                <w:t>Студенты и выпускники (21-25 лет</w:t>
              </w:r>
            </w:ins>
            <w:ins w:id="5667" w:author="Tima" w:date="2026-01-16T20:54:00Z">
              <w:r>
                <w:rPr>
                  <w:rFonts w:ascii="Times New Roman" w:hAnsi="Times New Roman" w:cs="Times New Roman"/>
                  <w:sz w:val="24"/>
                </w:rPr>
                <w:t>)</w:t>
              </w:r>
            </w:ins>
          </w:p>
        </w:tc>
        <w:tc>
          <w:tcPr>
            <w:tcW w:w="1175" w:type="dxa"/>
            <w:tcPrChange w:id="5668" w:author="Tima" w:date="2026-01-16T20:27:00Z">
              <w:tcPr>
                <w:tcW w:w="1557" w:type="dxa"/>
              </w:tcPr>
            </w:tcPrChange>
          </w:tcPr>
          <w:p w14:paraId="795FFEFD" w14:textId="064B4E71" w:rsidR="00E319A1" w:rsidRDefault="00485941">
            <w:pPr>
              <w:rPr>
                <w:ins w:id="5669" w:author="Tima" w:date="2026-01-16T20:18:00Z"/>
                <w:rFonts w:ascii="Times New Roman" w:hAnsi="Times New Roman" w:cs="Times New Roman"/>
                <w:sz w:val="24"/>
              </w:rPr>
            </w:pPr>
            <w:ins w:id="5670" w:author="Tima" w:date="2026-01-16T20:27:00Z">
              <w:r>
                <w:rPr>
                  <w:rFonts w:ascii="Times New Roman" w:hAnsi="Times New Roman" w:cs="Times New Roman"/>
                  <w:sz w:val="24"/>
                </w:rPr>
                <w:t>16</w:t>
              </w:r>
              <w:r w:rsidR="00F7366F">
                <w:rPr>
                  <w:rFonts w:ascii="Times New Roman" w:hAnsi="Times New Roman" w:cs="Times New Roman"/>
                  <w:sz w:val="24"/>
                </w:rPr>
                <w:t>%</w:t>
              </w:r>
            </w:ins>
          </w:p>
        </w:tc>
        <w:tc>
          <w:tcPr>
            <w:tcW w:w="1305" w:type="dxa"/>
            <w:tcPrChange w:id="5671" w:author="Tima" w:date="2026-01-16T20:27:00Z">
              <w:tcPr>
                <w:tcW w:w="1557" w:type="dxa"/>
              </w:tcPr>
            </w:tcPrChange>
          </w:tcPr>
          <w:p w14:paraId="72C62997" w14:textId="3910C8C0" w:rsidR="00E319A1" w:rsidRDefault="00485941">
            <w:pPr>
              <w:rPr>
                <w:ins w:id="5672" w:author="Tima" w:date="2026-01-16T20:18:00Z"/>
                <w:rFonts w:ascii="Times New Roman" w:hAnsi="Times New Roman" w:cs="Times New Roman"/>
                <w:sz w:val="24"/>
              </w:rPr>
            </w:pPr>
            <w:ins w:id="5673" w:author="Tima" w:date="2026-01-16T20:28:00Z">
              <w:r>
                <w:rPr>
                  <w:rFonts w:ascii="Times New Roman" w:hAnsi="Times New Roman" w:cs="Times New Roman"/>
                  <w:sz w:val="24"/>
                </w:rPr>
                <w:t>5</w:t>
              </w:r>
            </w:ins>
          </w:p>
        </w:tc>
        <w:tc>
          <w:tcPr>
            <w:tcW w:w="1412" w:type="dxa"/>
            <w:tcPrChange w:id="5674" w:author="Tima" w:date="2026-01-16T20:27:00Z">
              <w:tcPr>
                <w:tcW w:w="1558" w:type="dxa"/>
              </w:tcPr>
            </w:tcPrChange>
          </w:tcPr>
          <w:p w14:paraId="37368576" w14:textId="5069E629" w:rsidR="00E319A1" w:rsidRDefault="00485941">
            <w:pPr>
              <w:rPr>
                <w:ins w:id="5675" w:author="Tima" w:date="2026-01-16T20:18:00Z"/>
                <w:rFonts w:ascii="Times New Roman" w:hAnsi="Times New Roman" w:cs="Times New Roman"/>
                <w:sz w:val="24"/>
              </w:rPr>
            </w:pPr>
            <w:ins w:id="5676" w:author="Tima" w:date="2026-01-16T20:55:00Z">
              <w:r>
                <w:rPr>
                  <w:rFonts w:ascii="Times New Roman" w:hAnsi="Times New Roman" w:cs="Times New Roman"/>
                  <w:sz w:val="24"/>
                </w:rPr>
                <w:t>-3</w:t>
              </w:r>
            </w:ins>
          </w:p>
        </w:tc>
        <w:tc>
          <w:tcPr>
            <w:tcW w:w="1584" w:type="dxa"/>
            <w:tcPrChange w:id="5677" w:author="Tima" w:date="2026-01-16T20:27:00Z">
              <w:tcPr>
                <w:tcW w:w="1558" w:type="dxa"/>
              </w:tcPr>
            </w:tcPrChange>
          </w:tcPr>
          <w:p w14:paraId="41AAC03B" w14:textId="06DC53BA" w:rsidR="00E319A1" w:rsidRDefault="00485941">
            <w:pPr>
              <w:rPr>
                <w:ins w:id="5678" w:author="Tima" w:date="2026-01-16T20:18:00Z"/>
                <w:rFonts w:ascii="Times New Roman" w:hAnsi="Times New Roman" w:cs="Times New Roman"/>
                <w:sz w:val="24"/>
              </w:rPr>
            </w:pPr>
            <w:ins w:id="5679" w:author="Tima" w:date="2026-01-16T20:56:00Z">
              <w:r>
                <w:rPr>
                  <w:rFonts w:ascii="Times New Roman" w:hAnsi="Times New Roman" w:cs="Times New Roman"/>
                  <w:sz w:val="24"/>
                </w:rPr>
                <w:t>-1</w:t>
              </w:r>
            </w:ins>
            <w:ins w:id="5680" w:author="Tima" w:date="2026-01-16T20:58:00Z">
              <w:r>
                <w:rPr>
                  <w:rFonts w:ascii="Times New Roman" w:hAnsi="Times New Roman" w:cs="Times New Roman"/>
                  <w:sz w:val="24"/>
                </w:rPr>
                <w:t>*</w:t>
              </w:r>
            </w:ins>
          </w:p>
        </w:tc>
        <w:tc>
          <w:tcPr>
            <w:tcW w:w="2400" w:type="dxa"/>
            <w:tcPrChange w:id="5681" w:author="Tima" w:date="2026-01-16T20:27:00Z">
              <w:tcPr>
                <w:tcW w:w="1558" w:type="dxa"/>
              </w:tcPr>
            </w:tcPrChange>
          </w:tcPr>
          <w:p w14:paraId="4E9D7265" w14:textId="2A486E30" w:rsidR="00E319A1" w:rsidRDefault="00485941">
            <w:pPr>
              <w:rPr>
                <w:ins w:id="5682" w:author="Tima" w:date="2026-01-16T20:18:00Z"/>
                <w:rFonts w:ascii="Times New Roman" w:hAnsi="Times New Roman" w:cs="Times New Roman"/>
                <w:sz w:val="24"/>
              </w:rPr>
            </w:pPr>
            <w:ins w:id="5683" w:author="Tima" w:date="2026-01-16T20:58:00Z">
              <w:r>
                <w:rPr>
                  <w:rFonts w:ascii="Times New Roman" w:hAnsi="Times New Roman" w:cs="Times New Roman"/>
                  <w:sz w:val="24"/>
                </w:rPr>
                <w:t>0,16</w:t>
              </w:r>
            </w:ins>
          </w:p>
        </w:tc>
      </w:tr>
      <w:tr w:rsidR="00F7366F" w14:paraId="7F698869" w14:textId="77777777" w:rsidTr="00F7366F">
        <w:trPr>
          <w:ins w:id="5684" w:author="Tima" w:date="2026-01-16T20:18:00Z"/>
        </w:trPr>
        <w:tc>
          <w:tcPr>
            <w:tcW w:w="1469" w:type="dxa"/>
            <w:tcPrChange w:id="5685" w:author="Tima" w:date="2026-01-16T20:27:00Z">
              <w:tcPr>
                <w:tcW w:w="1557" w:type="dxa"/>
              </w:tcPr>
            </w:tcPrChange>
          </w:tcPr>
          <w:p w14:paraId="236D5F32" w14:textId="2C475F66" w:rsidR="00E319A1" w:rsidRDefault="00F7366F">
            <w:pPr>
              <w:rPr>
                <w:ins w:id="5686" w:author="Tima" w:date="2026-01-16T20:18:00Z"/>
                <w:rFonts w:ascii="Times New Roman" w:hAnsi="Times New Roman" w:cs="Times New Roman"/>
                <w:sz w:val="24"/>
              </w:rPr>
            </w:pPr>
            <w:ins w:id="5687" w:author="Tima" w:date="2026-01-16T20:27:00Z">
              <w:r>
                <w:rPr>
                  <w:rFonts w:ascii="Times New Roman" w:hAnsi="Times New Roman" w:cs="Times New Roman"/>
                  <w:sz w:val="24"/>
                </w:rPr>
                <w:t>Люди среднего возраста (</w:t>
              </w:r>
              <w:r w:rsidR="00485941">
                <w:rPr>
                  <w:rFonts w:ascii="Times New Roman" w:hAnsi="Times New Roman" w:cs="Times New Roman"/>
                  <w:sz w:val="24"/>
                </w:rPr>
                <w:t xml:space="preserve">от </w:t>
              </w:r>
              <w:r>
                <w:rPr>
                  <w:rFonts w:ascii="Times New Roman" w:hAnsi="Times New Roman" w:cs="Times New Roman"/>
                  <w:sz w:val="24"/>
                </w:rPr>
                <w:t>45</w:t>
              </w:r>
            </w:ins>
            <w:ins w:id="5688" w:author="Tima" w:date="2026-01-16T20:54:00Z">
              <w:r w:rsidR="00485941">
                <w:rPr>
                  <w:rFonts w:ascii="Times New Roman" w:hAnsi="Times New Roman" w:cs="Times New Roman"/>
                  <w:sz w:val="24"/>
                </w:rPr>
                <w:t>-ти</w:t>
              </w:r>
            </w:ins>
            <w:ins w:id="5689" w:author="Tima" w:date="2026-01-16T20:27:00Z">
              <w:r>
                <w:rPr>
                  <w:rFonts w:ascii="Times New Roman" w:hAnsi="Times New Roman" w:cs="Times New Roman"/>
                  <w:sz w:val="24"/>
                </w:rPr>
                <w:t xml:space="preserve"> лет)</w:t>
              </w:r>
            </w:ins>
          </w:p>
        </w:tc>
        <w:tc>
          <w:tcPr>
            <w:tcW w:w="1175" w:type="dxa"/>
            <w:tcPrChange w:id="5690" w:author="Tima" w:date="2026-01-16T20:27:00Z">
              <w:tcPr>
                <w:tcW w:w="1557" w:type="dxa"/>
              </w:tcPr>
            </w:tcPrChange>
          </w:tcPr>
          <w:p w14:paraId="35E9D502" w14:textId="5E198C36" w:rsidR="00E319A1" w:rsidRDefault="00485941">
            <w:pPr>
              <w:rPr>
                <w:ins w:id="5691" w:author="Tima" w:date="2026-01-16T20:18:00Z"/>
                <w:rFonts w:ascii="Times New Roman" w:hAnsi="Times New Roman" w:cs="Times New Roman"/>
                <w:sz w:val="24"/>
              </w:rPr>
            </w:pPr>
            <w:ins w:id="5692" w:author="Tima" w:date="2026-01-16T20:28:00Z">
              <w:r>
                <w:rPr>
                  <w:rFonts w:ascii="Times New Roman" w:hAnsi="Times New Roman" w:cs="Times New Roman"/>
                  <w:sz w:val="24"/>
                </w:rPr>
                <w:t>22</w:t>
              </w:r>
              <w:r w:rsidR="00F7366F">
                <w:rPr>
                  <w:rFonts w:ascii="Times New Roman" w:hAnsi="Times New Roman" w:cs="Times New Roman"/>
                  <w:sz w:val="24"/>
                </w:rPr>
                <w:t>%</w:t>
              </w:r>
            </w:ins>
          </w:p>
        </w:tc>
        <w:tc>
          <w:tcPr>
            <w:tcW w:w="1305" w:type="dxa"/>
            <w:tcPrChange w:id="5693" w:author="Tima" w:date="2026-01-16T20:27:00Z">
              <w:tcPr>
                <w:tcW w:w="1557" w:type="dxa"/>
              </w:tcPr>
            </w:tcPrChange>
          </w:tcPr>
          <w:p w14:paraId="669D9161" w14:textId="159F94AB" w:rsidR="00E319A1" w:rsidRDefault="00485941">
            <w:pPr>
              <w:rPr>
                <w:ins w:id="5694" w:author="Tima" w:date="2026-01-16T20:18:00Z"/>
                <w:rFonts w:ascii="Times New Roman" w:hAnsi="Times New Roman" w:cs="Times New Roman"/>
                <w:sz w:val="24"/>
              </w:rPr>
            </w:pPr>
            <w:ins w:id="5695" w:author="Tima" w:date="2026-01-16T20:54:00Z">
              <w:r>
                <w:rPr>
                  <w:rFonts w:ascii="Times New Roman" w:hAnsi="Times New Roman" w:cs="Times New Roman"/>
                  <w:sz w:val="24"/>
                </w:rPr>
                <w:t>6</w:t>
              </w:r>
            </w:ins>
          </w:p>
        </w:tc>
        <w:tc>
          <w:tcPr>
            <w:tcW w:w="1412" w:type="dxa"/>
            <w:tcPrChange w:id="5696" w:author="Tima" w:date="2026-01-16T20:27:00Z">
              <w:tcPr>
                <w:tcW w:w="1558" w:type="dxa"/>
              </w:tcPr>
            </w:tcPrChange>
          </w:tcPr>
          <w:p w14:paraId="45DF2668" w14:textId="3DC543F4" w:rsidR="00E319A1" w:rsidRDefault="00485941">
            <w:pPr>
              <w:rPr>
                <w:ins w:id="5697" w:author="Tima" w:date="2026-01-16T20:18:00Z"/>
                <w:rFonts w:ascii="Times New Roman" w:hAnsi="Times New Roman" w:cs="Times New Roman"/>
                <w:sz w:val="24"/>
              </w:rPr>
            </w:pPr>
            <w:ins w:id="5698" w:author="Tima" w:date="2026-01-16T20:55:00Z">
              <w:r>
                <w:rPr>
                  <w:rFonts w:ascii="Times New Roman" w:hAnsi="Times New Roman" w:cs="Times New Roman"/>
                  <w:sz w:val="24"/>
                </w:rPr>
                <w:t>-1</w:t>
              </w:r>
            </w:ins>
          </w:p>
        </w:tc>
        <w:tc>
          <w:tcPr>
            <w:tcW w:w="1584" w:type="dxa"/>
            <w:tcPrChange w:id="5699" w:author="Tima" w:date="2026-01-16T20:27:00Z">
              <w:tcPr>
                <w:tcW w:w="1558" w:type="dxa"/>
              </w:tcPr>
            </w:tcPrChange>
          </w:tcPr>
          <w:p w14:paraId="1CD13A67" w14:textId="56FCE537" w:rsidR="00E319A1" w:rsidRDefault="00485941">
            <w:pPr>
              <w:rPr>
                <w:ins w:id="5700" w:author="Tima" w:date="2026-01-16T20:18:00Z"/>
                <w:rFonts w:ascii="Times New Roman" w:hAnsi="Times New Roman" w:cs="Times New Roman"/>
                <w:sz w:val="24"/>
              </w:rPr>
            </w:pPr>
            <w:ins w:id="5701" w:author="Tima" w:date="2026-01-16T20:56:00Z">
              <w:r>
                <w:rPr>
                  <w:rFonts w:ascii="Times New Roman" w:hAnsi="Times New Roman" w:cs="Times New Roman"/>
                  <w:sz w:val="24"/>
                </w:rPr>
                <w:t>-1</w:t>
              </w:r>
            </w:ins>
            <w:ins w:id="5702" w:author="Tima" w:date="2026-01-16T20:58:00Z">
              <w:r>
                <w:rPr>
                  <w:rFonts w:ascii="Times New Roman" w:hAnsi="Times New Roman" w:cs="Times New Roman"/>
                  <w:sz w:val="24"/>
                </w:rPr>
                <w:t>*</w:t>
              </w:r>
            </w:ins>
          </w:p>
        </w:tc>
        <w:tc>
          <w:tcPr>
            <w:tcW w:w="2400" w:type="dxa"/>
            <w:tcPrChange w:id="5703" w:author="Tima" w:date="2026-01-16T20:27:00Z">
              <w:tcPr>
                <w:tcW w:w="1558" w:type="dxa"/>
              </w:tcPr>
            </w:tcPrChange>
          </w:tcPr>
          <w:p w14:paraId="21BA33FF" w14:textId="0CFBEC31" w:rsidR="00E319A1" w:rsidRDefault="00485941">
            <w:pPr>
              <w:rPr>
                <w:ins w:id="5704" w:author="Tima" w:date="2026-01-16T20:18:00Z"/>
                <w:rFonts w:ascii="Times New Roman" w:hAnsi="Times New Roman" w:cs="Times New Roman"/>
                <w:sz w:val="24"/>
              </w:rPr>
            </w:pPr>
            <w:ins w:id="5705" w:author="Tima" w:date="2026-01-16T20:58:00Z">
              <w:r>
                <w:rPr>
                  <w:rFonts w:ascii="Times New Roman" w:hAnsi="Times New Roman" w:cs="Times New Roman"/>
                  <w:sz w:val="24"/>
                </w:rPr>
                <w:t>0,88</w:t>
              </w:r>
            </w:ins>
          </w:p>
        </w:tc>
      </w:tr>
    </w:tbl>
    <w:p w14:paraId="12FAA4F3" w14:textId="579DAF11" w:rsidR="00485941" w:rsidRDefault="00485941" w:rsidP="00485941">
      <w:pPr>
        <w:spacing w:line="276" w:lineRule="auto"/>
        <w:ind w:firstLine="709"/>
        <w:jc w:val="both"/>
        <w:rPr>
          <w:ins w:id="5706" w:author="Tima" w:date="2026-01-16T21:00:00Z"/>
          <w:rFonts w:ascii="Times New Roman" w:hAnsi="Times New Roman" w:cs="Times New Roman"/>
          <w:sz w:val="24"/>
          <w:szCs w:val="24"/>
        </w:rPr>
      </w:pPr>
      <w:ins w:id="5707" w:author="Tima" w:date="2026-01-16T21:00:00Z">
        <w:r w:rsidRPr="00193691">
          <w:rPr>
            <w:rFonts w:ascii="Times New Roman" w:hAnsi="Times New Roman" w:cs="Times New Roman"/>
            <w:sz w:val="24"/>
            <w:szCs w:val="24"/>
          </w:rPr>
          <w:t>* - прямые конкуренты отсутствуют</w:t>
        </w:r>
        <w:r>
          <w:rPr>
            <w:rFonts w:ascii="Times New Roman" w:hAnsi="Times New Roman" w:cs="Times New Roman"/>
            <w:sz w:val="24"/>
            <w:szCs w:val="24"/>
          </w:rPr>
          <w:t>;</w:t>
        </w:r>
      </w:ins>
    </w:p>
    <w:p w14:paraId="43CE6760" w14:textId="53667483" w:rsidR="006440E6" w:rsidRPr="00FA4881" w:rsidRDefault="00485941">
      <w:pPr>
        <w:spacing w:line="276" w:lineRule="auto"/>
        <w:ind w:firstLine="709"/>
        <w:jc w:val="both"/>
        <w:rPr>
          <w:ins w:id="5708" w:author="Tima" w:date="2026-01-16T20:18:00Z"/>
          <w:rFonts w:ascii="Times New Roman" w:hAnsi="Times New Roman" w:cs="Times New Roman"/>
          <w:sz w:val="24"/>
          <w:szCs w:val="24"/>
        </w:rPr>
        <w:pPrChange w:id="5709" w:author="Tima" w:date="2026-01-16T20:59:00Z">
          <w:pPr>
            <w:ind w:firstLine="709"/>
            <w:jc w:val="both"/>
          </w:pPr>
        </w:pPrChange>
      </w:pPr>
      <w:ins w:id="5710" w:author="Tima" w:date="2026-01-16T21:00:00Z">
        <w:r>
          <w:rPr>
            <w:rFonts w:ascii="Times New Roman" w:hAnsi="Times New Roman" w:cs="Times New Roman"/>
            <w:sz w:val="24"/>
            <w:szCs w:val="24"/>
          </w:rPr>
          <w:t xml:space="preserve">** - </w:t>
        </w:r>
      </w:ins>
      <w:ins w:id="5711" w:author="Tima" w:date="2026-01-16T20:56:00Z">
        <w:r w:rsidRPr="00FA4881">
          <w:rPr>
            <w:rFonts w:ascii="Times New Roman" w:hAnsi="Times New Roman" w:cs="Times New Roman"/>
            <w:sz w:val="24"/>
            <w:szCs w:val="24"/>
          </w:rPr>
          <w:t>Привлекательность = Размер сегмента*(Сходство + Затраты + Конкуренция)</w:t>
        </w:r>
      </w:ins>
    </w:p>
    <w:p w14:paraId="2EBE64F8" w14:textId="77777777" w:rsidR="00E319A1" w:rsidRDefault="00E319A1">
      <w:pPr>
        <w:rPr>
          <w:ins w:id="5712" w:author="Tima" w:date="2026-01-16T18:04:00Z"/>
          <w:rFonts w:ascii="Times New Roman" w:hAnsi="Times New Roman" w:cs="Times New Roman"/>
          <w:sz w:val="24"/>
        </w:rPr>
        <w:pPrChange w:id="5713" w:author="Tima" w:date="2026-01-14T22:14:00Z">
          <w:pPr>
            <w:ind w:firstLine="709"/>
            <w:jc w:val="both"/>
          </w:pPr>
        </w:pPrChange>
      </w:pPr>
    </w:p>
    <w:p w14:paraId="2E73C742" w14:textId="2F577C35" w:rsidR="006440E6" w:rsidRPr="006440E6" w:rsidRDefault="006440E6">
      <w:pPr>
        <w:pStyle w:val="3"/>
        <w:numPr>
          <w:ilvl w:val="0"/>
          <w:numId w:val="80"/>
        </w:numPr>
        <w:rPr>
          <w:ins w:id="5714" w:author="Tima" w:date="2026-01-16T18:05:00Z"/>
          <w:rFonts w:ascii="Times New Roman" w:hAnsi="Times New Roman" w:cs="Times New Roman"/>
          <w:b/>
          <w:color w:val="000000" w:themeColor="text1"/>
          <w:rPrChange w:id="5715" w:author="Tima" w:date="2026-01-16T18:05:00Z">
            <w:rPr>
              <w:ins w:id="5716" w:author="Tima" w:date="2026-01-16T18:05:00Z"/>
              <w:rFonts w:ascii="Times New Roman" w:hAnsi="Times New Roman" w:cs="Times New Roman"/>
              <w:sz w:val="24"/>
            </w:rPr>
          </w:rPrChange>
        </w:rPr>
        <w:pPrChange w:id="5717" w:author="Tima" w:date="2026-01-16T18:05:00Z">
          <w:pPr>
            <w:ind w:firstLine="709"/>
            <w:jc w:val="both"/>
          </w:pPr>
        </w:pPrChange>
      </w:pPr>
      <w:bookmarkStart w:id="5718" w:name="_Toc219756805"/>
      <w:ins w:id="5719" w:author="Tima" w:date="2026-01-16T18:05:00Z">
        <w:r w:rsidRPr="006440E6">
          <w:rPr>
            <w:rFonts w:ascii="Times New Roman" w:hAnsi="Times New Roman" w:cs="Times New Roman"/>
            <w:b/>
            <w:color w:val="000000" w:themeColor="text1"/>
            <w:rPrChange w:id="5720" w:author="Tima" w:date="2026-01-16T18:05:00Z">
              <w:rPr>
                <w:b/>
                <w:bCs/>
              </w:rPr>
            </w:rPrChange>
          </w:rPr>
          <w:t>Методика STP – позиционирование</w:t>
        </w:r>
        <w:bookmarkEnd w:id="5718"/>
      </w:ins>
    </w:p>
    <w:p w14:paraId="566CF5D5" w14:textId="6652C9C2" w:rsidR="004869B1" w:rsidRPr="00FA4881" w:rsidRDefault="00A5080D">
      <w:pPr>
        <w:spacing w:line="276" w:lineRule="auto"/>
        <w:ind w:firstLine="709"/>
        <w:jc w:val="both"/>
        <w:rPr>
          <w:ins w:id="5721" w:author="Tima" w:date="2026-01-16T18:05:00Z"/>
          <w:rFonts w:ascii="Times New Roman" w:hAnsi="Times New Roman" w:cs="Times New Roman"/>
          <w:sz w:val="24"/>
          <w:szCs w:val="24"/>
        </w:rPr>
        <w:pPrChange w:id="5722" w:author="Tima" w:date="2026-01-16T21:11:00Z">
          <w:pPr>
            <w:ind w:firstLine="709"/>
            <w:jc w:val="both"/>
          </w:pPr>
        </w:pPrChange>
      </w:pPr>
      <w:ins w:id="5723" w:author="Tima" w:date="2026-01-16T21:10:00Z">
        <w:r w:rsidRPr="00FA4881">
          <w:rPr>
            <w:rFonts w:ascii="Times New Roman" w:hAnsi="Times New Roman" w:cs="Times New Roman"/>
            <w:sz w:val="24"/>
            <w:szCs w:val="24"/>
          </w:rPr>
          <w:t>Рассчитаем среднюю оценку</w:t>
        </w:r>
      </w:ins>
      <w:ins w:id="5724" w:author="Tima" w:date="2026-01-16T21:11:00Z">
        <w:r w:rsidRPr="00FA4881">
          <w:rPr>
            <w:rFonts w:ascii="Times New Roman" w:hAnsi="Times New Roman" w:cs="Times New Roman"/>
            <w:sz w:val="24"/>
            <w:szCs w:val="24"/>
          </w:rPr>
          <w:t xml:space="preserve"> предлагаемого сервиса (таблица 11):</w:t>
        </w:r>
      </w:ins>
    </w:p>
    <w:p w14:paraId="59A59890" w14:textId="4A4F8BD3" w:rsidR="00485941" w:rsidRDefault="00485941" w:rsidP="00485941">
      <w:pPr>
        <w:pStyle w:val="af0"/>
        <w:rPr>
          <w:ins w:id="5725" w:author="Tima" w:date="2026-01-16T21:03:00Z"/>
        </w:rPr>
      </w:pPr>
      <w:bookmarkStart w:id="5726" w:name="_Ref148995899"/>
      <w:ins w:id="5727" w:author="Tima" w:date="2026-01-16T21:03:00Z">
        <w:r>
          <w:t xml:space="preserve">Таблица </w:t>
        </w:r>
        <w:bookmarkEnd w:id="5726"/>
        <w:r>
          <w:t>11 – Выводы по позиционированию сервиса</w:t>
        </w:r>
      </w:ins>
    </w:p>
    <w:tbl>
      <w:tblPr>
        <w:tblW w:w="9638" w:type="dxa"/>
        <w:tblLayout w:type="fixed"/>
        <w:tblCellMar>
          <w:left w:w="0" w:type="dxa"/>
          <w:right w:w="0" w:type="dxa"/>
        </w:tblCellMar>
        <w:tblLook w:val="0400" w:firstRow="0" w:lastRow="0" w:firstColumn="0" w:lastColumn="0" w:noHBand="0" w:noVBand="1"/>
        <w:tblPrChange w:id="5728" w:author="Tima" w:date="2026-01-16T21:10:00Z">
          <w:tblPr>
            <w:tblW w:w="9638" w:type="dxa"/>
            <w:tblLayout w:type="fixed"/>
            <w:tblCellMar>
              <w:left w:w="0" w:type="dxa"/>
              <w:right w:w="0" w:type="dxa"/>
            </w:tblCellMar>
            <w:tblLook w:val="0400" w:firstRow="0" w:lastRow="0" w:firstColumn="0" w:lastColumn="0" w:noHBand="0" w:noVBand="1"/>
          </w:tblPr>
        </w:tblPrChange>
      </w:tblPr>
      <w:tblGrid>
        <w:gridCol w:w="1533"/>
        <w:gridCol w:w="1151"/>
        <w:gridCol w:w="1984"/>
        <w:gridCol w:w="1701"/>
        <w:gridCol w:w="1856"/>
        <w:gridCol w:w="1413"/>
        <w:tblGridChange w:id="5729">
          <w:tblGrid>
            <w:gridCol w:w="1533"/>
            <w:gridCol w:w="1068"/>
            <w:gridCol w:w="83"/>
            <w:gridCol w:w="1704"/>
            <w:gridCol w:w="280"/>
            <w:gridCol w:w="1577"/>
            <w:gridCol w:w="1980"/>
            <w:gridCol w:w="1413"/>
          </w:tblGrid>
        </w:tblGridChange>
      </w:tblGrid>
      <w:tr w:rsidR="00A5080D" w:rsidRPr="004869B1" w14:paraId="58F94BD9" w14:textId="77777777" w:rsidTr="00A5080D">
        <w:trPr>
          <w:trHeight w:val="1020"/>
          <w:ins w:id="5730" w:author="Tima" w:date="2026-01-16T21:03:00Z"/>
          <w:trPrChange w:id="5731" w:author="Tima" w:date="2026-01-16T21:10:00Z">
            <w:trPr>
              <w:trHeight w:val="1020"/>
            </w:trPr>
          </w:trPrChange>
        </w:trPr>
        <w:tc>
          <w:tcPr>
            <w:tcW w:w="15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Change w:id="5732" w:author="Tima" w:date="2026-01-16T21:10:00Z">
              <w:tcPr>
                <w:tcW w:w="15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tcPrChange>
          </w:tcPr>
          <w:p w14:paraId="40DAB2AA" w14:textId="77777777" w:rsidR="00485941" w:rsidRPr="004869B1" w:rsidRDefault="00485941">
            <w:pPr>
              <w:spacing w:after="0" w:line="240" w:lineRule="auto"/>
              <w:jc w:val="center"/>
              <w:rPr>
                <w:ins w:id="5733" w:author="Tima" w:date="2026-01-16T21:03:00Z"/>
                <w:rFonts w:ascii="Times New Roman" w:hAnsi="Times New Roman" w:cs="Times New Roman"/>
                <w:sz w:val="24"/>
                <w:rPrChange w:id="5734" w:author="Tima" w:date="2026-01-16T21:04:00Z">
                  <w:rPr>
                    <w:ins w:id="5735" w:author="Tima" w:date="2026-01-16T21:03:00Z"/>
                  </w:rPr>
                </w:rPrChange>
              </w:rPr>
              <w:pPrChange w:id="5736" w:author="Tima" w:date="2026-01-16T21:04:00Z">
                <w:pPr>
                  <w:spacing w:before="120" w:after="120" w:line="276" w:lineRule="auto"/>
                </w:pPr>
              </w:pPrChange>
            </w:pPr>
            <w:ins w:id="5737" w:author="Tima" w:date="2026-01-16T21:03:00Z">
              <w:r w:rsidRPr="004869B1">
                <w:rPr>
                  <w:rFonts w:ascii="Times New Roman" w:hAnsi="Times New Roman" w:cs="Times New Roman"/>
                  <w:sz w:val="24"/>
                  <w:rPrChange w:id="5738" w:author="Tima" w:date="2026-01-16T21:04:00Z">
                    <w:rPr/>
                  </w:rPrChange>
                </w:rPr>
                <w:t>Элемент</w:t>
              </w:r>
            </w:ins>
          </w:p>
        </w:tc>
        <w:tc>
          <w:tcPr>
            <w:tcW w:w="115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Change w:id="5739" w:author="Tima" w:date="2026-01-16T21:10:00Z">
              <w:tcPr>
                <w:tcW w:w="1151" w:type="dxa"/>
                <w:gridSpan w:val="2"/>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tcPrChange>
          </w:tcPr>
          <w:p w14:paraId="2105023F" w14:textId="77777777" w:rsidR="00485941" w:rsidRPr="004869B1" w:rsidRDefault="00485941">
            <w:pPr>
              <w:spacing w:after="0" w:line="240" w:lineRule="auto"/>
              <w:jc w:val="center"/>
              <w:rPr>
                <w:ins w:id="5740" w:author="Tima" w:date="2026-01-16T21:03:00Z"/>
                <w:rFonts w:ascii="Times New Roman" w:hAnsi="Times New Roman" w:cs="Times New Roman"/>
                <w:sz w:val="24"/>
                <w:rPrChange w:id="5741" w:author="Tima" w:date="2026-01-16T21:04:00Z">
                  <w:rPr>
                    <w:ins w:id="5742" w:author="Tima" w:date="2026-01-16T21:03:00Z"/>
                  </w:rPr>
                </w:rPrChange>
              </w:rPr>
              <w:pPrChange w:id="5743" w:author="Tima" w:date="2026-01-16T21:04:00Z">
                <w:pPr>
                  <w:spacing w:before="120" w:after="120" w:line="276" w:lineRule="auto"/>
                </w:pPr>
              </w:pPrChange>
            </w:pPr>
            <w:ins w:id="5744" w:author="Tima" w:date="2026-01-16T21:03:00Z">
              <w:r w:rsidRPr="004869B1">
                <w:rPr>
                  <w:rFonts w:ascii="Times New Roman" w:hAnsi="Times New Roman" w:cs="Times New Roman"/>
                  <w:sz w:val="24"/>
                  <w:rPrChange w:id="5745" w:author="Tima" w:date="2026-01-16T21:04:00Z">
                    <w:rPr/>
                  </w:rPrChange>
                </w:rPr>
                <w:t>Важный (от 0 до 10)</w:t>
              </w:r>
            </w:ins>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Change w:id="5746" w:author="Tima" w:date="2026-01-16T21:10:00Z">
              <w:tcPr>
                <w:tcW w:w="1984" w:type="dxa"/>
                <w:gridSpan w:val="2"/>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tcPrChange>
          </w:tcPr>
          <w:p w14:paraId="5833E03C" w14:textId="77777777" w:rsidR="00485941" w:rsidRPr="004869B1" w:rsidRDefault="00485941">
            <w:pPr>
              <w:spacing w:after="0" w:line="240" w:lineRule="auto"/>
              <w:jc w:val="center"/>
              <w:rPr>
                <w:ins w:id="5747" w:author="Tima" w:date="2026-01-16T21:03:00Z"/>
                <w:rFonts w:ascii="Times New Roman" w:hAnsi="Times New Roman" w:cs="Times New Roman"/>
                <w:sz w:val="24"/>
                <w:rPrChange w:id="5748" w:author="Tima" w:date="2026-01-16T21:04:00Z">
                  <w:rPr>
                    <w:ins w:id="5749" w:author="Tima" w:date="2026-01-16T21:03:00Z"/>
                  </w:rPr>
                </w:rPrChange>
              </w:rPr>
              <w:pPrChange w:id="5750" w:author="Tima" w:date="2026-01-16T21:04:00Z">
                <w:pPr>
                  <w:spacing w:before="120" w:after="120" w:line="276" w:lineRule="auto"/>
                </w:pPr>
              </w:pPrChange>
            </w:pPr>
            <w:ins w:id="5751" w:author="Tima" w:date="2026-01-16T21:03:00Z">
              <w:r w:rsidRPr="004869B1">
                <w:rPr>
                  <w:rFonts w:ascii="Times New Roman" w:hAnsi="Times New Roman" w:cs="Times New Roman"/>
                  <w:sz w:val="24"/>
                  <w:rPrChange w:id="5752" w:author="Tima" w:date="2026-01-16T21:04:00Z">
                    <w:rPr/>
                  </w:rPrChange>
                </w:rPr>
                <w:t>Отличительный (от 0 до 10)</w:t>
              </w:r>
            </w:ins>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Change w:id="5753" w:author="Tima" w:date="2026-01-16T21:10:00Z">
              <w:tcPr>
                <w:tcW w:w="157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tcPrChange>
          </w:tcPr>
          <w:p w14:paraId="592E4439" w14:textId="77777777" w:rsidR="00485941" w:rsidRPr="004869B1" w:rsidRDefault="00485941">
            <w:pPr>
              <w:spacing w:after="0" w:line="240" w:lineRule="auto"/>
              <w:jc w:val="center"/>
              <w:rPr>
                <w:ins w:id="5754" w:author="Tima" w:date="2026-01-16T21:03:00Z"/>
                <w:rFonts w:ascii="Times New Roman" w:hAnsi="Times New Roman" w:cs="Times New Roman"/>
                <w:sz w:val="24"/>
                <w:rPrChange w:id="5755" w:author="Tima" w:date="2026-01-16T21:04:00Z">
                  <w:rPr>
                    <w:ins w:id="5756" w:author="Tima" w:date="2026-01-16T21:03:00Z"/>
                  </w:rPr>
                </w:rPrChange>
              </w:rPr>
              <w:pPrChange w:id="5757" w:author="Tima" w:date="2026-01-16T21:04:00Z">
                <w:pPr>
                  <w:spacing w:before="120" w:after="120" w:line="276" w:lineRule="auto"/>
                </w:pPr>
              </w:pPrChange>
            </w:pPr>
            <w:ins w:id="5758" w:author="Tima" w:date="2026-01-16T21:03:00Z">
              <w:r w:rsidRPr="004869B1">
                <w:rPr>
                  <w:rFonts w:ascii="Times New Roman" w:hAnsi="Times New Roman" w:cs="Times New Roman"/>
                  <w:sz w:val="24"/>
                  <w:rPrChange w:id="5759" w:author="Tima" w:date="2026-01-16T21:04:00Z">
                    <w:rPr/>
                  </w:rPrChange>
                </w:rPr>
                <w:t>Легко сообщаемый (от 0 до 10)</w:t>
              </w:r>
            </w:ins>
          </w:p>
        </w:tc>
        <w:tc>
          <w:tcPr>
            <w:tcW w:w="185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Change w:id="5760" w:author="Tima" w:date="2026-01-16T21:10:00Z">
              <w:tcPr>
                <w:tcW w:w="19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tcPrChange>
          </w:tcPr>
          <w:p w14:paraId="5EFC2429" w14:textId="067BC15F" w:rsidR="00485941" w:rsidRPr="004869B1" w:rsidRDefault="00485941">
            <w:pPr>
              <w:spacing w:after="0" w:line="240" w:lineRule="auto"/>
              <w:jc w:val="center"/>
              <w:rPr>
                <w:ins w:id="5761" w:author="Tima" w:date="2026-01-16T21:03:00Z"/>
                <w:rFonts w:ascii="Times New Roman" w:hAnsi="Times New Roman" w:cs="Times New Roman"/>
                <w:sz w:val="24"/>
                <w:rPrChange w:id="5762" w:author="Tima" w:date="2026-01-16T21:04:00Z">
                  <w:rPr>
                    <w:ins w:id="5763" w:author="Tima" w:date="2026-01-16T21:03:00Z"/>
                  </w:rPr>
                </w:rPrChange>
              </w:rPr>
              <w:pPrChange w:id="5764" w:author="Tima" w:date="2026-01-16T21:10:00Z">
                <w:pPr>
                  <w:spacing w:before="120" w:after="120" w:line="276" w:lineRule="auto"/>
                </w:pPr>
              </w:pPrChange>
            </w:pPr>
            <w:ins w:id="5765" w:author="Tima" w:date="2026-01-16T21:03:00Z">
              <w:r w:rsidRPr="004869B1">
                <w:rPr>
                  <w:rFonts w:ascii="Times New Roman" w:hAnsi="Times New Roman" w:cs="Times New Roman"/>
                  <w:sz w:val="24"/>
                  <w:rPrChange w:id="5766" w:author="Tima" w:date="2026-01-16T21:04:00Z">
                    <w:rPr/>
                  </w:rPrChange>
                </w:rPr>
                <w:t>Трудно имитируемый (от 0 до 10)</w:t>
              </w:r>
            </w:ins>
          </w:p>
        </w:tc>
        <w:tc>
          <w:tcPr>
            <w:tcW w:w="14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Change w:id="5767" w:author="Tima" w:date="2026-01-16T21:10:00Z">
              <w:tcPr>
                <w:tcW w:w="141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tcPrChange>
          </w:tcPr>
          <w:p w14:paraId="0A04107D" w14:textId="77777777" w:rsidR="00485941" w:rsidRPr="004869B1" w:rsidRDefault="00485941">
            <w:pPr>
              <w:spacing w:after="0" w:line="240" w:lineRule="auto"/>
              <w:jc w:val="center"/>
              <w:rPr>
                <w:ins w:id="5768" w:author="Tima" w:date="2026-01-16T21:03:00Z"/>
                <w:rFonts w:ascii="Times New Roman" w:hAnsi="Times New Roman" w:cs="Times New Roman"/>
                <w:sz w:val="24"/>
                <w:rPrChange w:id="5769" w:author="Tima" w:date="2026-01-16T21:04:00Z">
                  <w:rPr>
                    <w:ins w:id="5770" w:author="Tima" w:date="2026-01-16T21:03:00Z"/>
                  </w:rPr>
                </w:rPrChange>
              </w:rPr>
              <w:pPrChange w:id="5771" w:author="Tima" w:date="2026-01-16T21:04:00Z">
                <w:pPr>
                  <w:spacing w:before="120" w:after="120" w:line="276" w:lineRule="auto"/>
                </w:pPr>
              </w:pPrChange>
            </w:pPr>
            <w:ins w:id="5772" w:author="Tima" w:date="2026-01-16T21:03:00Z">
              <w:r w:rsidRPr="004869B1">
                <w:rPr>
                  <w:rFonts w:ascii="Times New Roman" w:hAnsi="Times New Roman" w:cs="Times New Roman"/>
                  <w:sz w:val="24"/>
                  <w:rPrChange w:id="5773" w:author="Tima" w:date="2026-01-16T21:04:00Z">
                    <w:rPr/>
                  </w:rPrChange>
                </w:rPr>
                <w:t>Общая оценка (среднее)</w:t>
              </w:r>
            </w:ins>
          </w:p>
        </w:tc>
      </w:tr>
      <w:tr w:rsidR="00485941" w14:paraId="00B0C166" w14:textId="77777777" w:rsidTr="00A5080D">
        <w:trPr>
          <w:trHeight w:val="611"/>
          <w:ins w:id="5774" w:author="Tima" w:date="2026-01-16T21:03:00Z"/>
          <w:trPrChange w:id="5775" w:author="Tima" w:date="2026-01-16T21:10:00Z">
            <w:trPr>
              <w:trHeight w:val="611"/>
            </w:trPr>
          </w:trPrChange>
        </w:trPr>
        <w:tc>
          <w:tcPr>
            <w:tcW w:w="1533"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Change w:id="5776" w:author="Tima" w:date="2026-01-16T21:10:00Z">
              <w:tcPr>
                <w:tcW w:w="1533"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tcPrChange>
          </w:tcPr>
          <w:p w14:paraId="6EDFA5C3" w14:textId="333F6A12" w:rsidR="00485941" w:rsidRPr="00485941" w:rsidRDefault="004869B1" w:rsidP="00EE0FDE">
            <w:pPr>
              <w:spacing w:before="120" w:after="120" w:line="276" w:lineRule="auto"/>
              <w:rPr>
                <w:ins w:id="5777" w:author="Tima" w:date="2026-01-16T21:03:00Z"/>
                <w:rFonts w:ascii="Times New Roman" w:hAnsi="Times New Roman" w:cs="Times New Roman"/>
                <w:sz w:val="24"/>
                <w:rPrChange w:id="5778" w:author="Tima" w:date="2026-01-16T21:03:00Z">
                  <w:rPr>
                    <w:ins w:id="5779" w:author="Tima" w:date="2026-01-16T21:03:00Z"/>
                  </w:rPr>
                </w:rPrChange>
              </w:rPr>
            </w:pPr>
            <w:ins w:id="5780" w:author="Tima" w:date="2026-01-16T21:05:00Z">
              <w:r>
                <w:rPr>
                  <w:rFonts w:ascii="Times New Roman" w:hAnsi="Times New Roman" w:cs="Times New Roman"/>
                  <w:sz w:val="24"/>
                </w:rPr>
                <w:t xml:space="preserve">Возможность купить </w:t>
              </w:r>
            </w:ins>
            <w:ins w:id="5781" w:author="Tima" w:date="2026-01-16T21:06:00Z">
              <w:r>
                <w:rPr>
                  <w:rFonts w:ascii="Times New Roman" w:hAnsi="Times New Roman" w:cs="Times New Roman"/>
                  <w:sz w:val="24"/>
                </w:rPr>
                <w:t>«</w:t>
              </w:r>
            </w:ins>
            <w:ins w:id="5782" w:author="Tima" w:date="2026-01-16T21:05:00Z">
              <w:r>
                <w:rPr>
                  <w:rFonts w:ascii="Times New Roman" w:hAnsi="Times New Roman" w:cs="Times New Roman"/>
                  <w:sz w:val="24"/>
                </w:rPr>
                <w:t>по частям</w:t>
              </w:r>
            </w:ins>
            <w:ins w:id="5783" w:author="Tima" w:date="2026-01-16T21:06:00Z">
              <w:r>
                <w:rPr>
                  <w:rFonts w:ascii="Times New Roman" w:hAnsi="Times New Roman" w:cs="Times New Roman"/>
                  <w:sz w:val="24"/>
                </w:rPr>
                <w:t>»</w:t>
              </w:r>
            </w:ins>
          </w:p>
        </w:tc>
        <w:tc>
          <w:tcPr>
            <w:tcW w:w="1151"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Change w:id="5784" w:author="Tima" w:date="2026-01-16T21:10:00Z">
              <w:tcPr>
                <w:tcW w:w="1068"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tcPrChange>
          </w:tcPr>
          <w:p w14:paraId="14E71331" w14:textId="77777777" w:rsidR="00485941" w:rsidRPr="00485941" w:rsidRDefault="00485941">
            <w:pPr>
              <w:spacing w:before="120" w:after="120" w:line="276" w:lineRule="auto"/>
              <w:jc w:val="center"/>
              <w:rPr>
                <w:ins w:id="5785" w:author="Tima" w:date="2026-01-16T21:03:00Z"/>
                <w:rFonts w:ascii="Times New Roman" w:hAnsi="Times New Roman" w:cs="Times New Roman"/>
                <w:sz w:val="24"/>
                <w:rPrChange w:id="5786" w:author="Tima" w:date="2026-01-16T21:03:00Z">
                  <w:rPr>
                    <w:ins w:id="5787" w:author="Tima" w:date="2026-01-16T21:03:00Z"/>
                  </w:rPr>
                </w:rPrChange>
              </w:rPr>
              <w:pPrChange w:id="5788" w:author="Tima" w:date="2026-01-16T21:09:00Z">
                <w:pPr>
                  <w:spacing w:before="120" w:after="120" w:line="276" w:lineRule="auto"/>
                </w:pPr>
              </w:pPrChange>
            </w:pPr>
            <w:ins w:id="5789" w:author="Tima" w:date="2026-01-16T21:03:00Z">
              <w:r w:rsidRPr="00485941">
                <w:rPr>
                  <w:rFonts w:ascii="Times New Roman" w:hAnsi="Times New Roman" w:cs="Times New Roman"/>
                  <w:sz w:val="24"/>
                  <w:rPrChange w:id="5790" w:author="Tima" w:date="2026-01-16T21:03:00Z">
                    <w:rPr/>
                  </w:rPrChange>
                </w:rPr>
                <w:t>10</w:t>
              </w:r>
            </w:ins>
          </w:p>
        </w:tc>
        <w:tc>
          <w:tcPr>
            <w:tcW w:w="1984"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Change w:id="5791" w:author="Tima" w:date="2026-01-16T21:10:00Z">
              <w:tcPr>
                <w:tcW w:w="1787" w:type="dxa"/>
                <w:gridSpan w:val="2"/>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tcPrChange>
          </w:tcPr>
          <w:p w14:paraId="7FD80142" w14:textId="5A99823C" w:rsidR="00485941" w:rsidRPr="00485941" w:rsidRDefault="004869B1">
            <w:pPr>
              <w:spacing w:before="120" w:after="120" w:line="276" w:lineRule="auto"/>
              <w:jc w:val="center"/>
              <w:rPr>
                <w:ins w:id="5792" w:author="Tima" w:date="2026-01-16T21:03:00Z"/>
                <w:rFonts w:ascii="Times New Roman" w:hAnsi="Times New Roman" w:cs="Times New Roman"/>
                <w:sz w:val="24"/>
                <w:rPrChange w:id="5793" w:author="Tima" w:date="2026-01-16T21:03:00Z">
                  <w:rPr>
                    <w:ins w:id="5794" w:author="Tima" w:date="2026-01-16T21:03:00Z"/>
                  </w:rPr>
                </w:rPrChange>
              </w:rPr>
              <w:pPrChange w:id="5795" w:author="Tima" w:date="2026-01-16T21:09:00Z">
                <w:pPr>
                  <w:spacing w:before="120" w:after="120" w:line="276" w:lineRule="auto"/>
                </w:pPr>
              </w:pPrChange>
            </w:pPr>
            <w:ins w:id="5796" w:author="Tima" w:date="2026-01-16T21:03:00Z">
              <w:r w:rsidRPr="00FA4881">
                <w:rPr>
                  <w:rFonts w:ascii="Times New Roman" w:hAnsi="Times New Roman" w:cs="Times New Roman"/>
                  <w:sz w:val="24"/>
                </w:rPr>
                <w:t>10</w:t>
              </w:r>
            </w:ins>
          </w:p>
        </w:tc>
        <w:tc>
          <w:tcPr>
            <w:tcW w:w="1701"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Change w:id="5797" w:author="Tima" w:date="2026-01-16T21:10:00Z">
              <w:tcPr>
                <w:tcW w:w="1857" w:type="dxa"/>
                <w:gridSpan w:val="2"/>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tcPrChange>
          </w:tcPr>
          <w:p w14:paraId="1CB5459A" w14:textId="201C45E8" w:rsidR="00485941" w:rsidRPr="00485941" w:rsidRDefault="004869B1">
            <w:pPr>
              <w:spacing w:before="120" w:after="120" w:line="276" w:lineRule="auto"/>
              <w:jc w:val="center"/>
              <w:rPr>
                <w:ins w:id="5798" w:author="Tima" w:date="2026-01-16T21:03:00Z"/>
                <w:rFonts w:ascii="Times New Roman" w:hAnsi="Times New Roman" w:cs="Times New Roman"/>
                <w:sz w:val="24"/>
                <w:rPrChange w:id="5799" w:author="Tima" w:date="2026-01-16T21:03:00Z">
                  <w:rPr>
                    <w:ins w:id="5800" w:author="Tima" w:date="2026-01-16T21:03:00Z"/>
                  </w:rPr>
                </w:rPrChange>
              </w:rPr>
              <w:pPrChange w:id="5801" w:author="Tima" w:date="2026-01-16T21:09:00Z">
                <w:pPr>
                  <w:spacing w:before="120" w:after="120" w:line="276" w:lineRule="auto"/>
                </w:pPr>
              </w:pPrChange>
            </w:pPr>
            <w:ins w:id="5802" w:author="Tima" w:date="2026-01-16T21:03:00Z">
              <w:r w:rsidRPr="00FA4881">
                <w:rPr>
                  <w:rFonts w:ascii="Times New Roman" w:hAnsi="Times New Roman" w:cs="Times New Roman"/>
                  <w:sz w:val="24"/>
                </w:rPr>
                <w:t>4</w:t>
              </w:r>
            </w:ins>
          </w:p>
        </w:tc>
        <w:tc>
          <w:tcPr>
            <w:tcW w:w="1856"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Change w:id="5803" w:author="Tima" w:date="2026-01-16T21:10:00Z">
              <w:tcPr>
                <w:tcW w:w="1980"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tcPrChange>
          </w:tcPr>
          <w:p w14:paraId="713BEBE6" w14:textId="38E32652" w:rsidR="00485941" w:rsidRPr="00485941" w:rsidRDefault="004869B1">
            <w:pPr>
              <w:spacing w:before="120" w:after="120" w:line="276" w:lineRule="auto"/>
              <w:jc w:val="center"/>
              <w:rPr>
                <w:ins w:id="5804" w:author="Tima" w:date="2026-01-16T21:03:00Z"/>
                <w:rFonts w:ascii="Times New Roman" w:hAnsi="Times New Roman" w:cs="Times New Roman"/>
                <w:sz w:val="24"/>
                <w:rPrChange w:id="5805" w:author="Tima" w:date="2026-01-16T21:03:00Z">
                  <w:rPr>
                    <w:ins w:id="5806" w:author="Tima" w:date="2026-01-16T21:03:00Z"/>
                  </w:rPr>
                </w:rPrChange>
              </w:rPr>
              <w:pPrChange w:id="5807" w:author="Tima" w:date="2026-01-16T21:09:00Z">
                <w:pPr>
                  <w:spacing w:before="120" w:after="120" w:line="276" w:lineRule="auto"/>
                </w:pPr>
              </w:pPrChange>
            </w:pPr>
            <w:ins w:id="5808" w:author="Tima" w:date="2026-01-16T21:03:00Z">
              <w:r w:rsidRPr="00FA4881">
                <w:rPr>
                  <w:rFonts w:ascii="Times New Roman" w:hAnsi="Times New Roman" w:cs="Times New Roman"/>
                  <w:sz w:val="24"/>
                </w:rPr>
                <w:t>5</w:t>
              </w:r>
            </w:ins>
          </w:p>
        </w:tc>
        <w:tc>
          <w:tcPr>
            <w:tcW w:w="1413"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Change w:id="5809" w:author="Tima" w:date="2026-01-16T21:10:00Z">
              <w:tcPr>
                <w:tcW w:w="1413"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tcPrChange>
          </w:tcPr>
          <w:p w14:paraId="22D5D749" w14:textId="1F03A773" w:rsidR="00485941" w:rsidRPr="00485941" w:rsidRDefault="004869B1">
            <w:pPr>
              <w:spacing w:before="120" w:after="120" w:line="276" w:lineRule="auto"/>
              <w:jc w:val="center"/>
              <w:rPr>
                <w:ins w:id="5810" w:author="Tima" w:date="2026-01-16T21:03:00Z"/>
                <w:rFonts w:ascii="Times New Roman" w:hAnsi="Times New Roman" w:cs="Times New Roman"/>
                <w:sz w:val="24"/>
                <w:rPrChange w:id="5811" w:author="Tima" w:date="2026-01-16T21:03:00Z">
                  <w:rPr>
                    <w:ins w:id="5812" w:author="Tima" w:date="2026-01-16T21:03:00Z"/>
                  </w:rPr>
                </w:rPrChange>
              </w:rPr>
              <w:pPrChange w:id="5813" w:author="Tima" w:date="2026-01-16T21:09:00Z">
                <w:pPr>
                  <w:spacing w:before="120" w:after="120" w:line="276" w:lineRule="auto"/>
                </w:pPr>
              </w:pPrChange>
            </w:pPr>
            <w:ins w:id="5814" w:author="Tima" w:date="2026-01-16T21:03:00Z">
              <w:r w:rsidRPr="00FA4881">
                <w:rPr>
                  <w:rFonts w:ascii="Times New Roman" w:hAnsi="Times New Roman" w:cs="Times New Roman"/>
                  <w:sz w:val="24"/>
                </w:rPr>
                <w:t>7</w:t>
              </w:r>
            </w:ins>
            <w:ins w:id="5815" w:author="Tima" w:date="2026-01-16T21:08:00Z">
              <w:r>
                <w:rPr>
                  <w:rFonts w:ascii="Times New Roman" w:hAnsi="Times New Roman" w:cs="Times New Roman"/>
                  <w:sz w:val="24"/>
                </w:rPr>
                <w:t>,25</w:t>
              </w:r>
            </w:ins>
          </w:p>
        </w:tc>
      </w:tr>
      <w:tr w:rsidR="00485941" w14:paraId="5C6A7EF3" w14:textId="77777777" w:rsidTr="00A5080D">
        <w:trPr>
          <w:trHeight w:val="699"/>
          <w:ins w:id="5816" w:author="Tima" w:date="2026-01-16T21:03:00Z"/>
          <w:trPrChange w:id="5817" w:author="Tima" w:date="2026-01-16T21:10:00Z">
            <w:trPr>
              <w:trHeight w:val="699"/>
            </w:trPr>
          </w:trPrChange>
        </w:trPr>
        <w:tc>
          <w:tcPr>
            <w:tcW w:w="1533"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Change w:id="5818" w:author="Tima" w:date="2026-01-16T21:10:00Z">
              <w:tcPr>
                <w:tcW w:w="1533"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tcPrChange>
          </w:tcPr>
          <w:p w14:paraId="17F80A2C" w14:textId="77777777" w:rsidR="00485941" w:rsidRPr="00485941" w:rsidRDefault="00485941" w:rsidP="00EE0FDE">
            <w:pPr>
              <w:spacing w:before="120" w:after="120" w:line="276" w:lineRule="auto"/>
              <w:rPr>
                <w:ins w:id="5819" w:author="Tima" w:date="2026-01-16T21:03:00Z"/>
                <w:rFonts w:ascii="Times New Roman" w:hAnsi="Times New Roman" w:cs="Times New Roman"/>
                <w:sz w:val="24"/>
                <w:rPrChange w:id="5820" w:author="Tima" w:date="2026-01-16T21:03:00Z">
                  <w:rPr>
                    <w:ins w:id="5821" w:author="Tima" w:date="2026-01-16T21:03:00Z"/>
                  </w:rPr>
                </w:rPrChange>
              </w:rPr>
            </w:pPr>
            <w:ins w:id="5822" w:author="Tima" w:date="2026-01-16T21:03:00Z">
              <w:r w:rsidRPr="00485941">
                <w:rPr>
                  <w:rFonts w:ascii="Times New Roman" w:hAnsi="Times New Roman" w:cs="Times New Roman"/>
                  <w:sz w:val="24"/>
                  <w:rPrChange w:id="5823" w:author="Tima" w:date="2026-01-16T21:03:00Z">
                    <w:rPr/>
                  </w:rPrChange>
                </w:rPr>
                <w:t>Скорость обработки</w:t>
              </w:r>
            </w:ins>
          </w:p>
        </w:tc>
        <w:tc>
          <w:tcPr>
            <w:tcW w:w="1151"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Change w:id="5824" w:author="Tima" w:date="2026-01-16T21:10:00Z">
              <w:tcPr>
                <w:tcW w:w="1068"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tcPrChange>
          </w:tcPr>
          <w:p w14:paraId="21AB0298" w14:textId="52621E81" w:rsidR="00485941" w:rsidRPr="00485941" w:rsidRDefault="004869B1">
            <w:pPr>
              <w:spacing w:before="120" w:after="120" w:line="276" w:lineRule="auto"/>
              <w:jc w:val="center"/>
              <w:rPr>
                <w:ins w:id="5825" w:author="Tima" w:date="2026-01-16T21:03:00Z"/>
                <w:rFonts w:ascii="Times New Roman" w:hAnsi="Times New Roman" w:cs="Times New Roman"/>
                <w:sz w:val="24"/>
                <w:rPrChange w:id="5826" w:author="Tima" w:date="2026-01-16T21:03:00Z">
                  <w:rPr>
                    <w:ins w:id="5827" w:author="Tima" w:date="2026-01-16T21:03:00Z"/>
                  </w:rPr>
                </w:rPrChange>
              </w:rPr>
              <w:pPrChange w:id="5828" w:author="Tima" w:date="2026-01-16T21:09:00Z">
                <w:pPr>
                  <w:spacing w:before="120" w:after="120" w:line="276" w:lineRule="auto"/>
                </w:pPr>
              </w:pPrChange>
            </w:pPr>
            <w:ins w:id="5829" w:author="Tima" w:date="2026-01-16T21:03:00Z">
              <w:r w:rsidRPr="00FA4881">
                <w:rPr>
                  <w:rFonts w:ascii="Times New Roman" w:hAnsi="Times New Roman" w:cs="Times New Roman"/>
                  <w:sz w:val="24"/>
                </w:rPr>
                <w:t>10</w:t>
              </w:r>
            </w:ins>
          </w:p>
        </w:tc>
        <w:tc>
          <w:tcPr>
            <w:tcW w:w="1984"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Change w:id="5830" w:author="Tima" w:date="2026-01-16T21:10:00Z">
              <w:tcPr>
                <w:tcW w:w="1787" w:type="dxa"/>
                <w:gridSpan w:val="2"/>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tcPrChange>
          </w:tcPr>
          <w:p w14:paraId="388F4092" w14:textId="06BEE30F" w:rsidR="00485941" w:rsidRPr="00485941" w:rsidRDefault="004869B1">
            <w:pPr>
              <w:spacing w:before="120" w:after="120" w:line="276" w:lineRule="auto"/>
              <w:jc w:val="center"/>
              <w:rPr>
                <w:ins w:id="5831" w:author="Tima" w:date="2026-01-16T21:03:00Z"/>
                <w:rFonts w:ascii="Times New Roman" w:hAnsi="Times New Roman" w:cs="Times New Roman"/>
                <w:sz w:val="24"/>
                <w:rPrChange w:id="5832" w:author="Tima" w:date="2026-01-16T21:03:00Z">
                  <w:rPr>
                    <w:ins w:id="5833" w:author="Tima" w:date="2026-01-16T21:03:00Z"/>
                  </w:rPr>
                </w:rPrChange>
              </w:rPr>
              <w:pPrChange w:id="5834" w:author="Tima" w:date="2026-01-16T21:09:00Z">
                <w:pPr>
                  <w:spacing w:before="120" w:after="120" w:line="276" w:lineRule="auto"/>
                </w:pPr>
              </w:pPrChange>
            </w:pPr>
            <w:ins w:id="5835" w:author="Tima" w:date="2026-01-16T21:03:00Z">
              <w:r w:rsidRPr="00FA4881">
                <w:rPr>
                  <w:rFonts w:ascii="Times New Roman" w:hAnsi="Times New Roman" w:cs="Times New Roman"/>
                  <w:sz w:val="24"/>
                </w:rPr>
                <w:t>0</w:t>
              </w:r>
            </w:ins>
          </w:p>
        </w:tc>
        <w:tc>
          <w:tcPr>
            <w:tcW w:w="1701"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Change w:id="5836" w:author="Tima" w:date="2026-01-16T21:10:00Z">
              <w:tcPr>
                <w:tcW w:w="1857" w:type="dxa"/>
                <w:gridSpan w:val="2"/>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tcPrChange>
          </w:tcPr>
          <w:p w14:paraId="6AACFDD6" w14:textId="23892B07" w:rsidR="00485941" w:rsidRPr="00485941" w:rsidRDefault="004869B1">
            <w:pPr>
              <w:spacing w:before="120" w:after="120" w:line="276" w:lineRule="auto"/>
              <w:jc w:val="center"/>
              <w:rPr>
                <w:ins w:id="5837" w:author="Tima" w:date="2026-01-16T21:03:00Z"/>
                <w:rFonts w:ascii="Times New Roman" w:hAnsi="Times New Roman" w:cs="Times New Roman"/>
                <w:sz w:val="24"/>
                <w:rPrChange w:id="5838" w:author="Tima" w:date="2026-01-16T21:03:00Z">
                  <w:rPr>
                    <w:ins w:id="5839" w:author="Tima" w:date="2026-01-16T21:03:00Z"/>
                  </w:rPr>
                </w:rPrChange>
              </w:rPr>
              <w:pPrChange w:id="5840" w:author="Tima" w:date="2026-01-16T21:09:00Z">
                <w:pPr>
                  <w:spacing w:before="120" w:after="120" w:line="276" w:lineRule="auto"/>
                </w:pPr>
              </w:pPrChange>
            </w:pPr>
            <w:ins w:id="5841" w:author="Tima" w:date="2026-01-16T21:03:00Z">
              <w:r w:rsidRPr="00FA4881">
                <w:rPr>
                  <w:rFonts w:ascii="Times New Roman" w:hAnsi="Times New Roman" w:cs="Times New Roman"/>
                  <w:sz w:val="24"/>
                </w:rPr>
                <w:t>10</w:t>
              </w:r>
            </w:ins>
          </w:p>
        </w:tc>
        <w:tc>
          <w:tcPr>
            <w:tcW w:w="1856"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Change w:id="5842" w:author="Tima" w:date="2026-01-16T21:10:00Z">
              <w:tcPr>
                <w:tcW w:w="1980"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tcPrChange>
          </w:tcPr>
          <w:p w14:paraId="0992E658" w14:textId="189998F1" w:rsidR="00485941" w:rsidRPr="00485941" w:rsidRDefault="004869B1">
            <w:pPr>
              <w:spacing w:before="120" w:after="120" w:line="276" w:lineRule="auto"/>
              <w:jc w:val="center"/>
              <w:rPr>
                <w:ins w:id="5843" w:author="Tima" w:date="2026-01-16T21:03:00Z"/>
                <w:rFonts w:ascii="Times New Roman" w:hAnsi="Times New Roman" w:cs="Times New Roman"/>
                <w:sz w:val="24"/>
                <w:rPrChange w:id="5844" w:author="Tima" w:date="2026-01-16T21:03:00Z">
                  <w:rPr>
                    <w:ins w:id="5845" w:author="Tima" w:date="2026-01-16T21:03:00Z"/>
                  </w:rPr>
                </w:rPrChange>
              </w:rPr>
              <w:pPrChange w:id="5846" w:author="Tima" w:date="2026-01-16T21:09:00Z">
                <w:pPr>
                  <w:spacing w:before="120" w:after="120" w:line="276" w:lineRule="auto"/>
                </w:pPr>
              </w:pPrChange>
            </w:pPr>
            <w:ins w:id="5847" w:author="Tima" w:date="2026-01-16T21:03:00Z">
              <w:r w:rsidRPr="00FA4881">
                <w:rPr>
                  <w:rFonts w:ascii="Times New Roman" w:hAnsi="Times New Roman" w:cs="Times New Roman"/>
                  <w:sz w:val="24"/>
                </w:rPr>
                <w:t>0</w:t>
              </w:r>
            </w:ins>
          </w:p>
        </w:tc>
        <w:tc>
          <w:tcPr>
            <w:tcW w:w="1413"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Change w:id="5848" w:author="Tima" w:date="2026-01-16T21:10:00Z">
              <w:tcPr>
                <w:tcW w:w="1413"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tcPrChange>
          </w:tcPr>
          <w:p w14:paraId="639B6B26" w14:textId="1465C5A4" w:rsidR="00485941" w:rsidRPr="00485941" w:rsidRDefault="004869B1">
            <w:pPr>
              <w:spacing w:before="120" w:after="120" w:line="276" w:lineRule="auto"/>
              <w:jc w:val="center"/>
              <w:rPr>
                <w:ins w:id="5849" w:author="Tima" w:date="2026-01-16T21:03:00Z"/>
                <w:rFonts w:ascii="Times New Roman" w:hAnsi="Times New Roman" w:cs="Times New Roman"/>
                <w:sz w:val="24"/>
                <w:rPrChange w:id="5850" w:author="Tima" w:date="2026-01-16T21:03:00Z">
                  <w:rPr>
                    <w:ins w:id="5851" w:author="Tima" w:date="2026-01-16T21:03:00Z"/>
                  </w:rPr>
                </w:rPrChange>
              </w:rPr>
              <w:pPrChange w:id="5852" w:author="Tima" w:date="2026-01-16T21:09:00Z">
                <w:pPr>
                  <w:spacing w:before="120" w:after="120" w:line="276" w:lineRule="auto"/>
                </w:pPr>
              </w:pPrChange>
            </w:pPr>
            <w:ins w:id="5853" w:author="Tima" w:date="2026-01-16T21:03:00Z">
              <w:r w:rsidRPr="00FA4881">
                <w:rPr>
                  <w:rFonts w:ascii="Times New Roman" w:hAnsi="Times New Roman" w:cs="Times New Roman"/>
                  <w:sz w:val="24"/>
                </w:rPr>
                <w:t>5</w:t>
              </w:r>
            </w:ins>
          </w:p>
        </w:tc>
      </w:tr>
      <w:tr w:rsidR="00485941" w14:paraId="7DF8364D" w14:textId="77777777" w:rsidTr="00A5080D">
        <w:trPr>
          <w:trHeight w:val="409"/>
          <w:ins w:id="5854" w:author="Tima" w:date="2026-01-16T21:03:00Z"/>
          <w:trPrChange w:id="5855" w:author="Tima" w:date="2026-01-16T21:10:00Z">
            <w:trPr>
              <w:trHeight w:val="409"/>
            </w:trPr>
          </w:trPrChange>
        </w:trPr>
        <w:tc>
          <w:tcPr>
            <w:tcW w:w="1533"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Change w:id="5856" w:author="Tima" w:date="2026-01-16T21:10:00Z">
              <w:tcPr>
                <w:tcW w:w="1533"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tcPrChange>
          </w:tcPr>
          <w:p w14:paraId="7C950A90" w14:textId="55E19BD6" w:rsidR="00485941" w:rsidRPr="00485941" w:rsidRDefault="00485941" w:rsidP="00EE0FDE">
            <w:pPr>
              <w:spacing w:before="120" w:after="120" w:line="276" w:lineRule="auto"/>
              <w:rPr>
                <w:ins w:id="5857" w:author="Tima" w:date="2026-01-16T21:03:00Z"/>
                <w:rFonts w:ascii="Times New Roman" w:hAnsi="Times New Roman" w:cs="Times New Roman"/>
                <w:sz w:val="24"/>
                <w:rPrChange w:id="5858" w:author="Tima" w:date="2026-01-16T21:03:00Z">
                  <w:rPr>
                    <w:ins w:id="5859" w:author="Tima" w:date="2026-01-16T21:03:00Z"/>
                  </w:rPr>
                </w:rPrChange>
              </w:rPr>
            </w:pPr>
            <w:ins w:id="5860" w:author="Tima" w:date="2026-01-16T21:03:00Z">
              <w:r w:rsidRPr="00485941">
                <w:rPr>
                  <w:rFonts w:ascii="Times New Roman" w:hAnsi="Times New Roman" w:cs="Times New Roman"/>
                  <w:sz w:val="24"/>
                  <w:rPrChange w:id="5861" w:author="Tima" w:date="2026-01-16T21:03:00Z">
                    <w:rPr/>
                  </w:rPrChange>
                </w:rPr>
                <w:t>Удобство</w:t>
              </w:r>
            </w:ins>
            <w:ins w:id="5862" w:author="Tima" w:date="2026-01-16T21:08:00Z">
              <w:r w:rsidR="004869B1">
                <w:rPr>
                  <w:rFonts w:ascii="Times New Roman" w:hAnsi="Times New Roman" w:cs="Times New Roman"/>
                  <w:sz w:val="24"/>
                </w:rPr>
                <w:t xml:space="preserve"> интерфейса</w:t>
              </w:r>
            </w:ins>
          </w:p>
        </w:tc>
        <w:tc>
          <w:tcPr>
            <w:tcW w:w="1151"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Change w:id="5863" w:author="Tima" w:date="2026-01-16T21:10:00Z">
              <w:tcPr>
                <w:tcW w:w="1068"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tcPrChange>
          </w:tcPr>
          <w:p w14:paraId="7CC331CA" w14:textId="77777777" w:rsidR="00485941" w:rsidRPr="00485941" w:rsidRDefault="00485941">
            <w:pPr>
              <w:spacing w:before="120" w:after="120" w:line="276" w:lineRule="auto"/>
              <w:jc w:val="center"/>
              <w:rPr>
                <w:ins w:id="5864" w:author="Tima" w:date="2026-01-16T21:03:00Z"/>
                <w:rFonts w:ascii="Times New Roman" w:hAnsi="Times New Roman" w:cs="Times New Roman"/>
                <w:sz w:val="24"/>
                <w:rPrChange w:id="5865" w:author="Tima" w:date="2026-01-16T21:03:00Z">
                  <w:rPr>
                    <w:ins w:id="5866" w:author="Tima" w:date="2026-01-16T21:03:00Z"/>
                  </w:rPr>
                </w:rPrChange>
              </w:rPr>
              <w:pPrChange w:id="5867" w:author="Tima" w:date="2026-01-16T21:09:00Z">
                <w:pPr>
                  <w:spacing w:before="120" w:after="120" w:line="276" w:lineRule="auto"/>
                </w:pPr>
              </w:pPrChange>
            </w:pPr>
            <w:ins w:id="5868" w:author="Tima" w:date="2026-01-16T21:03:00Z">
              <w:r w:rsidRPr="00485941">
                <w:rPr>
                  <w:rFonts w:ascii="Times New Roman" w:hAnsi="Times New Roman" w:cs="Times New Roman"/>
                  <w:sz w:val="24"/>
                  <w:rPrChange w:id="5869" w:author="Tima" w:date="2026-01-16T21:03:00Z">
                    <w:rPr/>
                  </w:rPrChange>
                </w:rPr>
                <w:t>10</w:t>
              </w:r>
            </w:ins>
          </w:p>
        </w:tc>
        <w:tc>
          <w:tcPr>
            <w:tcW w:w="1984"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Change w:id="5870" w:author="Tima" w:date="2026-01-16T21:10:00Z">
              <w:tcPr>
                <w:tcW w:w="1787" w:type="dxa"/>
                <w:gridSpan w:val="2"/>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tcPrChange>
          </w:tcPr>
          <w:p w14:paraId="675A1FC5" w14:textId="1BF55CE2" w:rsidR="00485941" w:rsidRPr="00485941" w:rsidRDefault="004869B1">
            <w:pPr>
              <w:spacing w:before="120" w:after="120" w:line="276" w:lineRule="auto"/>
              <w:jc w:val="center"/>
              <w:rPr>
                <w:ins w:id="5871" w:author="Tima" w:date="2026-01-16T21:03:00Z"/>
                <w:rFonts w:ascii="Times New Roman" w:hAnsi="Times New Roman" w:cs="Times New Roman"/>
                <w:sz w:val="24"/>
                <w:rPrChange w:id="5872" w:author="Tima" w:date="2026-01-16T21:03:00Z">
                  <w:rPr>
                    <w:ins w:id="5873" w:author="Tima" w:date="2026-01-16T21:03:00Z"/>
                  </w:rPr>
                </w:rPrChange>
              </w:rPr>
              <w:pPrChange w:id="5874" w:author="Tima" w:date="2026-01-16T21:09:00Z">
                <w:pPr>
                  <w:spacing w:before="120" w:after="120" w:line="276" w:lineRule="auto"/>
                </w:pPr>
              </w:pPrChange>
            </w:pPr>
            <w:ins w:id="5875" w:author="Tima" w:date="2026-01-16T21:03:00Z">
              <w:r w:rsidRPr="00FA4881">
                <w:rPr>
                  <w:rFonts w:ascii="Times New Roman" w:hAnsi="Times New Roman" w:cs="Times New Roman"/>
                  <w:sz w:val="24"/>
                </w:rPr>
                <w:t>7</w:t>
              </w:r>
            </w:ins>
          </w:p>
        </w:tc>
        <w:tc>
          <w:tcPr>
            <w:tcW w:w="1701"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Change w:id="5876" w:author="Tima" w:date="2026-01-16T21:10:00Z">
              <w:tcPr>
                <w:tcW w:w="1857" w:type="dxa"/>
                <w:gridSpan w:val="2"/>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tcPrChange>
          </w:tcPr>
          <w:p w14:paraId="0781BF7B" w14:textId="50B9A805" w:rsidR="00485941" w:rsidRPr="00485941" w:rsidRDefault="004869B1">
            <w:pPr>
              <w:spacing w:before="120" w:after="120" w:line="276" w:lineRule="auto"/>
              <w:jc w:val="center"/>
              <w:rPr>
                <w:ins w:id="5877" w:author="Tima" w:date="2026-01-16T21:03:00Z"/>
                <w:rFonts w:ascii="Times New Roman" w:hAnsi="Times New Roman" w:cs="Times New Roman"/>
                <w:sz w:val="24"/>
                <w:rPrChange w:id="5878" w:author="Tima" w:date="2026-01-16T21:03:00Z">
                  <w:rPr>
                    <w:ins w:id="5879" w:author="Tima" w:date="2026-01-16T21:03:00Z"/>
                  </w:rPr>
                </w:rPrChange>
              </w:rPr>
              <w:pPrChange w:id="5880" w:author="Tima" w:date="2026-01-16T21:09:00Z">
                <w:pPr>
                  <w:spacing w:before="120" w:after="120" w:line="276" w:lineRule="auto"/>
                </w:pPr>
              </w:pPrChange>
            </w:pPr>
            <w:ins w:id="5881" w:author="Tima" w:date="2026-01-16T21:03:00Z">
              <w:r w:rsidRPr="00FA4881">
                <w:rPr>
                  <w:rFonts w:ascii="Times New Roman" w:hAnsi="Times New Roman" w:cs="Times New Roman"/>
                  <w:sz w:val="24"/>
                </w:rPr>
                <w:t>10</w:t>
              </w:r>
            </w:ins>
          </w:p>
        </w:tc>
        <w:tc>
          <w:tcPr>
            <w:tcW w:w="1856"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Change w:id="5882" w:author="Tima" w:date="2026-01-16T21:10:00Z">
              <w:tcPr>
                <w:tcW w:w="1980"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tcPrChange>
          </w:tcPr>
          <w:p w14:paraId="179B8F47" w14:textId="77777777" w:rsidR="00485941" w:rsidRPr="00485941" w:rsidRDefault="00485941">
            <w:pPr>
              <w:spacing w:before="120" w:after="120" w:line="276" w:lineRule="auto"/>
              <w:jc w:val="center"/>
              <w:rPr>
                <w:ins w:id="5883" w:author="Tima" w:date="2026-01-16T21:03:00Z"/>
                <w:rFonts w:ascii="Times New Roman" w:hAnsi="Times New Roman" w:cs="Times New Roman"/>
                <w:sz w:val="24"/>
                <w:rPrChange w:id="5884" w:author="Tima" w:date="2026-01-16T21:03:00Z">
                  <w:rPr>
                    <w:ins w:id="5885" w:author="Tima" w:date="2026-01-16T21:03:00Z"/>
                  </w:rPr>
                </w:rPrChange>
              </w:rPr>
              <w:pPrChange w:id="5886" w:author="Tima" w:date="2026-01-16T21:09:00Z">
                <w:pPr>
                  <w:spacing w:before="120" w:after="120" w:line="276" w:lineRule="auto"/>
                </w:pPr>
              </w:pPrChange>
            </w:pPr>
            <w:ins w:id="5887" w:author="Tima" w:date="2026-01-16T21:03:00Z">
              <w:r w:rsidRPr="00485941">
                <w:rPr>
                  <w:rFonts w:ascii="Times New Roman" w:hAnsi="Times New Roman" w:cs="Times New Roman"/>
                  <w:sz w:val="24"/>
                  <w:rPrChange w:id="5888" w:author="Tima" w:date="2026-01-16T21:03:00Z">
                    <w:rPr/>
                  </w:rPrChange>
                </w:rPr>
                <w:t>8</w:t>
              </w:r>
            </w:ins>
          </w:p>
        </w:tc>
        <w:tc>
          <w:tcPr>
            <w:tcW w:w="1413"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Change w:id="5889" w:author="Tima" w:date="2026-01-16T21:10:00Z">
              <w:tcPr>
                <w:tcW w:w="1413" w:type="dxa"/>
                <w:tcBorders>
                  <w:top w:val="single" w:sz="8" w:space="0" w:color="000000"/>
                  <w:left w:val="single" w:sz="8" w:space="0" w:color="000000"/>
                  <w:bottom w:val="single" w:sz="8" w:space="0" w:color="000000"/>
                  <w:right w:val="single" w:sz="8" w:space="0" w:color="000000"/>
                </w:tcBorders>
                <w:shd w:val="clear" w:color="FFFFFF" w:fill="FFFFFF"/>
                <w:tcMar>
                  <w:top w:w="72" w:type="dxa"/>
                  <w:left w:w="144" w:type="dxa"/>
                  <w:bottom w:w="72" w:type="dxa"/>
                  <w:right w:w="144" w:type="dxa"/>
                </w:tcMar>
                <w:vAlign w:val="center"/>
              </w:tcPr>
            </w:tcPrChange>
          </w:tcPr>
          <w:p w14:paraId="45D4561B" w14:textId="3F1DF715" w:rsidR="00485941" w:rsidRPr="00485941" w:rsidRDefault="004869B1">
            <w:pPr>
              <w:spacing w:before="120" w:after="120" w:line="276" w:lineRule="auto"/>
              <w:jc w:val="center"/>
              <w:rPr>
                <w:ins w:id="5890" w:author="Tima" w:date="2026-01-16T21:03:00Z"/>
                <w:rFonts w:ascii="Times New Roman" w:hAnsi="Times New Roman" w:cs="Times New Roman"/>
                <w:sz w:val="24"/>
                <w:rPrChange w:id="5891" w:author="Tima" w:date="2026-01-16T21:03:00Z">
                  <w:rPr>
                    <w:ins w:id="5892" w:author="Tima" w:date="2026-01-16T21:03:00Z"/>
                  </w:rPr>
                </w:rPrChange>
              </w:rPr>
              <w:pPrChange w:id="5893" w:author="Tima" w:date="2026-01-16T21:09:00Z">
                <w:pPr>
                  <w:spacing w:before="120" w:after="120" w:line="276" w:lineRule="auto"/>
                </w:pPr>
              </w:pPrChange>
            </w:pPr>
            <w:ins w:id="5894" w:author="Tima" w:date="2026-01-16T21:03:00Z">
              <w:r w:rsidRPr="00FA4881">
                <w:rPr>
                  <w:rFonts w:ascii="Times New Roman" w:hAnsi="Times New Roman" w:cs="Times New Roman"/>
                  <w:sz w:val="24"/>
                </w:rPr>
                <w:t>8</w:t>
              </w:r>
              <w:r w:rsidR="00485941" w:rsidRPr="00485941">
                <w:rPr>
                  <w:rFonts w:ascii="Times New Roman" w:hAnsi="Times New Roman" w:cs="Times New Roman"/>
                  <w:sz w:val="24"/>
                  <w:rPrChange w:id="5895" w:author="Tima" w:date="2026-01-16T21:03:00Z">
                    <w:rPr/>
                  </w:rPrChange>
                </w:rPr>
                <w:t>,</w:t>
              </w:r>
            </w:ins>
            <w:ins w:id="5896" w:author="Tima" w:date="2026-01-16T21:09:00Z">
              <w:r>
                <w:rPr>
                  <w:rFonts w:ascii="Times New Roman" w:hAnsi="Times New Roman" w:cs="Times New Roman"/>
                  <w:sz w:val="24"/>
                </w:rPr>
                <w:t>7</w:t>
              </w:r>
            </w:ins>
            <w:ins w:id="5897" w:author="Tima" w:date="2026-01-16T21:03:00Z">
              <w:r w:rsidR="00485941" w:rsidRPr="00485941">
                <w:rPr>
                  <w:rFonts w:ascii="Times New Roman" w:hAnsi="Times New Roman" w:cs="Times New Roman"/>
                  <w:sz w:val="24"/>
                  <w:rPrChange w:id="5898" w:author="Tima" w:date="2026-01-16T21:03:00Z">
                    <w:rPr/>
                  </w:rPrChange>
                </w:rPr>
                <w:t>5</w:t>
              </w:r>
            </w:ins>
          </w:p>
        </w:tc>
      </w:tr>
    </w:tbl>
    <w:p w14:paraId="7B2D98F1" w14:textId="1680A809" w:rsidR="006440E6" w:rsidRDefault="006440E6">
      <w:pPr>
        <w:rPr>
          <w:ins w:id="5899" w:author="Tima" w:date="2026-01-16T18:06:00Z"/>
          <w:rFonts w:ascii="Times New Roman" w:hAnsi="Times New Roman" w:cs="Times New Roman"/>
          <w:sz w:val="24"/>
        </w:rPr>
        <w:pPrChange w:id="5900" w:author="Tima" w:date="2026-01-14T22:14:00Z">
          <w:pPr>
            <w:ind w:firstLine="709"/>
            <w:jc w:val="both"/>
          </w:pPr>
        </w:pPrChange>
      </w:pPr>
    </w:p>
    <w:p w14:paraId="39E73C05" w14:textId="1675E64E" w:rsidR="006440E6" w:rsidRPr="006440E6" w:rsidRDefault="006440E6">
      <w:pPr>
        <w:pStyle w:val="2"/>
        <w:numPr>
          <w:ilvl w:val="0"/>
          <w:numId w:val="45"/>
        </w:numPr>
        <w:rPr>
          <w:ins w:id="5901" w:author="Tima" w:date="2026-01-16T18:06:00Z"/>
          <w:rFonts w:ascii="Times New Roman" w:hAnsi="Times New Roman" w:cs="Times New Roman"/>
          <w:b/>
          <w:color w:val="000000" w:themeColor="text1"/>
          <w:sz w:val="28"/>
          <w:lang w:val="en-US"/>
          <w:rPrChange w:id="5902" w:author="Tima" w:date="2026-01-16T18:07:00Z">
            <w:rPr>
              <w:ins w:id="5903" w:author="Tima" w:date="2026-01-16T18:06:00Z"/>
            </w:rPr>
          </w:rPrChange>
        </w:rPr>
        <w:pPrChange w:id="5904" w:author="Tima" w:date="2026-01-14T22:14:00Z">
          <w:pPr>
            <w:ind w:firstLine="709"/>
            <w:jc w:val="both"/>
          </w:pPr>
        </w:pPrChange>
      </w:pPr>
      <w:bookmarkStart w:id="5905" w:name="_Toc219756806"/>
      <w:proofErr w:type="spellStart"/>
      <w:ins w:id="5906" w:author="Tima" w:date="2026-01-16T18:06:00Z">
        <w:r w:rsidRPr="006440E6">
          <w:rPr>
            <w:rFonts w:ascii="Times New Roman" w:hAnsi="Times New Roman" w:cs="Times New Roman"/>
            <w:b/>
            <w:color w:val="000000" w:themeColor="text1"/>
            <w:sz w:val="28"/>
            <w:lang w:val="en-US"/>
            <w:rPrChange w:id="5907" w:author="Tima" w:date="2026-01-16T18:06:00Z">
              <w:rPr>
                <w:b/>
                <w:bCs/>
              </w:rPr>
            </w:rPrChange>
          </w:rPr>
          <w:t>Формирование</w:t>
        </w:r>
        <w:proofErr w:type="spellEnd"/>
        <w:r w:rsidRPr="006440E6">
          <w:rPr>
            <w:rFonts w:ascii="Times New Roman" w:hAnsi="Times New Roman" w:cs="Times New Roman"/>
            <w:b/>
            <w:color w:val="000000" w:themeColor="text1"/>
            <w:sz w:val="28"/>
            <w:lang w:val="en-US"/>
            <w:rPrChange w:id="5908" w:author="Tima" w:date="2026-01-16T18:06:00Z">
              <w:rPr>
                <w:b/>
                <w:bCs/>
              </w:rPr>
            </w:rPrChange>
          </w:rPr>
          <w:t xml:space="preserve"> </w:t>
        </w:r>
        <w:proofErr w:type="spellStart"/>
        <w:r w:rsidRPr="006440E6">
          <w:rPr>
            <w:rFonts w:ascii="Times New Roman" w:hAnsi="Times New Roman" w:cs="Times New Roman"/>
            <w:b/>
            <w:color w:val="000000" w:themeColor="text1"/>
            <w:sz w:val="28"/>
            <w:lang w:val="en-US"/>
            <w:rPrChange w:id="5909" w:author="Tima" w:date="2026-01-16T18:06:00Z">
              <w:rPr>
                <w:b/>
                <w:bCs/>
              </w:rPr>
            </w:rPrChange>
          </w:rPr>
          <w:t>основы</w:t>
        </w:r>
        <w:proofErr w:type="spellEnd"/>
        <w:r w:rsidRPr="006440E6">
          <w:rPr>
            <w:rFonts w:ascii="Times New Roman" w:hAnsi="Times New Roman" w:cs="Times New Roman"/>
            <w:b/>
            <w:color w:val="000000" w:themeColor="text1"/>
            <w:sz w:val="28"/>
            <w:lang w:val="en-US"/>
            <w:rPrChange w:id="5910" w:author="Tima" w:date="2026-01-16T18:06:00Z">
              <w:rPr>
                <w:b/>
                <w:bCs/>
              </w:rPr>
            </w:rPrChange>
          </w:rPr>
          <w:t xml:space="preserve"> </w:t>
        </w:r>
        <w:proofErr w:type="spellStart"/>
        <w:r w:rsidRPr="006440E6">
          <w:rPr>
            <w:rFonts w:ascii="Times New Roman" w:hAnsi="Times New Roman" w:cs="Times New Roman"/>
            <w:b/>
            <w:color w:val="000000" w:themeColor="text1"/>
            <w:sz w:val="28"/>
            <w:lang w:val="en-US"/>
            <w:rPrChange w:id="5911" w:author="Tima" w:date="2026-01-16T18:06:00Z">
              <w:rPr>
                <w:b/>
                <w:bCs/>
              </w:rPr>
            </w:rPrChange>
          </w:rPr>
          <w:t>расчета</w:t>
        </w:r>
        <w:bookmarkEnd w:id="5905"/>
        <w:proofErr w:type="spellEnd"/>
      </w:ins>
    </w:p>
    <w:p w14:paraId="249EF7CC" w14:textId="7C60B853" w:rsidR="006440E6" w:rsidRPr="006440E6" w:rsidRDefault="006440E6">
      <w:pPr>
        <w:pStyle w:val="3"/>
        <w:numPr>
          <w:ilvl w:val="0"/>
          <w:numId w:val="81"/>
        </w:numPr>
        <w:rPr>
          <w:ins w:id="5912" w:author="Tima" w:date="2026-01-16T18:06:00Z"/>
          <w:rFonts w:ascii="Times New Roman" w:hAnsi="Times New Roman" w:cs="Times New Roman"/>
          <w:b/>
          <w:color w:val="000000" w:themeColor="text1"/>
          <w:rPrChange w:id="5913" w:author="Tima" w:date="2026-01-16T18:06:00Z">
            <w:rPr>
              <w:ins w:id="5914" w:author="Tima" w:date="2026-01-16T18:06:00Z"/>
              <w:rFonts w:ascii="Times New Roman" w:hAnsi="Times New Roman" w:cs="Times New Roman"/>
              <w:sz w:val="24"/>
            </w:rPr>
          </w:rPrChange>
        </w:rPr>
        <w:pPrChange w:id="5915" w:author="Tima" w:date="2026-01-16T18:06:00Z">
          <w:pPr>
            <w:ind w:firstLine="709"/>
            <w:jc w:val="both"/>
          </w:pPr>
        </w:pPrChange>
      </w:pPr>
      <w:bookmarkStart w:id="5916" w:name="_Toc219756807"/>
      <w:ins w:id="5917" w:author="Tima" w:date="2026-01-16T18:06:00Z">
        <w:r w:rsidRPr="006440E6">
          <w:rPr>
            <w:rFonts w:ascii="Times New Roman" w:hAnsi="Times New Roman" w:cs="Times New Roman"/>
            <w:b/>
            <w:color w:val="000000" w:themeColor="text1"/>
            <w:rPrChange w:id="5918" w:author="Tima" w:date="2026-01-16T18:06:00Z">
              <w:rPr>
                <w:b/>
                <w:bCs/>
              </w:rPr>
            </w:rPrChange>
          </w:rPr>
          <w:t xml:space="preserve">Маркетинг </w:t>
        </w:r>
        <w:proofErr w:type="spellStart"/>
        <w:r w:rsidRPr="006440E6">
          <w:rPr>
            <w:rFonts w:ascii="Times New Roman" w:hAnsi="Times New Roman" w:cs="Times New Roman"/>
            <w:b/>
            <w:color w:val="000000" w:themeColor="text1"/>
            <w:rPrChange w:id="5919" w:author="Tima" w:date="2026-01-16T18:06:00Z">
              <w:rPr>
                <w:b/>
                <w:bCs/>
              </w:rPr>
            </w:rPrChange>
          </w:rPr>
          <w:t>Микс</w:t>
        </w:r>
        <w:bookmarkEnd w:id="5916"/>
        <w:proofErr w:type="spellEnd"/>
      </w:ins>
    </w:p>
    <w:p w14:paraId="16FFFEB4" w14:textId="6F934B98" w:rsidR="006440E6" w:rsidRPr="006440E6" w:rsidRDefault="006440E6">
      <w:pPr>
        <w:pStyle w:val="4"/>
        <w:rPr>
          <w:ins w:id="5920" w:author="Tima" w:date="2026-01-16T18:06:00Z"/>
          <w:rFonts w:ascii="Times New Roman" w:hAnsi="Times New Roman" w:cs="Times New Roman"/>
          <w:b/>
          <w:color w:val="000000" w:themeColor="text1"/>
          <w:rPrChange w:id="5921" w:author="Tima" w:date="2026-01-16T18:08:00Z">
            <w:rPr>
              <w:ins w:id="5922" w:author="Tima" w:date="2026-01-16T18:06:00Z"/>
              <w:rFonts w:ascii="Times New Roman" w:hAnsi="Times New Roman" w:cs="Times New Roman"/>
              <w:sz w:val="24"/>
            </w:rPr>
          </w:rPrChange>
        </w:rPr>
        <w:pPrChange w:id="5923" w:author="Tima" w:date="2026-01-16T18:08:00Z">
          <w:pPr>
            <w:ind w:firstLine="709"/>
            <w:jc w:val="both"/>
          </w:pPr>
        </w:pPrChange>
      </w:pPr>
      <w:ins w:id="5924" w:author="Tima" w:date="2026-01-16T18:07:00Z">
        <w:r w:rsidRPr="006440E6">
          <w:rPr>
            <w:rFonts w:ascii="Times New Roman" w:hAnsi="Times New Roman" w:cs="Times New Roman"/>
            <w:b/>
            <w:color w:val="000000" w:themeColor="text1"/>
            <w:rPrChange w:id="5925" w:author="Tima" w:date="2026-01-16T18:08:00Z">
              <w:rPr>
                <w:b/>
                <w:bCs/>
              </w:rPr>
            </w:rPrChange>
          </w:rPr>
          <w:t xml:space="preserve">Маркетинг </w:t>
        </w:r>
        <w:proofErr w:type="spellStart"/>
        <w:r w:rsidRPr="006440E6">
          <w:rPr>
            <w:rFonts w:ascii="Times New Roman" w:hAnsi="Times New Roman" w:cs="Times New Roman"/>
            <w:b/>
            <w:color w:val="000000" w:themeColor="text1"/>
            <w:rPrChange w:id="5926" w:author="Tima" w:date="2026-01-16T18:08:00Z">
              <w:rPr>
                <w:b/>
                <w:bCs/>
              </w:rPr>
            </w:rPrChange>
          </w:rPr>
          <w:t>Микс</w:t>
        </w:r>
        <w:proofErr w:type="spellEnd"/>
        <w:r w:rsidRPr="006440E6">
          <w:rPr>
            <w:rFonts w:ascii="Times New Roman" w:hAnsi="Times New Roman" w:cs="Times New Roman"/>
            <w:b/>
            <w:color w:val="000000" w:themeColor="text1"/>
            <w:rPrChange w:id="5927" w:author="Tima" w:date="2026-01-16T18:08:00Z">
              <w:rPr>
                <w:b/>
                <w:bCs/>
                <w:lang w:val="en-US"/>
              </w:rPr>
            </w:rPrChange>
          </w:rPr>
          <w:t xml:space="preserve"> </w:t>
        </w:r>
      </w:ins>
      <w:ins w:id="5928" w:author="Tima" w:date="2026-01-16T18:10:00Z">
        <w:r>
          <w:rPr>
            <w:rFonts w:ascii="Times New Roman" w:hAnsi="Times New Roman" w:cs="Times New Roman"/>
            <w:b/>
            <w:color w:val="000000" w:themeColor="text1"/>
          </w:rPr>
          <w:t>–</w:t>
        </w:r>
      </w:ins>
      <w:ins w:id="5929" w:author="Tima" w:date="2026-01-16T18:07:00Z">
        <w:r w:rsidRPr="006440E6">
          <w:rPr>
            <w:rFonts w:ascii="Times New Roman" w:hAnsi="Times New Roman" w:cs="Times New Roman"/>
            <w:b/>
            <w:color w:val="000000" w:themeColor="text1"/>
            <w:rPrChange w:id="5930" w:author="Tima" w:date="2026-01-16T18:08:00Z">
              <w:rPr>
                <w:b/>
                <w:bCs/>
                <w:lang w:val="en-US"/>
              </w:rPr>
            </w:rPrChange>
          </w:rPr>
          <w:t xml:space="preserve"> </w:t>
        </w:r>
        <w:proofErr w:type="spellStart"/>
        <w:r w:rsidRPr="006440E6">
          <w:rPr>
            <w:rFonts w:ascii="Times New Roman" w:hAnsi="Times New Roman" w:cs="Times New Roman"/>
            <w:b/>
            <w:color w:val="000000" w:themeColor="text1"/>
            <w:rPrChange w:id="5931" w:author="Tima" w:date="2026-01-16T18:08:00Z">
              <w:rPr>
                <w:b/>
                <w:bCs/>
                <w:lang w:val="en-US"/>
              </w:rPr>
            </w:rPrChange>
          </w:rPr>
          <w:t>Product</w:t>
        </w:r>
      </w:ins>
      <w:proofErr w:type="spellEnd"/>
    </w:p>
    <w:p w14:paraId="4DAE090C" w14:textId="2B3BD43F" w:rsidR="006F31D3" w:rsidRPr="00FA4881" w:rsidRDefault="006F31D3">
      <w:pPr>
        <w:spacing w:line="276" w:lineRule="auto"/>
        <w:ind w:firstLine="709"/>
        <w:jc w:val="both"/>
        <w:rPr>
          <w:ins w:id="5932" w:author="Tima" w:date="2026-01-16T21:19:00Z"/>
          <w:rFonts w:ascii="Times New Roman" w:hAnsi="Times New Roman" w:cs="Times New Roman"/>
          <w:sz w:val="24"/>
          <w:szCs w:val="24"/>
        </w:rPr>
        <w:pPrChange w:id="5933" w:author="Tima" w:date="2026-01-16T21:40:00Z">
          <w:pPr/>
        </w:pPrChange>
      </w:pPr>
      <w:ins w:id="5934" w:author="Tima" w:date="2026-01-16T21:20:00Z">
        <w:r w:rsidRPr="00FA4881">
          <w:rPr>
            <w:rFonts w:ascii="Times New Roman" w:hAnsi="Times New Roman" w:cs="Times New Roman"/>
            <w:sz w:val="24"/>
            <w:szCs w:val="24"/>
          </w:rPr>
          <w:t>Опишем ключевые характеристики продукта:</w:t>
        </w:r>
      </w:ins>
    </w:p>
    <w:p w14:paraId="4297C376" w14:textId="77777777" w:rsidR="00A55441" w:rsidRDefault="006F31D3">
      <w:pPr>
        <w:pStyle w:val="a3"/>
        <w:numPr>
          <w:ilvl w:val="0"/>
          <w:numId w:val="86"/>
        </w:numPr>
        <w:rPr>
          <w:ins w:id="5935" w:author="Tima" w:date="2026-01-16T21:32:00Z"/>
          <w:rFonts w:ascii="Times New Roman" w:hAnsi="Times New Roman" w:cs="Times New Roman"/>
          <w:sz w:val="24"/>
        </w:rPr>
        <w:pPrChange w:id="5936" w:author="Tima" w:date="2026-01-16T21:32:00Z">
          <w:pPr/>
        </w:pPrChange>
      </w:pPr>
      <w:ins w:id="5937" w:author="Tima" w:date="2026-01-16T21:19:00Z">
        <w:r w:rsidRPr="00A55441">
          <w:rPr>
            <w:rFonts w:ascii="Times New Roman" w:hAnsi="Times New Roman" w:cs="Times New Roman"/>
            <w:sz w:val="24"/>
            <w:rPrChange w:id="5938" w:author="Tima" w:date="2026-01-16T21:32:00Z">
              <w:rPr/>
            </w:rPrChange>
          </w:rPr>
          <w:t xml:space="preserve">Ассортимент </w:t>
        </w:r>
      </w:ins>
      <w:ins w:id="5939" w:author="Tima" w:date="2026-01-16T21:20:00Z">
        <w:r w:rsidRPr="00A55441">
          <w:rPr>
            <w:rFonts w:ascii="Times New Roman" w:hAnsi="Times New Roman" w:cs="Times New Roman"/>
            <w:sz w:val="24"/>
            <w:rPrChange w:id="5940" w:author="Tima" w:date="2026-01-16T21:32:00Z">
              <w:rPr/>
            </w:rPrChange>
          </w:rPr>
          <w:t xml:space="preserve">– первоначально это будут самые популярные </w:t>
        </w:r>
        <w:r w:rsidRPr="00A55441">
          <w:rPr>
            <w:rFonts w:ascii="Times New Roman" w:hAnsi="Times New Roman" w:cs="Times New Roman"/>
            <w:sz w:val="24"/>
            <w:lang w:val="en-US"/>
            <w:rPrChange w:id="5941" w:author="Tima" w:date="2026-01-16T21:32:00Z">
              <w:rPr>
                <w:lang w:val="en-US"/>
              </w:rPr>
            </w:rPrChange>
          </w:rPr>
          <w:t>NFT</w:t>
        </w:r>
        <w:r w:rsidRPr="00A55441">
          <w:rPr>
            <w:rFonts w:ascii="Times New Roman" w:hAnsi="Times New Roman" w:cs="Times New Roman"/>
            <w:sz w:val="24"/>
            <w:rPrChange w:id="5942" w:author="Tima" w:date="2026-01-16T21:32:00Z">
              <w:rPr/>
            </w:rPrChange>
          </w:rPr>
          <w:t xml:space="preserve">-коллекции и </w:t>
        </w:r>
      </w:ins>
      <w:ins w:id="5943" w:author="Tima" w:date="2026-01-16T21:21:00Z">
        <w:r w:rsidRPr="00A55441">
          <w:rPr>
            <w:rFonts w:ascii="Times New Roman" w:hAnsi="Times New Roman" w:cs="Times New Roman"/>
            <w:sz w:val="24"/>
            <w:rPrChange w:id="5944" w:author="Tima" w:date="2026-01-16T21:32:00Z">
              <w:rPr/>
            </w:rPrChange>
          </w:rPr>
          <w:t xml:space="preserve">дорогие </w:t>
        </w:r>
        <w:proofErr w:type="spellStart"/>
        <w:r w:rsidRPr="00A55441">
          <w:rPr>
            <w:rFonts w:ascii="Times New Roman" w:hAnsi="Times New Roman" w:cs="Times New Roman"/>
            <w:sz w:val="24"/>
            <w:rPrChange w:id="5945" w:author="Tima" w:date="2026-01-16T21:32:00Z">
              <w:rPr/>
            </w:rPrChange>
          </w:rPr>
          <w:t>Телеграм</w:t>
        </w:r>
        <w:proofErr w:type="spellEnd"/>
        <w:r w:rsidRPr="00A55441">
          <w:rPr>
            <w:rFonts w:ascii="Times New Roman" w:hAnsi="Times New Roman" w:cs="Times New Roman"/>
            <w:sz w:val="24"/>
            <w:rPrChange w:id="5946" w:author="Tima" w:date="2026-01-16T21:32:00Z">
              <w:rPr/>
            </w:rPrChange>
          </w:rPr>
          <w:t>-подарки</w:t>
        </w:r>
      </w:ins>
    </w:p>
    <w:p w14:paraId="63D013B7" w14:textId="77777777" w:rsidR="00A55441" w:rsidRDefault="006F31D3">
      <w:pPr>
        <w:pStyle w:val="a3"/>
        <w:numPr>
          <w:ilvl w:val="0"/>
          <w:numId w:val="86"/>
        </w:numPr>
        <w:rPr>
          <w:ins w:id="5947" w:author="Tima" w:date="2026-01-16T21:32:00Z"/>
          <w:rFonts w:ascii="Times New Roman" w:hAnsi="Times New Roman" w:cs="Times New Roman"/>
          <w:sz w:val="24"/>
        </w:rPr>
        <w:pPrChange w:id="5948" w:author="Tima" w:date="2026-01-16T21:32:00Z">
          <w:pPr/>
        </w:pPrChange>
      </w:pPr>
      <w:ins w:id="5949" w:author="Tima" w:date="2026-01-16T21:19:00Z">
        <w:r w:rsidRPr="00A55441">
          <w:rPr>
            <w:rFonts w:ascii="Times New Roman" w:hAnsi="Times New Roman" w:cs="Times New Roman"/>
            <w:sz w:val="24"/>
            <w:rPrChange w:id="5950" w:author="Tima" w:date="2026-01-16T21:32:00Z">
              <w:rPr/>
            </w:rPrChange>
          </w:rPr>
          <w:t xml:space="preserve">Упаковка </w:t>
        </w:r>
      </w:ins>
      <w:ins w:id="5951" w:author="Tima" w:date="2026-01-16T21:21:00Z">
        <w:r w:rsidRPr="00A55441">
          <w:rPr>
            <w:rFonts w:ascii="Times New Roman" w:hAnsi="Times New Roman" w:cs="Times New Roman"/>
            <w:sz w:val="24"/>
            <w:rPrChange w:id="5952" w:author="Tima" w:date="2026-01-16T21:32:00Z">
              <w:rPr/>
            </w:rPrChange>
          </w:rPr>
          <w:t>– онлайн-приложение</w:t>
        </w:r>
      </w:ins>
    </w:p>
    <w:p w14:paraId="7E07F764" w14:textId="1E19EE1A" w:rsidR="006F31D3" w:rsidRPr="00A55441" w:rsidRDefault="006F31D3">
      <w:pPr>
        <w:pStyle w:val="a3"/>
        <w:numPr>
          <w:ilvl w:val="0"/>
          <w:numId w:val="86"/>
        </w:numPr>
        <w:rPr>
          <w:ins w:id="5953" w:author="Tima" w:date="2026-01-16T21:19:00Z"/>
          <w:rFonts w:ascii="Times New Roman" w:hAnsi="Times New Roman" w:cs="Times New Roman"/>
          <w:sz w:val="24"/>
          <w:rPrChange w:id="5954" w:author="Tima" w:date="2026-01-16T21:32:00Z">
            <w:rPr>
              <w:ins w:id="5955" w:author="Tima" w:date="2026-01-16T21:19:00Z"/>
            </w:rPr>
          </w:rPrChange>
        </w:rPr>
        <w:pPrChange w:id="5956" w:author="Tima" w:date="2026-01-16T21:32:00Z">
          <w:pPr/>
        </w:pPrChange>
      </w:pPr>
      <w:proofErr w:type="spellStart"/>
      <w:ins w:id="5957" w:author="Tima" w:date="2026-01-16T21:19:00Z">
        <w:r w:rsidRPr="00A55441">
          <w:rPr>
            <w:rFonts w:ascii="Times New Roman" w:hAnsi="Times New Roman" w:cs="Times New Roman"/>
            <w:sz w:val="24"/>
            <w:rPrChange w:id="5958" w:author="Tima" w:date="2026-01-16T21:32:00Z">
              <w:rPr/>
            </w:rPrChange>
          </w:rPr>
          <w:t>Брендинг</w:t>
        </w:r>
        <w:proofErr w:type="spellEnd"/>
        <w:r w:rsidRPr="00A55441">
          <w:rPr>
            <w:rFonts w:ascii="Times New Roman" w:hAnsi="Times New Roman" w:cs="Times New Roman"/>
            <w:sz w:val="24"/>
            <w:rPrChange w:id="5959" w:author="Tima" w:date="2026-01-16T21:32:00Z">
              <w:rPr/>
            </w:rPrChange>
          </w:rPr>
          <w:t xml:space="preserve"> </w:t>
        </w:r>
      </w:ins>
      <w:ins w:id="5960" w:author="Tima" w:date="2026-01-16T21:22:00Z">
        <w:r w:rsidRPr="00A55441">
          <w:rPr>
            <w:rFonts w:ascii="Times New Roman" w:hAnsi="Times New Roman" w:cs="Times New Roman"/>
            <w:sz w:val="24"/>
            <w:rPrChange w:id="5961" w:author="Tima" w:date="2026-01-16T21:32:00Z">
              <w:rPr/>
            </w:rPrChange>
          </w:rPr>
          <w:t>–</w:t>
        </w:r>
      </w:ins>
      <w:ins w:id="5962" w:author="Tima" w:date="2026-01-16T21:21:00Z">
        <w:r w:rsidRPr="00A55441">
          <w:rPr>
            <w:rFonts w:ascii="Times New Roman" w:hAnsi="Times New Roman" w:cs="Times New Roman"/>
            <w:sz w:val="24"/>
            <w:rPrChange w:id="5963" w:author="Tima" w:date="2026-01-16T21:32:00Z">
              <w:rPr/>
            </w:rPrChange>
          </w:rPr>
          <w:t xml:space="preserve"> доступный инструмент для покупки цифровых премиум-товаров</w:t>
        </w:r>
      </w:ins>
    </w:p>
    <w:p w14:paraId="12AAB955" w14:textId="3E3C9A87" w:rsidR="006F31D3" w:rsidRPr="006F31D3" w:rsidRDefault="006F31D3">
      <w:pPr>
        <w:pStyle w:val="a3"/>
        <w:numPr>
          <w:ilvl w:val="0"/>
          <w:numId w:val="86"/>
        </w:numPr>
        <w:rPr>
          <w:ins w:id="5964" w:author="Tima" w:date="2026-01-16T21:19:00Z"/>
          <w:rFonts w:ascii="Times New Roman" w:hAnsi="Times New Roman" w:cs="Times New Roman"/>
          <w:sz w:val="24"/>
        </w:rPr>
        <w:pPrChange w:id="5965" w:author="Tima" w:date="2026-01-16T21:32:00Z">
          <w:pPr/>
        </w:pPrChange>
      </w:pPr>
      <w:ins w:id="5966" w:author="Tima" w:date="2026-01-16T21:19:00Z">
        <w:r>
          <w:rPr>
            <w:rFonts w:ascii="Times New Roman" w:hAnsi="Times New Roman" w:cs="Times New Roman"/>
            <w:sz w:val="24"/>
          </w:rPr>
          <w:lastRenderedPageBreak/>
          <w:t xml:space="preserve">Качество </w:t>
        </w:r>
      </w:ins>
      <w:ins w:id="5967" w:author="Tima" w:date="2026-01-16T21:22:00Z">
        <w:r>
          <w:rPr>
            <w:rFonts w:ascii="Times New Roman" w:hAnsi="Times New Roman" w:cs="Times New Roman"/>
            <w:sz w:val="24"/>
          </w:rPr>
          <w:t>– высокое качество обеспечит плавная интеграция</w:t>
        </w:r>
      </w:ins>
      <w:ins w:id="5968" w:author="Tima" w:date="2026-01-16T21:23:00Z">
        <w:r>
          <w:rPr>
            <w:rFonts w:ascii="Times New Roman" w:hAnsi="Times New Roman" w:cs="Times New Roman"/>
            <w:sz w:val="24"/>
          </w:rPr>
          <w:t xml:space="preserve"> в существующую систему </w:t>
        </w:r>
        <w:proofErr w:type="spellStart"/>
        <w:r>
          <w:rPr>
            <w:rFonts w:ascii="Times New Roman" w:hAnsi="Times New Roman" w:cs="Times New Roman"/>
            <w:sz w:val="24"/>
          </w:rPr>
          <w:t>крипторынка</w:t>
        </w:r>
        <w:proofErr w:type="spellEnd"/>
        <w:r>
          <w:rPr>
            <w:rFonts w:ascii="Times New Roman" w:hAnsi="Times New Roman" w:cs="Times New Roman"/>
            <w:sz w:val="24"/>
          </w:rPr>
          <w:t>, а также сотрудничеств</w:t>
        </w:r>
      </w:ins>
      <w:ins w:id="5969" w:author="Tima" w:date="2026-01-16T21:24:00Z">
        <w:r>
          <w:rPr>
            <w:rFonts w:ascii="Times New Roman" w:hAnsi="Times New Roman" w:cs="Times New Roman"/>
            <w:sz w:val="24"/>
          </w:rPr>
          <w:t>о</w:t>
        </w:r>
      </w:ins>
      <w:ins w:id="5970" w:author="Tima" w:date="2026-01-16T21:23:00Z">
        <w:r>
          <w:rPr>
            <w:rFonts w:ascii="Times New Roman" w:hAnsi="Times New Roman" w:cs="Times New Roman"/>
            <w:sz w:val="24"/>
          </w:rPr>
          <w:t xml:space="preserve"> с </w:t>
        </w:r>
      </w:ins>
      <w:ins w:id="5971" w:author="Tima" w:date="2026-01-16T21:24:00Z">
        <w:r>
          <w:rPr>
            <w:rFonts w:ascii="Times New Roman" w:hAnsi="Times New Roman" w:cs="Times New Roman"/>
            <w:sz w:val="24"/>
          </w:rPr>
          <w:t xml:space="preserve">крупным </w:t>
        </w:r>
      </w:ins>
      <w:ins w:id="5972" w:author="Tima" w:date="2026-01-16T21:23:00Z">
        <w:r>
          <w:rPr>
            <w:rFonts w:ascii="Times New Roman" w:hAnsi="Times New Roman" w:cs="Times New Roman"/>
            <w:sz w:val="24"/>
          </w:rPr>
          <w:t>ОИС</w:t>
        </w:r>
      </w:ins>
    </w:p>
    <w:p w14:paraId="3A94AB0D" w14:textId="10C9C6DC" w:rsidR="006F31D3" w:rsidRPr="006F31D3" w:rsidRDefault="006F31D3">
      <w:pPr>
        <w:pStyle w:val="a3"/>
        <w:numPr>
          <w:ilvl w:val="0"/>
          <w:numId w:val="86"/>
        </w:numPr>
        <w:rPr>
          <w:ins w:id="5973" w:author="Tima" w:date="2026-01-16T21:19:00Z"/>
          <w:rFonts w:ascii="Times New Roman" w:hAnsi="Times New Roman" w:cs="Times New Roman"/>
          <w:sz w:val="24"/>
        </w:rPr>
        <w:pPrChange w:id="5974" w:author="Tima" w:date="2026-01-16T21:32:00Z">
          <w:pPr/>
        </w:pPrChange>
      </w:pPr>
      <w:ins w:id="5975" w:author="Tima" w:date="2026-01-16T21:19:00Z">
        <w:r w:rsidRPr="006F31D3">
          <w:rPr>
            <w:rFonts w:ascii="Times New Roman" w:hAnsi="Times New Roman" w:cs="Times New Roman"/>
            <w:sz w:val="24"/>
          </w:rPr>
          <w:t xml:space="preserve">Политика гарантийного и </w:t>
        </w:r>
        <w:proofErr w:type="spellStart"/>
        <w:r w:rsidRPr="006F31D3">
          <w:rPr>
            <w:rFonts w:ascii="Times New Roman" w:hAnsi="Times New Roman" w:cs="Times New Roman"/>
            <w:sz w:val="24"/>
          </w:rPr>
          <w:t>постпродажного</w:t>
        </w:r>
        <w:proofErr w:type="spellEnd"/>
        <w:r w:rsidRPr="006F31D3">
          <w:rPr>
            <w:rFonts w:ascii="Times New Roman" w:hAnsi="Times New Roman" w:cs="Times New Roman"/>
            <w:sz w:val="24"/>
          </w:rPr>
          <w:t xml:space="preserve"> обслуживания </w:t>
        </w:r>
      </w:ins>
      <w:ins w:id="5976" w:author="Tima" w:date="2026-01-16T21:24:00Z">
        <w:r>
          <w:rPr>
            <w:rFonts w:ascii="Times New Roman" w:hAnsi="Times New Roman" w:cs="Times New Roman"/>
            <w:sz w:val="24"/>
          </w:rPr>
          <w:t>– запланированы регулярные обновление, отслеживание и устранение ошибок</w:t>
        </w:r>
      </w:ins>
      <w:ins w:id="5977" w:author="Tima" w:date="2026-01-16T21:25:00Z">
        <w:r>
          <w:rPr>
            <w:rFonts w:ascii="Times New Roman" w:hAnsi="Times New Roman" w:cs="Times New Roman"/>
            <w:sz w:val="24"/>
          </w:rPr>
          <w:t>, помощь пользователям в решении конфликтных ситуаций</w:t>
        </w:r>
      </w:ins>
    </w:p>
    <w:p w14:paraId="4ECAED7E" w14:textId="3643337C" w:rsidR="006F31D3" w:rsidRDefault="006F31D3">
      <w:pPr>
        <w:pStyle w:val="a3"/>
        <w:numPr>
          <w:ilvl w:val="0"/>
          <w:numId w:val="86"/>
        </w:numPr>
        <w:rPr>
          <w:ins w:id="5978" w:author="Tima" w:date="2026-01-16T21:19:00Z"/>
          <w:rFonts w:ascii="Times New Roman" w:hAnsi="Times New Roman" w:cs="Times New Roman"/>
          <w:sz w:val="24"/>
        </w:rPr>
        <w:pPrChange w:id="5979" w:author="Tima" w:date="2026-01-16T21:32:00Z">
          <w:pPr>
            <w:ind w:firstLine="709"/>
            <w:jc w:val="both"/>
          </w:pPr>
        </w:pPrChange>
      </w:pPr>
      <w:ins w:id="5980" w:author="Tima" w:date="2026-01-16T21:19:00Z">
        <w:r>
          <w:rPr>
            <w:rFonts w:ascii="Times New Roman" w:hAnsi="Times New Roman" w:cs="Times New Roman"/>
            <w:sz w:val="24"/>
          </w:rPr>
          <w:t xml:space="preserve">Сопутствующие услуги </w:t>
        </w:r>
      </w:ins>
      <w:ins w:id="5981" w:author="Tima" w:date="2026-01-16T21:27:00Z">
        <w:r>
          <w:rPr>
            <w:rFonts w:ascii="Times New Roman" w:hAnsi="Times New Roman" w:cs="Times New Roman"/>
            <w:sz w:val="24"/>
          </w:rPr>
          <w:t>–</w:t>
        </w:r>
      </w:ins>
      <w:ins w:id="5982" w:author="Tima" w:date="2026-01-16T21:19:00Z">
        <w:r>
          <w:rPr>
            <w:rFonts w:ascii="Times New Roman" w:hAnsi="Times New Roman" w:cs="Times New Roman"/>
            <w:sz w:val="24"/>
          </w:rPr>
          <w:t xml:space="preserve"> биржевой </w:t>
        </w:r>
      </w:ins>
      <w:ins w:id="5983" w:author="Tima" w:date="2026-01-16T21:27:00Z">
        <w:r>
          <w:rPr>
            <w:rFonts w:ascii="Times New Roman" w:hAnsi="Times New Roman" w:cs="Times New Roman"/>
            <w:sz w:val="24"/>
          </w:rPr>
          <w:t>стакан сервиса для торговли ЦФА, доступ к маржинальной торговле (торговля с плечом)</w:t>
        </w:r>
      </w:ins>
    </w:p>
    <w:p w14:paraId="7DA5349A" w14:textId="77777777" w:rsidR="006F31D3" w:rsidRDefault="006F31D3">
      <w:pPr>
        <w:rPr>
          <w:ins w:id="5984" w:author="Tima" w:date="2026-01-16T18:06:00Z"/>
          <w:rFonts w:ascii="Times New Roman" w:hAnsi="Times New Roman" w:cs="Times New Roman"/>
          <w:sz w:val="24"/>
        </w:rPr>
        <w:pPrChange w:id="5985" w:author="Tima" w:date="2026-01-14T22:14:00Z">
          <w:pPr>
            <w:ind w:firstLine="709"/>
            <w:jc w:val="both"/>
          </w:pPr>
        </w:pPrChange>
      </w:pPr>
    </w:p>
    <w:p w14:paraId="7D67B53A" w14:textId="507A9097" w:rsidR="006440E6" w:rsidRPr="006440E6" w:rsidRDefault="006440E6">
      <w:pPr>
        <w:pStyle w:val="4"/>
        <w:rPr>
          <w:ins w:id="5986" w:author="Tima" w:date="2026-01-16T18:08:00Z"/>
          <w:rFonts w:ascii="Times New Roman" w:hAnsi="Times New Roman" w:cs="Times New Roman"/>
          <w:b/>
          <w:color w:val="000000" w:themeColor="text1"/>
          <w:rPrChange w:id="5987" w:author="Tima" w:date="2026-01-16T18:08:00Z">
            <w:rPr>
              <w:ins w:id="5988" w:author="Tima" w:date="2026-01-16T18:08:00Z"/>
              <w:rFonts w:ascii="Times New Roman" w:hAnsi="Times New Roman" w:cs="Times New Roman"/>
              <w:sz w:val="24"/>
            </w:rPr>
          </w:rPrChange>
        </w:rPr>
        <w:pPrChange w:id="5989" w:author="Tima" w:date="2026-01-16T18:08:00Z">
          <w:pPr>
            <w:ind w:firstLine="709"/>
            <w:jc w:val="both"/>
          </w:pPr>
        </w:pPrChange>
      </w:pPr>
      <w:ins w:id="5990" w:author="Tima" w:date="2026-01-16T18:08:00Z">
        <w:r w:rsidRPr="006440E6">
          <w:rPr>
            <w:rFonts w:ascii="Times New Roman" w:hAnsi="Times New Roman" w:cs="Times New Roman"/>
            <w:b/>
            <w:color w:val="000000" w:themeColor="text1"/>
            <w:rPrChange w:id="5991" w:author="Tima" w:date="2026-01-16T18:08:00Z">
              <w:rPr>
                <w:b/>
                <w:bCs/>
              </w:rPr>
            </w:rPrChange>
          </w:rPr>
          <w:t xml:space="preserve">Маркетинг </w:t>
        </w:r>
        <w:proofErr w:type="spellStart"/>
        <w:r w:rsidRPr="006440E6">
          <w:rPr>
            <w:rFonts w:ascii="Times New Roman" w:hAnsi="Times New Roman" w:cs="Times New Roman"/>
            <w:b/>
            <w:color w:val="000000" w:themeColor="text1"/>
            <w:rPrChange w:id="5992" w:author="Tima" w:date="2026-01-16T18:08:00Z">
              <w:rPr>
                <w:b/>
                <w:bCs/>
              </w:rPr>
            </w:rPrChange>
          </w:rPr>
          <w:t>Микс</w:t>
        </w:r>
        <w:proofErr w:type="spellEnd"/>
        <w:r w:rsidRPr="006440E6">
          <w:rPr>
            <w:rFonts w:ascii="Times New Roman" w:hAnsi="Times New Roman" w:cs="Times New Roman"/>
            <w:b/>
            <w:color w:val="000000" w:themeColor="text1"/>
            <w:rPrChange w:id="5993" w:author="Tima" w:date="2026-01-16T18:08:00Z">
              <w:rPr>
                <w:b/>
                <w:bCs/>
                <w:lang w:val="en-US"/>
              </w:rPr>
            </w:rPrChange>
          </w:rPr>
          <w:t xml:space="preserve"> </w:t>
        </w:r>
      </w:ins>
      <w:ins w:id="5994" w:author="Tima" w:date="2026-01-16T18:10:00Z">
        <w:r>
          <w:rPr>
            <w:rFonts w:ascii="Times New Roman" w:hAnsi="Times New Roman" w:cs="Times New Roman"/>
            <w:b/>
            <w:color w:val="000000" w:themeColor="text1"/>
          </w:rPr>
          <w:t>–</w:t>
        </w:r>
      </w:ins>
      <w:ins w:id="5995" w:author="Tima" w:date="2026-01-16T18:08:00Z">
        <w:r w:rsidRPr="006440E6">
          <w:rPr>
            <w:rFonts w:ascii="Times New Roman" w:hAnsi="Times New Roman" w:cs="Times New Roman"/>
            <w:b/>
            <w:color w:val="000000" w:themeColor="text1"/>
            <w:rPrChange w:id="5996" w:author="Tima" w:date="2026-01-16T18:08:00Z">
              <w:rPr>
                <w:b/>
                <w:bCs/>
                <w:lang w:val="en-US"/>
              </w:rPr>
            </w:rPrChange>
          </w:rPr>
          <w:t xml:space="preserve"> </w:t>
        </w:r>
        <w:proofErr w:type="spellStart"/>
        <w:r w:rsidRPr="006440E6">
          <w:rPr>
            <w:rFonts w:ascii="Times New Roman" w:hAnsi="Times New Roman" w:cs="Times New Roman"/>
            <w:b/>
            <w:color w:val="000000" w:themeColor="text1"/>
            <w:rPrChange w:id="5997" w:author="Tima" w:date="2026-01-16T18:08:00Z">
              <w:rPr>
                <w:b/>
                <w:bCs/>
                <w:lang w:val="en-US"/>
              </w:rPr>
            </w:rPrChange>
          </w:rPr>
          <w:t>Price</w:t>
        </w:r>
        <w:proofErr w:type="spellEnd"/>
      </w:ins>
    </w:p>
    <w:p w14:paraId="7E8F83E5" w14:textId="2F9BA04E" w:rsidR="006440E6" w:rsidRPr="00342938" w:rsidRDefault="00A55441">
      <w:pPr>
        <w:spacing w:line="276" w:lineRule="auto"/>
        <w:ind w:firstLine="709"/>
        <w:jc w:val="both"/>
        <w:rPr>
          <w:ins w:id="5998" w:author="Tima" w:date="2026-01-16T21:30:00Z"/>
          <w:rFonts w:ascii="Times New Roman" w:hAnsi="Times New Roman" w:cs="Times New Roman"/>
          <w:sz w:val="24"/>
          <w:szCs w:val="24"/>
        </w:rPr>
        <w:pPrChange w:id="5999" w:author="Tima" w:date="2026-01-16T21:40:00Z">
          <w:pPr>
            <w:ind w:firstLine="709"/>
            <w:jc w:val="both"/>
          </w:pPr>
        </w:pPrChange>
      </w:pPr>
      <w:ins w:id="6000" w:author="Tima" w:date="2026-01-16T21:29:00Z">
        <w:r w:rsidRPr="00FA4881">
          <w:rPr>
            <w:rFonts w:ascii="Times New Roman" w:hAnsi="Times New Roman" w:cs="Times New Roman"/>
            <w:sz w:val="24"/>
            <w:szCs w:val="24"/>
          </w:rPr>
          <w:t>У предлагаемого сервиса будет транзакционная модель монетизации</w:t>
        </w:r>
      </w:ins>
      <w:ins w:id="6001" w:author="Tima" w:date="2026-01-16T21:30:00Z">
        <w:r w:rsidRPr="00FA4881">
          <w:rPr>
            <w:rFonts w:ascii="Times New Roman" w:hAnsi="Times New Roman" w:cs="Times New Roman"/>
            <w:sz w:val="24"/>
            <w:szCs w:val="24"/>
          </w:rPr>
          <w:t>.</w:t>
        </w:r>
      </w:ins>
      <w:ins w:id="6002" w:author="Tima" w:date="2026-01-16T21:33:00Z">
        <w:r w:rsidRPr="00FA4881">
          <w:rPr>
            <w:rFonts w:ascii="Times New Roman" w:hAnsi="Times New Roman" w:cs="Times New Roman"/>
            <w:sz w:val="24"/>
            <w:szCs w:val="24"/>
          </w:rPr>
          <w:t xml:space="preserve"> Прибыльность будет зависеть от объёма всех обменов внутри приложения.</w:t>
        </w:r>
      </w:ins>
      <w:ins w:id="6003" w:author="Tima" w:date="2026-01-16T21:35:00Z">
        <w:r w:rsidRPr="00E07331">
          <w:rPr>
            <w:rFonts w:ascii="Times New Roman" w:hAnsi="Times New Roman" w:cs="Times New Roman"/>
            <w:sz w:val="24"/>
            <w:szCs w:val="24"/>
          </w:rPr>
          <w:t xml:space="preserve"> Само приложение бесплатное.</w:t>
        </w:r>
      </w:ins>
    </w:p>
    <w:p w14:paraId="433B8F14" w14:textId="62B929A1" w:rsidR="00A55441" w:rsidRPr="00E07331" w:rsidRDefault="00A55441">
      <w:pPr>
        <w:spacing w:line="276" w:lineRule="auto"/>
        <w:ind w:firstLine="709"/>
        <w:jc w:val="both"/>
        <w:rPr>
          <w:ins w:id="6004" w:author="Tima" w:date="2026-01-16T21:27:00Z"/>
          <w:rFonts w:ascii="Times New Roman" w:hAnsi="Times New Roman" w:cs="Times New Roman"/>
          <w:sz w:val="24"/>
          <w:szCs w:val="24"/>
        </w:rPr>
        <w:pPrChange w:id="6005" w:author="Tima" w:date="2026-01-16T21:40:00Z">
          <w:pPr>
            <w:ind w:firstLine="709"/>
            <w:jc w:val="both"/>
          </w:pPr>
        </w:pPrChange>
      </w:pPr>
      <w:ins w:id="6006" w:author="Tima" w:date="2026-01-16T21:30:00Z">
        <w:r w:rsidRPr="008F239D">
          <w:rPr>
            <w:rFonts w:ascii="Times New Roman" w:hAnsi="Times New Roman" w:cs="Times New Roman"/>
            <w:sz w:val="24"/>
            <w:szCs w:val="24"/>
            <w:rPrChange w:id="6007" w:author="Tima" w:date="2026-01-16T21:40:00Z">
              <w:rPr>
                <w:rFonts w:ascii="Times New Roman" w:hAnsi="Times New Roman" w:cs="Times New Roman"/>
                <w:sz w:val="24"/>
              </w:rPr>
            </w:rPrChange>
          </w:rPr>
          <w:t>Рассчитаем размер комиссии</w:t>
        </w:r>
      </w:ins>
      <w:ins w:id="6008" w:author="Tima" w:date="2026-01-16T21:31:00Z">
        <w:r w:rsidRPr="008F239D">
          <w:rPr>
            <w:rFonts w:ascii="Times New Roman" w:hAnsi="Times New Roman" w:cs="Times New Roman"/>
            <w:sz w:val="24"/>
            <w:szCs w:val="24"/>
            <w:rPrChange w:id="6009" w:author="Tima" w:date="2026-01-16T21:40:00Z">
              <w:rPr>
                <w:rFonts w:ascii="Times New Roman" w:hAnsi="Times New Roman" w:cs="Times New Roman"/>
                <w:sz w:val="24"/>
              </w:rPr>
            </w:rPrChange>
          </w:rPr>
          <w:t xml:space="preserve">, взимаемой при обмене </w:t>
        </w:r>
        <w:r w:rsidRPr="008F239D">
          <w:rPr>
            <w:rFonts w:ascii="Times New Roman" w:hAnsi="Times New Roman" w:cs="Times New Roman"/>
            <w:sz w:val="24"/>
            <w:szCs w:val="24"/>
            <w:rPrChange w:id="6010" w:author="Tima" w:date="2026-01-16T21:40:00Z">
              <w:rPr>
                <w:rFonts w:ascii="Times New Roman" w:hAnsi="Times New Roman" w:cs="Times New Roman"/>
                <w:sz w:val="24"/>
                <w:lang w:val="en-US"/>
              </w:rPr>
            </w:rPrChange>
          </w:rPr>
          <w:t xml:space="preserve">NFT </w:t>
        </w:r>
        <w:r w:rsidRPr="00FA4881">
          <w:rPr>
            <w:rFonts w:ascii="Times New Roman" w:hAnsi="Times New Roman" w:cs="Times New Roman"/>
            <w:sz w:val="24"/>
            <w:szCs w:val="24"/>
          </w:rPr>
          <w:t>на ЦФА, и наоборот</w:t>
        </w:r>
      </w:ins>
      <w:ins w:id="6011" w:author="Tima" w:date="2026-01-16T21:30:00Z">
        <w:r w:rsidRPr="00FA4881">
          <w:rPr>
            <w:rFonts w:ascii="Times New Roman" w:hAnsi="Times New Roman" w:cs="Times New Roman"/>
            <w:sz w:val="24"/>
            <w:szCs w:val="24"/>
          </w:rPr>
          <w:t xml:space="preserve">, исходя из </w:t>
        </w:r>
      </w:ins>
      <w:ins w:id="6012" w:author="Tima" w:date="2026-01-16T21:36:00Z">
        <w:r w:rsidRPr="00FA4881">
          <w:rPr>
            <w:rFonts w:ascii="Times New Roman" w:hAnsi="Times New Roman" w:cs="Times New Roman"/>
            <w:sz w:val="24"/>
            <w:szCs w:val="24"/>
          </w:rPr>
          <w:t>рыночного подхода:</w:t>
        </w:r>
      </w:ins>
    </w:p>
    <w:p w14:paraId="29D478E3" w14:textId="4A470786" w:rsidR="006F31D3" w:rsidRDefault="00A55441">
      <w:pPr>
        <w:pStyle w:val="a3"/>
        <w:numPr>
          <w:ilvl w:val="0"/>
          <w:numId w:val="87"/>
        </w:numPr>
        <w:rPr>
          <w:ins w:id="6013" w:author="Tima" w:date="2026-01-16T21:38:00Z"/>
          <w:rFonts w:ascii="Times New Roman" w:hAnsi="Times New Roman" w:cs="Times New Roman"/>
          <w:sz w:val="24"/>
        </w:rPr>
        <w:pPrChange w:id="6014" w:author="Tima" w:date="2026-01-16T21:36:00Z">
          <w:pPr>
            <w:ind w:firstLine="709"/>
            <w:jc w:val="both"/>
          </w:pPr>
        </w:pPrChange>
      </w:pPr>
      <w:ins w:id="6015" w:author="Tima" w:date="2026-01-16T21:36:00Z">
        <w:r>
          <w:rPr>
            <w:rFonts w:ascii="Times New Roman" w:hAnsi="Times New Roman" w:cs="Times New Roman"/>
            <w:sz w:val="24"/>
          </w:rPr>
          <w:t>Под средней ценой конкурентов будем понимать размер комиссии</w:t>
        </w:r>
      </w:ins>
      <w:ins w:id="6016" w:author="Tima" w:date="2026-01-16T21:37:00Z">
        <w:r>
          <w:rPr>
            <w:rFonts w:ascii="Times New Roman" w:hAnsi="Times New Roman" w:cs="Times New Roman"/>
            <w:sz w:val="24"/>
          </w:rPr>
          <w:t>, взимаемой ими за совершение сделок. Она рассчитана в п.</w:t>
        </w:r>
      </w:ins>
      <w:ins w:id="6017" w:author="Tima" w:date="2026-01-16T21:38:00Z">
        <w:r>
          <w:rPr>
            <w:rFonts w:ascii="Times New Roman" w:hAnsi="Times New Roman" w:cs="Times New Roman"/>
            <w:sz w:val="24"/>
          </w:rPr>
          <w:t xml:space="preserve"> 2.1.2 в подразделе «</w:t>
        </w:r>
        <w:r w:rsidRPr="00A55441">
          <w:rPr>
            <w:rFonts w:ascii="Times New Roman" w:hAnsi="Times New Roman" w:cs="Times New Roman"/>
            <w:sz w:val="24"/>
          </w:rPr>
          <w:t>Оценка потенциала продаж</w:t>
        </w:r>
        <w:r>
          <w:rPr>
            <w:rFonts w:ascii="Times New Roman" w:hAnsi="Times New Roman" w:cs="Times New Roman"/>
            <w:sz w:val="24"/>
          </w:rPr>
          <w:t>» и составляет 1,5%.</w:t>
        </w:r>
      </w:ins>
    </w:p>
    <w:p w14:paraId="21F86FB5" w14:textId="77777777" w:rsidR="00A55441" w:rsidRPr="00A55441" w:rsidRDefault="00A55441">
      <w:pPr>
        <w:rPr>
          <w:ins w:id="6018" w:author="Tima" w:date="2026-01-16T18:08:00Z"/>
          <w:rFonts w:ascii="Times New Roman" w:hAnsi="Times New Roman" w:cs="Times New Roman"/>
          <w:sz w:val="24"/>
          <w:rPrChange w:id="6019" w:author="Tima" w:date="2026-01-16T21:38:00Z">
            <w:rPr>
              <w:ins w:id="6020" w:author="Tima" w:date="2026-01-16T18:08:00Z"/>
            </w:rPr>
          </w:rPrChange>
        </w:rPr>
        <w:pPrChange w:id="6021" w:author="Tima" w:date="2026-01-16T21:38:00Z">
          <w:pPr>
            <w:ind w:firstLine="709"/>
            <w:jc w:val="both"/>
          </w:pPr>
        </w:pPrChange>
      </w:pPr>
    </w:p>
    <w:p w14:paraId="699563F7" w14:textId="3899FB6E" w:rsidR="00A55441" w:rsidRPr="008F239D" w:rsidRDefault="006440E6">
      <w:pPr>
        <w:pStyle w:val="4"/>
        <w:rPr>
          <w:ins w:id="6022" w:author="Tima" w:date="2026-01-16T21:39:00Z"/>
          <w:rFonts w:ascii="Times New Roman" w:hAnsi="Times New Roman" w:cs="Times New Roman"/>
          <w:b/>
          <w:color w:val="000000" w:themeColor="text1"/>
          <w:rPrChange w:id="6023" w:author="Tima" w:date="2026-01-16T21:40:00Z">
            <w:rPr>
              <w:ins w:id="6024" w:author="Tima" w:date="2026-01-16T21:39:00Z"/>
              <w:rFonts w:ascii="Times New Roman" w:hAnsi="Times New Roman" w:cs="Times New Roman"/>
              <w:sz w:val="24"/>
            </w:rPr>
          </w:rPrChange>
        </w:rPr>
        <w:pPrChange w:id="6025" w:author="Tima" w:date="2026-01-16T21:40:00Z">
          <w:pPr>
            <w:ind w:firstLine="709"/>
            <w:jc w:val="both"/>
          </w:pPr>
        </w:pPrChange>
      </w:pPr>
      <w:ins w:id="6026" w:author="Tima" w:date="2026-01-16T18:08:00Z">
        <w:r w:rsidRPr="006440E6">
          <w:rPr>
            <w:rFonts w:ascii="Times New Roman" w:hAnsi="Times New Roman" w:cs="Times New Roman"/>
            <w:b/>
            <w:color w:val="000000" w:themeColor="text1"/>
            <w:rPrChange w:id="6027" w:author="Tima" w:date="2026-01-16T18:09:00Z">
              <w:rPr>
                <w:b/>
                <w:bCs/>
              </w:rPr>
            </w:rPrChange>
          </w:rPr>
          <w:t xml:space="preserve">Маркетинг </w:t>
        </w:r>
        <w:proofErr w:type="spellStart"/>
        <w:r w:rsidRPr="00FA4881">
          <w:rPr>
            <w:rFonts w:ascii="Times New Roman" w:hAnsi="Times New Roman" w:cs="Times New Roman"/>
            <w:b/>
            <w:color w:val="000000" w:themeColor="text1"/>
          </w:rPr>
          <w:t>Микс</w:t>
        </w:r>
        <w:proofErr w:type="spellEnd"/>
        <w:r w:rsidRPr="006440E6">
          <w:rPr>
            <w:rFonts w:ascii="Times New Roman" w:hAnsi="Times New Roman" w:cs="Times New Roman"/>
            <w:b/>
            <w:color w:val="000000" w:themeColor="text1"/>
            <w:rPrChange w:id="6028" w:author="Tima" w:date="2026-01-16T18:09:00Z">
              <w:rPr>
                <w:b/>
                <w:bCs/>
                <w:lang w:val="en-US"/>
              </w:rPr>
            </w:rPrChange>
          </w:rPr>
          <w:t xml:space="preserve"> </w:t>
        </w:r>
      </w:ins>
      <w:ins w:id="6029" w:author="Tima" w:date="2026-01-16T18:10:00Z">
        <w:r>
          <w:rPr>
            <w:rFonts w:ascii="Times New Roman" w:hAnsi="Times New Roman" w:cs="Times New Roman"/>
            <w:b/>
            <w:color w:val="000000" w:themeColor="text1"/>
          </w:rPr>
          <w:t>–</w:t>
        </w:r>
      </w:ins>
      <w:ins w:id="6030" w:author="Tima" w:date="2026-01-16T18:08:00Z">
        <w:r w:rsidRPr="006440E6">
          <w:rPr>
            <w:rFonts w:ascii="Times New Roman" w:hAnsi="Times New Roman" w:cs="Times New Roman"/>
            <w:b/>
            <w:color w:val="000000" w:themeColor="text1"/>
            <w:rPrChange w:id="6031" w:author="Tima" w:date="2026-01-16T18:09:00Z">
              <w:rPr>
                <w:b/>
                <w:bCs/>
                <w:lang w:val="en-US"/>
              </w:rPr>
            </w:rPrChange>
          </w:rPr>
          <w:t xml:space="preserve"> </w:t>
        </w:r>
        <w:proofErr w:type="spellStart"/>
        <w:r w:rsidRPr="006440E6">
          <w:rPr>
            <w:rFonts w:ascii="Times New Roman" w:hAnsi="Times New Roman" w:cs="Times New Roman"/>
            <w:b/>
            <w:color w:val="000000" w:themeColor="text1"/>
            <w:rPrChange w:id="6032" w:author="Tima" w:date="2026-01-16T18:09:00Z">
              <w:rPr>
                <w:b/>
                <w:bCs/>
                <w:lang w:val="en-US"/>
              </w:rPr>
            </w:rPrChange>
          </w:rPr>
          <w:t>Place</w:t>
        </w:r>
      </w:ins>
      <w:proofErr w:type="spellEnd"/>
    </w:p>
    <w:p w14:paraId="3805C678" w14:textId="7A4CBD04" w:rsidR="008F239D" w:rsidRPr="00FA4881" w:rsidRDefault="008F239D">
      <w:pPr>
        <w:spacing w:line="276" w:lineRule="auto"/>
        <w:ind w:firstLine="709"/>
        <w:jc w:val="both"/>
        <w:rPr>
          <w:ins w:id="6033" w:author="Tima" w:date="2026-01-16T21:39:00Z"/>
          <w:rFonts w:ascii="Times New Roman" w:hAnsi="Times New Roman" w:cs="Times New Roman"/>
          <w:sz w:val="24"/>
          <w:szCs w:val="24"/>
        </w:rPr>
        <w:pPrChange w:id="6034" w:author="Tima" w:date="2026-01-16T21:40:00Z">
          <w:pPr>
            <w:ind w:firstLine="709"/>
            <w:jc w:val="both"/>
          </w:pPr>
        </w:pPrChange>
      </w:pPr>
      <w:ins w:id="6035" w:author="Tima" w:date="2026-01-16T21:39:00Z">
        <w:r w:rsidRPr="00FA4881">
          <w:rPr>
            <w:rFonts w:ascii="Times New Roman" w:hAnsi="Times New Roman" w:cs="Times New Roman"/>
            <w:sz w:val="24"/>
            <w:szCs w:val="24"/>
          </w:rPr>
          <w:t>Предлагаемый сервис будет распространяться в электронном виде через установку приложения на компьютере или мобильном устройстве.</w:t>
        </w:r>
      </w:ins>
      <w:ins w:id="6036" w:author="Tima" w:date="2026-01-16T21:40:00Z">
        <w:r>
          <w:rPr>
            <w:rFonts w:ascii="Times New Roman" w:hAnsi="Times New Roman" w:cs="Times New Roman"/>
            <w:sz w:val="24"/>
            <w:szCs w:val="24"/>
          </w:rPr>
          <w:t xml:space="preserve"> Франшиза не предусмотрена.</w:t>
        </w:r>
      </w:ins>
    </w:p>
    <w:p w14:paraId="083A0670" w14:textId="77777777" w:rsidR="008F239D" w:rsidRDefault="008F239D">
      <w:pPr>
        <w:rPr>
          <w:ins w:id="6037" w:author="Tima" w:date="2026-01-16T18:06:00Z"/>
          <w:rFonts w:ascii="Times New Roman" w:hAnsi="Times New Roman" w:cs="Times New Roman"/>
          <w:sz w:val="24"/>
        </w:rPr>
        <w:pPrChange w:id="6038" w:author="Tima" w:date="2026-01-14T22:14:00Z">
          <w:pPr>
            <w:ind w:firstLine="709"/>
            <w:jc w:val="both"/>
          </w:pPr>
        </w:pPrChange>
      </w:pPr>
    </w:p>
    <w:p w14:paraId="2089E24F" w14:textId="7D180F9D" w:rsidR="006440E6" w:rsidRPr="008F239D" w:rsidRDefault="006440E6">
      <w:pPr>
        <w:pStyle w:val="4"/>
        <w:rPr>
          <w:ins w:id="6039" w:author="Tima" w:date="2026-01-16T21:42:00Z"/>
          <w:rFonts w:ascii="Times New Roman" w:hAnsi="Times New Roman" w:cs="Times New Roman"/>
          <w:b/>
          <w:color w:val="000000" w:themeColor="text1"/>
          <w:rPrChange w:id="6040" w:author="Tima" w:date="2026-01-16T21:46:00Z">
            <w:rPr>
              <w:ins w:id="6041" w:author="Tima" w:date="2026-01-16T21:42:00Z"/>
              <w:rFonts w:ascii="Times New Roman" w:hAnsi="Times New Roman" w:cs="Times New Roman"/>
              <w:sz w:val="24"/>
            </w:rPr>
          </w:rPrChange>
        </w:rPr>
        <w:pPrChange w:id="6042" w:author="Tima" w:date="2026-01-16T21:46:00Z">
          <w:pPr>
            <w:ind w:firstLine="709"/>
            <w:jc w:val="both"/>
          </w:pPr>
        </w:pPrChange>
      </w:pPr>
      <w:ins w:id="6043" w:author="Tima" w:date="2026-01-16T18:09:00Z">
        <w:r w:rsidRPr="006440E6">
          <w:rPr>
            <w:rFonts w:ascii="Times New Roman" w:hAnsi="Times New Roman" w:cs="Times New Roman"/>
            <w:b/>
            <w:color w:val="000000" w:themeColor="text1"/>
            <w:rPrChange w:id="6044" w:author="Tima" w:date="2026-01-16T18:09:00Z">
              <w:rPr>
                <w:b/>
                <w:bCs/>
              </w:rPr>
            </w:rPrChange>
          </w:rPr>
          <w:t xml:space="preserve">Маркетинг </w:t>
        </w:r>
        <w:proofErr w:type="spellStart"/>
        <w:r w:rsidRPr="006440E6">
          <w:rPr>
            <w:rFonts w:ascii="Times New Roman" w:hAnsi="Times New Roman" w:cs="Times New Roman"/>
            <w:b/>
            <w:color w:val="000000" w:themeColor="text1"/>
            <w:rPrChange w:id="6045" w:author="Tima" w:date="2026-01-16T18:09:00Z">
              <w:rPr>
                <w:b/>
                <w:bCs/>
              </w:rPr>
            </w:rPrChange>
          </w:rPr>
          <w:t>Микс</w:t>
        </w:r>
        <w:proofErr w:type="spellEnd"/>
        <w:r w:rsidRPr="006440E6">
          <w:rPr>
            <w:rFonts w:ascii="Times New Roman" w:hAnsi="Times New Roman" w:cs="Times New Roman"/>
            <w:b/>
            <w:color w:val="000000" w:themeColor="text1"/>
            <w:rPrChange w:id="6046" w:author="Tima" w:date="2026-01-16T18:09:00Z">
              <w:rPr>
                <w:b/>
                <w:bCs/>
                <w:lang w:val="en-US"/>
              </w:rPr>
            </w:rPrChange>
          </w:rPr>
          <w:t xml:space="preserve"> </w:t>
        </w:r>
      </w:ins>
      <w:ins w:id="6047" w:author="Tima" w:date="2026-01-16T18:10:00Z">
        <w:r>
          <w:rPr>
            <w:rFonts w:ascii="Times New Roman" w:hAnsi="Times New Roman" w:cs="Times New Roman"/>
            <w:b/>
            <w:color w:val="000000" w:themeColor="text1"/>
          </w:rPr>
          <w:t>–</w:t>
        </w:r>
      </w:ins>
      <w:ins w:id="6048" w:author="Tima" w:date="2026-01-16T18:09:00Z">
        <w:r w:rsidRPr="006440E6">
          <w:rPr>
            <w:rFonts w:ascii="Times New Roman" w:hAnsi="Times New Roman" w:cs="Times New Roman"/>
            <w:b/>
            <w:color w:val="000000" w:themeColor="text1"/>
            <w:rPrChange w:id="6049" w:author="Tima" w:date="2026-01-16T18:09:00Z">
              <w:rPr>
                <w:b/>
                <w:bCs/>
                <w:lang w:val="en-US"/>
              </w:rPr>
            </w:rPrChange>
          </w:rPr>
          <w:t xml:space="preserve"> </w:t>
        </w:r>
        <w:proofErr w:type="spellStart"/>
        <w:r w:rsidRPr="006440E6">
          <w:rPr>
            <w:rFonts w:ascii="Times New Roman" w:hAnsi="Times New Roman" w:cs="Times New Roman"/>
            <w:b/>
            <w:color w:val="000000" w:themeColor="text1"/>
            <w:rPrChange w:id="6050" w:author="Tima" w:date="2026-01-16T18:09:00Z">
              <w:rPr>
                <w:b/>
                <w:bCs/>
                <w:lang w:val="en-US"/>
              </w:rPr>
            </w:rPrChange>
          </w:rPr>
          <w:t>Promotion</w:t>
        </w:r>
      </w:ins>
      <w:proofErr w:type="spellEnd"/>
    </w:p>
    <w:p w14:paraId="656916B9" w14:textId="77777777" w:rsidR="008F239D" w:rsidRPr="00FA4881" w:rsidRDefault="008F239D">
      <w:pPr>
        <w:spacing w:line="276" w:lineRule="auto"/>
        <w:ind w:firstLine="709"/>
        <w:jc w:val="both"/>
        <w:rPr>
          <w:ins w:id="6051" w:author="Tima" w:date="2026-01-16T21:43:00Z"/>
          <w:rFonts w:ascii="Times New Roman" w:hAnsi="Times New Roman" w:cs="Times New Roman"/>
          <w:sz w:val="24"/>
          <w:szCs w:val="24"/>
        </w:rPr>
        <w:pPrChange w:id="6052" w:author="Tima" w:date="2026-01-16T21:46:00Z">
          <w:pPr/>
        </w:pPrChange>
      </w:pPr>
      <w:ins w:id="6053" w:author="Tima" w:date="2026-01-16T21:43:00Z">
        <w:r w:rsidRPr="00FA4881">
          <w:rPr>
            <w:rFonts w:ascii="Times New Roman" w:hAnsi="Times New Roman" w:cs="Times New Roman"/>
            <w:sz w:val="24"/>
            <w:szCs w:val="24"/>
          </w:rPr>
          <w:t>Информацию о предлагаемом сервисе будем распространять через:</w:t>
        </w:r>
      </w:ins>
    </w:p>
    <w:p w14:paraId="241CBA2B" w14:textId="68A41A4B" w:rsidR="008F239D" w:rsidRPr="00FA4881" w:rsidRDefault="008F239D">
      <w:pPr>
        <w:pStyle w:val="a3"/>
        <w:numPr>
          <w:ilvl w:val="0"/>
          <w:numId w:val="87"/>
        </w:numPr>
        <w:rPr>
          <w:ins w:id="6054" w:author="Tima" w:date="2026-01-16T21:42:00Z"/>
          <w:rFonts w:ascii="Times New Roman" w:hAnsi="Times New Roman" w:cs="Times New Roman"/>
          <w:sz w:val="24"/>
        </w:rPr>
        <w:pPrChange w:id="6055" w:author="Tima" w:date="2026-01-16T21:43:00Z">
          <w:pPr/>
        </w:pPrChange>
      </w:pPr>
      <w:proofErr w:type="spellStart"/>
      <w:ins w:id="6056" w:author="Tima" w:date="2026-01-16T21:42:00Z">
        <w:r w:rsidRPr="008F239D">
          <w:rPr>
            <w:rFonts w:ascii="Times New Roman" w:hAnsi="Times New Roman" w:cs="Times New Roman"/>
            <w:sz w:val="24"/>
            <w:rPrChange w:id="6057" w:author="Tima" w:date="2026-01-16T21:43:00Z">
              <w:rPr/>
            </w:rPrChange>
          </w:rPr>
          <w:t>Оффлайн</w:t>
        </w:r>
        <w:proofErr w:type="spellEnd"/>
        <w:r w:rsidRPr="008F239D">
          <w:rPr>
            <w:rFonts w:ascii="Times New Roman" w:hAnsi="Times New Roman" w:cs="Times New Roman"/>
            <w:sz w:val="24"/>
            <w:rPrChange w:id="6058" w:author="Tima" w:date="2026-01-16T21:43:00Z">
              <w:rPr/>
            </w:rPrChange>
          </w:rPr>
          <w:t>-мероприятия</w:t>
        </w:r>
      </w:ins>
      <w:ins w:id="6059" w:author="Tima" w:date="2026-01-16T21:43:00Z">
        <w:r w:rsidRPr="008F239D">
          <w:rPr>
            <w:rFonts w:ascii="Times New Roman" w:hAnsi="Times New Roman" w:cs="Times New Roman"/>
            <w:sz w:val="24"/>
            <w:rPrChange w:id="6060" w:author="Tima" w:date="2026-01-16T21:43:00Z">
              <w:rPr/>
            </w:rPrChange>
          </w:rPr>
          <w:t xml:space="preserve"> (например, </w:t>
        </w:r>
        <w:r w:rsidRPr="008F239D">
          <w:rPr>
            <w:rFonts w:ascii="Times New Roman" w:hAnsi="Times New Roman" w:cs="Times New Roman"/>
            <w:sz w:val="24"/>
            <w:lang w:val="en-US"/>
            <w:rPrChange w:id="6061" w:author="Tima" w:date="2026-01-16T21:43:00Z">
              <w:rPr>
                <w:lang w:val="en-US"/>
              </w:rPr>
            </w:rPrChange>
          </w:rPr>
          <w:t>Junior</w:t>
        </w:r>
        <w:r w:rsidRPr="008F239D">
          <w:rPr>
            <w:rFonts w:ascii="Times New Roman" w:hAnsi="Times New Roman" w:cs="Times New Roman"/>
            <w:sz w:val="24"/>
            <w:rPrChange w:id="6062" w:author="Tima" w:date="2026-01-16T21:43:00Z">
              <w:rPr>
                <w:rFonts w:ascii="Times New Roman" w:hAnsi="Times New Roman" w:cs="Times New Roman"/>
                <w:sz w:val="24"/>
                <w:lang w:val="en-US"/>
              </w:rPr>
            </w:rPrChange>
          </w:rPr>
          <w:t xml:space="preserve"> </w:t>
        </w:r>
        <w:proofErr w:type="spellStart"/>
        <w:r w:rsidRPr="008F239D">
          <w:rPr>
            <w:rFonts w:ascii="Times New Roman" w:hAnsi="Times New Roman" w:cs="Times New Roman"/>
            <w:sz w:val="24"/>
            <w:lang w:val="en-US"/>
            <w:rPrChange w:id="6063" w:author="Tima" w:date="2026-01-16T21:43:00Z">
              <w:rPr>
                <w:lang w:val="en-US"/>
              </w:rPr>
            </w:rPrChange>
          </w:rPr>
          <w:t>PayTech</w:t>
        </w:r>
        <w:proofErr w:type="spellEnd"/>
        <w:r w:rsidRPr="008F239D">
          <w:rPr>
            <w:rFonts w:ascii="Times New Roman" w:hAnsi="Times New Roman" w:cs="Times New Roman"/>
            <w:sz w:val="24"/>
            <w:rPrChange w:id="6064" w:author="Tima" w:date="2026-01-16T21:43:00Z">
              <w:rPr>
                <w:rFonts w:ascii="Times New Roman" w:hAnsi="Times New Roman" w:cs="Times New Roman"/>
                <w:sz w:val="24"/>
                <w:lang w:val="en-US"/>
              </w:rPr>
            </w:rPrChange>
          </w:rPr>
          <w:t xml:space="preserve"> </w:t>
        </w:r>
        <w:r w:rsidRPr="008F239D">
          <w:rPr>
            <w:rFonts w:ascii="Times New Roman" w:hAnsi="Times New Roman" w:cs="Times New Roman"/>
            <w:sz w:val="24"/>
            <w:lang w:val="en-US"/>
            <w:rPrChange w:id="6065" w:author="Tima" w:date="2026-01-16T21:43:00Z">
              <w:rPr>
                <w:lang w:val="en-US"/>
              </w:rPr>
            </w:rPrChange>
          </w:rPr>
          <w:t>Forum</w:t>
        </w:r>
        <w:r w:rsidRPr="008F239D">
          <w:rPr>
            <w:rFonts w:ascii="Times New Roman" w:hAnsi="Times New Roman" w:cs="Times New Roman"/>
            <w:sz w:val="24"/>
            <w:rPrChange w:id="6066" w:author="Tima" w:date="2026-01-16T21:43:00Z">
              <w:rPr/>
            </w:rPrChange>
          </w:rPr>
          <w:t>)</w:t>
        </w:r>
      </w:ins>
    </w:p>
    <w:p w14:paraId="7D1ECD0C" w14:textId="68737999" w:rsidR="008F239D" w:rsidRDefault="008F239D">
      <w:pPr>
        <w:pStyle w:val="a3"/>
        <w:numPr>
          <w:ilvl w:val="0"/>
          <w:numId w:val="87"/>
        </w:numPr>
        <w:rPr>
          <w:ins w:id="6067" w:author="Tima" w:date="2026-01-16T21:45:00Z"/>
          <w:rFonts w:ascii="Times New Roman" w:hAnsi="Times New Roman" w:cs="Times New Roman"/>
          <w:sz w:val="24"/>
        </w:rPr>
        <w:pPrChange w:id="6068" w:author="Tima" w:date="2026-01-16T21:43:00Z">
          <w:pPr/>
        </w:pPrChange>
      </w:pPr>
      <w:proofErr w:type="spellStart"/>
      <w:ins w:id="6069" w:author="Tima" w:date="2026-01-16T21:42:00Z">
        <w:r w:rsidRPr="008F239D">
          <w:rPr>
            <w:rFonts w:ascii="Times New Roman" w:hAnsi="Times New Roman" w:cs="Times New Roman"/>
            <w:sz w:val="24"/>
          </w:rPr>
          <w:t>Соцсети</w:t>
        </w:r>
      </w:ins>
      <w:proofErr w:type="spellEnd"/>
      <w:ins w:id="6070" w:author="Tima" w:date="2026-01-16T21:44:00Z">
        <w:r>
          <w:rPr>
            <w:rFonts w:ascii="Times New Roman" w:hAnsi="Times New Roman" w:cs="Times New Roman"/>
            <w:sz w:val="24"/>
          </w:rPr>
          <w:t xml:space="preserve"> (будут созданы страницы проекта во </w:t>
        </w:r>
        <w:proofErr w:type="spellStart"/>
        <w:r>
          <w:rPr>
            <w:rFonts w:ascii="Times New Roman" w:hAnsi="Times New Roman" w:cs="Times New Roman"/>
            <w:sz w:val="24"/>
          </w:rPr>
          <w:t>ВКонакте</w:t>
        </w:r>
        <w:proofErr w:type="spellEnd"/>
        <w:r>
          <w:rPr>
            <w:rFonts w:ascii="Times New Roman" w:hAnsi="Times New Roman" w:cs="Times New Roman"/>
            <w:sz w:val="24"/>
          </w:rPr>
          <w:t xml:space="preserve"> и </w:t>
        </w:r>
        <w:proofErr w:type="spellStart"/>
        <w:r>
          <w:rPr>
            <w:rFonts w:ascii="Times New Roman" w:hAnsi="Times New Roman" w:cs="Times New Roman"/>
            <w:sz w:val="24"/>
          </w:rPr>
          <w:t>Телеграм</w:t>
        </w:r>
        <w:proofErr w:type="spellEnd"/>
        <w:r>
          <w:rPr>
            <w:rFonts w:ascii="Times New Roman" w:hAnsi="Times New Roman" w:cs="Times New Roman"/>
            <w:sz w:val="24"/>
          </w:rPr>
          <w:t>)</w:t>
        </w:r>
      </w:ins>
    </w:p>
    <w:p w14:paraId="310CCA6F" w14:textId="2420410C" w:rsidR="008F239D" w:rsidRPr="008F239D" w:rsidRDefault="008F239D">
      <w:pPr>
        <w:pStyle w:val="a3"/>
        <w:numPr>
          <w:ilvl w:val="0"/>
          <w:numId w:val="87"/>
        </w:numPr>
        <w:rPr>
          <w:ins w:id="6071" w:author="Tima" w:date="2026-01-16T21:42:00Z"/>
          <w:rFonts w:ascii="Times New Roman" w:hAnsi="Times New Roman" w:cs="Times New Roman"/>
          <w:sz w:val="24"/>
        </w:rPr>
        <w:pPrChange w:id="6072" w:author="Tima" w:date="2026-01-16T21:43:00Z">
          <w:pPr/>
        </w:pPrChange>
      </w:pPr>
      <w:proofErr w:type="spellStart"/>
      <w:ins w:id="6073" w:author="Tima" w:date="2026-01-16T21:45:00Z">
        <w:r>
          <w:rPr>
            <w:rFonts w:ascii="Times New Roman" w:hAnsi="Times New Roman" w:cs="Times New Roman"/>
            <w:sz w:val="24"/>
          </w:rPr>
          <w:t>Инфлюенсеры</w:t>
        </w:r>
        <w:proofErr w:type="spellEnd"/>
        <w:r>
          <w:rPr>
            <w:rFonts w:ascii="Times New Roman" w:hAnsi="Times New Roman" w:cs="Times New Roman"/>
            <w:sz w:val="24"/>
          </w:rPr>
          <w:t xml:space="preserve"> (лидеры мнений, определяются в рамках рекламной кампании)</w:t>
        </w:r>
      </w:ins>
    </w:p>
    <w:p w14:paraId="76848406" w14:textId="2B85232A" w:rsidR="006440E6" w:rsidRDefault="006440E6">
      <w:pPr>
        <w:rPr>
          <w:ins w:id="6074" w:author="Tima" w:date="2026-01-16T18:09:00Z"/>
          <w:rFonts w:ascii="Times New Roman" w:hAnsi="Times New Roman" w:cs="Times New Roman"/>
          <w:sz w:val="24"/>
        </w:rPr>
        <w:pPrChange w:id="6075" w:author="Tima" w:date="2026-01-14T22:14:00Z">
          <w:pPr>
            <w:ind w:firstLine="709"/>
            <w:jc w:val="both"/>
          </w:pPr>
        </w:pPrChange>
      </w:pPr>
    </w:p>
    <w:p w14:paraId="34749740" w14:textId="002481F0" w:rsidR="006440E6" w:rsidRPr="00694BC0" w:rsidRDefault="006440E6">
      <w:pPr>
        <w:pStyle w:val="3"/>
        <w:numPr>
          <w:ilvl w:val="0"/>
          <w:numId w:val="81"/>
        </w:numPr>
        <w:rPr>
          <w:ins w:id="6076" w:author="Tima" w:date="2026-01-16T18:10:00Z"/>
          <w:rFonts w:ascii="Times New Roman" w:hAnsi="Times New Roman" w:cs="Times New Roman"/>
          <w:b/>
          <w:color w:val="000000" w:themeColor="text1"/>
          <w:rPrChange w:id="6077" w:author="Tima" w:date="2026-01-16T21:47:00Z">
            <w:rPr>
              <w:ins w:id="6078" w:author="Tima" w:date="2026-01-16T18:10:00Z"/>
            </w:rPr>
          </w:rPrChange>
        </w:rPr>
        <w:pPrChange w:id="6079" w:author="Tima" w:date="2026-01-14T22:14:00Z">
          <w:pPr>
            <w:ind w:firstLine="709"/>
            <w:jc w:val="both"/>
          </w:pPr>
        </w:pPrChange>
      </w:pPr>
      <w:bookmarkStart w:id="6080" w:name="_Toc219756808"/>
      <w:proofErr w:type="spellStart"/>
      <w:ins w:id="6081" w:author="Tima" w:date="2026-01-16T18:09:00Z">
        <w:r w:rsidRPr="006440E6">
          <w:rPr>
            <w:rFonts w:ascii="Times New Roman" w:hAnsi="Times New Roman" w:cs="Times New Roman"/>
            <w:b/>
            <w:color w:val="000000" w:themeColor="text1"/>
            <w:rPrChange w:id="6082" w:author="Tima" w:date="2026-01-16T18:09:00Z">
              <w:rPr>
                <w:b/>
                <w:bCs/>
                <w:lang w:val="en-US"/>
              </w:rPr>
            </w:rPrChange>
          </w:rPr>
          <w:t>Lean</w:t>
        </w:r>
        <w:proofErr w:type="spellEnd"/>
        <w:r w:rsidRPr="006440E6">
          <w:rPr>
            <w:rFonts w:ascii="Times New Roman" w:hAnsi="Times New Roman" w:cs="Times New Roman"/>
            <w:b/>
            <w:color w:val="000000" w:themeColor="text1"/>
            <w:rPrChange w:id="6083" w:author="Tima" w:date="2026-01-16T18:09:00Z">
              <w:rPr>
                <w:b/>
                <w:bCs/>
                <w:lang w:val="en-US"/>
              </w:rPr>
            </w:rPrChange>
          </w:rPr>
          <w:t xml:space="preserve"> </w:t>
        </w:r>
        <w:proofErr w:type="spellStart"/>
        <w:r w:rsidRPr="006440E6">
          <w:rPr>
            <w:rFonts w:ascii="Times New Roman" w:hAnsi="Times New Roman" w:cs="Times New Roman"/>
            <w:b/>
            <w:color w:val="000000" w:themeColor="text1"/>
            <w:rPrChange w:id="6084" w:author="Tima" w:date="2026-01-16T18:09:00Z">
              <w:rPr>
                <w:b/>
                <w:bCs/>
                <w:lang w:val="en-US"/>
              </w:rPr>
            </w:rPrChange>
          </w:rPr>
          <w:t>Canvas</w:t>
        </w:r>
      </w:ins>
      <w:bookmarkEnd w:id="6080"/>
      <w:proofErr w:type="spellEnd"/>
    </w:p>
    <w:p w14:paraId="507A38C4" w14:textId="36BDB903" w:rsidR="006440E6" w:rsidRPr="00342938" w:rsidRDefault="00694BC0">
      <w:pPr>
        <w:spacing w:line="276" w:lineRule="auto"/>
        <w:ind w:firstLine="709"/>
        <w:jc w:val="both"/>
        <w:rPr>
          <w:ins w:id="6085" w:author="Tima" w:date="2026-01-16T18:10:00Z"/>
          <w:rFonts w:ascii="Times New Roman" w:hAnsi="Times New Roman" w:cs="Times New Roman"/>
          <w:sz w:val="24"/>
          <w:szCs w:val="24"/>
        </w:rPr>
        <w:pPrChange w:id="6086" w:author="Tima" w:date="2026-01-16T21:47:00Z">
          <w:pPr>
            <w:ind w:firstLine="709"/>
            <w:jc w:val="both"/>
          </w:pPr>
        </w:pPrChange>
      </w:pPr>
      <w:ins w:id="6087" w:author="Tima" w:date="2026-01-16T21:47:00Z">
        <w:r w:rsidRPr="00FA4881">
          <w:rPr>
            <w:rFonts w:ascii="Times New Roman" w:hAnsi="Times New Roman" w:cs="Times New Roman"/>
            <w:sz w:val="24"/>
            <w:szCs w:val="24"/>
          </w:rPr>
          <w:t xml:space="preserve">Структурируем информацию, собранную в предыдущих разделах с помощью </w:t>
        </w:r>
        <w:proofErr w:type="spellStart"/>
        <w:r w:rsidRPr="00FA4881">
          <w:rPr>
            <w:rFonts w:ascii="Times New Roman" w:hAnsi="Times New Roman" w:cs="Times New Roman"/>
            <w:sz w:val="24"/>
            <w:szCs w:val="24"/>
          </w:rPr>
          <w:t>Lean</w:t>
        </w:r>
        <w:proofErr w:type="spellEnd"/>
        <w:r w:rsidRPr="00FA4881">
          <w:rPr>
            <w:rFonts w:ascii="Times New Roman" w:hAnsi="Times New Roman" w:cs="Times New Roman"/>
            <w:sz w:val="24"/>
            <w:szCs w:val="24"/>
          </w:rPr>
          <w:t xml:space="preserve"> </w:t>
        </w:r>
        <w:proofErr w:type="spellStart"/>
        <w:r w:rsidRPr="00FA4881">
          <w:rPr>
            <w:rFonts w:ascii="Times New Roman" w:hAnsi="Times New Roman" w:cs="Times New Roman"/>
            <w:sz w:val="24"/>
            <w:szCs w:val="24"/>
          </w:rPr>
          <w:t>Canvas</w:t>
        </w:r>
        <w:proofErr w:type="spellEnd"/>
        <w:r w:rsidRPr="00FA4881">
          <w:rPr>
            <w:rFonts w:ascii="Times New Roman" w:hAnsi="Times New Roman" w:cs="Times New Roman"/>
            <w:sz w:val="24"/>
            <w:szCs w:val="24"/>
          </w:rPr>
          <w:t xml:space="preserve"> (</w:t>
        </w:r>
        <w:r w:rsidR="00862847" w:rsidRPr="00FA4881">
          <w:rPr>
            <w:rFonts w:ascii="Times New Roman" w:hAnsi="Times New Roman" w:cs="Times New Roman"/>
            <w:sz w:val="24"/>
            <w:szCs w:val="24"/>
          </w:rPr>
          <w:t>рисунок 1</w:t>
        </w:r>
      </w:ins>
      <w:ins w:id="6088" w:author="Tima" w:date="2026-01-18T22:49:00Z">
        <w:r w:rsidR="00665B94">
          <w:rPr>
            <w:rFonts w:ascii="Times New Roman" w:hAnsi="Times New Roman" w:cs="Times New Roman"/>
            <w:sz w:val="24"/>
            <w:szCs w:val="24"/>
          </w:rPr>
          <w:t>5</w:t>
        </w:r>
      </w:ins>
      <w:ins w:id="6089" w:author="Tima" w:date="2026-01-16T21:47:00Z">
        <w:r w:rsidRPr="00E07331">
          <w:rPr>
            <w:rFonts w:ascii="Times New Roman" w:hAnsi="Times New Roman" w:cs="Times New Roman"/>
            <w:sz w:val="24"/>
            <w:szCs w:val="24"/>
          </w:rPr>
          <w:t>).</w:t>
        </w:r>
      </w:ins>
    </w:p>
    <w:p w14:paraId="0AFC0B55" w14:textId="6C295B1F" w:rsidR="006440E6" w:rsidRDefault="00F04E48">
      <w:pPr>
        <w:rPr>
          <w:ins w:id="6090" w:author="Tima" w:date="2026-01-16T18:10:00Z"/>
          <w:rFonts w:ascii="Times New Roman" w:hAnsi="Times New Roman" w:cs="Times New Roman"/>
          <w:sz w:val="24"/>
        </w:rPr>
        <w:pPrChange w:id="6091" w:author="Tima" w:date="2026-01-18T23:18:00Z">
          <w:pPr>
            <w:ind w:firstLine="709"/>
            <w:jc w:val="both"/>
          </w:pPr>
        </w:pPrChange>
      </w:pPr>
      <w:ins w:id="6092" w:author="Tima" w:date="2026-01-16T23:11:00Z">
        <w:r w:rsidRPr="00F04E48">
          <w:rPr>
            <w:rFonts w:ascii="Times New Roman" w:hAnsi="Times New Roman" w:cs="Times New Roman"/>
            <w:noProof/>
            <w:sz w:val="24"/>
            <w:lang w:eastAsia="ru-RU"/>
          </w:rPr>
          <w:lastRenderedPageBreak/>
          <w:drawing>
            <wp:inline distT="0" distB="0" distL="0" distR="0" wp14:anchorId="24CF4758" wp14:editId="3CA192B5">
              <wp:extent cx="5878206" cy="3535680"/>
              <wp:effectExtent l="0" t="0" r="8255" b="7620"/>
              <wp:docPr id="21" name="Рисунок 21" descr="C:\Users\Vlad\Desktop\My First 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Vlad\Desktop\My First Board.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16091" cy="3558467"/>
                      </a:xfrm>
                      <a:prstGeom prst="rect">
                        <a:avLst/>
                      </a:prstGeom>
                      <a:noFill/>
                      <a:ln>
                        <a:noFill/>
                      </a:ln>
                    </pic:spPr>
                  </pic:pic>
                </a:graphicData>
              </a:graphic>
            </wp:inline>
          </w:drawing>
        </w:r>
      </w:ins>
    </w:p>
    <w:p w14:paraId="1655D0DE" w14:textId="77777777" w:rsidR="00BD6C83" w:rsidRDefault="00F04E48">
      <w:pPr>
        <w:spacing w:after="360"/>
        <w:jc w:val="center"/>
        <w:rPr>
          <w:ins w:id="6093" w:author="Tima" w:date="2026-01-18T23:18:00Z"/>
          <w:rFonts w:ascii="Times New Roman" w:hAnsi="Times New Roman" w:cs="Times New Roman"/>
          <w:i/>
          <w:sz w:val="24"/>
          <w:szCs w:val="24"/>
          <w:lang w:val="en-US"/>
        </w:rPr>
        <w:pPrChange w:id="6094" w:author="Tima" w:date="2026-01-18T22:50:00Z">
          <w:pPr/>
        </w:pPrChange>
      </w:pPr>
      <w:ins w:id="6095" w:author="Tima" w:date="2026-01-16T23:12:00Z">
        <w:r w:rsidRPr="00FF7AD6">
          <w:rPr>
            <w:rFonts w:ascii="Times New Roman" w:hAnsi="Times New Roman" w:cs="Times New Roman"/>
            <w:i/>
            <w:sz w:val="24"/>
            <w:szCs w:val="24"/>
          </w:rPr>
          <w:t xml:space="preserve">Рисунок </w:t>
        </w:r>
        <w:r w:rsidR="00665B94">
          <w:rPr>
            <w:rFonts w:ascii="Times New Roman" w:hAnsi="Times New Roman" w:cs="Times New Roman"/>
            <w:i/>
            <w:sz w:val="24"/>
            <w:szCs w:val="24"/>
          </w:rPr>
          <w:t>15</w:t>
        </w:r>
        <w:r>
          <w:rPr>
            <w:rFonts w:ascii="Times New Roman" w:hAnsi="Times New Roman" w:cs="Times New Roman"/>
            <w:i/>
            <w:sz w:val="24"/>
            <w:szCs w:val="24"/>
          </w:rPr>
          <w:t xml:space="preserve"> </w:t>
        </w:r>
      </w:ins>
      <w:ins w:id="6096" w:author="Tima" w:date="2026-01-16T23:13:00Z">
        <w:r>
          <w:rPr>
            <w:rFonts w:ascii="Times New Roman" w:hAnsi="Times New Roman" w:cs="Times New Roman"/>
            <w:i/>
            <w:sz w:val="24"/>
            <w:szCs w:val="24"/>
          </w:rPr>
          <w:t>–</w:t>
        </w:r>
      </w:ins>
      <w:ins w:id="6097" w:author="Tima" w:date="2026-01-16T23:12:00Z">
        <w:r>
          <w:rPr>
            <w:rFonts w:ascii="Times New Roman" w:hAnsi="Times New Roman" w:cs="Times New Roman"/>
            <w:i/>
            <w:sz w:val="24"/>
            <w:szCs w:val="24"/>
          </w:rPr>
          <w:t xml:space="preserve"> </w:t>
        </w:r>
      </w:ins>
      <w:ins w:id="6098" w:author="Tima" w:date="2026-01-16T23:13:00Z">
        <w:r>
          <w:rPr>
            <w:rFonts w:ascii="Times New Roman" w:hAnsi="Times New Roman" w:cs="Times New Roman"/>
            <w:i/>
            <w:sz w:val="24"/>
            <w:szCs w:val="24"/>
            <w:lang w:val="en-US"/>
          </w:rPr>
          <w:t>Lean</w:t>
        </w:r>
        <w:r w:rsidRPr="00E45E13">
          <w:rPr>
            <w:rFonts w:ascii="Times New Roman" w:hAnsi="Times New Roman" w:cs="Times New Roman"/>
            <w:i/>
            <w:sz w:val="24"/>
            <w:szCs w:val="24"/>
            <w:rPrChange w:id="6099" w:author="Tima" w:date="2026-01-16T23:14:00Z">
              <w:rPr>
                <w:rFonts w:ascii="Times New Roman" w:hAnsi="Times New Roman" w:cs="Times New Roman"/>
                <w:i/>
                <w:sz w:val="24"/>
                <w:szCs w:val="24"/>
                <w:lang w:val="en-US"/>
              </w:rPr>
            </w:rPrChange>
          </w:rPr>
          <w:t xml:space="preserve"> </w:t>
        </w:r>
        <w:r>
          <w:rPr>
            <w:rFonts w:ascii="Times New Roman" w:hAnsi="Times New Roman" w:cs="Times New Roman"/>
            <w:i/>
            <w:sz w:val="24"/>
            <w:szCs w:val="24"/>
            <w:lang w:val="en-US"/>
          </w:rPr>
          <w:t>Canvas</w:t>
        </w:r>
      </w:ins>
    </w:p>
    <w:p w14:paraId="3E25E555" w14:textId="213556F6" w:rsidR="00E45E13" w:rsidRDefault="00E45E13">
      <w:pPr>
        <w:spacing w:after="360"/>
        <w:rPr>
          <w:ins w:id="6100" w:author="Tima" w:date="2026-01-16T23:13:00Z"/>
          <w:rFonts w:ascii="Times New Roman" w:hAnsi="Times New Roman" w:cs="Times New Roman"/>
          <w:sz w:val="24"/>
        </w:rPr>
        <w:pPrChange w:id="6101" w:author="Tima" w:date="2026-01-18T23:18:00Z">
          <w:pPr/>
        </w:pPrChange>
      </w:pPr>
      <w:ins w:id="6102" w:author="Tima" w:date="2026-01-16T23:13:00Z">
        <w:r>
          <w:rPr>
            <w:rFonts w:ascii="Times New Roman" w:hAnsi="Times New Roman" w:cs="Times New Roman"/>
            <w:sz w:val="24"/>
          </w:rPr>
          <w:br w:type="page"/>
        </w:r>
      </w:ins>
    </w:p>
    <w:p w14:paraId="19273FF9" w14:textId="263D25CC" w:rsidR="006440E6" w:rsidRPr="00E45E13" w:rsidRDefault="00E45E13">
      <w:pPr>
        <w:pStyle w:val="1"/>
        <w:numPr>
          <w:ilvl w:val="0"/>
          <w:numId w:val="23"/>
        </w:numPr>
        <w:spacing w:before="0" w:after="200" w:line="276" w:lineRule="auto"/>
        <w:ind w:left="0" w:firstLine="0"/>
        <w:jc w:val="center"/>
        <w:rPr>
          <w:ins w:id="6103" w:author="Tima" w:date="2026-01-16T18:10:00Z"/>
          <w:rFonts w:ascii="Times New Roman" w:hAnsi="Times New Roman" w:cs="Times New Roman"/>
          <w:b/>
          <w:color w:val="000000" w:themeColor="text1"/>
          <w:sz w:val="36"/>
          <w:szCs w:val="36"/>
          <w:rPrChange w:id="6104" w:author="Tima" w:date="2026-01-16T23:14:00Z">
            <w:rPr>
              <w:ins w:id="6105" w:author="Tima" w:date="2026-01-16T18:10:00Z"/>
              <w:rFonts w:ascii="Times New Roman" w:hAnsi="Times New Roman" w:cs="Times New Roman"/>
              <w:sz w:val="24"/>
            </w:rPr>
          </w:rPrChange>
        </w:rPr>
        <w:pPrChange w:id="6106" w:author="Tima" w:date="2026-01-16T23:14:00Z">
          <w:pPr>
            <w:ind w:firstLine="709"/>
            <w:jc w:val="both"/>
          </w:pPr>
        </w:pPrChange>
      </w:pPr>
      <w:bookmarkStart w:id="6107" w:name="_Toc219756809"/>
      <w:ins w:id="6108" w:author="Tima" w:date="2026-01-16T23:14:00Z">
        <w:r w:rsidRPr="00E45E13">
          <w:rPr>
            <w:rFonts w:ascii="Times New Roman" w:hAnsi="Times New Roman" w:cs="Times New Roman"/>
            <w:b/>
            <w:color w:val="000000" w:themeColor="text1"/>
            <w:sz w:val="36"/>
            <w:szCs w:val="36"/>
            <w:rPrChange w:id="6109" w:author="Tima" w:date="2026-01-16T23:14:00Z">
              <w:rPr>
                <w:rFonts w:eastAsia="Times New Roman"/>
              </w:rPr>
            </w:rPrChange>
          </w:rPr>
          <w:lastRenderedPageBreak/>
          <w:t>ЭКОНОМИЧЕСКАЯ СОСТАВЛЯЮЩАЯ СЕРВИСА</w:t>
        </w:r>
      </w:ins>
      <w:bookmarkEnd w:id="6107"/>
    </w:p>
    <w:p w14:paraId="280C782C" w14:textId="417817E2" w:rsidR="006440E6" w:rsidRPr="00E45E13" w:rsidRDefault="00E45E13">
      <w:pPr>
        <w:pStyle w:val="2"/>
        <w:numPr>
          <w:ilvl w:val="0"/>
          <w:numId w:val="89"/>
        </w:numPr>
        <w:rPr>
          <w:ins w:id="6110" w:author="Tima" w:date="2026-01-16T23:14:00Z"/>
          <w:rFonts w:ascii="Times New Roman" w:hAnsi="Times New Roman" w:cs="Times New Roman"/>
          <w:b/>
          <w:color w:val="000000" w:themeColor="text1"/>
          <w:sz w:val="28"/>
          <w:rPrChange w:id="6111" w:author="Tima" w:date="2026-01-16T23:16:00Z">
            <w:rPr>
              <w:ins w:id="6112" w:author="Tima" w:date="2026-01-16T23:14:00Z"/>
              <w:rFonts w:ascii="Times New Roman" w:hAnsi="Times New Roman" w:cs="Times New Roman"/>
              <w:sz w:val="24"/>
            </w:rPr>
          </w:rPrChange>
        </w:rPr>
        <w:pPrChange w:id="6113" w:author="Tima" w:date="2026-01-16T23:16:00Z">
          <w:pPr>
            <w:ind w:firstLine="709"/>
            <w:jc w:val="both"/>
          </w:pPr>
        </w:pPrChange>
      </w:pPr>
      <w:bookmarkStart w:id="6114" w:name="_Toc219756810"/>
      <w:ins w:id="6115" w:author="Tima" w:date="2026-01-16T23:16:00Z">
        <w:r w:rsidRPr="00E45E13">
          <w:rPr>
            <w:rFonts w:ascii="Times New Roman" w:hAnsi="Times New Roman" w:cs="Times New Roman"/>
            <w:b/>
            <w:color w:val="000000" w:themeColor="text1"/>
            <w:sz w:val="28"/>
            <w:rPrChange w:id="6116" w:author="Tima" w:date="2026-01-16T23:16:00Z">
              <w:rPr>
                <w:b/>
                <w:bCs/>
              </w:rPr>
            </w:rPrChange>
          </w:rPr>
          <w:t>Расчет ставки дисконтирования, доходов, расходов</w:t>
        </w:r>
      </w:ins>
      <w:bookmarkEnd w:id="6114"/>
    </w:p>
    <w:p w14:paraId="4F8BC865" w14:textId="6FF181F9" w:rsidR="00E45E13" w:rsidRPr="00AB03A1" w:rsidRDefault="00AB03A1">
      <w:pPr>
        <w:pStyle w:val="3"/>
        <w:numPr>
          <w:ilvl w:val="0"/>
          <w:numId w:val="95"/>
        </w:numPr>
        <w:rPr>
          <w:ins w:id="6117" w:author="Tima" w:date="2026-01-17T14:45:00Z"/>
          <w:rFonts w:ascii="Times New Roman" w:hAnsi="Times New Roman" w:cs="Times New Roman"/>
          <w:b/>
          <w:color w:val="000000" w:themeColor="text1"/>
          <w:rPrChange w:id="6118" w:author="Tima" w:date="2026-01-17T20:41:00Z">
            <w:rPr>
              <w:ins w:id="6119" w:author="Tima" w:date="2026-01-17T14:45:00Z"/>
              <w:rFonts w:ascii="Times New Roman" w:hAnsi="Times New Roman" w:cs="Times New Roman"/>
              <w:sz w:val="24"/>
            </w:rPr>
          </w:rPrChange>
        </w:rPr>
        <w:pPrChange w:id="6120" w:author="Tima" w:date="2026-01-17T20:41:00Z">
          <w:pPr>
            <w:ind w:firstLine="709"/>
            <w:jc w:val="both"/>
          </w:pPr>
        </w:pPrChange>
      </w:pPr>
      <w:bookmarkStart w:id="6121" w:name="_Toc219756811"/>
      <w:ins w:id="6122" w:author="Tima" w:date="2026-01-17T20:40:00Z">
        <w:r w:rsidRPr="00AB03A1">
          <w:rPr>
            <w:rFonts w:ascii="Times New Roman" w:hAnsi="Times New Roman" w:cs="Times New Roman"/>
            <w:b/>
            <w:color w:val="000000" w:themeColor="text1"/>
            <w:rPrChange w:id="6123" w:author="Tima" w:date="2026-01-17T20:41:00Z">
              <w:rPr>
                <w:b/>
                <w:bCs/>
              </w:rPr>
            </w:rPrChange>
          </w:rPr>
          <w:t>Расчет ставки дисконтирования</w:t>
        </w:r>
      </w:ins>
      <w:bookmarkEnd w:id="6121"/>
    </w:p>
    <w:p w14:paraId="5F1B4DDB" w14:textId="3BE19F56" w:rsidR="00EC4FC8" w:rsidRPr="0035348E" w:rsidRDefault="00E91935">
      <w:pPr>
        <w:spacing w:line="276" w:lineRule="auto"/>
        <w:ind w:firstLine="709"/>
        <w:jc w:val="both"/>
        <w:rPr>
          <w:ins w:id="6124" w:author="Tima" w:date="2026-01-17T20:48:00Z"/>
          <w:rFonts w:ascii="Times New Roman" w:hAnsi="Times New Roman" w:cs="Times New Roman"/>
          <w:sz w:val="24"/>
          <w:szCs w:val="24"/>
          <w:rPrChange w:id="6125" w:author="Tima" w:date="2026-01-17T21:35:00Z">
            <w:rPr>
              <w:ins w:id="6126" w:author="Tima" w:date="2026-01-17T20:48:00Z"/>
              <w:rFonts w:ascii="Times New Roman" w:hAnsi="Times New Roman" w:cs="Times New Roman"/>
              <w:sz w:val="24"/>
            </w:rPr>
          </w:rPrChange>
        </w:rPr>
        <w:pPrChange w:id="6127" w:author="Tima" w:date="2026-01-17T21:35:00Z">
          <w:pPr>
            <w:ind w:firstLine="709"/>
            <w:jc w:val="both"/>
          </w:pPr>
        </w:pPrChange>
      </w:pPr>
      <w:ins w:id="6128" w:author="Tima" w:date="2026-01-17T20:48:00Z">
        <w:r w:rsidRPr="00FA4881">
          <w:rPr>
            <w:rFonts w:ascii="Times New Roman" w:hAnsi="Times New Roman" w:cs="Times New Roman"/>
            <w:sz w:val="24"/>
            <w:szCs w:val="24"/>
          </w:rPr>
          <w:t>Рассчитаем ставку дисконтирования для пре</w:t>
        </w:r>
      </w:ins>
      <w:ins w:id="6129" w:author="Tima" w:date="2026-01-17T20:57:00Z">
        <w:r w:rsidR="00051161" w:rsidRPr="00FA4881">
          <w:rPr>
            <w:rFonts w:ascii="Times New Roman" w:hAnsi="Times New Roman" w:cs="Times New Roman"/>
            <w:sz w:val="24"/>
            <w:szCs w:val="24"/>
          </w:rPr>
          <w:t>д</w:t>
        </w:r>
      </w:ins>
      <w:ins w:id="6130" w:author="Tima" w:date="2026-01-17T20:48:00Z">
        <w:r w:rsidR="00051161" w:rsidRPr="00E07331">
          <w:rPr>
            <w:rFonts w:ascii="Times New Roman" w:hAnsi="Times New Roman" w:cs="Times New Roman"/>
            <w:sz w:val="24"/>
            <w:szCs w:val="24"/>
          </w:rPr>
          <w:t>лагаемого сервиса</w:t>
        </w:r>
      </w:ins>
      <w:ins w:id="6131" w:author="Tima" w:date="2026-01-17T20:58:00Z">
        <w:r w:rsidR="00051161" w:rsidRPr="00342938">
          <w:rPr>
            <w:rFonts w:ascii="Times New Roman" w:hAnsi="Times New Roman" w:cs="Times New Roman"/>
            <w:sz w:val="24"/>
            <w:szCs w:val="24"/>
          </w:rPr>
          <w:t xml:space="preserve">, используя кумулятивный </w:t>
        </w:r>
      </w:ins>
      <w:ins w:id="6132" w:author="Tima" w:date="2026-01-17T20:48:00Z">
        <w:r w:rsidR="00051161" w:rsidRPr="0035348E">
          <w:rPr>
            <w:rFonts w:ascii="Times New Roman" w:hAnsi="Times New Roman" w:cs="Times New Roman"/>
            <w:sz w:val="24"/>
            <w:szCs w:val="24"/>
            <w:rPrChange w:id="6133" w:author="Tima" w:date="2026-01-17T21:35:00Z">
              <w:rPr>
                <w:rFonts w:ascii="Times New Roman" w:hAnsi="Times New Roman" w:cs="Times New Roman"/>
                <w:sz w:val="24"/>
              </w:rPr>
            </w:rPrChange>
          </w:rPr>
          <w:t>метод</w:t>
        </w:r>
        <w:r w:rsidRPr="0035348E">
          <w:rPr>
            <w:rFonts w:ascii="Times New Roman" w:hAnsi="Times New Roman" w:cs="Times New Roman"/>
            <w:sz w:val="24"/>
            <w:szCs w:val="24"/>
            <w:rPrChange w:id="6134" w:author="Tima" w:date="2026-01-17T21:35:00Z">
              <w:rPr>
                <w:rFonts w:ascii="Times New Roman" w:hAnsi="Times New Roman" w:cs="Times New Roman"/>
                <w:sz w:val="24"/>
              </w:rPr>
            </w:rPrChange>
          </w:rPr>
          <w:t>.</w:t>
        </w:r>
      </w:ins>
    </w:p>
    <w:p w14:paraId="27DA859D" w14:textId="7147E3F3" w:rsidR="00AB03A1" w:rsidRPr="0035348E" w:rsidRDefault="0035348E">
      <w:pPr>
        <w:spacing w:line="276" w:lineRule="auto"/>
        <w:ind w:firstLine="709"/>
        <w:jc w:val="both"/>
        <w:rPr>
          <w:ins w:id="6135" w:author="Tima" w:date="2026-01-17T20:58:00Z"/>
          <w:rFonts w:ascii="Times New Roman" w:hAnsi="Times New Roman" w:cs="Times New Roman"/>
          <w:sz w:val="24"/>
          <w:szCs w:val="24"/>
          <w:rPrChange w:id="6136" w:author="Tima" w:date="2026-01-17T21:35:00Z">
            <w:rPr>
              <w:ins w:id="6137" w:author="Tima" w:date="2026-01-17T20:58:00Z"/>
              <w:rFonts w:ascii="Times New Roman" w:hAnsi="Times New Roman" w:cs="Times New Roman"/>
              <w:sz w:val="24"/>
              <w:lang w:val="en-US"/>
            </w:rPr>
          </w:rPrChange>
        </w:rPr>
        <w:pPrChange w:id="6138" w:author="Tima" w:date="2026-01-17T21:35:00Z">
          <w:pPr>
            <w:ind w:firstLine="709"/>
            <w:jc w:val="both"/>
          </w:pPr>
        </w:pPrChange>
      </w:pPr>
      <w:ins w:id="6139" w:author="Tima" w:date="2026-01-17T20:58:00Z">
        <w:r>
          <w:rPr>
            <w:rFonts w:ascii="Times New Roman" w:hAnsi="Times New Roman" w:cs="Times New Roman"/>
            <w:sz w:val="24"/>
            <w:szCs w:val="24"/>
          </w:rPr>
          <w:t>d</w:t>
        </w:r>
        <w:r w:rsidR="00051161" w:rsidRPr="0035348E">
          <w:rPr>
            <w:rFonts w:ascii="Times New Roman" w:hAnsi="Times New Roman" w:cs="Times New Roman"/>
            <w:sz w:val="24"/>
            <w:szCs w:val="24"/>
            <w:rPrChange w:id="6140" w:author="Tima" w:date="2026-01-17T21:35:00Z">
              <w:rPr>
                <w:rFonts w:ascii="Times New Roman" w:hAnsi="Times New Roman" w:cs="Times New Roman"/>
                <w:sz w:val="24"/>
                <w:lang w:val="en-US"/>
              </w:rPr>
            </w:rPrChange>
          </w:rPr>
          <w:t xml:space="preserve"> = I + </w:t>
        </w:r>
        <w:proofErr w:type="gramStart"/>
        <w:r w:rsidR="00051161" w:rsidRPr="0035348E">
          <w:rPr>
            <w:rFonts w:ascii="Times New Roman" w:hAnsi="Times New Roman" w:cs="Times New Roman"/>
            <w:sz w:val="24"/>
            <w:szCs w:val="24"/>
            <w:rPrChange w:id="6141" w:author="Tima" w:date="2026-01-17T21:35:00Z">
              <w:rPr>
                <w:rFonts w:ascii="Times New Roman" w:hAnsi="Times New Roman" w:cs="Times New Roman"/>
                <w:sz w:val="24"/>
                <w:lang w:val="en-US"/>
              </w:rPr>
            </w:rPrChange>
          </w:rPr>
          <w:t>r ,</w:t>
        </w:r>
        <w:proofErr w:type="gramEnd"/>
      </w:ins>
    </w:p>
    <w:p w14:paraId="41DD6226" w14:textId="5D5E1E07" w:rsidR="00051161" w:rsidRPr="00FA4881" w:rsidRDefault="0035348E">
      <w:pPr>
        <w:spacing w:line="276" w:lineRule="auto"/>
        <w:ind w:firstLine="709"/>
        <w:jc w:val="both"/>
        <w:rPr>
          <w:ins w:id="6142" w:author="Tima" w:date="2026-01-17T20:58:00Z"/>
          <w:rFonts w:ascii="Times New Roman" w:hAnsi="Times New Roman" w:cs="Times New Roman"/>
          <w:sz w:val="24"/>
          <w:szCs w:val="24"/>
        </w:rPr>
        <w:pPrChange w:id="6143" w:author="Tima" w:date="2026-01-17T21:35:00Z">
          <w:pPr>
            <w:ind w:firstLine="709"/>
            <w:jc w:val="both"/>
          </w:pPr>
        </w:pPrChange>
      </w:pPr>
      <w:ins w:id="6144" w:author="Tima" w:date="2026-01-17T21:35:00Z">
        <w:r>
          <w:rPr>
            <w:rFonts w:ascii="Times New Roman" w:hAnsi="Times New Roman" w:cs="Times New Roman"/>
            <w:sz w:val="24"/>
            <w:szCs w:val="24"/>
          </w:rPr>
          <w:t>г</w:t>
        </w:r>
      </w:ins>
      <w:ins w:id="6145" w:author="Tima" w:date="2026-01-17T20:58:00Z">
        <w:r w:rsidR="00051161" w:rsidRPr="00FA4881">
          <w:rPr>
            <w:rFonts w:ascii="Times New Roman" w:hAnsi="Times New Roman" w:cs="Times New Roman"/>
            <w:sz w:val="24"/>
            <w:szCs w:val="24"/>
          </w:rPr>
          <w:t>де</w:t>
        </w:r>
      </w:ins>
    </w:p>
    <w:p w14:paraId="10FF6CE5" w14:textId="1835EF8C" w:rsidR="00051161" w:rsidRPr="00342938" w:rsidRDefault="0035348E">
      <w:pPr>
        <w:spacing w:line="276" w:lineRule="auto"/>
        <w:ind w:firstLine="709"/>
        <w:jc w:val="both"/>
        <w:rPr>
          <w:ins w:id="6146" w:author="Tima" w:date="2026-01-17T20:58:00Z"/>
          <w:rFonts w:ascii="Times New Roman" w:hAnsi="Times New Roman" w:cs="Times New Roman"/>
          <w:sz w:val="24"/>
          <w:szCs w:val="24"/>
        </w:rPr>
        <w:pPrChange w:id="6147" w:author="Tima" w:date="2026-01-17T21:35:00Z">
          <w:pPr>
            <w:ind w:firstLine="709"/>
            <w:jc w:val="both"/>
          </w:pPr>
        </w:pPrChange>
      </w:pPr>
      <w:ins w:id="6148" w:author="Tima" w:date="2026-01-17T20:59:00Z">
        <w:r w:rsidRPr="00FA4881">
          <w:rPr>
            <w:rFonts w:ascii="Times New Roman" w:hAnsi="Times New Roman" w:cs="Times New Roman"/>
            <w:sz w:val="24"/>
            <w:szCs w:val="24"/>
          </w:rPr>
          <w:t>d</w:t>
        </w:r>
      </w:ins>
      <w:ins w:id="6149" w:author="Tima" w:date="2026-01-17T20:58:00Z">
        <w:r w:rsidR="00051161" w:rsidRPr="00E07331">
          <w:rPr>
            <w:rFonts w:ascii="Times New Roman" w:hAnsi="Times New Roman" w:cs="Times New Roman"/>
            <w:sz w:val="24"/>
            <w:szCs w:val="24"/>
          </w:rPr>
          <w:t xml:space="preserve"> – ставка дисконтирования</w:t>
        </w:r>
      </w:ins>
    </w:p>
    <w:p w14:paraId="56024F58" w14:textId="1B7656B7" w:rsidR="00AB03A1" w:rsidRPr="00FA4881" w:rsidRDefault="00051161">
      <w:pPr>
        <w:spacing w:line="276" w:lineRule="auto"/>
        <w:ind w:firstLine="709"/>
        <w:jc w:val="both"/>
        <w:rPr>
          <w:ins w:id="6150" w:author="Tima" w:date="2026-01-17T20:59:00Z"/>
          <w:rFonts w:ascii="Times New Roman" w:hAnsi="Times New Roman" w:cs="Times New Roman"/>
          <w:sz w:val="24"/>
          <w:szCs w:val="24"/>
        </w:rPr>
        <w:pPrChange w:id="6151" w:author="Tima" w:date="2026-01-17T21:35:00Z">
          <w:pPr>
            <w:ind w:firstLine="709"/>
            <w:jc w:val="both"/>
          </w:pPr>
        </w:pPrChange>
      </w:pPr>
      <w:ins w:id="6152" w:author="Tima" w:date="2026-01-17T20:59:00Z">
        <w:r w:rsidRPr="0035348E">
          <w:rPr>
            <w:rFonts w:ascii="Times New Roman" w:hAnsi="Times New Roman" w:cs="Times New Roman"/>
            <w:sz w:val="24"/>
            <w:szCs w:val="24"/>
            <w:rPrChange w:id="6153" w:author="Tima" w:date="2026-01-17T21:35:00Z">
              <w:rPr>
                <w:rFonts w:ascii="Times New Roman" w:hAnsi="Times New Roman" w:cs="Times New Roman"/>
                <w:sz w:val="24"/>
                <w:lang w:val="en-US"/>
              </w:rPr>
            </w:rPrChange>
          </w:rPr>
          <w:t xml:space="preserve">I – </w:t>
        </w:r>
        <w:r w:rsidRPr="00FA4881">
          <w:rPr>
            <w:rFonts w:ascii="Times New Roman" w:hAnsi="Times New Roman" w:cs="Times New Roman"/>
            <w:sz w:val="24"/>
            <w:szCs w:val="24"/>
          </w:rPr>
          <w:t>доходность по облигациям федерального займа</w:t>
        </w:r>
      </w:ins>
    </w:p>
    <w:p w14:paraId="25E95F3B" w14:textId="7C3BE7B8" w:rsidR="00051161" w:rsidRPr="00FA4881" w:rsidRDefault="00051161">
      <w:pPr>
        <w:spacing w:line="276" w:lineRule="auto"/>
        <w:ind w:firstLine="709"/>
        <w:jc w:val="both"/>
        <w:rPr>
          <w:ins w:id="6154" w:author="Tima" w:date="2026-01-17T21:00:00Z"/>
          <w:rFonts w:ascii="Times New Roman" w:hAnsi="Times New Roman" w:cs="Times New Roman"/>
          <w:sz w:val="24"/>
          <w:szCs w:val="24"/>
        </w:rPr>
        <w:pPrChange w:id="6155" w:author="Tima" w:date="2026-01-17T21:35:00Z">
          <w:pPr>
            <w:ind w:firstLine="709"/>
            <w:jc w:val="both"/>
          </w:pPr>
        </w:pPrChange>
      </w:pPr>
      <w:ins w:id="6156" w:author="Tima" w:date="2026-01-17T20:59:00Z">
        <w:r w:rsidRPr="0035348E">
          <w:rPr>
            <w:rFonts w:ascii="Times New Roman" w:hAnsi="Times New Roman" w:cs="Times New Roman"/>
            <w:sz w:val="24"/>
            <w:szCs w:val="24"/>
            <w:rPrChange w:id="6157" w:author="Tima" w:date="2026-01-17T21:35:00Z">
              <w:rPr>
                <w:rFonts w:ascii="Times New Roman" w:hAnsi="Times New Roman" w:cs="Times New Roman"/>
                <w:sz w:val="24"/>
                <w:lang w:val="en-US"/>
              </w:rPr>
            </w:rPrChange>
          </w:rPr>
          <w:t xml:space="preserve">r </w:t>
        </w:r>
        <w:r w:rsidRPr="00FA4881">
          <w:rPr>
            <w:rFonts w:ascii="Times New Roman" w:hAnsi="Times New Roman" w:cs="Times New Roman"/>
            <w:sz w:val="24"/>
            <w:szCs w:val="24"/>
          </w:rPr>
          <w:t>– коэффициент инвестиционного риска</w:t>
        </w:r>
      </w:ins>
    </w:p>
    <w:p w14:paraId="2A6CFA5D" w14:textId="0F1C436E" w:rsidR="00051161" w:rsidRPr="00FA4881" w:rsidRDefault="00051161">
      <w:pPr>
        <w:spacing w:line="276" w:lineRule="auto"/>
        <w:ind w:firstLine="709"/>
        <w:jc w:val="both"/>
        <w:rPr>
          <w:ins w:id="6158" w:author="Tima" w:date="2026-01-17T21:04:00Z"/>
          <w:rFonts w:ascii="Times New Roman" w:hAnsi="Times New Roman" w:cs="Times New Roman"/>
          <w:sz w:val="24"/>
          <w:szCs w:val="24"/>
        </w:rPr>
        <w:pPrChange w:id="6159" w:author="Tima" w:date="2026-01-17T21:35:00Z">
          <w:pPr>
            <w:ind w:firstLine="709"/>
            <w:jc w:val="both"/>
          </w:pPr>
        </w:pPrChange>
      </w:pPr>
      <w:ins w:id="6160" w:author="Tima" w:date="2026-01-17T21:00:00Z">
        <w:r w:rsidRPr="00FA4881">
          <w:rPr>
            <w:rFonts w:ascii="Times New Roman" w:hAnsi="Times New Roman" w:cs="Times New Roman"/>
            <w:sz w:val="24"/>
            <w:szCs w:val="24"/>
          </w:rPr>
          <w:t>Доходность по облигациям федерального займа с погашением через 4,5 года (ОФЗ</w:t>
        </w:r>
        <w:r w:rsidRPr="00E07331">
          <w:rPr>
            <w:rFonts w:ascii="Times New Roman" w:hAnsi="Times New Roman" w:cs="Times New Roman"/>
            <w:sz w:val="24"/>
            <w:szCs w:val="24"/>
          </w:rPr>
          <w:t xml:space="preserve"> 26251) составляет около 15% годовых (14,68</w:t>
        </w:r>
      </w:ins>
      <w:ins w:id="6161" w:author="Tima" w:date="2026-01-17T21:01:00Z">
        <w:r w:rsidRPr="00342938">
          <w:rPr>
            <w:rFonts w:ascii="Times New Roman" w:hAnsi="Times New Roman" w:cs="Times New Roman"/>
            <w:sz w:val="24"/>
            <w:szCs w:val="24"/>
          </w:rPr>
          <w:t xml:space="preserve">% по данным </w:t>
        </w:r>
        <w:proofErr w:type="spellStart"/>
        <w:r w:rsidRPr="0035348E">
          <w:rPr>
            <w:rFonts w:ascii="Times New Roman" w:hAnsi="Times New Roman" w:cs="Times New Roman"/>
            <w:sz w:val="24"/>
            <w:szCs w:val="24"/>
            <w:rPrChange w:id="6162" w:author="Tima" w:date="2026-01-17T21:35:00Z">
              <w:rPr>
                <w:rFonts w:ascii="Times New Roman" w:hAnsi="Times New Roman" w:cs="Times New Roman"/>
                <w:sz w:val="24"/>
                <w:lang w:val="en-US"/>
              </w:rPr>
            </w:rPrChange>
          </w:rPr>
          <w:t>Smart</w:t>
        </w:r>
        <w:r w:rsidRPr="00FA4881">
          <w:rPr>
            <w:rFonts w:ascii="Times New Roman" w:hAnsi="Times New Roman" w:cs="Times New Roman"/>
            <w:sz w:val="24"/>
            <w:szCs w:val="24"/>
          </w:rPr>
          <w:t>-</w:t>
        </w:r>
        <w:r w:rsidRPr="0035348E">
          <w:rPr>
            <w:rFonts w:ascii="Times New Roman" w:hAnsi="Times New Roman" w:cs="Times New Roman"/>
            <w:sz w:val="24"/>
            <w:szCs w:val="24"/>
            <w:rPrChange w:id="6163" w:author="Tima" w:date="2026-01-17T21:35:00Z">
              <w:rPr>
                <w:rFonts w:ascii="Times New Roman" w:hAnsi="Times New Roman" w:cs="Times New Roman"/>
                <w:sz w:val="24"/>
                <w:lang w:val="en-US"/>
              </w:rPr>
            </w:rPrChange>
          </w:rPr>
          <w:t>Lab</w:t>
        </w:r>
        <w:proofErr w:type="spellEnd"/>
        <w:r w:rsidRPr="0035348E">
          <w:rPr>
            <w:rFonts w:ascii="Times New Roman" w:hAnsi="Times New Roman" w:cs="Times New Roman"/>
            <w:sz w:val="24"/>
            <w:szCs w:val="24"/>
            <w:rPrChange w:id="6164" w:author="Tima" w:date="2026-01-17T21:35:00Z">
              <w:rPr>
                <w:rFonts w:ascii="Times New Roman" w:hAnsi="Times New Roman" w:cs="Times New Roman"/>
                <w:sz w:val="24"/>
                <w:lang w:val="en-US"/>
              </w:rPr>
            </w:rPrChange>
          </w:rPr>
          <w:t xml:space="preserve"> </w:t>
        </w:r>
      </w:ins>
      <w:ins w:id="6165" w:author="Tima" w:date="2026-01-18T22:49:00Z">
        <w:r w:rsidR="00665B94">
          <w:rPr>
            <w:rFonts w:ascii="Times New Roman" w:hAnsi="Times New Roman" w:cs="Times New Roman"/>
            <w:sz w:val="24"/>
            <w:szCs w:val="24"/>
          </w:rPr>
          <w:fldChar w:fldCharType="begin"/>
        </w:r>
        <w:r w:rsidR="00665B94">
          <w:rPr>
            <w:rFonts w:ascii="Times New Roman" w:hAnsi="Times New Roman" w:cs="Times New Roman"/>
            <w:sz w:val="24"/>
            <w:szCs w:val="24"/>
          </w:rPr>
          <w:instrText xml:space="preserve"> HYPERLINK "</w:instrText>
        </w:r>
      </w:ins>
      <w:ins w:id="6166" w:author="Tima" w:date="2026-01-17T21:01:00Z">
        <w:r w:rsidR="00665B94" w:rsidRPr="00665B94">
          <w:rPr>
            <w:szCs w:val="24"/>
            <w:rPrChange w:id="6167" w:author="Tima" w:date="2026-01-18T22:49:00Z">
              <w:rPr>
                <w:rStyle w:val="af6"/>
                <w:rFonts w:ascii="Times New Roman" w:hAnsi="Times New Roman" w:cs="Times New Roman"/>
                <w:sz w:val="24"/>
              </w:rPr>
            </w:rPrChange>
          </w:rPr>
          <w:instrText>https://smart-lab.ru/q/bonds/SU26251RMFS7</w:instrText>
        </w:r>
      </w:ins>
      <w:ins w:id="6168" w:author="Tima" w:date="2026-01-18T22:49:00Z">
        <w:r w:rsidR="00665B94">
          <w:rPr>
            <w:rFonts w:ascii="Times New Roman" w:hAnsi="Times New Roman" w:cs="Times New Roman"/>
            <w:sz w:val="24"/>
            <w:szCs w:val="24"/>
          </w:rPr>
          <w:instrText xml:space="preserve">/" </w:instrText>
        </w:r>
        <w:r w:rsidR="00665B94">
          <w:rPr>
            <w:rFonts w:ascii="Times New Roman" w:hAnsi="Times New Roman" w:cs="Times New Roman"/>
            <w:sz w:val="24"/>
            <w:szCs w:val="24"/>
          </w:rPr>
          <w:fldChar w:fldCharType="separate"/>
        </w:r>
      </w:ins>
      <w:ins w:id="6169" w:author="Tima" w:date="2026-01-17T21:01:00Z">
        <w:r w:rsidR="00665B94" w:rsidRPr="00E07331">
          <w:rPr>
            <w:rStyle w:val="af6"/>
            <w:rFonts w:ascii="Times New Roman" w:hAnsi="Times New Roman" w:cs="Times New Roman"/>
            <w:sz w:val="24"/>
            <w:szCs w:val="24"/>
          </w:rPr>
          <w:t>https://smart-lab.ru/q/bonds/SU26251RMFS7</w:t>
        </w:r>
      </w:ins>
      <w:ins w:id="6170" w:author="Tima" w:date="2026-01-18T22:49:00Z">
        <w:r w:rsidR="00665B94" w:rsidRPr="00174A47">
          <w:rPr>
            <w:rStyle w:val="af6"/>
            <w:rFonts w:ascii="Times New Roman" w:hAnsi="Times New Roman" w:cs="Times New Roman"/>
            <w:sz w:val="24"/>
            <w:szCs w:val="24"/>
          </w:rPr>
          <w:t>/</w:t>
        </w:r>
        <w:r w:rsidR="00665B94">
          <w:rPr>
            <w:rFonts w:ascii="Times New Roman" w:hAnsi="Times New Roman" w:cs="Times New Roman"/>
            <w:sz w:val="24"/>
            <w:szCs w:val="24"/>
          </w:rPr>
          <w:fldChar w:fldCharType="end"/>
        </w:r>
        <w:r w:rsidR="00665B94">
          <w:rPr>
            <w:rFonts w:ascii="Times New Roman" w:hAnsi="Times New Roman" w:cs="Times New Roman"/>
            <w:sz w:val="24"/>
            <w:szCs w:val="24"/>
          </w:rPr>
          <w:t xml:space="preserve"> </w:t>
        </w:r>
      </w:ins>
      <w:ins w:id="6171" w:author="Tima" w:date="2026-01-17T21:01:00Z">
        <w:r w:rsidRPr="00FA4881">
          <w:rPr>
            <w:rFonts w:ascii="Times New Roman" w:hAnsi="Times New Roman" w:cs="Times New Roman"/>
            <w:sz w:val="24"/>
            <w:szCs w:val="24"/>
          </w:rPr>
          <w:t xml:space="preserve">). </w:t>
        </w:r>
      </w:ins>
    </w:p>
    <w:p w14:paraId="675FC1C5" w14:textId="058798E7" w:rsidR="00051161" w:rsidRPr="0035348E" w:rsidRDefault="00051161">
      <w:pPr>
        <w:spacing w:line="276" w:lineRule="auto"/>
        <w:ind w:firstLine="709"/>
        <w:jc w:val="both"/>
        <w:rPr>
          <w:ins w:id="6172" w:author="Tima" w:date="2026-01-17T21:09:00Z"/>
          <w:rFonts w:ascii="Times New Roman" w:hAnsi="Times New Roman" w:cs="Times New Roman"/>
          <w:sz w:val="24"/>
          <w:szCs w:val="24"/>
          <w:rPrChange w:id="6173" w:author="Tima" w:date="2026-01-17T21:35:00Z">
            <w:rPr>
              <w:ins w:id="6174" w:author="Tima" w:date="2026-01-17T21:09:00Z"/>
              <w:rFonts w:ascii="Times New Roman" w:hAnsi="Times New Roman" w:cs="Times New Roman"/>
              <w:sz w:val="24"/>
            </w:rPr>
          </w:rPrChange>
        </w:rPr>
        <w:pPrChange w:id="6175" w:author="Tima" w:date="2026-01-17T21:35:00Z">
          <w:pPr>
            <w:ind w:firstLine="709"/>
            <w:jc w:val="both"/>
          </w:pPr>
        </w:pPrChange>
      </w:pPr>
      <w:ins w:id="6176" w:author="Tima" w:date="2026-01-17T21:04:00Z">
        <w:r w:rsidRPr="00FA4881">
          <w:rPr>
            <w:rFonts w:ascii="Times New Roman" w:hAnsi="Times New Roman" w:cs="Times New Roman"/>
            <w:sz w:val="24"/>
            <w:szCs w:val="24"/>
          </w:rPr>
          <w:t xml:space="preserve">Фактически, </w:t>
        </w:r>
        <w:r w:rsidRPr="0035348E">
          <w:rPr>
            <w:rFonts w:ascii="Times New Roman" w:hAnsi="Times New Roman" w:cs="Times New Roman"/>
            <w:sz w:val="24"/>
            <w:szCs w:val="24"/>
            <w:rPrChange w:id="6177" w:author="Tima" w:date="2026-01-17T21:35:00Z">
              <w:rPr>
                <w:rFonts w:ascii="Times New Roman" w:hAnsi="Times New Roman" w:cs="Times New Roman"/>
                <w:sz w:val="24"/>
                <w:lang w:val="en-US"/>
              </w:rPr>
            </w:rPrChange>
          </w:rPr>
          <w:t xml:space="preserve">r </w:t>
        </w:r>
        <w:r w:rsidRPr="00FA4881">
          <w:rPr>
            <w:rFonts w:ascii="Times New Roman" w:hAnsi="Times New Roman" w:cs="Times New Roman"/>
            <w:sz w:val="24"/>
            <w:szCs w:val="24"/>
          </w:rPr>
          <w:t>– сумма отраслевых рисков</w:t>
        </w:r>
      </w:ins>
      <w:ins w:id="6178" w:author="Tima" w:date="2026-01-17T21:16:00Z">
        <w:r w:rsidR="000A13FA" w:rsidRPr="00FA4881">
          <w:rPr>
            <w:rFonts w:ascii="Times New Roman" w:hAnsi="Times New Roman" w:cs="Times New Roman"/>
            <w:sz w:val="24"/>
            <w:szCs w:val="24"/>
          </w:rPr>
          <w:t>, то есть</w:t>
        </w:r>
      </w:ins>
      <w:ins w:id="6179" w:author="Tima" w:date="2026-01-17T21:08:00Z">
        <w:r w:rsidRPr="00FA4881">
          <w:rPr>
            <w:rFonts w:ascii="Times New Roman" w:hAnsi="Times New Roman" w:cs="Times New Roman"/>
            <w:sz w:val="24"/>
            <w:szCs w:val="24"/>
          </w:rPr>
          <w:t xml:space="preserve"> сумма всех специфических рисков для </w:t>
        </w:r>
        <w:r w:rsidRPr="00E07331">
          <w:rPr>
            <w:rFonts w:ascii="Times New Roman" w:hAnsi="Times New Roman" w:cs="Times New Roman"/>
            <w:sz w:val="24"/>
            <w:szCs w:val="24"/>
          </w:rPr>
          <w:t>нашего бизнеса.</w:t>
        </w:r>
      </w:ins>
      <w:ins w:id="6180" w:author="Tima" w:date="2026-01-17T21:16:00Z">
        <w:r w:rsidR="000A13FA" w:rsidRPr="00342938">
          <w:rPr>
            <w:rFonts w:ascii="Times New Roman" w:hAnsi="Times New Roman" w:cs="Times New Roman"/>
            <w:sz w:val="24"/>
            <w:szCs w:val="24"/>
          </w:rPr>
          <w:t xml:space="preserve"> Предположим</w:t>
        </w:r>
      </w:ins>
      <w:ins w:id="6181" w:author="Tima" w:date="2026-01-17T21:17:00Z">
        <w:r w:rsidR="000A13FA" w:rsidRPr="0035348E">
          <w:rPr>
            <w:rFonts w:ascii="Times New Roman" w:hAnsi="Times New Roman" w:cs="Times New Roman"/>
            <w:sz w:val="24"/>
            <w:szCs w:val="24"/>
            <w:rPrChange w:id="6182" w:author="Tima" w:date="2026-01-17T21:35:00Z">
              <w:rPr>
                <w:rFonts w:ascii="Times New Roman" w:hAnsi="Times New Roman" w:cs="Times New Roman"/>
                <w:sz w:val="24"/>
              </w:rPr>
            </w:rPrChange>
          </w:rPr>
          <w:t>, что для предлагаемого сервиса такими рисками могут быть:</w:t>
        </w:r>
      </w:ins>
    </w:p>
    <w:p w14:paraId="4BAFFED2" w14:textId="7E0F80E0" w:rsidR="000A13FA" w:rsidRPr="00FA4881" w:rsidRDefault="000A13FA">
      <w:pPr>
        <w:pStyle w:val="a3"/>
        <w:numPr>
          <w:ilvl w:val="0"/>
          <w:numId w:val="98"/>
        </w:numPr>
        <w:jc w:val="both"/>
        <w:rPr>
          <w:ins w:id="6183" w:author="Tima" w:date="2026-01-17T21:00:00Z"/>
          <w:rFonts w:ascii="Times New Roman" w:hAnsi="Times New Roman" w:cs="Times New Roman"/>
          <w:sz w:val="24"/>
        </w:rPr>
        <w:pPrChange w:id="6184" w:author="Tima" w:date="2026-01-17T21:24:00Z">
          <w:pPr>
            <w:ind w:firstLine="709"/>
            <w:jc w:val="both"/>
          </w:pPr>
        </w:pPrChange>
      </w:pPr>
      <w:ins w:id="6185" w:author="Tima" w:date="2026-01-17T21:09:00Z">
        <w:r w:rsidRPr="000A13FA">
          <w:rPr>
            <w:rFonts w:ascii="Times New Roman" w:hAnsi="Times New Roman" w:cs="Times New Roman"/>
            <w:sz w:val="24"/>
            <w:rPrChange w:id="6186" w:author="Tima" w:date="2026-01-17T21:17:00Z">
              <w:rPr/>
            </w:rPrChange>
          </w:rPr>
          <w:t xml:space="preserve">Запрет </w:t>
        </w:r>
        <w:r w:rsidRPr="000A13FA">
          <w:rPr>
            <w:rFonts w:ascii="Times New Roman" w:hAnsi="Times New Roman" w:cs="Times New Roman"/>
            <w:sz w:val="24"/>
            <w:lang w:val="en-US"/>
            <w:rPrChange w:id="6187" w:author="Tima" w:date="2026-01-17T21:17:00Z">
              <w:rPr>
                <w:lang w:val="en-US"/>
              </w:rPr>
            </w:rPrChange>
          </w:rPr>
          <w:t>NFT</w:t>
        </w:r>
        <w:r w:rsidRPr="000A13FA">
          <w:rPr>
            <w:rFonts w:ascii="Times New Roman" w:hAnsi="Times New Roman" w:cs="Times New Roman"/>
            <w:sz w:val="24"/>
            <w:rPrChange w:id="6188" w:author="Tima" w:date="2026-01-17T21:17:00Z">
              <w:rPr/>
            </w:rPrChange>
          </w:rPr>
          <w:t xml:space="preserve"> на государственном уровне</w:t>
        </w:r>
      </w:ins>
      <w:ins w:id="6189" w:author="Tima" w:date="2026-01-17T21:17:00Z">
        <w:r>
          <w:rPr>
            <w:rFonts w:ascii="Times New Roman" w:hAnsi="Times New Roman" w:cs="Times New Roman"/>
            <w:sz w:val="24"/>
          </w:rPr>
          <w:t>, но</w:t>
        </w:r>
      </w:ins>
      <w:ins w:id="6190" w:author="Tima" w:date="2026-01-17T21:18:00Z">
        <w:r>
          <w:rPr>
            <w:rFonts w:ascii="Times New Roman" w:hAnsi="Times New Roman" w:cs="Times New Roman"/>
            <w:sz w:val="24"/>
          </w:rPr>
          <w:t>, п</w:t>
        </w:r>
      </w:ins>
      <w:ins w:id="6191" w:author="Tima" w:date="2026-01-17T21:10:00Z">
        <w:r w:rsidRPr="000A13FA">
          <w:rPr>
            <w:rFonts w:ascii="Times New Roman" w:hAnsi="Times New Roman" w:cs="Times New Roman"/>
            <w:sz w:val="24"/>
            <w:rPrChange w:id="6192" w:author="Tima" w:date="2026-01-17T21:17:00Z">
              <w:rPr/>
            </w:rPrChange>
          </w:rPr>
          <w:t xml:space="preserve">оскольку принятие </w:t>
        </w:r>
        <w:proofErr w:type="spellStart"/>
        <w:r w:rsidRPr="000A13FA">
          <w:rPr>
            <w:rFonts w:ascii="Times New Roman" w:hAnsi="Times New Roman" w:cs="Times New Roman"/>
            <w:sz w:val="24"/>
            <w:rPrChange w:id="6193" w:author="Tima" w:date="2026-01-17T21:17:00Z">
              <w:rPr/>
            </w:rPrChange>
          </w:rPr>
          <w:t>криптовалюты</w:t>
        </w:r>
        <w:proofErr w:type="spellEnd"/>
        <w:r w:rsidRPr="000A13FA">
          <w:rPr>
            <w:rFonts w:ascii="Times New Roman" w:hAnsi="Times New Roman" w:cs="Times New Roman"/>
            <w:sz w:val="24"/>
            <w:rPrChange w:id="6194" w:author="Tima" w:date="2026-01-17T21:17:00Z">
              <w:rPr/>
            </w:rPrChange>
          </w:rPr>
          <w:t xml:space="preserve"> происходит повсеместно</w:t>
        </w:r>
      </w:ins>
      <w:ins w:id="6195" w:author="Tima" w:date="2026-01-17T21:11:00Z">
        <w:r w:rsidRPr="000A13FA">
          <w:rPr>
            <w:rFonts w:ascii="Times New Roman" w:hAnsi="Times New Roman" w:cs="Times New Roman"/>
            <w:sz w:val="24"/>
            <w:rPrChange w:id="6196" w:author="Tima" w:date="2026-01-17T21:17:00Z">
              <w:rPr/>
            </w:rPrChange>
          </w:rPr>
          <w:t>,</w:t>
        </w:r>
      </w:ins>
      <w:ins w:id="6197" w:author="Tima" w:date="2026-01-17T21:18:00Z">
        <w:r>
          <w:rPr>
            <w:rFonts w:ascii="Times New Roman" w:hAnsi="Times New Roman" w:cs="Times New Roman"/>
            <w:sz w:val="24"/>
          </w:rPr>
          <w:t xml:space="preserve"> и Банк России активно готовит законодательную базу для этого</w:t>
        </w:r>
      </w:ins>
      <w:ins w:id="6198" w:author="Tima" w:date="2026-01-17T21:19:00Z">
        <w:r w:rsidR="005268AE">
          <w:rPr>
            <w:rFonts w:ascii="Times New Roman" w:hAnsi="Times New Roman" w:cs="Times New Roman"/>
            <w:sz w:val="24"/>
          </w:rPr>
          <w:t xml:space="preserve"> (см. </w:t>
        </w:r>
      </w:ins>
      <w:ins w:id="6199" w:author="Tima" w:date="2026-01-17T21:20:00Z">
        <w:r w:rsidR="005268AE">
          <w:rPr>
            <w:rFonts w:ascii="Times New Roman" w:hAnsi="Times New Roman" w:cs="Times New Roman"/>
            <w:sz w:val="24"/>
          </w:rPr>
          <w:t>по</w:t>
        </w:r>
      </w:ins>
      <w:ins w:id="6200" w:author="Tima" w:date="2026-01-17T21:19:00Z">
        <w:r w:rsidR="005268AE">
          <w:rPr>
            <w:rFonts w:ascii="Times New Roman" w:hAnsi="Times New Roman" w:cs="Times New Roman"/>
            <w:sz w:val="24"/>
          </w:rPr>
          <w:t>дроб</w:t>
        </w:r>
      </w:ins>
      <w:ins w:id="6201" w:author="Tima" w:date="2026-01-17T21:20:00Z">
        <w:r w:rsidR="005268AE">
          <w:rPr>
            <w:rFonts w:ascii="Times New Roman" w:hAnsi="Times New Roman" w:cs="Times New Roman"/>
            <w:sz w:val="24"/>
          </w:rPr>
          <w:t>ности в п. 2.1.1)</w:t>
        </w:r>
      </w:ins>
      <w:ins w:id="6202" w:author="Tima" w:date="2026-01-17T21:18:00Z">
        <w:r>
          <w:rPr>
            <w:rFonts w:ascii="Times New Roman" w:hAnsi="Times New Roman" w:cs="Times New Roman"/>
            <w:sz w:val="24"/>
          </w:rPr>
          <w:t>,</w:t>
        </w:r>
      </w:ins>
      <w:ins w:id="6203" w:author="Tima" w:date="2026-01-17T21:11:00Z">
        <w:r w:rsidRPr="000A13FA">
          <w:rPr>
            <w:rFonts w:ascii="Times New Roman" w:hAnsi="Times New Roman" w:cs="Times New Roman"/>
            <w:sz w:val="24"/>
            <w:rPrChange w:id="6204" w:author="Tima" w:date="2026-01-17T21:17:00Z">
              <w:rPr/>
            </w:rPrChange>
          </w:rPr>
          <w:t xml:space="preserve"> </w:t>
        </w:r>
      </w:ins>
      <w:ins w:id="6205" w:author="Tima" w:date="2026-01-17T21:16:00Z">
        <w:r w:rsidR="005268AE" w:rsidRPr="00FA4881">
          <w:rPr>
            <w:rFonts w:ascii="Times New Roman" w:hAnsi="Times New Roman" w:cs="Times New Roman"/>
            <w:sz w:val="24"/>
          </w:rPr>
          <w:t>то этот риск стремится к нулю</w:t>
        </w:r>
        <w:r w:rsidRPr="000A13FA">
          <w:rPr>
            <w:rFonts w:ascii="Times New Roman" w:hAnsi="Times New Roman" w:cs="Times New Roman"/>
            <w:sz w:val="24"/>
            <w:rPrChange w:id="6206" w:author="Tima" w:date="2026-01-17T21:17:00Z">
              <w:rPr/>
            </w:rPrChange>
          </w:rPr>
          <w:t>.</w:t>
        </w:r>
      </w:ins>
    </w:p>
    <w:p w14:paraId="31CA09E3" w14:textId="31B2552E" w:rsidR="00051161" w:rsidRPr="000A13FA" w:rsidRDefault="000A13FA">
      <w:pPr>
        <w:pStyle w:val="a3"/>
        <w:numPr>
          <w:ilvl w:val="0"/>
          <w:numId w:val="98"/>
        </w:numPr>
        <w:jc w:val="both"/>
        <w:rPr>
          <w:ins w:id="6207" w:author="Tima" w:date="2026-01-17T21:10:00Z"/>
          <w:rFonts w:ascii="Times New Roman" w:hAnsi="Times New Roman" w:cs="Times New Roman"/>
          <w:sz w:val="24"/>
          <w:rPrChange w:id="6208" w:author="Tima" w:date="2026-01-17T21:17:00Z">
            <w:rPr>
              <w:ins w:id="6209" w:author="Tima" w:date="2026-01-17T21:10:00Z"/>
              <w:rFonts w:ascii="Times New Roman" w:hAnsi="Times New Roman" w:cs="Times New Roman"/>
              <w:sz w:val="24"/>
              <w:lang w:val="en-US"/>
            </w:rPr>
          </w:rPrChange>
        </w:rPr>
        <w:pPrChange w:id="6210" w:author="Tima" w:date="2026-01-17T21:24:00Z">
          <w:pPr>
            <w:ind w:firstLine="709"/>
            <w:jc w:val="both"/>
          </w:pPr>
        </w:pPrChange>
      </w:pPr>
      <w:ins w:id="6211" w:author="Tima" w:date="2026-01-17T21:09:00Z">
        <w:r w:rsidRPr="000A13FA">
          <w:rPr>
            <w:rFonts w:ascii="Times New Roman" w:hAnsi="Times New Roman" w:cs="Times New Roman"/>
            <w:sz w:val="24"/>
            <w:rPrChange w:id="6212" w:author="Tima" w:date="2026-01-17T21:17:00Z">
              <w:rPr/>
            </w:rPrChange>
          </w:rPr>
          <w:t xml:space="preserve">Обвал </w:t>
        </w:r>
        <w:proofErr w:type="spellStart"/>
        <w:r w:rsidRPr="000A13FA">
          <w:rPr>
            <w:rFonts w:ascii="Times New Roman" w:hAnsi="Times New Roman" w:cs="Times New Roman"/>
            <w:sz w:val="24"/>
            <w:rPrChange w:id="6213" w:author="Tima" w:date="2026-01-17T21:17:00Z">
              <w:rPr/>
            </w:rPrChange>
          </w:rPr>
          <w:t>крипторынка</w:t>
        </w:r>
        <w:proofErr w:type="spellEnd"/>
        <w:r w:rsidRPr="000A13FA">
          <w:rPr>
            <w:rFonts w:ascii="Times New Roman" w:hAnsi="Times New Roman" w:cs="Times New Roman"/>
            <w:sz w:val="24"/>
            <w:rPrChange w:id="6214" w:author="Tima" w:date="2026-01-17T21:17:00Z">
              <w:rPr/>
            </w:rPrChange>
          </w:rPr>
          <w:t xml:space="preserve">, и из-за этого потеря интереса к торговле </w:t>
        </w:r>
        <w:r w:rsidRPr="000A13FA">
          <w:rPr>
            <w:rFonts w:ascii="Times New Roman" w:hAnsi="Times New Roman" w:cs="Times New Roman"/>
            <w:sz w:val="24"/>
            <w:lang w:val="en-US"/>
            <w:rPrChange w:id="6215" w:author="Tima" w:date="2026-01-17T21:17:00Z">
              <w:rPr>
                <w:lang w:val="en-US"/>
              </w:rPr>
            </w:rPrChange>
          </w:rPr>
          <w:t>NFT</w:t>
        </w:r>
      </w:ins>
      <w:ins w:id="6216" w:author="Tima" w:date="2026-01-17T21:20:00Z">
        <w:r w:rsidR="005268AE">
          <w:rPr>
            <w:rFonts w:ascii="Times New Roman" w:hAnsi="Times New Roman" w:cs="Times New Roman"/>
            <w:sz w:val="24"/>
          </w:rPr>
          <w:t xml:space="preserve">. Обвалы – частое явление на </w:t>
        </w:r>
        <w:proofErr w:type="spellStart"/>
        <w:r w:rsidR="005268AE">
          <w:rPr>
            <w:rFonts w:ascii="Times New Roman" w:hAnsi="Times New Roman" w:cs="Times New Roman"/>
            <w:sz w:val="24"/>
          </w:rPr>
          <w:t>крипторынке</w:t>
        </w:r>
        <w:proofErr w:type="spellEnd"/>
        <w:r w:rsidR="005268AE">
          <w:rPr>
            <w:rFonts w:ascii="Times New Roman" w:hAnsi="Times New Roman" w:cs="Times New Roman"/>
            <w:sz w:val="24"/>
          </w:rPr>
          <w:t>,</w:t>
        </w:r>
      </w:ins>
      <w:ins w:id="6217" w:author="Tima" w:date="2026-01-17T21:21:00Z">
        <w:r w:rsidR="005268AE">
          <w:rPr>
            <w:rFonts w:ascii="Times New Roman" w:hAnsi="Times New Roman" w:cs="Times New Roman"/>
            <w:sz w:val="24"/>
          </w:rPr>
          <w:t xml:space="preserve"> поэтому, полагаю, даже длительный спад </w:t>
        </w:r>
        <w:proofErr w:type="spellStart"/>
        <w:r w:rsidR="005268AE">
          <w:rPr>
            <w:rFonts w:ascii="Times New Roman" w:hAnsi="Times New Roman" w:cs="Times New Roman"/>
            <w:sz w:val="24"/>
          </w:rPr>
          <w:t>криптовалюты</w:t>
        </w:r>
        <w:proofErr w:type="spellEnd"/>
        <w:r w:rsidR="005268AE">
          <w:rPr>
            <w:rFonts w:ascii="Times New Roman" w:hAnsi="Times New Roman" w:cs="Times New Roman"/>
            <w:sz w:val="24"/>
          </w:rPr>
          <w:t xml:space="preserve"> не уничтожит интереса к цифровым активам</w:t>
        </w:r>
      </w:ins>
      <w:ins w:id="6218" w:author="Tima" w:date="2026-01-17T21:22:00Z">
        <w:r w:rsidR="005268AE">
          <w:rPr>
            <w:rFonts w:ascii="Times New Roman" w:hAnsi="Times New Roman" w:cs="Times New Roman"/>
            <w:sz w:val="24"/>
          </w:rPr>
          <w:t>.</w:t>
        </w:r>
      </w:ins>
    </w:p>
    <w:p w14:paraId="013D0344" w14:textId="1B0F76C7" w:rsidR="000A13FA" w:rsidRPr="000A13FA" w:rsidRDefault="005268AE">
      <w:pPr>
        <w:pStyle w:val="a3"/>
        <w:numPr>
          <w:ilvl w:val="0"/>
          <w:numId w:val="98"/>
        </w:numPr>
        <w:jc w:val="both"/>
        <w:rPr>
          <w:ins w:id="6219" w:author="Tima" w:date="2026-01-17T21:10:00Z"/>
          <w:rFonts w:ascii="Times New Roman" w:hAnsi="Times New Roman" w:cs="Times New Roman"/>
          <w:sz w:val="24"/>
          <w:rPrChange w:id="6220" w:author="Tima" w:date="2026-01-17T21:17:00Z">
            <w:rPr>
              <w:ins w:id="6221" w:author="Tima" w:date="2026-01-17T21:10:00Z"/>
              <w:rFonts w:ascii="Times New Roman" w:hAnsi="Times New Roman" w:cs="Times New Roman"/>
              <w:sz w:val="24"/>
              <w:lang w:val="en-US"/>
            </w:rPr>
          </w:rPrChange>
        </w:rPr>
        <w:pPrChange w:id="6222" w:author="Tima" w:date="2026-01-17T21:24:00Z">
          <w:pPr>
            <w:ind w:firstLine="709"/>
            <w:jc w:val="both"/>
          </w:pPr>
        </w:pPrChange>
      </w:pPr>
      <w:ins w:id="6223" w:author="Tima" w:date="2026-01-17T21:22:00Z">
        <w:r>
          <w:rPr>
            <w:rFonts w:ascii="Times New Roman" w:hAnsi="Times New Roman" w:cs="Times New Roman"/>
            <w:sz w:val="24"/>
          </w:rPr>
          <w:t>Ситуация ф</w:t>
        </w:r>
      </w:ins>
      <w:ins w:id="6224" w:author="Tima" w:date="2026-01-17T21:10:00Z">
        <w:r w:rsidR="000A13FA" w:rsidRPr="000A13FA">
          <w:rPr>
            <w:rFonts w:ascii="Times New Roman" w:hAnsi="Times New Roman" w:cs="Times New Roman"/>
            <w:sz w:val="24"/>
            <w:rPrChange w:id="6225" w:author="Tima" w:date="2026-01-17T21:17:00Z">
              <w:rPr/>
            </w:rPrChange>
          </w:rPr>
          <w:t>атальн</w:t>
        </w:r>
      </w:ins>
      <w:ins w:id="6226" w:author="Tima" w:date="2026-01-17T21:23:00Z">
        <w:r>
          <w:rPr>
            <w:rFonts w:ascii="Times New Roman" w:hAnsi="Times New Roman" w:cs="Times New Roman"/>
            <w:sz w:val="24"/>
          </w:rPr>
          <w:t>ой</w:t>
        </w:r>
      </w:ins>
      <w:ins w:id="6227" w:author="Tima" w:date="2026-01-17T21:10:00Z">
        <w:r w:rsidR="000A13FA" w:rsidRPr="000A13FA">
          <w:rPr>
            <w:rFonts w:ascii="Times New Roman" w:hAnsi="Times New Roman" w:cs="Times New Roman"/>
            <w:sz w:val="24"/>
            <w:rPrChange w:id="6228" w:author="Tima" w:date="2026-01-17T21:17:00Z">
              <w:rPr/>
            </w:rPrChange>
          </w:rPr>
          <w:t xml:space="preserve"> ошибк</w:t>
        </w:r>
      </w:ins>
      <w:ins w:id="6229" w:author="Tima" w:date="2026-01-17T21:23:00Z">
        <w:r>
          <w:rPr>
            <w:rFonts w:ascii="Times New Roman" w:hAnsi="Times New Roman" w:cs="Times New Roman"/>
            <w:sz w:val="24"/>
          </w:rPr>
          <w:t>и</w:t>
        </w:r>
      </w:ins>
      <w:ins w:id="6230" w:author="Tima" w:date="2026-01-17T21:10:00Z">
        <w:r w:rsidRPr="00FA4881">
          <w:rPr>
            <w:rFonts w:ascii="Times New Roman" w:hAnsi="Times New Roman" w:cs="Times New Roman"/>
            <w:sz w:val="24"/>
          </w:rPr>
          <w:t xml:space="preserve"> системы и отключения</w:t>
        </w:r>
        <w:r w:rsidR="000A13FA" w:rsidRPr="000A13FA">
          <w:rPr>
            <w:rFonts w:ascii="Times New Roman" w:hAnsi="Times New Roman" w:cs="Times New Roman"/>
            <w:sz w:val="24"/>
            <w:rPrChange w:id="6231" w:author="Tima" w:date="2026-01-17T21:17:00Z">
              <w:rPr/>
            </w:rPrChange>
          </w:rPr>
          <w:t xml:space="preserve"> сервера</w:t>
        </w:r>
      </w:ins>
      <w:ins w:id="6232" w:author="Tima" w:date="2026-01-17T21:23:00Z">
        <w:r>
          <w:rPr>
            <w:rFonts w:ascii="Times New Roman" w:hAnsi="Times New Roman" w:cs="Times New Roman"/>
            <w:sz w:val="24"/>
          </w:rPr>
          <w:t xml:space="preserve"> – возможное, но очень маловероятное событие, потому что на этот случай будут предусмотрены резервные сервера</w:t>
        </w:r>
      </w:ins>
      <w:ins w:id="6233" w:author="Tima" w:date="2026-01-17T21:24:00Z">
        <w:r>
          <w:rPr>
            <w:rFonts w:ascii="Times New Roman" w:hAnsi="Times New Roman" w:cs="Times New Roman"/>
            <w:sz w:val="24"/>
          </w:rPr>
          <w:t>.</w:t>
        </w:r>
      </w:ins>
    </w:p>
    <w:p w14:paraId="20212C9E" w14:textId="4CCEC380" w:rsidR="000A13FA" w:rsidRDefault="005268AE">
      <w:pPr>
        <w:spacing w:line="276" w:lineRule="auto"/>
        <w:ind w:firstLine="709"/>
        <w:jc w:val="both"/>
        <w:rPr>
          <w:ins w:id="6234" w:author="Tima" w:date="2026-01-17T21:32:00Z"/>
          <w:rFonts w:ascii="Times New Roman" w:hAnsi="Times New Roman" w:cs="Times New Roman"/>
          <w:sz w:val="24"/>
          <w:szCs w:val="24"/>
        </w:rPr>
        <w:pPrChange w:id="6235" w:author="Tima" w:date="2026-01-17T21:35:00Z">
          <w:pPr>
            <w:ind w:firstLine="709"/>
            <w:jc w:val="both"/>
          </w:pPr>
        </w:pPrChange>
      </w:pPr>
      <w:ins w:id="6236" w:author="Tima" w:date="2026-01-17T21:24:00Z">
        <w:r w:rsidRPr="00FA4881">
          <w:rPr>
            <w:rFonts w:ascii="Times New Roman" w:hAnsi="Times New Roman" w:cs="Times New Roman"/>
            <w:sz w:val="24"/>
            <w:szCs w:val="24"/>
          </w:rPr>
          <w:t>Таким образом,</w:t>
        </w:r>
      </w:ins>
      <w:ins w:id="6237" w:author="Tima" w:date="2026-01-17T21:25:00Z">
        <w:r w:rsidRPr="00FA4881">
          <w:rPr>
            <w:rFonts w:ascii="Times New Roman" w:hAnsi="Times New Roman" w:cs="Times New Roman"/>
            <w:sz w:val="24"/>
            <w:szCs w:val="24"/>
          </w:rPr>
          <w:t xml:space="preserve"> перечисленные выше риски автор данной работы считает ничтожными. Самое страшное, что может случиться, – отказ потребителя от пользования сервисом. По результатам проведённого опроса вероятность этого события равна 49</w:t>
        </w:r>
      </w:ins>
      <w:ins w:id="6238" w:author="Tima" w:date="2026-01-17T21:26:00Z">
        <w:r w:rsidRPr="00E07331">
          <w:rPr>
            <w:rFonts w:ascii="Times New Roman" w:hAnsi="Times New Roman" w:cs="Times New Roman"/>
            <w:sz w:val="24"/>
            <w:szCs w:val="24"/>
          </w:rPr>
          <w:t>% (</w:t>
        </w:r>
      </w:ins>
      <w:ins w:id="6239" w:author="Tima" w:date="2026-01-17T21:28:00Z">
        <w:r>
          <w:rPr>
            <w:rFonts w:ascii="Times New Roman" w:hAnsi="Times New Roman" w:cs="Times New Roman"/>
            <w:sz w:val="24"/>
            <w:szCs w:val="24"/>
          </w:rPr>
          <w:t xml:space="preserve">покупать </w:t>
        </w:r>
        <w:r w:rsidRPr="0035348E">
          <w:rPr>
            <w:rFonts w:ascii="Times New Roman" w:hAnsi="Times New Roman" w:cs="Times New Roman"/>
            <w:sz w:val="24"/>
            <w:szCs w:val="24"/>
            <w:rPrChange w:id="6240" w:author="Tima" w:date="2026-01-17T21:35:00Z">
              <w:rPr>
                <w:rFonts w:ascii="Times New Roman" w:hAnsi="Times New Roman" w:cs="Times New Roman"/>
                <w:sz w:val="24"/>
                <w:szCs w:val="24"/>
                <w:lang w:val="en-US"/>
              </w:rPr>
            </w:rPrChange>
          </w:rPr>
          <w:t>NFT</w:t>
        </w:r>
        <w:r>
          <w:rPr>
            <w:rFonts w:ascii="Times New Roman" w:hAnsi="Times New Roman" w:cs="Times New Roman"/>
            <w:sz w:val="24"/>
            <w:szCs w:val="24"/>
          </w:rPr>
          <w:t xml:space="preserve"> по частям, если он дорогой, не желали 50% опрошенных</w:t>
        </w:r>
      </w:ins>
      <w:ins w:id="6241" w:author="Tima" w:date="2026-01-17T21:30:00Z">
        <w:r w:rsidR="0035348E">
          <w:rPr>
            <w:rFonts w:ascii="Times New Roman" w:hAnsi="Times New Roman" w:cs="Times New Roman"/>
            <w:sz w:val="24"/>
            <w:szCs w:val="24"/>
          </w:rPr>
          <w:t>, а также</w:t>
        </w:r>
      </w:ins>
      <w:ins w:id="6242" w:author="Tima" w:date="2026-01-17T21:29:00Z">
        <w:r>
          <w:rPr>
            <w:rFonts w:ascii="Times New Roman" w:hAnsi="Times New Roman" w:cs="Times New Roman"/>
            <w:sz w:val="24"/>
            <w:szCs w:val="24"/>
          </w:rPr>
          <w:t xml:space="preserve"> </w:t>
        </w:r>
      </w:ins>
      <w:ins w:id="6243" w:author="Tima" w:date="2026-01-17T21:28:00Z">
        <w:r>
          <w:rPr>
            <w:rFonts w:ascii="Times New Roman" w:hAnsi="Times New Roman" w:cs="Times New Roman"/>
            <w:sz w:val="24"/>
            <w:szCs w:val="24"/>
          </w:rPr>
          <w:t>48</w:t>
        </w:r>
      </w:ins>
      <w:ins w:id="6244" w:author="Tima" w:date="2026-01-17T21:29:00Z">
        <w:r>
          <w:rPr>
            <w:rFonts w:ascii="Times New Roman" w:hAnsi="Times New Roman" w:cs="Times New Roman"/>
            <w:sz w:val="24"/>
            <w:szCs w:val="24"/>
          </w:rPr>
          <w:t>% респондентов</w:t>
        </w:r>
        <w:r w:rsidR="0035348E">
          <w:rPr>
            <w:rFonts w:ascii="Times New Roman" w:hAnsi="Times New Roman" w:cs="Times New Roman"/>
            <w:sz w:val="24"/>
            <w:szCs w:val="24"/>
          </w:rPr>
          <w:t xml:space="preserve"> отказались от специального сервиса для покупки или продажи </w:t>
        </w:r>
        <w:proofErr w:type="gramStart"/>
        <w:r w:rsidR="0035348E" w:rsidRPr="0035348E">
          <w:rPr>
            <w:rFonts w:ascii="Times New Roman" w:hAnsi="Times New Roman" w:cs="Times New Roman"/>
            <w:sz w:val="24"/>
            <w:szCs w:val="24"/>
            <w:rPrChange w:id="6245" w:author="Tima" w:date="2026-01-17T21:35:00Z">
              <w:rPr>
                <w:rFonts w:ascii="Times New Roman" w:hAnsi="Times New Roman" w:cs="Times New Roman"/>
                <w:sz w:val="24"/>
                <w:szCs w:val="24"/>
                <w:lang w:val="en-US"/>
              </w:rPr>
            </w:rPrChange>
          </w:rPr>
          <w:t>NFT</w:t>
        </w:r>
        <w:proofErr w:type="gramEnd"/>
        <w:r w:rsidR="0035348E" w:rsidRPr="00356E26">
          <w:rPr>
            <w:rFonts w:ascii="Times New Roman" w:hAnsi="Times New Roman" w:cs="Times New Roman"/>
            <w:sz w:val="24"/>
            <w:szCs w:val="24"/>
          </w:rPr>
          <w:t xml:space="preserve"> </w:t>
        </w:r>
        <w:r w:rsidR="0035348E">
          <w:rPr>
            <w:rFonts w:ascii="Times New Roman" w:hAnsi="Times New Roman" w:cs="Times New Roman"/>
            <w:sz w:val="24"/>
            <w:szCs w:val="24"/>
          </w:rPr>
          <w:t xml:space="preserve">или </w:t>
        </w:r>
        <w:proofErr w:type="spellStart"/>
        <w:r w:rsidR="0035348E">
          <w:rPr>
            <w:rFonts w:ascii="Times New Roman" w:hAnsi="Times New Roman" w:cs="Times New Roman"/>
            <w:sz w:val="24"/>
            <w:szCs w:val="24"/>
          </w:rPr>
          <w:t>Телеграм</w:t>
        </w:r>
        <w:proofErr w:type="spellEnd"/>
        <w:r w:rsidR="0035348E">
          <w:rPr>
            <w:rFonts w:ascii="Times New Roman" w:hAnsi="Times New Roman" w:cs="Times New Roman"/>
            <w:sz w:val="24"/>
            <w:szCs w:val="24"/>
          </w:rPr>
          <w:t>-подарков)</w:t>
        </w:r>
      </w:ins>
      <w:ins w:id="6246" w:author="Tima" w:date="2026-01-17T21:30:00Z">
        <w:r w:rsidR="0035348E">
          <w:rPr>
            <w:rFonts w:ascii="Times New Roman" w:hAnsi="Times New Roman" w:cs="Times New Roman"/>
            <w:sz w:val="24"/>
            <w:szCs w:val="24"/>
          </w:rPr>
          <w:t xml:space="preserve">. </w:t>
        </w:r>
      </w:ins>
      <w:ins w:id="6247" w:author="Tima" w:date="2026-01-17T21:31:00Z">
        <w:r w:rsidR="0035348E">
          <w:rPr>
            <w:rFonts w:ascii="Times New Roman" w:hAnsi="Times New Roman" w:cs="Times New Roman"/>
            <w:sz w:val="24"/>
            <w:szCs w:val="24"/>
          </w:rPr>
          <w:t>Потеря капитала в этом случае составит около 50%, поскольку оставшиеся 51</w:t>
        </w:r>
      </w:ins>
      <w:ins w:id="6248" w:author="Tima" w:date="2026-01-17T21:32:00Z">
        <w:r w:rsidR="0035348E">
          <w:rPr>
            <w:rFonts w:ascii="Times New Roman" w:hAnsi="Times New Roman" w:cs="Times New Roman"/>
            <w:sz w:val="24"/>
            <w:szCs w:val="24"/>
          </w:rPr>
          <w:t>% останутся нашими верными пользователями.</w:t>
        </w:r>
      </w:ins>
    </w:p>
    <w:p w14:paraId="332EE0FD" w14:textId="6E8BC9EC" w:rsidR="0035348E" w:rsidRDefault="0035348E">
      <w:pPr>
        <w:spacing w:line="276" w:lineRule="auto"/>
        <w:ind w:firstLine="709"/>
        <w:jc w:val="both"/>
        <w:rPr>
          <w:ins w:id="6249" w:author="Tima" w:date="2026-01-17T21:33:00Z"/>
          <w:rFonts w:ascii="Times New Roman" w:hAnsi="Times New Roman" w:cs="Times New Roman"/>
          <w:sz w:val="24"/>
          <w:szCs w:val="24"/>
        </w:rPr>
        <w:pPrChange w:id="6250" w:author="Tima" w:date="2026-01-17T21:35:00Z">
          <w:pPr>
            <w:ind w:firstLine="709"/>
            <w:jc w:val="both"/>
          </w:pPr>
        </w:pPrChange>
      </w:pPr>
      <w:ins w:id="6251" w:author="Tima" w:date="2026-01-17T21:33:00Z">
        <w:r>
          <w:rPr>
            <w:rFonts w:ascii="Times New Roman" w:hAnsi="Times New Roman" w:cs="Times New Roman"/>
            <w:sz w:val="24"/>
            <w:szCs w:val="24"/>
          </w:rPr>
          <w:t>Зафиксируем, что коэффициент инвестиционного риска будет равен</w:t>
        </w:r>
      </w:ins>
      <w:ins w:id="6252" w:author="Tima" w:date="2026-01-17T21:35:00Z">
        <w:r>
          <w:rPr>
            <w:rFonts w:ascii="Times New Roman" w:hAnsi="Times New Roman" w:cs="Times New Roman"/>
            <w:sz w:val="24"/>
            <w:szCs w:val="24"/>
          </w:rPr>
          <w:t>:</w:t>
        </w:r>
      </w:ins>
    </w:p>
    <w:p w14:paraId="2C465CA8" w14:textId="0B3281DC" w:rsidR="0035348E" w:rsidRDefault="0035348E">
      <w:pPr>
        <w:spacing w:line="276" w:lineRule="auto"/>
        <w:ind w:firstLine="709"/>
        <w:jc w:val="both"/>
        <w:rPr>
          <w:ins w:id="6253" w:author="Tima" w:date="2026-01-17T21:35:00Z"/>
          <w:rFonts w:ascii="Times New Roman" w:hAnsi="Times New Roman" w:cs="Times New Roman"/>
          <w:sz w:val="24"/>
          <w:szCs w:val="24"/>
        </w:rPr>
        <w:pPrChange w:id="6254" w:author="Tima" w:date="2026-01-17T21:35:00Z">
          <w:pPr>
            <w:ind w:firstLine="709"/>
            <w:jc w:val="both"/>
          </w:pPr>
        </w:pPrChange>
      </w:pPr>
      <w:ins w:id="6255" w:author="Tima" w:date="2026-01-17T21:34:00Z">
        <w:r w:rsidRPr="0035348E">
          <w:rPr>
            <w:rFonts w:ascii="Times New Roman" w:hAnsi="Times New Roman" w:cs="Times New Roman"/>
            <w:sz w:val="24"/>
            <w:szCs w:val="24"/>
            <w:rPrChange w:id="6256" w:author="Tima" w:date="2026-01-17T21:35:00Z">
              <w:rPr>
                <w:rFonts w:ascii="Times New Roman" w:hAnsi="Times New Roman" w:cs="Times New Roman"/>
                <w:sz w:val="24"/>
                <w:szCs w:val="24"/>
                <w:lang w:val="en-US"/>
              </w:rPr>
            </w:rPrChange>
          </w:rPr>
          <w:t>r = 49</w:t>
        </w:r>
        <w:r>
          <w:rPr>
            <w:rFonts w:ascii="Times New Roman" w:hAnsi="Times New Roman" w:cs="Times New Roman"/>
            <w:sz w:val="24"/>
            <w:szCs w:val="24"/>
          </w:rPr>
          <w:t>% * 50% = 24,5%</w:t>
        </w:r>
      </w:ins>
      <w:ins w:id="6257" w:author="Tima" w:date="2026-01-17T21:35:00Z">
        <w:r>
          <w:rPr>
            <w:rFonts w:ascii="Times New Roman" w:hAnsi="Times New Roman" w:cs="Times New Roman"/>
            <w:sz w:val="24"/>
            <w:szCs w:val="24"/>
          </w:rPr>
          <w:t>.</w:t>
        </w:r>
      </w:ins>
    </w:p>
    <w:p w14:paraId="2CE650CF" w14:textId="622E8411" w:rsidR="0035348E" w:rsidRDefault="0035348E">
      <w:pPr>
        <w:spacing w:line="276" w:lineRule="auto"/>
        <w:ind w:firstLine="709"/>
        <w:jc w:val="both"/>
        <w:rPr>
          <w:ins w:id="6258" w:author="Tima" w:date="2026-01-17T21:36:00Z"/>
          <w:rFonts w:ascii="Times New Roman" w:hAnsi="Times New Roman" w:cs="Times New Roman"/>
          <w:sz w:val="24"/>
          <w:szCs w:val="24"/>
        </w:rPr>
        <w:pPrChange w:id="6259" w:author="Tima" w:date="2026-01-17T21:35:00Z">
          <w:pPr>
            <w:ind w:firstLine="709"/>
            <w:jc w:val="both"/>
          </w:pPr>
        </w:pPrChange>
      </w:pPr>
      <w:ins w:id="6260" w:author="Tima" w:date="2026-01-17T21:36:00Z">
        <w:r>
          <w:rPr>
            <w:rFonts w:ascii="Times New Roman" w:hAnsi="Times New Roman" w:cs="Times New Roman"/>
            <w:sz w:val="24"/>
            <w:szCs w:val="24"/>
          </w:rPr>
          <w:t>Исходя из этого</w:t>
        </w:r>
      </w:ins>
      <w:ins w:id="6261" w:author="Tima" w:date="2026-01-17T21:35:00Z">
        <w:r>
          <w:rPr>
            <w:rFonts w:ascii="Times New Roman" w:hAnsi="Times New Roman" w:cs="Times New Roman"/>
            <w:sz w:val="24"/>
            <w:szCs w:val="24"/>
          </w:rPr>
          <w:t xml:space="preserve">, ставка дисконтирования </w:t>
        </w:r>
      </w:ins>
      <w:ins w:id="6262" w:author="Tima" w:date="2026-01-17T21:36:00Z">
        <w:r>
          <w:rPr>
            <w:rFonts w:ascii="Times New Roman" w:hAnsi="Times New Roman" w:cs="Times New Roman"/>
            <w:sz w:val="24"/>
            <w:szCs w:val="24"/>
          </w:rPr>
          <w:t xml:space="preserve">для </w:t>
        </w:r>
      </w:ins>
      <w:ins w:id="6263" w:author="Tima" w:date="2026-01-17T21:35:00Z">
        <w:r>
          <w:rPr>
            <w:rFonts w:ascii="Times New Roman" w:hAnsi="Times New Roman" w:cs="Times New Roman"/>
            <w:sz w:val="24"/>
            <w:szCs w:val="24"/>
          </w:rPr>
          <w:t>предлагаемого сервиса</w:t>
        </w:r>
      </w:ins>
      <w:ins w:id="6264" w:author="Tima" w:date="2026-01-17T21:36:00Z">
        <w:r>
          <w:rPr>
            <w:rFonts w:ascii="Times New Roman" w:hAnsi="Times New Roman" w:cs="Times New Roman"/>
            <w:sz w:val="24"/>
            <w:szCs w:val="24"/>
          </w:rPr>
          <w:t xml:space="preserve"> равна:</w:t>
        </w:r>
      </w:ins>
    </w:p>
    <w:p w14:paraId="1974426A" w14:textId="76E33940" w:rsidR="0035348E" w:rsidRPr="00FA4881" w:rsidRDefault="0035348E">
      <w:pPr>
        <w:spacing w:line="276" w:lineRule="auto"/>
        <w:ind w:firstLine="709"/>
        <w:jc w:val="both"/>
        <w:rPr>
          <w:ins w:id="6265" w:author="Tima" w:date="2026-01-17T20:42:00Z"/>
          <w:rFonts w:ascii="Times New Roman" w:hAnsi="Times New Roman" w:cs="Times New Roman"/>
          <w:sz w:val="24"/>
          <w:szCs w:val="24"/>
        </w:rPr>
        <w:pPrChange w:id="6266" w:author="Tima" w:date="2026-01-17T21:41:00Z">
          <w:pPr>
            <w:ind w:firstLine="709"/>
            <w:jc w:val="both"/>
          </w:pPr>
        </w:pPrChange>
      </w:pPr>
      <w:ins w:id="6267" w:author="Tima" w:date="2026-01-17T21:36:00Z">
        <w:r>
          <w:rPr>
            <w:rFonts w:ascii="Times New Roman" w:hAnsi="Times New Roman" w:cs="Times New Roman"/>
            <w:sz w:val="24"/>
            <w:szCs w:val="24"/>
            <w:lang w:val="en-US"/>
          </w:rPr>
          <w:t xml:space="preserve">d = </w:t>
        </w:r>
      </w:ins>
      <w:ins w:id="6268" w:author="Tima" w:date="2026-01-17T21:38:00Z">
        <w:r>
          <w:rPr>
            <w:rFonts w:ascii="Times New Roman" w:hAnsi="Times New Roman" w:cs="Times New Roman"/>
            <w:sz w:val="24"/>
            <w:szCs w:val="24"/>
          </w:rPr>
          <w:t>0</w:t>
        </w:r>
        <w:proofErr w:type="gramStart"/>
        <w:r>
          <w:rPr>
            <w:rFonts w:ascii="Times New Roman" w:hAnsi="Times New Roman" w:cs="Times New Roman"/>
            <w:sz w:val="24"/>
            <w:szCs w:val="24"/>
          </w:rPr>
          <w:t>,</w:t>
        </w:r>
      </w:ins>
      <w:ins w:id="6269" w:author="Tima" w:date="2026-01-17T21:36:00Z">
        <w:r>
          <w:rPr>
            <w:rFonts w:ascii="Times New Roman" w:hAnsi="Times New Roman" w:cs="Times New Roman"/>
            <w:sz w:val="24"/>
            <w:szCs w:val="24"/>
            <w:lang w:val="en-US"/>
          </w:rPr>
          <w:t>14</w:t>
        </w:r>
      </w:ins>
      <w:ins w:id="6270" w:author="Tima" w:date="2026-01-17T21:37:00Z">
        <w:r>
          <w:rPr>
            <w:rFonts w:ascii="Times New Roman" w:hAnsi="Times New Roman" w:cs="Times New Roman"/>
            <w:sz w:val="24"/>
            <w:szCs w:val="24"/>
          </w:rPr>
          <w:t>68</w:t>
        </w:r>
        <w:proofErr w:type="gramEnd"/>
        <w:r>
          <w:rPr>
            <w:rFonts w:ascii="Times New Roman" w:hAnsi="Times New Roman" w:cs="Times New Roman"/>
            <w:sz w:val="24"/>
            <w:szCs w:val="24"/>
          </w:rPr>
          <w:t xml:space="preserve"> + </w:t>
        </w:r>
      </w:ins>
      <w:ins w:id="6271" w:author="Tima" w:date="2026-01-17T21:38:00Z">
        <w:r>
          <w:rPr>
            <w:rFonts w:ascii="Times New Roman" w:hAnsi="Times New Roman" w:cs="Times New Roman"/>
            <w:sz w:val="24"/>
            <w:szCs w:val="24"/>
          </w:rPr>
          <w:t>0,</w:t>
        </w:r>
      </w:ins>
      <w:ins w:id="6272" w:author="Tima" w:date="2026-01-17T21:37:00Z">
        <w:r>
          <w:rPr>
            <w:rFonts w:ascii="Times New Roman" w:hAnsi="Times New Roman" w:cs="Times New Roman"/>
            <w:sz w:val="24"/>
            <w:szCs w:val="24"/>
          </w:rPr>
          <w:t xml:space="preserve">245 = </w:t>
        </w:r>
      </w:ins>
      <w:ins w:id="6273" w:author="Tima" w:date="2026-01-17T21:38:00Z">
        <w:r>
          <w:rPr>
            <w:rFonts w:ascii="Times New Roman" w:hAnsi="Times New Roman" w:cs="Times New Roman"/>
            <w:sz w:val="24"/>
            <w:szCs w:val="24"/>
          </w:rPr>
          <w:t>0,</w:t>
        </w:r>
      </w:ins>
      <w:ins w:id="6274" w:author="Tima" w:date="2026-01-17T21:37:00Z">
        <w:r>
          <w:rPr>
            <w:rFonts w:ascii="Times New Roman" w:hAnsi="Times New Roman" w:cs="Times New Roman"/>
            <w:sz w:val="24"/>
            <w:szCs w:val="24"/>
          </w:rPr>
          <w:t>3918</w:t>
        </w:r>
      </w:ins>
      <w:ins w:id="6275" w:author="Tima" w:date="2026-01-17T21:38:00Z">
        <w:r>
          <w:rPr>
            <w:rFonts w:ascii="Times New Roman" w:hAnsi="Times New Roman" w:cs="Times New Roman"/>
            <w:sz w:val="24"/>
            <w:szCs w:val="24"/>
          </w:rPr>
          <w:t xml:space="preserve"> </w:t>
        </w:r>
      </w:ins>
      <w:ins w:id="6276" w:author="Tima" w:date="2026-01-17T21:39:00Z">
        <w:r>
          <w:rPr>
            <w:rFonts w:ascii="Times New Roman" w:hAnsi="Times New Roman" w:cs="Times New Roman"/>
            <w:sz w:val="24"/>
            <w:szCs w:val="24"/>
          </w:rPr>
          <w:t>~</w:t>
        </w:r>
      </w:ins>
      <w:ins w:id="6277" w:author="Tima" w:date="2026-01-17T21:38:00Z">
        <w:r>
          <w:rPr>
            <w:rFonts w:ascii="Times New Roman" w:hAnsi="Times New Roman" w:cs="Times New Roman"/>
            <w:sz w:val="24"/>
            <w:szCs w:val="24"/>
          </w:rPr>
          <w:t xml:space="preserve"> 40%</w:t>
        </w:r>
      </w:ins>
      <w:ins w:id="6278" w:author="Tima" w:date="2026-01-17T21:40:00Z">
        <w:r w:rsidR="00170CA1">
          <w:rPr>
            <w:rFonts w:ascii="Times New Roman" w:hAnsi="Times New Roman" w:cs="Times New Roman"/>
            <w:sz w:val="24"/>
            <w:szCs w:val="24"/>
          </w:rPr>
          <w:t>.</w:t>
        </w:r>
      </w:ins>
    </w:p>
    <w:p w14:paraId="55C3940C" w14:textId="77777777" w:rsidR="00AB03A1" w:rsidRPr="00FA4881" w:rsidRDefault="00AB03A1">
      <w:pPr>
        <w:rPr>
          <w:ins w:id="6279" w:author="Tima" w:date="2026-01-17T14:45:00Z"/>
          <w:rFonts w:ascii="Times New Roman" w:hAnsi="Times New Roman" w:cs="Times New Roman"/>
          <w:sz w:val="24"/>
        </w:rPr>
        <w:pPrChange w:id="6280" w:author="Tima" w:date="2026-01-14T22:14:00Z">
          <w:pPr>
            <w:ind w:firstLine="709"/>
            <w:jc w:val="both"/>
          </w:pPr>
        </w:pPrChange>
      </w:pPr>
    </w:p>
    <w:p w14:paraId="71DD009F" w14:textId="5894B3C0" w:rsidR="00EC4FC8" w:rsidRPr="00AB03A1" w:rsidRDefault="00AB03A1">
      <w:pPr>
        <w:pStyle w:val="3"/>
        <w:numPr>
          <w:ilvl w:val="0"/>
          <w:numId w:val="95"/>
        </w:numPr>
        <w:rPr>
          <w:ins w:id="6281" w:author="Tima" w:date="2026-01-17T14:45:00Z"/>
          <w:rFonts w:ascii="Times New Roman" w:hAnsi="Times New Roman" w:cs="Times New Roman"/>
          <w:b/>
          <w:color w:val="000000" w:themeColor="text1"/>
          <w:rPrChange w:id="6282" w:author="Tima" w:date="2026-01-17T20:41:00Z">
            <w:rPr>
              <w:ins w:id="6283" w:author="Tima" w:date="2026-01-17T14:45:00Z"/>
              <w:rFonts w:ascii="Times New Roman" w:hAnsi="Times New Roman" w:cs="Times New Roman"/>
              <w:sz w:val="24"/>
            </w:rPr>
          </w:rPrChange>
        </w:rPr>
        <w:pPrChange w:id="6284" w:author="Tima" w:date="2026-01-17T20:41:00Z">
          <w:pPr>
            <w:ind w:firstLine="709"/>
            <w:jc w:val="both"/>
          </w:pPr>
        </w:pPrChange>
      </w:pPr>
      <w:bookmarkStart w:id="6285" w:name="_Toc219756812"/>
      <w:ins w:id="6286" w:author="Tima" w:date="2026-01-17T20:41:00Z">
        <w:r w:rsidRPr="00AB03A1">
          <w:rPr>
            <w:rFonts w:ascii="Times New Roman" w:hAnsi="Times New Roman" w:cs="Times New Roman"/>
            <w:b/>
            <w:color w:val="000000" w:themeColor="text1"/>
            <w:rPrChange w:id="6287" w:author="Tima" w:date="2026-01-17T20:41:00Z">
              <w:rPr>
                <w:b/>
                <w:bCs/>
              </w:rPr>
            </w:rPrChange>
          </w:rPr>
          <w:t>Выбор режима налогообложения</w:t>
        </w:r>
      </w:ins>
      <w:bookmarkEnd w:id="6285"/>
    </w:p>
    <w:p w14:paraId="2D4082B5" w14:textId="57253C96" w:rsidR="00AB03A1" w:rsidRPr="00E07331" w:rsidRDefault="00246E13">
      <w:pPr>
        <w:spacing w:line="276" w:lineRule="auto"/>
        <w:ind w:firstLine="709"/>
        <w:jc w:val="both"/>
        <w:rPr>
          <w:ins w:id="6288" w:author="Tima" w:date="2026-01-17T20:42:00Z"/>
          <w:rFonts w:ascii="Times New Roman" w:hAnsi="Times New Roman" w:cs="Times New Roman"/>
          <w:sz w:val="24"/>
          <w:szCs w:val="24"/>
        </w:rPr>
        <w:pPrChange w:id="6289" w:author="Tima" w:date="2026-01-18T11:48:00Z">
          <w:pPr>
            <w:ind w:firstLine="709"/>
            <w:jc w:val="both"/>
          </w:pPr>
        </w:pPrChange>
      </w:pPr>
      <w:ins w:id="6290" w:author="Tima" w:date="2026-01-18T11:35:00Z">
        <w:r>
          <w:rPr>
            <w:rFonts w:ascii="Times New Roman" w:hAnsi="Times New Roman" w:cs="Times New Roman"/>
            <w:sz w:val="24"/>
            <w:szCs w:val="24"/>
          </w:rPr>
          <w:t xml:space="preserve">В качестве системы налогообложения </w:t>
        </w:r>
      </w:ins>
      <w:ins w:id="6291" w:author="Tima" w:date="2026-01-18T12:48:00Z">
        <w:r w:rsidR="00A20CD1">
          <w:rPr>
            <w:rFonts w:ascii="Times New Roman" w:hAnsi="Times New Roman" w:cs="Times New Roman"/>
            <w:sz w:val="24"/>
            <w:szCs w:val="24"/>
          </w:rPr>
          <w:t xml:space="preserve">для предлагаемого сервиса </w:t>
        </w:r>
      </w:ins>
      <w:ins w:id="6292" w:author="Tima" w:date="2026-01-18T11:35:00Z">
        <w:r>
          <w:rPr>
            <w:rFonts w:ascii="Times New Roman" w:hAnsi="Times New Roman" w:cs="Times New Roman"/>
            <w:sz w:val="24"/>
            <w:szCs w:val="24"/>
          </w:rPr>
          <w:t>идеальный вариант</w:t>
        </w:r>
      </w:ins>
      <w:ins w:id="6293" w:author="Tima" w:date="2026-01-18T12:48:00Z">
        <w:r w:rsidR="00A20CD1">
          <w:rPr>
            <w:rFonts w:ascii="Times New Roman" w:hAnsi="Times New Roman" w:cs="Times New Roman"/>
            <w:sz w:val="24"/>
            <w:szCs w:val="24"/>
          </w:rPr>
          <w:t xml:space="preserve"> </w:t>
        </w:r>
      </w:ins>
      <w:ins w:id="6294" w:author="Tima" w:date="2026-01-18T11:36:00Z">
        <w:r>
          <w:rPr>
            <w:rFonts w:ascii="Times New Roman" w:hAnsi="Times New Roman" w:cs="Times New Roman"/>
            <w:sz w:val="24"/>
            <w:szCs w:val="24"/>
          </w:rPr>
          <w:t xml:space="preserve">– </w:t>
        </w:r>
      </w:ins>
      <w:ins w:id="6295" w:author="Tima" w:date="2026-01-18T11:46:00Z">
        <w:r>
          <w:rPr>
            <w:rFonts w:ascii="Times New Roman" w:hAnsi="Times New Roman" w:cs="Times New Roman"/>
            <w:sz w:val="24"/>
            <w:szCs w:val="24"/>
          </w:rPr>
          <w:t>О</w:t>
        </w:r>
      </w:ins>
      <w:ins w:id="6296" w:author="Tima" w:date="2026-01-18T11:36:00Z">
        <w:r>
          <w:rPr>
            <w:rFonts w:ascii="Times New Roman" w:hAnsi="Times New Roman" w:cs="Times New Roman"/>
            <w:sz w:val="24"/>
            <w:szCs w:val="24"/>
          </w:rPr>
          <w:t>СН (</w:t>
        </w:r>
      </w:ins>
      <w:ins w:id="6297" w:author="Tima" w:date="2026-01-18T11:47:00Z">
        <w:r>
          <w:rPr>
            <w:rFonts w:ascii="Times New Roman" w:hAnsi="Times New Roman" w:cs="Times New Roman"/>
            <w:sz w:val="24"/>
            <w:szCs w:val="24"/>
          </w:rPr>
          <w:t>Общая</w:t>
        </w:r>
      </w:ins>
      <w:ins w:id="6298" w:author="Tima" w:date="2026-01-18T11:36:00Z">
        <w:r>
          <w:rPr>
            <w:rFonts w:ascii="Times New Roman" w:hAnsi="Times New Roman" w:cs="Times New Roman"/>
            <w:sz w:val="24"/>
            <w:szCs w:val="24"/>
          </w:rPr>
          <w:t xml:space="preserve"> система налогообложения)</w:t>
        </w:r>
      </w:ins>
      <w:ins w:id="6299" w:author="Tima" w:date="2026-01-18T11:47:00Z">
        <w:r>
          <w:rPr>
            <w:rFonts w:ascii="Times New Roman" w:hAnsi="Times New Roman" w:cs="Times New Roman"/>
            <w:sz w:val="24"/>
            <w:szCs w:val="24"/>
          </w:rPr>
          <w:t>, поскольку</w:t>
        </w:r>
        <w:r w:rsidR="007061D5">
          <w:rPr>
            <w:rFonts w:ascii="Times New Roman" w:hAnsi="Times New Roman" w:cs="Times New Roman"/>
            <w:sz w:val="24"/>
            <w:szCs w:val="24"/>
          </w:rPr>
          <w:t xml:space="preserve"> в ней предусмотрена льготная ставка налога на прибыль для </w:t>
        </w:r>
      </w:ins>
      <w:ins w:id="6300" w:author="Tima" w:date="2026-01-18T11:48:00Z">
        <w:r w:rsidR="007061D5">
          <w:rPr>
            <w:rFonts w:ascii="Times New Roman" w:hAnsi="Times New Roman" w:cs="Times New Roman"/>
            <w:sz w:val="24"/>
            <w:szCs w:val="24"/>
          </w:rPr>
          <w:t>ИТ-компаний в размере 5% (</w:t>
        </w:r>
        <w:r w:rsidR="007061D5">
          <w:rPr>
            <w:rFonts w:ascii="Times New Roman" w:hAnsi="Times New Roman" w:cs="Times New Roman"/>
            <w:sz w:val="24"/>
            <w:szCs w:val="24"/>
          </w:rPr>
          <w:fldChar w:fldCharType="begin"/>
        </w:r>
        <w:r w:rsidR="007061D5">
          <w:rPr>
            <w:rFonts w:ascii="Times New Roman" w:hAnsi="Times New Roman" w:cs="Times New Roman"/>
            <w:sz w:val="24"/>
            <w:szCs w:val="24"/>
          </w:rPr>
          <w:instrText xml:space="preserve"> HYPERLINK "</w:instrText>
        </w:r>
        <w:r w:rsidR="007061D5" w:rsidRPr="007061D5">
          <w:rPr>
            <w:rFonts w:ascii="Times New Roman" w:hAnsi="Times New Roman" w:cs="Times New Roman"/>
            <w:sz w:val="24"/>
            <w:szCs w:val="24"/>
          </w:rPr>
          <w:instrText>https://www.forbes.ru/tekhnologii/514321-stavka-v-5-po-nalogu-na-pribyl-dla-it-kompanij-do-2030-goda-cto-dumaet-biznes</w:instrText>
        </w:r>
        <w:r w:rsidR="007061D5">
          <w:rPr>
            <w:rFonts w:ascii="Times New Roman" w:hAnsi="Times New Roman" w:cs="Times New Roman"/>
            <w:sz w:val="24"/>
            <w:szCs w:val="24"/>
          </w:rPr>
          <w:instrText xml:space="preserve">" </w:instrText>
        </w:r>
        <w:r w:rsidR="007061D5">
          <w:rPr>
            <w:rFonts w:ascii="Times New Roman" w:hAnsi="Times New Roman" w:cs="Times New Roman"/>
            <w:sz w:val="24"/>
            <w:szCs w:val="24"/>
          </w:rPr>
          <w:fldChar w:fldCharType="separate"/>
        </w:r>
        <w:r w:rsidR="007061D5" w:rsidRPr="00174A47">
          <w:rPr>
            <w:rStyle w:val="af6"/>
            <w:rFonts w:ascii="Times New Roman" w:hAnsi="Times New Roman" w:cs="Times New Roman"/>
            <w:sz w:val="24"/>
            <w:szCs w:val="24"/>
          </w:rPr>
          <w:t>https://www.forbes.ru/tekhnologii/514321-stavka-v-5-po-nalogu-na-pribyl-dla-it-kompanij-do-2030-goda-cto-dumaet-biznes</w:t>
        </w:r>
        <w:r w:rsidR="007061D5">
          <w:rPr>
            <w:rFonts w:ascii="Times New Roman" w:hAnsi="Times New Roman" w:cs="Times New Roman"/>
            <w:sz w:val="24"/>
            <w:szCs w:val="24"/>
          </w:rPr>
          <w:fldChar w:fldCharType="end"/>
        </w:r>
        <w:r w:rsidR="007061D5">
          <w:rPr>
            <w:rFonts w:ascii="Times New Roman" w:hAnsi="Times New Roman" w:cs="Times New Roman"/>
            <w:sz w:val="24"/>
            <w:szCs w:val="24"/>
          </w:rPr>
          <w:t xml:space="preserve"> ), что является</w:t>
        </w:r>
      </w:ins>
      <w:ins w:id="6301" w:author="Tima" w:date="2026-01-18T12:49:00Z">
        <w:r w:rsidR="00A20CD1">
          <w:rPr>
            <w:rFonts w:ascii="Times New Roman" w:hAnsi="Times New Roman" w:cs="Times New Roman"/>
            <w:sz w:val="24"/>
            <w:szCs w:val="24"/>
          </w:rPr>
          <w:t xml:space="preserve"> наиболее</w:t>
        </w:r>
      </w:ins>
      <w:ins w:id="6302" w:author="Tima" w:date="2026-01-18T11:48:00Z">
        <w:r w:rsidR="007061D5">
          <w:rPr>
            <w:rFonts w:ascii="Times New Roman" w:hAnsi="Times New Roman" w:cs="Times New Roman"/>
            <w:sz w:val="24"/>
            <w:szCs w:val="24"/>
          </w:rPr>
          <w:t xml:space="preserve"> выгодным.</w:t>
        </w:r>
      </w:ins>
    </w:p>
    <w:p w14:paraId="177AEA52" w14:textId="77777777" w:rsidR="00AB03A1" w:rsidRPr="00342938" w:rsidRDefault="00AB03A1">
      <w:pPr>
        <w:spacing w:line="276" w:lineRule="auto"/>
        <w:ind w:firstLine="709"/>
        <w:jc w:val="both"/>
        <w:rPr>
          <w:ins w:id="6303" w:author="Tima" w:date="2026-01-17T14:45:00Z"/>
          <w:rFonts w:ascii="Times New Roman" w:hAnsi="Times New Roman" w:cs="Times New Roman"/>
          <w:sz w:val="24"/>
          <w:szCs w:val="24"/>
        </w:rPr>
        <w:pPrChange w:id="6304" w:author="Tima" w:date="2026-01-17T21:41:00Z">
          <w:pPr>
            <w:ind w:firstLine="709"/>
            <w:jc w:val="both"/>
          </w:pPr>
        </w:pPrChange>
      </w:pPr>
    </w:p>
    <w:p w14:paraId="2FF73EBC" w14:textId="33B29992" w:rsidR="00EC4FC8" w:rsidRPr="00AB03A1" w:rsidRDefault="00AB03A1">
      <w:pPr>
        <w:pStyle w:val="3"/>
        <w:numPr>
          <w:ilvl w:val="0"/>
          <w:numId w:val="95"/>
        </w:numPr>
        <w:rPr>
          <w:ins w:id="6305" w:author="Tima" w:date="2026-01-17T14:45:00Z"/>
          <w:rFonts w:ascii="Times New Roman" w:hAnsi="Times New Roman" w:cs="Times New Roman"/>
          <w:b/>
          <w:color w:val="000000" w:themeColor="text1"/>
          <w:rPrChange w:id="6306" w:author="Tima" w:date="2026-01-17T20:42:00Z">
            <w:rPr>
              <w:ins w:id="6307" w:author="Tima" w:date="2026-01-17T14:45:00Z"/>
              <w:rFonts w:ascii="Times New Roman" w:hAnsi="Times New Roman" w:cs="Times New Roman"/>
              <w:sz w:val="24"/>
            </w:rPr>
          </w:rPrChange>
        </w:rPr>
        <w:pPrChange w:id="6308" w:author="Tima" w:date="2026-01-17T20:42:00Z">
          <w:pPr>
            <w:ind w:firstLine="709"/>
            <w:jc w:val="both"/>
          </w:pPr>
        </w:pPrChange>
      </w:pPr>
      <w:bookmarkStart w:id="6309" w:name="_Toc219756813"/>
      <w:ins w:id="6310" w:author="Tima" w:date="2026-01-17T20:42:00Z">
        <w:r w:rsidRPr="00AB03A1">
          <w:rPr>
            <w:rFonts w:ascii="Times New Roman" w:hAnsi="Times New Roman" w:cs="Times New Roman"/>
            <w:b/>
            <w:color w:val="000000" w:themeColor="text1"/>
            <w:rPrChange w:id="6311" w:author="Tima" w:date="2026-01-17T20:42:00Z">
              <w:rPr>
                <w:b/>
                <w:bCs/>
              </w:rPr>
            </w:rPrChange>
          </w:rPr>
          <w:t>Расчет свободного денежного потока</w:t>
        </w:r>
      </w:ins>
      <w:bookmarkEnd w:id="6309"/>
    </w:p>
    <w:p w14:paraId="1B1F1654" w14:textId="54795A10" w:rsidR="00EC4FC8" w:rsidRDefault="00D20DD4">
      <w:pPr>
        <w:spacing w:line="276" w:lineRule="auto"/>
        <w:ind w:firstLine="709"/>
        <w:jc w:val="both"/>
        <w:rPr>
          <w:ins w:id="6312" w:author="Tima" w:date="2026-01-18T12:44:00Z"/>
          <w:rFonts w:ascii="Times New Roman" w:hAnsi="Times New Roman" w:cs="Times New Roman"/>
          <w:sz w:val="24"/>
          <w:szCs w:val="24"/>
        </w:rPr>
        <w:pPrChange w:id="6313" w:author="Tima" w:date="2026-01-18T12:43:00Z">
          <w:pPr>
            <w:ind w:firstLine="709"/>
            <w:jc w:val="both"/>
          </w:pPr>
        </w:pPrChange>
      </w:pPr>
      <w:ins w:id="6314" w:author="Tima" w:date="2026-01-18T13:55:00Z">
        <w:r>
          <w:rPr>
            <w:rFonts w:ascii="Times New Roman" w:hAnsi="Times New Roman" w:cs="Times New Roman"/>
            <w:sz w:val="24"/>
            <w:szCs w:val="24"/>
          </w:rPr>
          <w:t>С</w:t>
        </w:r>
      </w:ins>
      <w:ins w:id="6315" w:author="Tima" w:date="2026-01-18T12:43:00Z">
        <w:r>
          <w:rPr>
            <w:rFonts w:ascii="Times New Roman" w:hAnsi="Times New Roman" w:cs="Times New Roman"/>
            <w:sz w:val="24"/>
            <w:szCs w:val="24"/>
          </w:rPr>
          <w:t xml:space="preserve">вободный денежный поток рассчитывается </w:t>
        </w:r>
        <w:r w:rsidR="00A20CD1">
          <w:rPr>
            <w:rFonts w:ascii="Times New Roman" w:hAnsi="Times New Roman" w:cs="Times New Roman"/>
            <w:sz w:val="24"/>
            <w:szCs w:val="24"/>
          </w:rPr>
          <w:t>по формуле</w:t>
        </w:r>
      </w:ins>
      <w:ins w:id="6316" w:author="Tima" w:date="2026-01-18T12:44:00Z">
        <w:r w:rsidR="00A20CD1">
          <w:rPr>
            <w:rFonts w:ascii="Times New Roman" w:hAnsi="Times New Roman" w:cs="Times New Roman"/>
            <w:sz w:val="24"/>
            <w:szCs w:val="24"/>
          </w:rPr>
          <w:t>:</w:t>
        </w:r>
      </w:ins>
    </w:p>
    <w:p w14:paraId="0A3BF364" w14:textId="33ACEFE9" w:rsidR="00A20CD1" w:rsidRDefault="00A20CD1">
      <w:pPr>
        <w:spacing w:line="276" w:lineRule="auto"/>
        <w:ind w:firstLine="709"/>
        <w:jc w:val="both"/>
        <w:rPr>
          <w:ins w:id="6317" w:author="Tima" w:date="2026-01-18T13:52:00Z"/>
          <w:rFonts w:ascii="Times New Roman" w:hAnsi="Times New Roman" w:cs="Times New Roman"/>
          <w:sz w:val="24"/>
          <w:szCs w:val="24"/>
        </w:rPr>
        <w:pPrChange w:id="6318" w:author="Tima" w:date="2026-01-18T12:43:00Z">
          <w:pPr>
            <w:ind w:firstLine="709"/>
            <w:jc w:val="both"/>
          </w:pPr>
        </w:pPrChange>
      </w:pPr>
      <w:ins w:id="6319" w:author="Tima" w:date="2026-01-18T12:44:00Z">
        <w:r>
          <w:rPr>
            <w:rFonts w:ascii="Times New Roman" w:hAnsi="Times New Roman" w:cs="Times New Roman"/>
            <w:sz w:val="24"/>
            <w:szCs w:val="24"/>
            <w:lang w:val="en-US"/>
          </w:rPr>
          <w:t>FCF</w:t>
        </w:r>
        <w:r w:rsidRPr="00A20CD1">
          <w:rPr>
            <w:rFonts w:ascii="Times New Roman" w:hAnsi="Times New Roman" w:cs="Times New Roman"/>
            <w:sz w:val="24"/>
            <w:szCs w:val="24"/>
            <w:rPrChange w:id="6320" w:author="Tima" w:date="2026-01-18T12:47:00Z">
              <w:rPr>
                <w:rFonts w:ascii="Times New Roman" w:hAnsi="Times New Roman" w:cs="Times New Roman"/>
                <w:sz w:val="24"/>
                <w:szCs w:val="24"/>
                <w:lang w:val="en-US"/>
              </w:rPr>
            </w:rPrChange>
          </w:rPr>
          <w:t xml:space="preserve"> </w:t>
        </w:r>
        <w:r>
          <w:rPr>
            <w:rFonts w:ascii="Times New Roman" w:hAnsi="Times New Roman" w:cs="Times New Roman"/>
            <w:sz w:val="24"/>
            <w:szCs w:val="24"/>
          </w:rPr>
          <w:t xml:space="preserve">= Чистая прибыль – </w:t>
        </w:r>
      </w:ins>
      <w:ins w:id="6321" w:author="Tima" w:date="2026-01-18T12:47:00Z">
        <w:r>
          <w:rPr>
            <w:rFonts w:ascii="Times New Roman" w:hAnsi="Times New Roman" w:cs="Times New Roman"/>
            <w:sz w:val="24"/>
            <w:szCs w:val="24"/>
          </w:rPr>
          <w:t>Капитальные вложения</w:t>
        </w:r>
      </w:ins>
    </w:p>
    <w:p w14:paraId="0C7C7E76" w14:textId="4F502C4A" w:rsidR="00F87636" w:rsidRDefault="00F87636">
      <w:pPr>
        <w:spacing w:line="276" w:lineRule="auto"/>
        <w:ind w:firstLine="709"/>
        <w:jc w:val="both"/>
        <w:rPr>
          <w:ins w:id="6322" w:author="Tima" w:date="2026-01-18T13:54:00Z"/>
          <w:rFonts w:ascii="Times New Roman" w:hAnsi="Times New Roman" w:cs="Times New Roman"/>
          <w:sz w:val="24"/>
          <w:szCs w:val="24"/>
        </w:rPr>
        <w:pPrChange w:id="6323" w:author="Tima" w:date="2026-01-18T12:43:00Z">
          <w:pPr>
            <w:ind w:firstLine="709"/>
            <w:jc w:val="both"/>
          </w:pPr>
        </w:pPrChange>
      </w:pPr>
      <w:ins w:id="6324" w:author="Tima" w:date="2026-01-18T13:52:00Z">
        <w:r>
          <w:rPr>
            <w:rFonts w:ascii="Times New Roman" w:hAnsi="Times New Roman" w:cs="Times New Roman"/>
            <w:sz w:val="24"/>
            <w:szCs w:val="24"/>
          </w:rPr>
          <w:t xml:space="preserve">В данной работе </w:t>
        </w:r>
        <w:r w:rsidR="000228BB">
          <w:rPr>
            <w:rFonts w:ascii="Times New Roman" w:hAnsi="Times New Roman" w:cs="Times New Roman"/>
            <w:sz w:val="24"/>
            <w:szCs w:val="24"/>
          </w:rPr>
          <w:t>капитальные вложения незначительно влияют на формирование денежного потока</w:t>
        </w:r>
      </w:ins>
      <w:ins w:id="6325" w:author="Tima" w:date="2026-01-18T13:54:00Z">
        <w:r w:rsidR="00D20DD4">
          <w:rPr>
            <w:rFonts w:ascii="Times New Roman" w:hAnsi="Times New Roman" w:cs="Times New Roman"/>
            <w:sz w:val="24"/>
            <w:szCs w:val="24"/>
          </w:rPr>
          <w:t>, поэтому предлагаем адаптировать формулу:</w:t>
        </w:r>
      </w:ins>
    </w:p>
    <w:p w14:paraId="18E2368B" w14:textId="12509F75" w:rsidR="00D20DD4" w:rsidRPr="00E07331" w:rsidRDefault="00D20DD4">
      <w:pPr>
        <w:spacing w:line="276" w:lineRule="auto"/>
        <w:ind w:firstLine="709"/>
        <w:jc w:val="both"/>
        <w:rPr>
          <w:ins w:id="6326" w:author="Tima" w:date="2026-01-17T14:45:00Z"/>
          <w:rFonts w:ascii="Times New Roman" w:hAnsi="Times New Roman" w:cs="Times New Roman"/>
          <w:sz w:val="24"/>
          <w:szCs w:val="24"/>
        </w:rPr>
        <w:pPrChange w:id="6327" w:author="Tima" w:date="2026-01-18T12:43:00Z">
          <w:pPr>
            <w:ind w:firstLine="709"/>
            <w:jc w:val="both"/>
          </w:pPr>
        </w:pPrChange>
      </w:pPr>
      <w:ins w:id="6328" w:author="Tima" w:date="2026-01-18T13:54:00Z">
        <w:r>
          <w:rPr>
            <w:rFonts w:ascii="Times New Roman" w:hAnsi="Times New Roman" w:cs="Times New Roman"/>
            <w:sz w:val="24"/>
            <w:szCs w:val="24"/>
            <w:lang w:val="en-US"/>
          </w:rPr>
          <w:t>FCF</w:t>
        </w:r>
        <w:r w:rsidRPr="000228BB">
          <w:rPr>
            <w:rFonts w:ascii="Times New Roman" w:hAnsi="Times New Roman" w:cs="Times New Roman"/>
            <w:sz w:val="24"/>
            <w:szCs w:val="24"/>
            <w:rPrChange w:id="6329" w:author="Tima" w:date="2026-01-18T21:32:00Z">
              <w:rPr>
                <w:rFonts w:ascii="Times New Roman" w:hAnsi="Times New Roman" w:cs="Times New Roman"/>
                <w:sz w:val="24"/>
                <w:szCs w:val="24"/>
                <w:lang w:val="en-US"/>
              </w:rPr>
            </w:rPrChange>
          </w:rPr>
          <w:t xml:space="preserve"> = </w:t>
        </w:r>
        <w:r>
          <w:rPr>
            <w:rFonts w:ascii="Times New Roman" w:hAnsi="Times New Roman" w:cs="Times New Roman"/>
            <w:sz w:val="24"/>
            <w:szCs w:val="24"/>
          </w:rPr>
          <w:t xml:space="preserve">Чистая прибыль </w:t>
        </w:r>
      </w:ins>
      <w:ins w:id="6330" w:author="Tima" w:date="2026-01-18T13:55:00Z">
        <w:r>
          <w:rPr>
            <w:rFonts w:ascii="Times New Roman" w:hAnsi="Times New Roman" w:cs="Times New Roman"/>
            <w:sz w:val="24"/>
            <w:szCs w:val="24"/>
          </w:rPr>
          <w:t>–</w:t>
        </w:r>
      </w:ins>
      <w:ins w:id="6331" w:author="Tima" w:date="2026-01-18T13:54:00Z">
        <w:r>
          <w:rPr>
            <w:rFonts w:ascii="Times New Roman" w:hAnsi="Times New Roman" w:cs="Times New Roman"/>
            <w:sz w:val="24"/>
            <w:szCs w:val="24"/>
          </w:rPr>
          <w:t xml:space="preserve"> </w:t>
        </w:r>
      </w:ins>
      <w:ins w:id="6332" w:author="Tima" w:date="2026-01-18T13:55:00Z">
        <w:r>
          <w:rPr>
            <w:rFonts w:ascii="Times New Roman" w:hAnsi="Times New Roman" w:cs="Times New Roman"/>
            <w:sz w:val="24"/>
            <w:szCs w:val="24"/>
          </w:rPr>
          <w:t>Операционные расходы</w:t>
        </w:r>
      </w:ins>
      <w:ins w:id="6333" w:author="Tima" w:date="2026-01-18T21:32:00Z">
        <w:r w:rsidR="000228BB">
          <w:rPr>
            <w:rFonts w:ascii="Times New Roman" w:hAnsi="Times New Roman" w:cs="Times New Roman"/>
            <w:sz w:val="24"/>
            <w:szCs w:val="24"/>
          </w:rPr>
          <w:t xml:space="preserve"> – Капитальные вложения / 12</w:t>
        </w:r>
      </w:ins>
    </w:p>
    <w:p w14:paraId="6DCFEF2C" w14:textId="02502F5A" w:rsidR="008240BC" w:rsidRPr="008240BC" w:rsidRDefault="008240BC">
      <w:pPr>
        <w:pStyle w:val="4"/>
        <w:rPr>
          <w:ins w:id="6334" w:author="Tima" w:date="2026-01-18T13:20:00Z"/>
          <w:rFonts w:ascii="Times New Roman" w:hAnsi="Times New Roman" w:cs="Times New Roman"/>
          <w:b/>
          <w:color w:val="000000" w:themeColor="text1"/>
          <w:rPrChange w:id="6335" w:author="Tima" w:date="2026-01-18T13:20:00Z">
            <w:rPr>
              <w:ins w:id="6336" w:author="Tima" w:date="2026-01-18T13:20:00Z"/>
              <w:rFonts w:ascii="Times New Roman" w:hAnsi="Times New Roman" w:cs="Times New Roman"/>
              <w:sz w:val="24"/>
              <w:szCs w:val="24"/>
            </w:rPr>
          </w:rPrChange>
        </w:rPr>
        <w:pPrChange w:id="6337" w:author="Tima" w:date="2026-01-18T13:20:00Z">
          <w:pPr>
            <w:ind w:firstLine="709"/>
            <w:jc w:val="both"/>
          </w:pPr>
        </w:pPrChange>
      </w:pPr>
      <w:ins w:id="6338" w:author="Tima" w:date="2026-01-18T13:20:00Z">
        <w:r w:rsidRPr="008240BC">
          <w:rPr>
            <w:rFonts w:ascii="Times New Roman" w:hAnsi="Times New Roman" w:cs="Times New Roman"/>
            <w:b/>
            <w:color w:val="000000" w:themeColor="text1"/>
            <w:rPrChange w:id="6339" w:author="Tima" w:date="2026-01-18T13:20:00Z">
              <w:rPr>
                <w:rFonts w:ascii="Times New Roman" w:hAnsi="Times New Roman" w:cs="Times New Roman"/>
                <w:sz w:val="24"/>
                <w:szCs w:val="24"/>
              </w:rPr>
            </w:rPrChange>
          </w:rPr>
          <w:t>Капитальные</w:t>
        </w:r>
      </w:ins>
      <w:ins w:id="6340" w:author="Tima" w:date="2026-01-18T13:51:00Z">
        <w:r w:rsidR="00F87636">
          <w:rPr>
            <w:rFonts w:ascii="Times New Roman" w:hAnsi="Times New Roman" w:cs="Times New Roman"/>
            <w:b/>
            <w:color w:val="000000" w:themeColor="text1"/>
          </w:rPr>
          <w:t xml:space="preserve"> и операционные</w:t>
        </w:r>
      </w:ins>
      <w:ins w:id="6341" w:author="Tima" w:date="2026-01-18T13:20:00Z">
        <w:r w:rsidRPr="008240BC">
          <w:rPr>
            <w:rFonts w:ascii="Times New Roman" w:hAnsi="Times New Roman" w:cs="Times New Roman"/>
            <w:b/>
            <w:color w:val="000000" w:themeColor="text1"/>
            <w:rPrChange w:id="6342" w:author="Tima" w:date="2026-01-18T13:20:00Z">
              <w:rPr>
                <w:rFonts w:ascii="Times New Roman" w:hAnsi="Times New Roman" w:cs="Times New Roman"/>
                <w:sz w:val="24"/>
                <w:szCs w:val="24"/>
              </w:rPr>
            </w:rPrChange>
          </w:rPr>
          <w:t xml:space="preserve"> вложения</w:t>
        </w:r>
      </w:ins>
    </w:p>
    <w:p w14:paraId="13F127F6" w14:textId="1B050A9A" w:rsidR="00260E8E" w:rsidRDefault="00260E8E">
      <w:pPr>
        <w:pStyle w:val="a3"/>
        <w:numPr>
          <w:ilvl w:val="0"/>
          <w:numId w:val="103"/>
        </w:numPr>
        <w:spacing w:line="276" w:lineRule="auto"/>
        <w:jc w:val="both"/>
        <w:rPr>
          <w:ins w:id="6343" w:author="Tima" w:date="2026-01-18T20:14:00Z"/>
          <w:rFonts w:ascii="Times New Roman" w:hAnsi="Times New Roman" w:cs="Times New Roman"/>
          <w:sz w:val="24"/>
          <w:szCs w:val="24"/>
        </w:rPr>
        <w:pPrChange w:id="6344" w:author="Tima" w:date="2026-01-18T13:21:00Z">
          <w:pPr>
            <w:ind w:firstLine="709"/>
            <w:jc w:val="both"/>
          </w:pPr>
        </w:pPrChange>
      </w:pPr>
      <w:ins w:id="6345" w:author="Tima" w:date="2026-01-18T20:15:00Z">
        <w:r>
          <w:rPr>
            <w:rFonts w:ascii="Times New Roman" w:hAnsi="Times New Roman" w:cs="Times New Roman"/>
            <w:sz w:val="24"/>
            <w:szCs w:val="24"/>
          </w:rPr>
          <w:t xml:space="preserve">Оборудование для </w:t>
        </w:r>
      </w:ins>
      <w:ins w:id="6346" w:author="Tima" w:date="2026-01-18T21:21:00Z">
        <w:r w:rsidR="00365AF3">
          <w:rPr>
            <w:rFonts w:ascii="Times New Roman" w:hAnsi="Times New Roman" w:cs="Times New Roman"/>
            <w:sz w:val="24"/>
            <w:szCs w:val="24"/>
          </w:rPr>
          <w:t xml:space="preserve">двух </w:t>
        </w:r>
      </w:ins>
      <w:ins w:id="6347" w:author="Tima" w:date="2026-01-18T20:15:00Z">
        <w:r>
          <w:rPr>
            <w:rFonts w:ascii="Times New Roman" w:hAnsi="Times New Roman" w:cs="Times New Roman"/>
            <w:sz w:val="24"/>
            <w:szCs w:val="24"/>
          </w:rPr>
          <w:t>ЦОД (сервера</w:t>
        </w:r>
      </w:ins>
      <w:ins w:id="6348" w:author="Tima" w:date="2026-01-18T20:16:00Z">
        <w:r>
          <w:rPr>
            <w:rFonts w:ascii="Times New Roman" w:hAnsi="Times New Roman" w:cs="Times New Roman"/>
            <w:sz w:val="24"/>
            <w:szCs w:val="24"/>
          </w:rPr>
          <w:t>: 2 шт. для баз данных, 4 шт. прикладные/ вычислительные сервисы</w:t>
        </w:r>
      </w:ins>
      <w:ins w:id="6349" w:author="Tima" w:date="2026-01-18T20:17:00Z">
        <w:r>
          <w:rPr>
            <w:rFonts w:ascii="Times New Roman" w:hAnsi="Times New Roman" w:cs="Times New Roman"/>
            <w:sz w:val="24"/>
            <w:szCs w:val="24"/>
          </w:rPr>
          <w:t>, 1 шт. маршрутизатор</w:t>
        </w:r>
      </w:ins>
      <w:ins w:id="6350" w:author="Tima" w:date="2026-01-18T20:18:00Z">
        <w:r>
          <w:rPr>
            <w:rFonts w:ascii="Times New Roman" w:hAnsi="Times New Roman" w:cs="Times New Roman"/>
            <w:sz w:val="24"/>
            <w:szCs w:val="24"/>
          </w:rPr>
          <w:t>, 1 шт. коммутатор</w:t>
        </w:r>
      </w:ins>
      <w:ins w:id="6351" w:author="Tima" w:date="2026-01-18T20:15:00Z">
        <w:r>
          <w:rPr>
            <w:rFonts w:ascii="Times New Roman" w:hAnsi="Times New Roman" w:cs="Times New Roman"/>
            <w:sz w:val="24"/>
            <w:szCs w:val="24"/>
          </w:rPr>
          <w:t>)</w:t>
        </w:r>
      </w:ins>
      <w:ins w:id="6352" w:author="Tima" w:date="2026-01-18T20:18:00Z">
        <w:r>
          <w:rPr>
            <w:rFonts w:ascii="Times New Roman" w:hAnsi="Times New Roman" w:cs="Times New Roman"/>
            <w:sz w:val="24"/>
            <w:szCs w:val="24"/>
          </w:rPr>
          <w:t xml:space="preserve"> ~</w:t>
        </w:r>
        <w:r w:rsidR="00365AF3">
          <w:rPr>
            <w:rFonts w:ascii="Times New Roman" w:hAnsi="Times New Roman" w:cs="Times New Roman"/>
            <w:sz w:val="24"/>
            <w:szCs w:val="24"/>
          </w:rPr>
          <w:t xml:space="preserve"> 10 млн рублей</w:t>
        </w:r>
      </w:ins>
      <w:ins w:id="6353" w:author="Tima" w:date="2026-01-18T21:21:00Z">
        <w:r w:rsidR="00365AF3">
          <w:rPr>
            <w:rFonts w:ascii="Times New Roman" w:hAnsi="Times New Roman" w:cs="Times New Roman"/>
            <w:sz w:val="24"/>
            <w:szCs w:val="24"/>
          </w:rPr>
          <w:t xml:space="preserve">; </w:t>
        </w:r>
      </w:ins>
      <w:ins w:id="6354" w:author="Tima" w:date="2026-01-18T21:22:00Z">
        <w:r w:rsidR="00365AF3">
          <w:rPr>
            <w:rFonts w:ascii="Times New Roman" w:hAnsi="Times New Roman" w:cs="Times New Roman"/>
            <w:sz w:val="24"/>
            <w:szCs w:val="24"/>
          </w:rPr>
          <w:t>под двумя</w:t>
        </w:r>
      </w:ins>
      <w:ins w:id="6355" w:author="Tima" w:date="2026-01-18T21:21:00Z">
        <w:r w:rsidR="00365AF3">
          <w:rPr>
            <w:rFonts w:ascii="Times New Roman" w:hAnsi="Times New Roman" w:cs="Times New Roman"/>
            <w:sz w:val="24"/>
            <w:szCs w:val="24"/>
          </w:rPr>
          <w:t xml:space="preserve"> ЦОД </w:t>
        </w:r>
      </w:ins>
      <w:ins w:id="6356" w:author="Tima" w:date="2026-01-18T21:22:00Z">
        <w:r w:rsidR="00365AF3">
          <w:rPr>
            <w:rFonts w:ascii="Times New Roman" w:hAnsi="Times New Roman" w:cs="Times New Roman"/>
            <w:sz w:val="24"/>
            <w:szCs w:val="24"/>
          </w:rPr>
          <w:t>подразумеваются</w:t>
        </w:r>
      </w:ins>
      <w:ins w:id="6357" w:author="Tima" w:date="2026-01-18T21:21:00Z">
        <w:r w:rsidR="00365AF3">
          <w:rPr>
            <w:rFonts w:ascii="Times New Roman" w:hAnsi="Times New Roman" w:cs="Times New Roman"/>
            <w:sz w:val="24"/>
            <w:szCs w:val="24"/>
          </w:rPr>
          <w:t xml:space="preserve"> рабочий и для резервного копирования.</w:t>
        </w:r>
      </w:ins>
      <w:ins w:id="6358" w:author="Tima" w:date="2026-01-18T21:40:00Z">
        <w:r w:rsidR="00155EA0">
          <w:rPr>
            <w:rFonts w:ascii="Times New Roman" w:hAnsi="Times New Roman" w:cs="Times New Roman"/>
            <w:sz w:val="24"/>
            <w:szCs w:val="24"/>
          </w:rPr>
          <w:t xml:space="preserve"> Обращаем внимание</w:t>
        </w:r>
      </w:ins>
      <w:ins w:id="6359" w:author="Tima" w:date="2026-01-18T21:41:00Z">
        <w:r w:rsidR="00155EA0">
          <w:rPr>
            <w:rFonts w:ascii="Times New Roman" w:hAnsi="Times New Roman" w:cs="Times New Roman"/>
            <w:sz w:val="24"/>
            <w:szCs w:val="24"/>
          </w:rPr>
          <w:t xml:space="preserve">, что в первый год работы сервиса планируется аренда серверов – 2 сервера типа </w:t>
        </w:r>
        <w:r w:rsidR="00155EA0">
          <w:rPr>
            <w:rFonts w:ascii="Times New Roman" w:hAnsi="Times New Roman" w:cs="Times New Roman"/>
            <w:sz w:val="24"/>
            <w:szCs w:val="24"/>
            <w:lang w:val="en-US"/>
          </w:rPr>
          <w:t>HP</w:t>
        </w:r>
        <w:r w:rsidR="00155EA0" w:rsidRPr="00155EA0">
          <w:rPr>
            <w:rFonts w:ascii="Times New Roman" w:hAnsi="Times New Roman" w:cs="Times New Roman"/>
            <w:sz w:val="24"/>
            <w:szCs w:val="24"/>
            <w:rPrChange w:id="6360" w:author="Tima" w:date="2026-01-18T21:41:00Z">
              <w:rPr>
                <w:rFonts w:ascii="Times New Roman" w:hAnsi="Times New Roman" w:cs="Times New Roman"/>
                <w:sz w:val="24"/>
                <w:szCs w:val="24"/>
                <w:lang w:val="en-US"/>
              </w:rPr>
            </w:rPrChange>
          </w:rPr>
          <w:t xml:space="preserve"> </w:t>
        </w:r>
        <w:r w:rsidR="00155EA0">
          <w:rPr>
            <w:rFonts w:ascii="Times New Roman" w:hAnsi="Times New Roman" w:cs="Times New Roman"/>
            <w:sz w:val="24"/>
            <w:szCs w:val="24"/>
            <w:lang w:val="en-US"/>
          </w:rPr>
          <w:t>C</w:t>
        </w:r>
        <w:r w:rsidR="00155EA0" w:rsidRPr="00155EA0">
          <w:rPr>
            <w:rFonts w:ascii="Times New Roman" w:hAnsi="Times New Roman" w:cs="Times New Roman"/>
            <w:sz w:val="24"/>
            <w:szCs w:val="24"/>
            <w:rPrChange w:id="6361" w:author="Tima" w:date="2026-01-18T21:41:00Z">
              <w:rPr>
                <w:rFonts w:ascii="Times New Roman" w:hAnsi="Times New Roman" w:cs="Times New Roman"/>
                <w:sz w:val="24"/>
                <w:szCs w:val="24"/>
                <w:lang w:val="en-US"/>
              </w:rPr>
            </w:rPrChange>
          </w:rPr>
          <w:t>48-</w:t>
        </w:r>
        <w:r w:rsidR="00155EA0">
          <w:rPr>
            <w:rFonts w:ascii="Times New Roman" w:hAnsi="Times New Roman" w:cs="Times New Roman"/>
            <w:sz w:val="24"/>
            <w:szCs w:val="24"/>
            <w:lang w:val="en-US"/>
          </w:rPr>
          <w:t>M</w:t>
        </w:r>
        <w:r w:rsidR="00155EA0" w:rsidRPr="00155EA0">
          <w:rPr>
            <w:rFonts w:ascii="Times New Roman" w:hAnsi="Times New Roman" w:cs="Times New Roman"/>
            <w:sz w:val="24"/>
            <w:szCs w:val="24"/>
            <w:rPrChange w:id="6362" w:author="Tima" w:date="2026-01-18T21:41:00Z">
              <w:rPr>
                <w:rFonts w:ascii="Times New Roman" w:hAnsi="Times New Roman" w:cs="Times New Roman"/>
                <w:sz w:val="24"/>
                <w:szCs w:val="24"/>
                <w:lang w:val="en-US"/>
              </w:rPr>
            </w:rPrChange>
          </w:rPr>
          <w:t>80-</w:t>
        </w:r>
        <w:r w:rsidR="00155EA0">
          <w:rPr>
            <w:rFonts w:ascii="Times New Roman" w:hAnsi="Times New Roman" w:cs="Times New Roman"/>
            <w:sz w:val="24"/>
            <w:szCs w:val="24"/>
            <w:lang w:val="en-US"/>
          </w:rPr>
          <w:t>D</w:t>
        </w:r>
        <w:r w:rsidR="00155EA0" w:rsidRPr="00155EA0">
          <w:rPr>
            <w:rFonts w:ascii="Times New Roman" w:hAnsi="Times New Roman" w:cs="Times New Roman"/>
            <w:sz w:val="24"/>
            <w:szCs w:val="24"/>
            <w:rPrChange w:id="6363" w:author="Tima" w:date="2026-01-18T21:41:00Z">
              <w:rPr>
                <w:rFonts w:ascii="Times New Roman" w:hAnsi="Times New Roman" w:cs="Times New Roman"/>
                <w:sz w:val="24"/>
                <w:szCs w:val="24"/>
                <w:lang w:val="en-US"/>
              </w:rPr>
            </w:rPrChange>
          </w:rPr>
          <w:t xml:space="preserve">960 </w:t>
        </w:r>
      </w:ins>
      <w:ins w:id="6364" w:author="Tima" w:date="2026-01-18T22:07:00Z">
        <w:r w:rsidR="00430486">
          <w:rPr>
            <w:rFonts w:ascii="Times New Roman" w:hAnsi="Times New Roman" w:cs="Times New Roman"/>
            <w:sz w:val="24"/>
            <w:szCs w:val="24"/>
          </w:rPr>
          <w:t>(</w:t>
        </w:r>
      </w:ins>
      <w:ins w:id="6365" w:author="Tima" w:date="2026-01-18T22:08:00Z">
        <w:r w:rsidR="00430486">
          <w:rPr>
            <w:rFonts w:ascii="Times New Roman" w:hAnsi="Times New Roman" w:cs="Times New Roman"/>
            <w:sz w:val="24"/>
            <w:szCs w:val="24"/>
          </w:rPr>
          <w:t xml:space="preserve">34560 рублей за шт. в месяц) </w:t>
        </w:r>
      </w:ins>
      <w:ins w:id="6366" w:author="Tima" w:date="2026-01-18T21:41:00Z">
        <w:r w:rsidR="00155EA0">
          <w:rPr>
            <w:rFonts w:ascii="Times New Roman" w:hAnsi="Times New Roman" w:cs="Times New Roman"/>
            <w:sz w:val="24"/>
            <w:szCs w:val="24"/>
          </w:rPr>
          <w:t xml:space="preserve">и 1 типа </w:t>
        </w:r>
      </w:ins>
      <w:ins w:id="6367" w:author="Tima" w:date="2026-01-18T21:42:00Z">
        <w:r w:rsidR="00155EA0">
          <w:rPr>
            <w:rFonts w:ascii="Times New Roman" w:hAnsi="Times New Roman" w:cs="Times New Roman"/>
            <w:sz w:val="24"/>
            <w:szCs w:val="24"/>
            <w:lang w:val="en-US"/>
          </w:rPr>
          <w:t>HP</w:t>
        </w:r>
        <w:r w:rsidR="00155EA0" w:rsidRPr="00155EA0">
          <w:rPr>
            <w:rFonts w:ascii="Times New Roman" w:hAnsi="Times New Roman" w:cs="Times New Roman"/>
            <w:sz w:val="24"/>
            <w:szCs w:val="24"/>
            <w:rPrChange w:id="6368" w:author="Tima" w:date="2026-01-18T21:42:00Z">
              <w:rPr>
                <w:rFonts w:ascii="Times New Roman" w:hAnsi="Times New Roman" w:cs="Times New Roman"/>
                <w:sz w:val="24"/>
                <w:szCs w:val="24"/>
                <w:lang w:val="en-US"/>
              </w:rPr>
            </w:rPrChange>
          </w:rPr>
          <w:t xml:space="preserve"> </w:t>
        </w:r>
        <w:r w:rsidR="00155EA0">
          <w:rPr>
            <w:rFonts w:ascii="Times New Roman" w:hAnsi="Times New Roman" w:cs="Times New Roman"/>
            <w:sz w:val="24"/>
            <w:szCs w:val="24"/>
            <w:lang w:val="en-US"/>
          </w:rPr>
          <w:t>C</w:t>
        </w:r>
        <w:r w:rsidR="00155EA0" w:rsidRPr="00155EA0">
          <w:rPr>
            <w:rFonts w:ascii="Times New Roman" w:hAnsi="Times New Roman" w:cs="Times New Roman"/>
            <w:sz w:val="24"/>
            <w:szCs w:val="24"/>
            <w:rPrChange w:id="6369" w:author="Tima" w:date="2026-01-18T21:42:00Z">
              <w:rPr>
                <w:rFonts w:ascii="Times New Roman" w:hAnsi="Times New Roman" w:cs="Times New Roman"/>
                <w:sz w:val="24"/>
                <w:szCs w:val="24"/>
                <w:lang w:val="en-US"/>
              </w:rPr>
            </w:rPrChange>
          </w:rPr>
          <w:t>8-</w:t>
        </w:r>
        <w:r w:rsidR="00155EA0">
          <w:rPr>
            <w:rFonts w:ascii="Times New Roman" w:hAnsi="Times New Roman" w:cs="Times New Roman"/>
            <w:sz w:val="24"/>
            <w:szCs w:val="24"/>
            <w:lang w:val="en-US"/>
          </w:rPr>
          <w:t>M</w:t>
        </w:r>
        <w:r w:rsidR="00155EA0" w:rsidRPr="00155EA0">
          <w:rPr>
            <w:rFonts w:ascii="Times New Roman" w:hAnsi="Times New Roman" w:cs="Times New Roman"/>
            <w:sz w:val="24"/>
            <w:szCs w:val="24"/>
            <w:rPrChange w:id="6370" w:author="Tima" w:date="2026-01-18T21:42:00Z">
              <w:rPr>
                <w:rFonts w:ascii="Times New Roman" w:hAnsi="Times New Roman" w:cs="Times New Roman"/>
                <w:sz w:val="24"/>
                <w:szCs w:val="24"/>
                <w:lang w:val="en-US"/>
              </w:rPr>
            </w:rPrChange>
          </w:rPr>
          <w:t>8-</w:t>
        </w:r>
        <w:r w:rsidR="00155EA0">
          <w:rPr>
            <w:rFonts w:ascii="Times New Roman" w:hAnsi="Times New Roman" w:cs="Times New Roman"/>
            <w:sz w:val="24"/>
            <w:szCs w:val="24"/>
            <w:lang w:val="en-US"/>
          </w:rPr>
          <w:t>D</w:t>
        </w:r>
        <w:r w:rsidR="00155EA0" w:rsidRPr="00155EA0">
          <w:rPr>
            <w:rFonts w:ascii="Times New Roman" w:hAnsi="Times New Roman" w:cs="Times New Roman"/>
            <w:sz w:val="24"/>
            <w:szCs w:val="24"/>
            <w:rPrChange w:id="6371" w:author="Tima" w:date="2026-01-18T21:42:00Z">
              <w:rPr>
                <w:rFonts w:ascii="Times New Roman" w:hAnsi="Times New Roman" w:cs="Times New Roman"/>
                <w:sz w:val="24"/>
                <w:szCs w:val="24"/>
                <w:lang w:val="en-US"/>
              </w:rPr>
            </w:rPrChange>
          </w:rPr>
          <w:t>120</w:t>
        </w:r>
      </w:ins>
      <w:ins w:id="6372" w:author="Tima" w:date="2026-01-18T22:08:00Z">
        <w:r w:rsidR="00430486">
          <w:rPr>
            <w:rFonts w:ascii="Times New Roman" w:hAnsi="Times New Roman" w:cs="Times New Roman"/>
            <w:sz w:val="24"/>
            <w:szCs w:val="24"/>
          </w:rPr>
          <w:t xml:space="preserve"> (4320 рублей в месяц)</w:t>
        </w:r>
      </w:ins>
      <w:ins w:id="6373" w:author="Tima" w:date="2026-01-18T21:42:00Z">
        <w:r w:rsidR="00155EA0" w:rsidRPr="00155EA0">
          <w:rPr>
            <w:rFonts w:ascii="Times New Roman" w:hAnsi="Times New Roman" w:cs="Times New Roman"/>
            <w:sz w:val="24"/>
            <w:szCs w:val="24"/>
            <w:rPrChange w:id="6374" w:author="Tima" w:date="2026-01-18T21:42:00Z">
              <w:rPr>
                <w:rFonts w:ascii="Times New Roman" w:hAnsi="Times New Roman" w:cs="Times New Roman"/>
                <w:sz w:val="24"/>
                <w:szCs w:val="24"/>
                <w:lang w:val="en-US"/>
              </w:rPr>
            </w:rPrChange>
          </w:rPr>
          <w:t xml:space="preserve"> </w:t>
        </w:r>
        <w:r w:rsidR="00430486">
          <w:rPr>
            <w:rFonts w:ascii="Times New Roman" w:hAnsi="Times New Roman" w:cs="Times New Roman"/>
            <w:sz w:val="24"/>
            <w:szCs w:val="24"/>
          </w:rPr>
          <w:t>в</w:t>
        </w:r>
        <w:r w:rsidR="00155EA0">
          <w:rPr>
            <w:rFonts w:ascii="Times New Roman" w:hAnsi="Times New Roman" w:cs="Times New Roman"/>
            <w:sz w:val="24"/>
            <w:szCs w:val="24"/>
          </w:rPr>
          <w:t xml:space="preserve"> качестве </w:t>
        </w:r>
        <w:proofErr w:type="spellStart"/>
        <w:r w:rsidR="00155EA0">
          <w:rPr>
            <w:rFonts w:ascii="Times New Roman" w:hAnsi="Times New Roman" w:cs="Times New Roman"/>
            <w:sz w:val="24"/>
            <w:szCs w:val="24"/>
          </w:rPr>
          <w:t>балансировщика</w:t>
        </w:r>
        <w:proofErr w:type="spellEnd"/>
        <w:r w:rsidR="00155EA0">
          <w:rPr>
            <w:rFonts w:ascii="Times New Roman" w:hAnsi="Times New Roman" w:cs="Times New Roman"/>
            <w:sz w:val="24"/>
            <w:szCs w:val="24"/>
          </w:rPr>
          <w:t>. Для безопасности все они должны располагаться на разных площадках (</w:t>
        </w:r>
      </w:ins>
      <w:ins w:id="6375" w:author="Tima" w:date="2026-01-18T21:43:00Z">
        <w:r w:rsidR="00155EA0">
          <w:rPr>
            <w:rFonts w:ascii="Times New Roman" w:hAnsi="Times New Roman" w:cs="Times New Roman"/>
            <w:sz w:val="24"/>
            <w:szCs w:val="24"/>
          </w:rPr>
          <w:t>обязательно разные владельцы).</w:t>
        </w:r>
      </w:ins>
    </w:p>
    <w:p w14:paraId="28C2A165" w14:textId="386BF8A0" w:rsidR="00EC4FC8" w:rsidRPr="008240BC" w:rsidRDefault="00A20CD1">
      <w:pPr>
        <w:pStyle w:val="a3"/>
        <w:numPr>
          <w:ilvl w:val="0"/>
          <w:numId w:val="103"/>
        </w:numPr>
        <w:spacing w:line="276" w:lineRule="auto"/>
        <w:jc w:val="both"/>
        <w:rPr>
          <w:ins w:id="6376" w:author="Tima" w:date="2026-01-18T12:57:00Z"/>
          <w:rFonts w:ascii="Times New Roman" w:hAnsi="Times New Roman" w:cs="Times New Roman"/>
          <w:sz w:val="24"/>
          <w:szCs w:val="24"/>
          <w:rPrChange w:id="6377" w:author="Tima" w:date="2026-01-18T13:21:00Z">
            <w:rPr>
              <w:ins w:id="6378" w:author="Tima" w:date="2026-01-18T12:57:00Z"/>
            </w:rPr>
          </w:rPrChange>
        </w:rPr>
        <w:pPrChange w:id="6379" w:author="Tima" w:date="2026-01-18T13:21:00Z">
          <w:pPr>
            <w:ind w:firstLine="709"/>
            <w:jc w:val="both"/>
          </w:pPr>
        </w:pPrChange>
      </w:pPr>
      <w:ins w:id="6380" w:author="Tima" w:date="2026-01-18T12:48:00Z">
        <w:r w:rsidRPr="008240BC">
          <w:rPr>
            <w:rFonts w:ascii="Times New Roman" w:hAnsi="Times New Roman" w:cs="Times New Roman"/>
            <w:sz w:val="24"/>
            <w:szCs w:val="24"/>
            <w:rPrChange w:id="6381" w:author="Tima" w:date="2026-01-18T13:21:00Z">
              <w:rPr/>
            </w:rPrChange>
          </w:rPr>
          <w:t>Первую рабочую версию сервиса</w:t>
        </w:r>
      </w:ins>
      <w:ins w:id="6382" w:author="Tima" w:date="2026-01-18T12:49:00Z">
        <w:r w:rsidRPr="008240BC">
          <w:rPr>
            <w:rFonts w:ascii="Times New Roman" w:hAnsi="Times New Roman" w:cs="Times New Roman"/>
            <w:sz w:val="24"/>
            <w:szCs w:val="24"/>
            <w:rPrChange w:id="6383" w:author="Tima" w:date="2026-01-18T13:21:00Z">
              <w:rPr/>
            </w:rPrChange>
          </w:rPr>
          <w:t>,</w:t>
        </w:r>
      </w:ins>
      <w:ins w:id="6384" w:author="Tima" w:date="2026-01-18T12:50:00Z">
        <w:r w:rsidR="00A65FAE" w:rsidRPr="008240BC">
          <w:rPr>
            <w:rFonts w:ascii="Times New Roman" w:hAnsi="Times New Roman" w:cs="Times New Roman"/>
            <w:sz w:val="24"/>
            <w:szCs w:val="24"/>
            <w:rPrChange w:id="6385" w:author="Tima" w:date="2026-01-18T13:21:00Z">
              <w:rPr/>
            </w:rPrChange>
          </w:rPr>
          <w:t xml:space="preserve"> по мнению</w:t>
        </w:r>
        <w:r w:rsidRPr="008240BC">
          <w:rPr>
            <w:rFonts w:ascii="Times New Roman" w:hAnsi="Times New Roman" w:cs="Times New Roman"/>
            <w:sz w:val="24"/>
            <w:szCs w:val="24"/>
            <w:rPrChange w:id="6386" w:author="Tima" w:date="2026-01-18T13:21:00Z">
              <w:rPr/>
            </w:rPrChange>
          </w:rPr>
          <w:t xml:space="preserve"> автора,</w:t>
        </w:r>
        <w:r w:rsidR="00D20DD4">
          <w:rPr>
            <w:rFonts w:ascii="Times New Roman" w:hAnsi="Times New Roman" w:cs="Times New Roman"/>
            <w:sz w:val="24"/>
            <w:szCs w:val="24"/>
          </w:rPr>
          <w:t xml:space="preserve"> возможно представить после </w:t>
        </w:r>
      </w:ins>
      <w:ins w:id="6387" w:author="Tima" w:date="2026-01-18T13:11:00Z">
        <w:r w:rsidR="00523F7B" w:rsidRPr="008240BC">
          <w:rPr>
            <w:rFonts w:ascii="Times New Roman" w:hAnsi="Times New Roman" w:cs="Times New Roman"/>
            <w:sz w:val="24"/>
            <w:szCs w:val="24"/>
            <w:rPrChange w:id="6388" w:author="Tima" w:date="2026-01-18T13:21:00Z">
              <w:rPr/>
            </w:rPrChange>
          </w:rPr>
          <w:t>3</w:t>
        </w:r>
      </w:ins>
      <w:ins w:id="6389" w:author="Tima" w:date="2026-01-18T12:50:00Z">
        <w:r w:rsidRPr="008240BC">
          <w:rPr>
            <w:rFonts w:ascii="Times New Roman" w:hAnsi="Times New Roman" w:cs="Times New Roman"/>
            <w:sz w:val="24"/>
            <w:szCs w:val="24"/>
            <w:rPrChange w:id="6390" w:author="Tima" w:date="2026-01-18T13:21:00Z">
              <w:rPr/>
            </w:rPrChange>
          </w:rPr>
          <w:t xml:space="preserve"> месяцев работы </w:t>
        </w:r>
        <w:r w:rsidR="00523F7B" w:rsidRPr="008240BC">
          <w:rPr>
            <w:rFonts w:ascii="Times New Roman" w:hAnsi="Times New Roman" w:cs="Times New Roman"/>
            <w:sz w:val="24"/>
            <w:szCs w:val="24"/>
            <w:rPrChange w:id="6391" w:author="Tima" w:date="2026-01-18T13:21:00Z">
              <w:rPr/>
            </w:rPrChange>
          </w:rPr>
          <w:t xml:space="preserve">команды из </w:t>
        </w:r>
        <w:r w:rsidR="006770C5">
          <w:rPr>
            <w:rFonts w:ascii="Times New Roman" w:hAnsi="Times New Roman" w:cs="Times New Roman"/>
            <w:sz w:val="24"/>
            <w:szCs w:val="24"/>
          </w:rPr>
          <w:t>8</w:t>
        </w:r>
      </w:ins>
      <w:ins w:id="6392" w:author="Tima" w:date="2026-01-18T13:14:00Z">
        <w:r w:rsidR="008240BC" w:rsidRPr="008240BC">
          <w:rPr>
            <w:rFonts w:ascii="Times New Roman" w:hAnsi="Times New Roman" w:cs="Times New Roman"/>
            <w:sz w:val="24"/>
            <w:szCs w:val="24"/>
            <w:rPrChange w:id="6393" w:author="Tima" w:date="2026-01-18T13:21:00Z">
              <w:rPr/>
            </w:rPrChange>
          </w:rPr>
          <w:t>*</w:t>
        </w:r>
      </w:ins>
      <w:ins w:id="6394" w:author="Tima" w:date="2026-01-18T13:12:00Z">
        <w:r w:rsidR="008240BC" w:rsidRPr="008240BC">
          <w:rPr>
            <w:rFonts w:ascii="Times New Roman" w:hAnsi="Times New Roman" w:cs="Times New Roman"/>
            <w:sz w:val="24"/>
            <w:szCs w:val="24"/>
            <w:rPrChange w:id="6395" w:author="Tima" w:date="2026-01-18T13:21:00Z">
              <w:rPr/>
            </w:rPrChange>
          </w:rPr>
          <w:t xml:space="preserve"> опытных работников</w:t>
        </w:r>
      </w:ins>
      <w:ins w:id="6396" w:author="Tima" w:date="2026-01-18T12:51:00Z">
        <w:r w:rsidRPr="008240BC">
          <w:rPr>
            <w:rFonts w:ascii="Times New Roman" w:hAnsi="Times New Roman" w:cs="Times New Roman"/>
            <w:sz w:val="24"/>
            <w:szCs w:val="24"/>
            <w:rPrChange w:id="6397" w:author="Tima" w:date="2026-01-18T13:21:00Z">
              <w:rPr/>
            </w:rPrChange>
          </w:rPr>
          <w:t>, зарплата каждого из которых</w:t>
        </w:r>
        <w:r w:rsidR="00A65FAE" w:rsidRPr="008240BC">
          <w:rPr>
            <w:rFonts w:ascii="Times New Roman" w:hAnsi="Times New Roman" w:cs="Times New Roman"/>
            <w:sz w:val="24"/>
            <w:szCs w:val="24"/>
            <w:rPrChange w:id="6398" w:author="Tima" w:date="2026-01-18T13:21:00Z">
              <w:rPr/>
            </w:rPrChange>
          </w:rPr>
          <w:t xml:space="preserve"> может составить </w:t>
        </w:r>
      </w:ins>
      <w:ins w:id="6399" w:author="Tima" w:date="2026-01-18T13:13:00Z">
        <w:r w:rsidR="00523F7B" w:rsidRPr="008240BC">
          <w:rPr>
            <w:rFonts w:ascii="Times New Roman" w:hAnsi="Times New Roman" w:cs="Times New Roman"/>
            <w:sz w:val="24"/>
            <w:szCs w:val="24"/>
            <w:rPrChange w:id="6400" w:author="Tima" w:date="2026-01-18T13:21:00Z">
              <w:rPr/>
            </w:rPrChange>
          </w:rPr>
          <w:t>500-6</w:t>
        </w:r>
      </w:ins>
      <w:ins w:id="6401" w:author="Tima" w:date="2026-01-18T12:51:00Z">
        <w:r w:rsidRPr="008240BC">
          <w:rPr>
            <w:rFonts w:ascii="Times New Roman" w:hAnsi="Times New Roman" w:cs="Times New Roman"/>
            <w:sz w:val="24"/>
            <w:szCs w:val="24"/>
            <w:rPrChange w:id="6402" w:author="Tima" w:date="2026-01-18T13:21:00Z">
              <w:rPr/>
            </w:rPrChange>
          </w:rPr>
          <w:t>0</w:t>
        </w:r>
      </w:ins>
      <w:ins w:id="6403" w:author="Tima" w:date="2026-01-18T13:13:00Z">
        <w:r w:rsidR="00523F7B" w:rsidRPr="008240BC">
          <w:rPr>
            <w:rFonts w:ascii="Times New Roman" w:hAnsi="Times New Roman" w:cs="Times New Roman"/>
            <w:sz w:val="24"/>
            <w:szCs w:val="24"/>
            <w:rPrChange w:id="6404" w:author="Tima" w:date="2026-01-18T13:21:00Z">
              <w:rPr/>
            </w:rPrChange>
          </w:rPr>
          <w:t>0</w:t>
        </w:r>
      </w:ins>
      <w:ins w:id="6405" w:author="Tima" w:date="2026-01-18T12:51:00Z">
        <w:r w:rsidRPr="008240BC">
          <w:rPr>
            <w:rFonts w:ascii="Times New Roman" w:hAnsi="Times New Roman" w:cs="Times New Roman"/>
            <w:sz w:val="24"/>
            <w:szCs w:val="24"/>
            <w:rPrChange w:id="6406" w:author="Tima" w:date="2026-01-18T13:21:00Z">
              <w:rPr/>
            </w:rPrChange>
          </w:rPr>
          <w:t xml:space="preserve"> тысяч рублей в месяц</w:t>
        </w:r>
      </w:ins>
      <w:ins w:id="6407" w:author="Tima" w:date="2026-01-18T12:53:00Z">
        <w:r w:rsidR="008240BC" w:rsidRPr="008240BC">
          <w:rPr>
            <w:rFonts w:ascii="Times New Roman" w:hAnsi="Times New Roman" w:cs="Times New Roman"/>
            <w:sz w:val="24"/>
            <w:szCs w:val="24"/>
            <w:rPrChange w:id="6408" w:author="Tima" w:date="2026-01-18T13:21:00Z">
              <w:rPr/>
            </w:rPrChange>
          </w:rPr>
          <w:t>.</w:t>
        </w:r>
      </w:ins>
      <w:ins w:id="6409" w:author="Tima" w:date="2026-01-18T13:21:00Z">
        <w:r w:rsidR="008240BC">
          <w:rPr>
            <w:rFonts w:ascii="Times New Roman" w:hAnsi="Times New Roman" w:cs="Times New Roman"/>
            <w:sz w:val="24"/>
            <w:szCs w:val="24"/>
          </w:rPr>
          <w:t xml:space="preserve"> </w:t>
        </w:r>
      </w:ins>
      <w:ins w:id="6410" w:author="Tima" w:date="2026-01-18T13:22:00Z">
        <w:r w:rsidR="008240BC">
          <w:rPr>
            <w:rFonts w:ascii="Times New Roman" w:hAnsi="Times New Roman" w:cs="Times New Roman"/>
            <w:sz w:val="24"/>
            <w:szCs w:val="24"/>
          </w:rPr>
          <w:t>Предполагаетс</w:t>
        </w:r>
      </w:ins>
      <w:ins w:id="6411" w:author="Tima" w:date="2026-01-18T13:21:00Z">
        <w:r w:rsidR="008240BC">
          <w:rPr>
            <w:rFonts w:ascii="Times New Roman" w:hAnsi="Times New Roman" w:cs="Times New Roman"/>
            <w:sz w:val="24"/>
            <w:szCs w:val="24"/>
          </w:rPr>
          <w:t xml:space="preserve">я, что </w:t>
        </w:r>
      </w:ins>
      <w:ins w:id="6412" w:author="Tima" w:date="2026-01-18T13:31:00Z">
        <w:r w:rsidR="00596D80">
          <w:rPr>
            <w:rFonts w:ascii="Times New Roman" w:hAnsi="Times New Roman" w:cs="Times New Roman"/>
            <w:sz w:val="24"/>
            <w:szCs w:val="24"/>
          </w:rPr>
          <w:t>сотруд</w:t>
        </w:r>
      </w:ins>
      <w:ins w:id="6413" w:author="Tima" w:date="2026-01-18T13:21:00Z">
        <w:r w:rsidR="008240BC">
          <w:rPr>
            <w:rFonts w:ascii="Times New Roman" w:hAnsi="Times New Roman" w:cs="Times New Roman"/>
            <w:sz w:val="24"/>
            <w:szCs w:val="24"/>
          </w:rPr>
          <w:t xml:space="preserve">ники </w:t>
        </w:r>
      </w:ins>
      <w:ins w:id="6414" w:author="Tima" w:date="2026-01-18T13:31:00Z">
        <w:r w:rsidR="00596D80">
          <w:rPr>
            <w:rFonts w:ascii="Times New Roman" w:hAnsi="Times New Roman" w:cs="Times New Roman"/>
            <w:sz w:val="24"/>
            <w:szCs w:val="24"/>
          </w:rPr>
          <w:t xml:space="preserve">работают удаленно, </w:t>
        </w:r>
      </w:ins>
      <w:ins w:id="6415" w:author="Tima" w:date="2026-01-18T13:21:00Z">
        <w:r w:rsidR="008240BC">
          <w:rPr>
            <w:rFonts w:ascii="Times New Roman" w:hAnsi="Times New Roman" w:cs="Times New Roman"/>
            <w:sz w:val="24"/>
            <w:szCs w:val="24"/>
          </w:rPr>
          <w:t>имеют собственное об</w:t>
        </w:r>
      </w:ins>
      <w:ins w:id="6416" w:author="Tima" w:date="2026-01-18T13:22:00Z">
        <w:r w:rsidR="008240BC">
          <w:rPr>
            <w:rFonts w:ascii="Times New Roman" w:hAnsi="Times New Roman" w:cs="Times New Roman"/>
            <w:sz w:val="24"/>
            <w:szCs w:val="24"/>
          </w:rPr>
          <w:t>орудование и подписывают соглашение о неразглашении информации; все интеллектуальные права принадлежат собст</w:t>
        </w:r>
      </w:ins>
      <w:ins w:id="6417" w:author="Tima" w:date="2026-01-18T13:23:00Z">
        <w:r w:rsidR="008240BC">
          <w:rPr>
            <w:rFonts w:ascii="Times New Roman" w:hAnsi="Times New Roman" w:cs="Times New Roman"/>
            <w:sz w:val="24"/>
            <w:szCs w:val="24"/>
          </w:rPr>
          <w:t>в</w:t>
        </w:r>
      </w:ins>
      <w:ins w:id="6418" w:author="Tima" w:date="2026-01-18T13:22:00Z">
        <w:r w:rsidR="00596D80">
          <w:rPr>
            <w:rFonts w:ascii="Times New Roman" w:hAnsi="Times New Roman" w:cs="Times New Roman"/>
            <w:sz w:val="24"/>
            <w:szCs w:val="24"/>
          </w:rPr>
          <w:t>енникам проекта</w:t>
        </w:r>
      </w:ins>
      <w:ins w:id="6419" w:author="Tima" w:date="2026-01-18T21:22:00Z">
        <w:r w:rsidR="00365AF3">
          <w:rPr>
            <w:rFonts w:ascii="Times New Roman" w:hAnsi="Times New Roman" w:cs="Times New Roman"/>
            <w:sz w:val="24"/>
            <w:szCs w:val="24"/>
          </w:rPr>
          <w:t>.</w:t>
        </w:r>
      </w:ins>
    </w:p>
    <w:p w14:paraId="50329225" w14:textId="77777777" w:rsidR="008240BC" w:rsidRDefault="008240BC" w:rsidP="00596D80">
      <w:pPr>
        <w:spacing w:line="276" w:lineRule="auto"/>
        <w:ind w:firstLine="1418"/>
        <w:jc w:val="both"/>
        <w:rPr>
          <w:ins w:id="6420" w:author="Tima" w:date="2026-01-18T13:15:00Z"/>
          <w:rFonts w:ascii="Times New Roman" w:hAnsi="Times New Roman" w:cs="Times New Roman"/>
          <w:sz w:val="24"/>
          <w:szCs w:val="24"/>
        </w:rPr>
      </w:pPr>
      <w:ins w:id="6421" w:author="Tima" w:date="2026-01-18T13:15:00Z">
        <w:r>
          <w:rPr>
            <w:rFonts w:ascii="Times New Roman" w:hAnsi="Times New Roman" w:cs="Times New Roman"/>
            <w:sz w:val="24"/>
            <w:szCs w:val="24"/>
          </w:rPr>
          <w:t>* - Минимальная команда проекта:</w:t>
        </w:r>
      </w:ins>
    </w:p>
    <w:p w14:paraId="35DBCF44" w14:textId="20E0872D" w:rsidR="006770C5" w:rsidRPr="006770C5" w:rsidRDefault="006770C5" w:rsidP="00596D80">
      <w:pPr>
        <w:pStyle w:val="a3"/>
        <w:numPr>
          <w:ilvl w:val="0"/>
          <w:numId w:val="102"/>
        </w:numPr>
        <w:spacing w:line="276" w:lineRule="auto"/>
        <w:ind w:left="1843"/>
        <w:jc w:val="both"/>
        <w:rPr>
          <w:ins w:id="6422" w:author="Tima" w:date="2026-01-19T21:07:00Z"/>
          <w:rFonts w:ascii="Times New Roman" w:hAnsi="Times New Roman" w:cs="Times New Roman"/>
          <w:sz w:val="24"/>
          <w:szCs w:val="24"/>
          <w:lang w:val="en-US"/>
          <w:rPrChange w:id="6423" w:author="Tima" w:date="2026-01-19T21:07:00Z">
            <w:rPr>
              <w:ins w:id="6424" w:author="Tima" w:date="2026-01-19T21:07:00Z"/>
              <w:rFonts w:ascii="Times New Roman" w:hAnsi="Times New Roman" w:cs="Times New Roman"/>
              <w:sz w:val="24"/>
              <w:szCs w:val="24"/>
            </w:rPr>
          </w:rPrChange>
        </w:rPr>
      </w:pPr>
      <w:ins w:id="6425" w:author="Tima" w:date="2026-01-19T21:08:00Z">
        <w:r>
          <w:rPr>
            <w:rFonts w:ascii="Times New Roman" w:hAnsi="Times New Roman" w:cs="Times New Roman"/>
            <w:sz w:val="24"/>
            <w:szCs w:val="24"/>
            <w:lang w:val="en-US"/>
          </w:rPr>
          <w:t>CEO</w:t>
        </w:r>
      </w:ins>
    </w:p>
    <w:p w14:paraId="3F1D7D84" w14:textId="03FA56AD" w:rsidR="008240BC" w:rsidRPr="00356E26" w:rsidRDefault="008240BC" w:rsidP="00596D80">
      <w:pPr>
        <w:pStyle w:val="a3"/>
        <w:numPr>
          <w:ilvl w:val="0"/>
          <w:numId w:val="102"/>
        </w:numPr>
        <w:spacing w:line="276" w:lineRule="auto"/>
        <w:ind w:left="1843"/>
        <w:jc w:val="both"/>
        <w:rPr>
          <w:ins w:id="6426" w:author="Tima" w:date="2026-01-18T13:15:00Z"/>
          <w:rFonts w:ascii="Times New Roman" w:hAnsi="Times New Roman" w:cs="Times New Roman"/>
          <w:sz w:val="24"/>
          <w:szCs w:val="24"/>
          <w:lang w:val="en-US"/>
        </w:rPr>
      </w:pPr>
      <w:ins w:id="6427" w:author="Tima" w:date="2026-01-18T13:15:00Z">
        <w:r>
          <w:rPr>
            <w:rFonts w:ascii="Times New Roman" w:hAnsi="Times New Roman" w:cs="Times New Roman"/>
            <w:sz w:val="24"/>
            <w:szCs w:val="24"/>
          </w:rPr>
          <w:t xml:space="preserve">1 </w:t>
        </w:r>
        <w:r>
          <w:rPr>
            <w:rFonts w:ascii="Times New Roman" w:hAnsi="Times New Roman" w:cs="Times New Roman"/>
            <w:sz w:val="24"/>
            <w:szCs w:val="24"/>
            <w:lang w:val="en-US"/>
          </w:rPr>
          <w:t>Front-</w:t>
        </w:r>
        <w:r>
          <w:rPr>
            <w:rFonts w:ascii="Times New Roman" w:hAnsi="Times New Roman" w:cs="Times New Roman"/>
            <w:sz w:val="24"/>
            <w:szCs w:val="24"/>
          </w:rPr>
          <w:t>разработчик</w:t>
        </w:r>
      </w:ins>
    </w:p>
    <w:p w14:paraId="69651641" w14:textId="77777777" w:rsidR="008240BC" w:rsidRPr="00356E26" w:rsidRDefault="008240BC" w:rsidP="00596D80">
      <w:pPr>
        <w:pStyle w:val="a3"/>
        <w:numPr>
          <w:ilvl w:val="0"/>
          <w:numId w:val="102"/>
        </w:numPr>
        <w:spacing w:line="276" w:lineRule="auto"/>
        <w:ind w:left="1843"/>
        <w:jc w:val="both"/>
        <w:rPr>
          <w:ins w:id="6428" w:author="Tima" w:date="2026-01-18T13:15:00Z"/>
          <w:rFonts w:ascii="Times New Roman" w:hAnsi="Times New Roman" w:cs="Times New Roman"/>
          <w:sz w:val="24"/>
          <w:szCs w:val="24"/>
          <w:lang w:val="en-US"/>
        </w:rPr>
      </w:pPr>
      <w:ins w:id="6429" w:author="Tima" w:date="2026-01-18T13:15:00Z">
        <w:r>
          <w:rPr>
            <w:rFonts w:ascii="Times New Roman" w:hAnsi="Times New Roman" w:cs="Times New Roman"/>
            <w:sz w:val="24"/>
            <w:szCs w:val="24"/>
          </w:rPr>
          <w:t xml:space="preserve">1 </w:t>
        </w:r>
        <w:r>
          <w:rPr>
            <w:rFonts w:ascii="Times New Roman" w:hAnsi="Times New Roman" w:cs="Times New Roman"/>
            <w:sz w:val="24"/>
            <w:szCs w:val="24"/>
            <w:lang w:val="en-US"/>
          </w:rPr>
          <w:t>Back</w:t>
        </w:r>
        <w:r>
          <w:rPr>
            <w:rFonts w:ascii="Times New Roman" w:hAnsi="Times New Roman" w:cs="Times New Roman"/>
            <w:sz w:val="24"/>
            <w:szCs w:val="24"/>
          </w:rPr>
          <w:t>-разработчик</w:t>
        </w:r>
      </w:ins>
    </w:p>
    <w:p w14:paraId="6613ABA1" w14:textId="77777777" w:rsidR="008240BC" w:rsidRPr="00356E26" w:rsidRDefault="008240BC" w:rsidP="00596D80">
      <w:pPr>
        <w:pStyle w:val="a3"/>
        <w:numPr>
          <w:ilvl w:val="0"/>
          <w:numId w:val="102"/>
        </w:numPr>
        <w:spacing w:line="276" w:lineRule="auto"/>
        <w:ind w:left="1843"/>
        <w:jc w:val="both"/>
        <w:rPr>
          <w:ins w:id="6430" w:author="Tima" w:date="2026-01-18T13:15:00Z"/>
          <w:rFonts w:ascii="Times New Roman" w:hAnsi="Times New Roman" w:cs="Times New Roman"/>
          <w:sz w:val="24"/>
          <w:szCs w:val="24"/>
          <w:lang w:val="en-US"/>
        </w:rPr>
      </w:pPr>
      <w:ins w:id="6431" w:author="Tima" w:date="2026-01-18T13:15:00Z">
        <w:r>
          <w:rPr>
            <w:rFonts w:ascii="Times New Roman" w:hAnsi="Times New Roman" w:cs="Times New Roman"/>
            <w:sz w:val="24"/>
            <w:szCs w:val="24"/>
          </w:rPr>
          <w:t xml:space="preserve">1 </w:t>
        </w:r>
        <w:proofErr w:type="spellStart"/>
        <w:r>
          <w:rPr>
            <w:rFonts w:ascii="Times New Roman" w:hAnsi="Times New Roman" w:cs="Times New Roman"/>
            <w:sz w:val="24"/>
            <w:szCs w:val="24"/>
          </w:rPr>
          <w:t>Блокчейн</w:t>
        </w:r>
        <w:proofErr w:type="spellEnd"/>
        <w:r>
          <w:rPr>
            <w:rFonts w:ascii="Times New Roman" w:hAnsi="Times New Roman" w:cs="Times New Roman"/>
            <w:sz w:val="24"/>
            <w:szCs w:val="24"/>
          </w:rPr>
          <w:t>-разработчик</w:t>
        </w:r>
      </w:ins>
    </w:p>
    <w:p w14:paraId="1BAC2E89" w14:textId="77777777" w:rsidR="008240BC" w:rsidRPr="00356E26" w:rsidRDefault="008240BC" w:rsidP="00596D80">
      <w:pPr>
        <w:pStyle w:val="a3"/>
        <w:numPr>
          <w:ilvl w:val="0"/>
          <w:numId w:val="102"/>
        </w:numPr>
        <w:spacing w:line="276" w:lineRule="auto"/>
        <w:ind w:left="1843"/>
        <w:jc w:val="both"/>
        <w:rPr>
          <w:ins w:id="6432" w:author="Tima" w:date="2026-01-18T13:15:00Z"/>
          <w:rFonts w:ascii="Times New Roman" w:hAnsi="Times New Roman" w:cs="Times New Roman"/>
          <w:sz w:val="24"/>
          <w:szCs w:val="24"/>
          <w:lang w:val="en-US"/>
        </w:rPr>
      </w:pPr>
      <w:ins w:id="6433" w:author="Tima" w:date="2026-01-18T13:15:00Z">
        <w:r>
          <w:rPr>
            <w:rFonts w:ascii="Times New Roman" w:hAnsi="Times New Roman" w:cs="Times New Roman"/>
            <w:sz w:val="24"/>
            <w:szCs w:val="24"/>
          </w:rPr>
          <w:t xml:space="preserve">2 </w:t>
        </w:r>
        <w:proofErr w:type="spellStart"/>
        <w:r>
          <w:rPr>
            <w:rFonts w:ascii="Times New Roman" w:hAnsi="Times New Roman" w:cs="Times New Roman"/>
            <w:sz w:val="24"/>
            <w:szCs w:val="24"/>
          </w:rPr>
          <w:t>Тестировщика</w:t>
        </w:r>
        <w:proofErr w:type="spellEnd"/>
      </w:ins>
    </w:p>
    <w:p w14:paraId="3781F897" w14:textId="0775EADF" w:rsidR="008240BC" w:rsidRDefault="008240BC" w:rsidP="00596D80">
      <w:pPr>
        <w:pStyle w:val="a3"/>
        <w:numPr>
          <w:ilvl w:val="0"/>
          <w:numId w:val="102"/>
        </w:numPr>
        <w:spacing w:line="276" w:lineRule="auto"/>
        <w:ind w:left="1843"/>
        <w:jc w:val="both"/>
        <w:rPr>
          <w:ins w:id="6434" w:author="Tima" w:date="2026-01-19T21:08:00Z"/>
          <w:rFonts w:ascii="Times New Roman" w:hAnsi="Times New Roman" w:cs="Times New Roman"/>
          <w:sz w:val="24"/>
          <w:szCs w:val="24"/>
        </w:rPr>
      </w:pPr>
      <w:ins w:id="6435" w:author="Tima" w:date="2026-01-18T13:15:00Z">
        <w:r>
          <w:rPr>
            <w:rFonts w:ascii="Times New Roman" w:hAnsi="Times New Roman" w:cs="Times New Roman"/>
            <w:sz w:val="24"/>
            <w:szCs w:val="24"/>
          </w:rPr>
          <w:t>1 Аналитик с функцией менеджера проекта</w:t>
        </w:r>
      </w:ins>
    </w:p>
    <w:p w14:paraId="51C02296" w14:textId="5007A6CA" w:rsidR="006770C5" w:rsidRPr="00356E26" w:rsidRDefault="006770C5" w:rsidP="00596D80">
      <w:pPr>
        <w:pStyle w:val="a3"/>
        <w:numPr>
          <w:ilvl w:val="0"/>
          <w:numId w:val="102"/>
        </w:numPr>
        <w:spacing w:line="276" w:lineRule="auto"/>
        <w:ind w:left="1843"/>
        <w:jc w:val="both"/>
        <w:rPr>
          <w:ins w:id="6436" w:author="Tima" w:date="2026-01-18T13:15:00Z"/>
          <w:rFonts w:ascii="Times New Roman" w:hAnsi="Times New Roman" w:cs="Times New Roman"/>
          <w:sz w:val="24"/>
          <w:szCs w:val="24"/>
        </w:rPr>
      </w:pPr>
      <w:ins w:id="6437" w:author="Tima" w:date="2026-01-19T21:08:00Z">
        <w:r>
          <w:rPr>
            <w:rFonts w:ascii="Times New Roman" w:hAnsi="Times New Roman" w:cs="Times New Roman"/>
            <w:sz w:val="24"/>
            <w:szCs w:val="24"/>
          </w:rPr>
          <w:t>1 Дизайнер</w:t>
        </w:r>
      </w:ins>
    </w:p>
    <w:p w14:paraId="102A82E3" w14:textId="0402EF52" w:rsidR="008240BC" w:rsidRDefault="008240BC" w:rsidP="00596D80">
      <w:pPr>
        <w:pStyle w:val="a3"/>
        <w:numPr>
          <w:ilvl w:val="0"/>
          <w:numId w:val="102"/>
        </w:numPr>
        <w:spacing w:line="276" w:lineRule="auto"/>
        <w:ind w:left="1843"/>
        <w:jc w:val="both"/>
        <w:rPr>
          <w:ins w:id="6438" w:author="Tima" w:date="2026-01-18T20:10:00Z"/>
          <w:rFonts w:ascii="Times New Roman" w:hAnsi="Times New Roman" w:cs="Times New Roman"/>
          <w:sz w:val="24"/>
          <w:szCs w:val="24"/>
        </w:rPr>
      </w:pPr>
      <w:ins w:id="6439" w:author="Tima" w:date="2026-01-18T13:15:00Z">
        <w:r>
          <w:rPr>
            <w:rFonts w:ascii="Times New Roman" w:hAnsi="Times New Roman" w:cs="Times New Roman"/>
            <w:sz w:val="24"/>
            <w:szCs w:val="24"/>
          </w:rPr>
          <w:t>1 Менеджер продукта</w:t>
        </w:r>
        <w:r w:rsidR="000228BB">
          <w:rPr>
            <w:rFonts w:ascii="Times New Roman" w:hAnsi="Times New Roman" w:cs="Times New Roman"/>
            <w:sz w:val="24"/>
            <w:szCs w:val="24"/>
          </w:rPr>
          <w:t xml:space="preserve"> с функциями</w:t>
        </w:r>
        <w:r>
          <w:rPr>
            <w:rFonts w:ascii="Times New Roman" w:hAnsi="Times New Roman" w:cs="Times New Roman"/>
            <w:sz w:val="24"/>
            <w:szCs w:val="24"/>
          </w:rPr>
          <w:t xml:space="preserve"> </w:t>
        </w:r>
        <w:r>
          <w:rPr>
            <w:rFonts w:ascii="Times New Roman" w:hAnsi="Times New Roman" w:cs="Times New Roman"/>
            <w:sz w:val="24"/>
            <w:szCs w:val="24"/>
            <w:lang w:val="en-US"/>
          </w:rPr>
          <w:t>PR</w:t>
        </w:r>
        <w:r w:rsidRPr="00356E26">
          <w:rPr>
            <w:rFonts w:ascii="Times New Roman" w:hAnsi="Times New Roman" w:cs="Times New Roman"/>
            <w:sz w:val="24"/>
            <w:szCs w:val="24"/>
          </w:rPr>
          <w:t>-</w:t>
        </w:r>
        <w:r>
          <w:rPr>
            <w:rFonts w:ascii="Times New Roman" w:hAnsi="Times New Roman" w:cs="Times New Roman"/>
            <w:sz w:val="24"/>
            <w:szCs w:val="24"/>
          </w:rPr>
          <w:t>менеджер</w:t>
        </w:r>
      </w:ins>
      <w:ins w:id="6440" w:author="Tima" w:date="2026-01-18T21:28:00Z">
        <w:r w:rsidR="000228BB">
          <w:rPr>
            <w:rFonts w:ascii="Times New Roman" w:hAnsi="Times New Roman" w:cs="Times New Roman"/>
            <w:sz w:val="24"/>
            <w:szCs w:val="24"/>
          </w:rPr>
          <w:t>а</w:t>
        </w:r>
      </w:ins>
    </w:p>
    <w:p w14:paraId="46A625C0" w14:textId="18490AB2" w:rsidR="00596D80" w:rsidRDefault="008240BC">
      <w:pPr>
        <w:pStyle w:val="a3"/>
        <w:numPr>
          <w:ilvl w:val="0"/>
          <w:numId w:val="102"/>
        </w:numPr>
        <w:spacing w:line="276" w:lineRule="auto"/>
        <w:ind w:left="1843"/>
        <w:jc w:val="both"/>
        <w:rPr>
          <w:ins w:id="6441" w:author="Tima" w:date="2026-01-18T13:24:00Z"/>
          <w:rFonts w:ascii="Times New Roman" w:hAnsi="Times New Roman" w:cs="Times New Roman"/>
          <w:sz w:val="24"/>
          <w:szCs w:val="24"/>
        </w:rPr>
        <w:pPrChange w:id="6442" w:author="Tima" w:date="2026-01-18T13:24:00Z">
          <w:pPr>
            <w:spacing w:line="276" w:lineRule="auto"/>
            <w:jc w:val="both"/>
          </w:pPr>
        </w:pPrChange>
      </w:pPr>
      <w:ins w:id="6443" w:author="Tima" w:date="2026-01-18T13:15:00Z">
        <w:r>
          <w:rPr>
            <w:rFonts w:ascii="Times New Roman" w:hAnsi="Times New Roman" w:cs="Times New Roman"/>
            <w:sz w:val="24"/>
            <w:szCs w:val="24"/>
          </w:rPr>
          <w:t>2 Дежурных администратора (после запуска проекта</w:t>
        </w:r>
      </w:ins>
      <w:ins w:id="6444" w:author="Tima" w:date="2026-01-18T22:33:00Z">
        <w:r w:rsidR="000E0149">
          <w:rPr>
            <w:rFonts w:ascii="Times New Roman" w:hAnsi="Times New Roman" w:cs="Times New Roman"/>
            <w:sz w:val="24"/>
            <w:szCs w:val="24"/>
          </w:rPr>
          <w:t xml:space="preserve"> – с третьего месяца от начала </w:t>
        </w:r>
        <w:proofErr w:type="spellStart"/>
        <w:r w:rsidR="000E0149">
          <w:rPr>
            <w:rFonts w:ascii="Times New Roman" w:hAnsi="Times New Roman" w:cs="Times New Roman"/>
            <w:sz w:val="24"/>
            <w:szCs w:val="24"/>
          </w:rPr>
          <w:t>стартапа</w:t>
        </w:r>
      </w:ins>
      <w:proofErr w:type="spellEnd"/>
      <w:ins w:id="6445" w:author="Tima" w:date="2026-01-18T13:32:00Z">
        <w:r w:rsidR="00596D80">
          <w:rPr>
            <w:rFonts w:ascii="Times New Roman" w:hAnsi="Times New Roman" w:cs="Times New Roman"/>
            <w:sz w:val="24"/>
            <w:szCs w:val="24"/>
          </w:rPr>
          <w:t>;</w:t>
        </w:r>
        <w:r w:rsidR="00DD0EE4">
          <w:rPr>
            <w:rFonts w:ascii="Times New Roman" w:hAnsi="Times New Roman" w:cs="Times New Roman"/>
            <w:sz w:val="24"/>
            <w:szCs w:val="24"/>
          </w:rPr>
          <w:t xml:space="preserve"> смена 8 часов 5/2</w:t>
        </w:r>
        <w:r w:rsidR="00596D80">
          <w:rPr>
            <w:rFonts w:ascii="Times New Roman" w:hAnsi="Times New Roman" w:cs="Times New Roman"/>
            <w:sz w:val="24"/>
            <w:szCs w:val="24"/>
          </w:rPr>
          <w:t>; зарплата – 200-250 тысяч рублей в месяц</w:t>
        </w:r>
      </w:ins>
      <w:ins w:id="6446" w:author="Tima" w:date="2026-01-18T13:15:00Z">
        <w:r>
          <w:rPr>
            <w:rFonts w:ascii="Times New Roman" w:hAnsi="Times New Roman" w:cs="Times New Roman"/>
            <w:sz w:val="24"/>
            <w:szCs w:val="24"/>
          </w:rPr>
          <w:t>)</w:t>
        </w:r>
      </w:ins>
    </w:p>
    <w:p w14:paraId="726D0E4A" w14:textId="3465B495" w:rsidR="008240BC" w:rsidRPr="00596D80" w:rsidRDefault="008240BC">
      <w:pPr>
        <w:spacing w:line="276" w:lineRule="auto"/>
        <w:ind w:left="1069" w:firstLine="491"/>
        <w:jc w:val="both"/>
        <w:rPr>
          <w:ins w:id="6447" w:author="Tima" w:date="2026-01-18T13:15:00Z"/>
          <w:rFonts w:ascii="Times New Roman" w:hAnsi="Times New Roman" w:cs="Times New Roman"/>
          <w:sz w:val="24"/>
          <w:szCs w:val="24"/>
          <w:rPrChange w:id="6448" w:author="Tima" w:date="2026-01-18T13:24:00Z">
            <w:rPr>
              <w:ins w:id="6449" w:author="Tima" w:date="2026-01-18T13:15:00Z"/>
            </w:rPr>
          </w:rPrChange>
        </w:rPr>
        <w:pPrChange w:id="6450" w:author="Tima" w:date="2026-01-18T13:24:00Z">
          <w:pPr>
            <w:spacing w:line="276" w:lineRule="auto"/>
            <w:jc w:val="both"/>
          </w:pPr>
        </w:pPrChange>
      </w:pPr>
      <w:ins w:id="6451" w:author="Tima" w:date="2026-01-18T13:15:00Z">
        <w:r w:rsidRPr="00596D80">
          <w:rPr>
            <w:rFonts w:ascii="Times New Roman" w:hAnsi="Times New Roman" w:cs="Times New Roman"/>
            <w:b/>
            <w:sz w:val="24"/>
            <w:szCs w:val="24"/>
            <w:rPrChange w:id="6452" w:author="Tima" w:date="2026-01-18T13:24:00Z">
              <w:rPr>
                <w:b/>
              </w:rPr>
            </w:rPrChange>
          </w:rPr>
          <w:lastRenderedPageBreak/>
          <w:t>Итого:</w:t>
        </w:r>
        <w:r w:rsidRPr="00596D80">
          <w:rPr>
            <w:rFonts w:ascii="Times New Roman" w:hAnsi="Times New Roman" w:cs="Times New Roman"/>
            <w:sz w:val="24"/>
            <w:szCs w:val="24"/>
            <w:rPrChange w:id="6453" w:author="Tima" w:date="2026-01-18T13:24:00Z">
              <w:rPr/>
            </w:rPrChange>
          </w:rPr>
          <w:t xml:space="preserve"> основная команда проекта</w:t>
        </w:r>
      </w:ins>
      <w:ins w:id="6454" w:author="Tima" w:date="2026-01-18T13:26:00Z">
        <w:r w:rsidR="00596D80">
          <w:rPr>
            <w:rFonts w:ascii="Times New Roman" w:hAnsi="Times New Roman" w:cs="Times New Roman"/>
            <w:sz w:val="24"/>
            <w:szCs w:val="24"/>
          </w:rPr>
          <w:t xml:space="preserve"> до его запуска</w:t>
        </w:r>
      </w:ins>
      <w:ins w:id="6455" w:author="Tima" w:date="2026-01-18T13:15:00Z">
        <w:r w:rsidRPr="00596D80">
          <w:rPr>
            <w:rFonts w:ascii="Times New Roman" w:hAnsi="Times New Roman" w:cs="Times New Roman"/>
            <w:sz w:val="24"/>
            <w:szCs w:val="24"/>
            <w:rPrChange w:id="6456" w:author="Tima" w:date="2026-01-18T13:24:00Z">
              <w:rPr/>
            </w:rPrChange>
          </w:rPr>
          <w:t xml:space="preserve"> – </w:t>
        </w:r>
      </w:ins>
      <w:ins w:id="6457" w:author="Tima" w:date="2026-01-18T20:11:00Z">
        <w:r w:rsidR="006770C5">
          <w:rPr>
            <w:rFonts w:ascii="Times New Roman" w:hAnsi="Times New Roman" w:cs="Times New Roman"/>
            <w:sz w:val="24"/>
            <w:szCs w:val="24"/>
          </w:rPr>
          <w:t>9</w:t>
        </w:r>
      </w:ins>
      <w:ins w:id="6458" w:author="Tima" w:date="2026-01-18T13:15:00Z">
        <w:r w:rsidRPr="00596D80">
          <w:rPr>
            <w:rFonts w:ascii="Times New Roman" w:hAnsi="Times New Roman" w:cs="Times New Roman"/>
            <w:sz w:val="24"/>
            <w:szCs w:val="24"/>
            <w:rPrChange w:id="6459" w:author="Tima" w:date="2026-01-18T13:24:00Z">
              <w:rPr/>
            </w:rPrChange>
          </w:rPr>
          <w:t xml:space="preserve"> </w:t>
        </w:r>
        <w:r w:rsidR="00596D80">
          <w:rPr>
            <w:rFonts w:ascii="Times New Roman" w:hAnsi="Times New Roman" w:cs="Times New Roman"/>
            <w:sz w:val="24"/>
            <w:szCs w:val="24"/>
          </w:rPr>
          <w:t>человек</w:t>
        </w:r>
      </w:ins>
      <w:ins w:id="6460" w:author="Tima" w:date="2026-01-18T13:30:00Z">
        <w:r w:rsidR="006770C5">
          <w:rPr>
            <w:rFonts w:ascii="Times New Roman" w:hAnsi="Times New Roman" w:cs="Times New Roman"/>
            <w:sz w:val="24"/>
            <w:szCs w:val="24"/>
          </w:rPr>
          <w:t>, после – 11</w:t>
        </w:r>
        <w:r w:rsidR="00596D80">
          <w:rPr>
            <w:rFonts w:ascii="Times New Roman" w:hAnsi="Times New Roman" w:cs="Times New Roman"/>
            <w:sz w:val="24"/>
            <w:szCs w:val="24"/>
          </w:rPr>
          <w:t>.</w:t>
        </w:r>
      </w:ins>
    </w:p>
    <w:p w14:paraId="4F2012B6" w14:textId="5EFAF4C8" w:rsidR="00F87636" w:rsidRPr="00F87636" w:rsidRDefault="00F87636">
      <w:pPr>
        <w:pStyle w:val="a3"/>
        <w:numPr>
          <w:ilvl w:val="0"/>
          <w:numId w:val="103"/>
        </w:numPr>
        <w:spacing w:line="276" w:lineRule="auto"/>
        <w:jc w:val="both"/>
        <w:rPr>
          <w:ins w:id="6461" w:author="Tima" w:date="2026-01-18T13:44:00Z"/>
          <w:rFonts w:ascii="Times New Roman" w:hAnsi="Times New Roman" w:cs="Times New Roman"/>
          <w:sz w:val="24"/>
          <w:szCs w:val="24"/>
          <w:rPrChange w:id="6462" w:author="Tima" w:date="2026-01-18T13:50:00Z">
            <w:rPr>
              <w:ins w:id="6463" w:author="Tima" w:date="2026-01-18T13:44:00Z"/>
            </w:rPr>
          </w:rPrChange>
        </w:rPr>
        <w:pPrChange w:id="6464" w:author="Tima" w:date="2026-01-18T13:50:00Z">
          <w:pPr>
            <w:ind w:firstLine="709"/>
            <w:jc w:val="both"/>
          </w:pPr>
        </w:pPrChange>
      </w:pPr>
      <w:ins w:id="6465" w:author="Tima" w:date="2026-01-18T13:44:00Z">
        <w:r>
          <w:rPr>
            <w:rFonts w:ascii="Times New Roman" w:hAnsi="Times New Roman" w:cs="Times New Roman"/>
            <w:sz w:val="24"/>
            <w:szCs w:val="24"/>
          </w:rPr>
          <w:t>Программное обеспечение (</w:t>
        </w:r>
        <w:r>
          <w:rPr>
            <w:rFonts w:ascii="Times New Roman" w:hAnsi="Times New Roman" w:cs="Times New Roman"/>
            <w:sz w:val="24"/>
            <w:szCs w:val="24"/>
            <w:lang w:val="en-US"/>
          </w:rPr>
          <w:t>Jet</w:t>
        </w:r>
        <w:r w:rsidRPr="00356E26">
          <w:rPr>
            <w:rFonts w:ascii="Times New Roman" w:hAnsi="Times New Roman" w:cs="Times New Roman"/>
            <w:sz w:val="24"/>
            <w:szCs w:val="24"/>
          </w:rPr>
          <w:t xml:space="preserve"> </w:t>
        </w:r>
        <w:r>
          <w:rPr>
            <w:rFonts w:ascii="Times New Roman" w:hAnsi="Times New Roman" w:cs="Times New Roman"/>
            <w:sz w:val="24"/>
            <w:szCs w:val="24"/>
            <w:lang w:val="en-US"/>
          </w:rPr>
          <w:t>Brains</w:t>
        </w:r>
        <w:r w:rsidRPr="00356E26">
          <w:rPr>
            <w:rFonts w:ascii="Times New Roman" w:hAnsi="Times New Roman" w:cs="Times New Roman"/>
            <w:sz w:val="24"/>
            <w:szCs w:val="24"/>
          </w:rPr>
          <w:t>)</w:t>
        </w:r>
        <w:r>
          <w:rPr>
            <w:rFonts w:ascii="Times New Roman" w:hAnsi="Times New Roman" w:cs="Times New Roman"/>
            <w:sz w:val="24"/>
            <w:szCs w:val="24"/>
          </w:rPr>
          <w:t xml:space="preserve"> за год: 979</w:t>
        </w:r>
        <w:r w:rsidRPr="00356E26">
          <w:rPr>
            <w:rFonts w:ascii="Times New Roman" w:hAnsi="Times New Roman" w:cs="Times New Roman"/>
            <w:sz w:val="24"/>
            <w:szCs w:val="24"/>
          </w:rPr>
          <w:t>$</w:t>
        </w:r>
      </w:ins>
      <w:ins w:id="6466" w:author="Tima" w:date="2026-01-18T13:48:00Z">
        <w:r>
          <w:rPr>
            <w:rFonts w:ascii="Times New Roman" w:hAnsi="Times New Roman" w:cs="Times New Roman"/>
            <w:sz w:val="24"/>
            <w:szCs w:val="24"/>
          </w:rPr>
          <w:t xml:space="preserve"> </w:t>
        </w:r>
      </w:ins>
      <w:ins w:id="6467" w:author="Tima" w:date="2026-01-18T13:49:00Z">
        <w:r>
          <w:rPr>
            <w:rFonts w:ascii="Times New Roman" w:hAnsi="Times New Roman" w:cs="Times New Roman"/>
            <w:sz w:val="24"/>
            <w:szCs w:val="24"/>
          </w:rPr>
          <w:t>~ 80000 рублей</w:t>
        </w:r>
      </w:ins>
      <w:ins w:id="6468" w:author="Tima" w:date="2026-01-18T13:44:00Z">
        <w:r>
          <w:rPr>
            <w:rFonts w:ascii="Times New Roman" w:hAnsi="Times New Roman" w:cs="Times New Roman"/>
            <w:sz w:val="24"/>
            <w:szCs w:val="24"/>
          </w:rPr>
          <w:t xml:space="preserve"> на пользователя. Поскольку </w:t>
        </w:r>
      </w:ins>
      <w:ins w:id="6469" w:author="Tima" w:date="2026-01-18T13:49:00Z">
        <w:r>
          <w:rPr>
            <w:rFonts w:ascii="Times New Roman" w:hAnsi="Times New Roman" w:cs="Times New Roman"/>
            <w:sz w:val="24"/>
            <w:szCs w:val="24"/>
          </w:rPr>
          <w:t>команда проекта</w:t>
        </w:r>
      </w:ins>
      <w:ins w:id="6470" w:author="Tima" w:date="2026-01-18T13:50:00Z">
        <w:r>
          <w:rPr>
            <w:rFonts w:ascii="Times New Roman" w:hAnsi="Times New Roman" w:cs="Times New Roman"/>
            <w:sz w:val="24"/>
            <w:szCs w:val="24"/>
          </w:rPr>
          <w:t xml:space="preserve">, кому нужен доступ к программному обеспечению, составляет 6 человек, то ежегодные затраты на ПО равны </w:t>
        </w:r>
      </w:ins>
      <w:ins w:id="6471" w:author="Tima" w:date="2026-01-18T13:51:00Z">
        <w:r>
          <w:rPr>
            <w:rFonts w:ascii="Times New Roman" w:hAnsi="Times New Roman" w:cs="Times New Roman"/>
            <w:sz w:val="24"/>
            <w:szCs w:val="24"/>
          </w:rPr>
          <w:t>480 тысяч рублей</w:t>
        </w:r>
      </w:ins>
      <w:ins w:id="6472" w:author="Tima" w:date="2026-01-18T21:22:00Z">
        <w:r w:rsidR="000228BB">
          <w:rPr>
            <w:rFonts w:ascii="Times New Roman" w:hAnsi="Times New Roman" w:cs="Times New Roman"/>
            <w:sz w:val="24"/>
            <w:szCs w:val="24"/>
          </w:rPr>
          <w:t>.</w:t>
        </w:r>
      </w:ins>
    </w:p>
    <w:p w14:paraId="0B316490" w14:textId="1AC60D67" w:rsidR="008240BC" w:rsidRDefault="008240BC">
      <w:pPr>
        <w:pStyle w:val="a3"/>
        <w:numPr>
          <w:ilvl w:val="0"/>
          <w:numId w:val="103"/>
        </w:numPr>
        <w:spacing w:line="276" w:lineRule="auto"/>
        <w:jc w:val="both"/>
        <w:rPr>
          <w:ins w:id="6473" w:author="Tima" w:date="2026-01-18T14:08:00Z"/>
          <w:rFonts w:ascii="Times New Roman" w:hAnsi="Times New Roman" w:cs="Times New Roman"/>
          <w:sz w:val="24"/>
          <w:szCs w:val="24"/>
        </w:rPr>
        <w:pPrChange w:id="6474" w:author="Tima" w:date="2026-01-18T13:28:00Z">
          <w:pPr>
            <w:ind w:firstLine="709"/>
            <w:jc w:val="both"/>
          </w:pPr>
        </w:pPrChange>
      </w:pPr>
      <w:ins w:id="6475" w:author="Tima" w:date="2026-01-18T13:21:00Z">
        <w:r>
          <w:rPr>
            <w:rFonts w:ascii="Times New Roman" w:hAnsi="Times New Roman" w:cs="Times New Roman"/>
            <w:sz w:val="24"/>
            <w:szCs w:val="24"/>
          </w:rPr>
          <w:t>Пиар-кампания на запуске проекта мо</w:t>
        </w:r>
        <w:r w:rsidR="000228BB">
          <w:rPr>
            <w:rFonts w:ascii="Times New Roman" w:hAnsi="Times New Roman" w:cs="Times New Roman"/>
            <w:sz w:val="24"/>
            <w:szCs w:val="24"/>
          </w:rPr>
          <w:t xml:space="preserve">жет стоить порядка </w:t>
        </w:r>
      </w:ins>
      <w:ins w:id="6476" w:author="Tima" w:date="2026-01-18T21:24:00Z">
        <w:r w:rsidR="006770C5">
          <w:rPr>
            <w:rFonts w:ascii="Times New Roman" w:hAnsi="Times New Roman" w:cs="Times New Roman"/>
            <w:sz w:val="24"/>
            <w:szCs w:val="24"/>
          </w:rPr>
          <w:t>5</w:t>
        </w:r>
      </w:ins>
      <w:ins w:id="6477" w:author="Tima" w:date="2026-01-19T21:10:00Z">
        <w:r w:rsidR="006770C5">
          <w:rPr>
            <w:rFonts w:ascii="Times New Roman" w:hAnsi="Times New Roman" w:cs="Times New Roman"/>
            <w:sz w:val="24"/>
            <w:szCs w:val="24"/>
          </w:rPr>
          <w:t>,7</w:t>
        </w:r>
      </w:ins>
      <w:ins w:id="6478" w:author="Tima" w:date="2026-01-18T13:21:00Z">
        <w:r w:rsidR="000228BB">
          <w:rPr>
            <w:rFonts w:ascii="Times New Roman" w:hAnsi="Times New Roman" w:cs="Times New Roman"/>
            <w:sz w:val="24"/>
            <w:szCs w:val="24"/>
          </w:rPr>
          <w:t xml:space="preserve"> млн рублей</w:t>
        </w:r>
      </w:ins>
      <w:ins w:id="6479" w:author="Tima" w:date="2026-01-18T21:24:00Z">
        <w:r w:rsidR="000228BB">
          <w:rPr>
            <w:rFonts w:ascii="Times New Roman" w:hAnsi="Times New Roman" w:cs="Times New Roman"/>
            <w:sz w:val="24"/>
            <w:szCs w:val="24"/>
          </w:rPr>
          <w:t xml:space="preserve"> в первый год, 34,14 млн во второй год</w:t>
        </w:r>
      </w:ins>
      <w:ins w:id="6480" w:author="Tima" w:date="2026-01-18T21:25:00Z">
        <w:r w:rsidR="000228BB">
          <w:rPr>
            <w:rFonts w:ascii="Times New Roman" w:hAnsi="Times New Roman" w:cs="Times New Roman"/>
            <w:sz w:val="24"/>
            <w:szCs w:val="24"/>
          </w:rPr>
          <w:t>, далее – по ситуации, но не менее 10 млн рублей в год</w:t>
        </w:r>
      </w:ins>
      <w:ins w:id="6481" w:author="Tima" w:date="2026-01-18T21:23:00Z">
        <w:r w:rsidR="000228BB">
          <w:rPr>
            <w:rFonts w:ascii="Times New Roman" w:hAnsi="Times New Roman" w:cs="Times New Roman"/>
            <w:sz w:val="24"/>
            <w:szCs w:val="24"/>
          </w:rPr>
          <w:t>:</w:t>
        </w:r>
      </w:ins>
    </w:p>
    <w:p w14:paraId="762333BD" w14:textId="12DEB623" w:rsidR="000E6A49" w:rsidRDefault="000E6A49">
      <w:pPr>
        <w:pStyle w:val="a3"/>
        <w:numPr>
          <w:ilvl w:val="0"/>
          <w:numId w:val="105"/>
        </w:numPr>
        <w:spacing w:line="276" w:lineRule="auto"/>
        <w:jc w:val="both"/>
        <w:rPr>
          <w:ins w:id="6482" w:author="Tima" w:date="2026-01-18T14:09:00Z"/>
          <w:rFonts w:ascii="Times New Roman" w:hAnsi="Times New Roman" w:cs="Times New Roman"/>
          <w:sz w:val="24"/>
          <w:szCs w:val="24"/>
        </w:rPr>
        <w:pPrChange w:id="6483" w:author="Tima" w:date="2026-01-18T14:09:00Z">
          <w:pPr>
            <w:ind w:firstLine="709"/>
            <w:jc w:val="both"/>
          </w:pPr>
        </w:pPrChange>
      </w:pPr>
      <w:ins w:id="6484" w:author="Tima" w:date="2026-01-18T14:09:00Z">
        <w:r>
          <w:rPr>
            <w:rFonts w:ascii="Times New Roman" w:hAnsi="Times New Roman" w:cs="Times New Roman"/>
            <w:sz w:val="24"/>
            <w:szCs w:val="24"/>
          </w:rPr>
          <w:t xml:space="preserve">Запуск </w:t>
        </w:r>
      </w:ins>
      <w:ins w:id="6485" w:author="Tima" w:date="2026-01-18T20:12:00Z">
        <w:r w:rsidR="00260E8E">
          <w:rPr>
            <w:rFonts w:ascii="Times New Roman" w:hAnsi="Times New Roman" w:cs="Times New Roman"/>
            <w:sz w:val="24"/>
            <w:szCs w:val="24"/>
          </w:rPr>
          <w:t xml:space="preserve">собственных </w:t>
        </w:r>
        <w:proofErr w:type="spellStart"/>
        <w:r w:rsidR="00260E8E">
          <w:rPr>
            <w:rFonts w:ascii="Times New Roman" w:hAnsi="Times New Roman" w:cs="Times New Roman"/>
            <w:sz w:val="24"/>
            <w:szCs w:val="24"/>
            <w:lang w:val="en-US"/>
          </w:rPr>
          <w:t>Youtube</w:t>
        </w:r>
        <w:proofErr w:type="spellEnd"/>
        <w:r w:rsidR="00260E8E">
          <w:rPr>
            <w:rFonts w:ascii="Times New Roman" w:hAnsi="Times New Roman" w:cs="Times New Roman"/>
            <w:sz w:val="24"/>
            <w:szCs w:val="24"/>
          </w:rPr>
          <w:t>-</w:t>
        </w:r>
      </w:ins>
      <w:ins w:id="6486" w:author="Tima" w:date="2026-01-18T21:17:00Z">
        <w:r w:rsidR="00365AF3">
          <w:rPr>
            <w:rFonts w:ascii="Times New Roman" w:hAnsi="Times New Roman" w:cs="Times New Roman"/>
            <w:sz w:val="24"/>
            <w:szCs w:val="24"/>
          </w:rPr>
          <w:t xml:space="preserve"> (по возможности)</w:t>
        </w:r>
      </w:ins>
      <w:ins w:id="6487" w:author="Tima" w:date="2026-01-18T20:12:00Z">
        <w:r w:rsidR="00260E8E">
          <w:rPr>
            <w:rFonts w:ascii="Times New Roman" w:hAnsi="Times New Roman" w:cs="Times New Roman"/>
            <w:sz w:val="24"/>
            <w:szCs w:val="24"/>
          </w:rPr>
          <w:t xml:space="preserve">, </w:t>
        </w:r>
        <w:proofErr w:type="spellStart"/>
        <w:r w:rsidR="00260E8E">
          <w:rPr>
            <w:rFonts w:ascii="Times New Roman" w:hAnsi="Times New Roman" w:cs="Times New Roman"/>
            <w:sz w:val="24"/>
            <w:szCs w:val="24"/>
            <w:lang w:val="en-US"/>
          </w:rPr>
          <w:t>Rutube</w:t>
        </w:r>
        <w:proofErr w:type="spellEnd"/>
        <w:r w:rsidR="00260E8E">
          <w:rPr>
            <w:rFonts w:ascii="Times New Roman" w:hAnsi="Times New Roman" w:cs="Times New Roman"/>
            <w:sz w:val="24"/>
            <w:szCs w:val="24"/>
          </w:rPr>
          <w:t>-</w:t>
        </w:r>
      </w:ins>
      <w:ins w:id="6488" w:author="Tima" w:date="2026-01-18T14:09:00Z">
        <w:r>
          <w:rPr>
            <w:rFonts w:ascii="Times New Roman" w:hAnsi="Times New Roman" w:cs="Times New Roman"/>
            <w:sz w:val="24"/>
            <w:szCs w:val="24"/>
          </w:rPr>
          <w:t xml:space="preserve"> </w:t>
        </w:r>
      </w:ins>
      <w:ins w:id="6489" w:author="Tima" w:date="2026-01-18T20:12:00Z">
        <w:r w:rsidR="00260E8E">
          <w:rPr>
            <w:rFonts w:ascii="Times New Roman" w:hAnsi="Times New Roman" w:cs="Times New Roman"/>
            <w:sz w:val="24"/>
            <w:szCs w:val="24"/>
          </w:rPr>
          <w:t xml:space="preserve">и </w:t>
        </w:r>
      </w:ins>
      <w:proofErr w:type="spellStart"/>
      <w:ins w:id="6490" w:author="Tima" w:date="2026-01-18T14:09:00Z">
        <w:r>
          <w:rPr>
            <w:rFonts w:ascii="Times New Roman" w:hAnsi="Times New Roman" w:cs="Times New Roman"/>
            <w:sz w:val="24"/>
            <w:szCs w:val="24"/>
          </w:rPr>
          <w:t>Т</w:t>
        </w:r>
        <w:r w:rsidR="00260E8E">
          <w:rPr>
            <w:rFonts w:ascii="Times New Roman" w:hAnsi="Times New Roman" w:cs="Times New Roman"/>
            <w:sz w:val="24"/>
            <w:szCs w:val="24"/>
          </w:rPr>
          <w:t>елеграм</w:t>
        </w:r>
        <w:proofErr w:type="spellEnd"/>
        <w:r w:rsidR="00260E8E">
          <w:rPr>
            <w:rFonts w:ascii="Times New Roman" w:hAnsi="Times New Roman" w:cs="Times New Roman"/>
            <w:sz w:val="24"/>
            <w:szCs w:val="24"/>
          </w:rPr>
          <w:t xml:space="preserve">-каналов </w:t>
        </w:r>
      </w:ins>
      <w:ins w:id="6491" w:author="Tima" w:date="2026-01-18T20:12:00Z">
        <w:r w:rsidR="00260E8E">
          <w:rPr>
            <w:rFonts w:ascii="Times New Roman" w:hAnsi="Times New Roman" w:cs="Times New Roman"/>
            <w:sz w:val="24"/>
            <w:szCs w:val="24"/>
          </w:rPr>
          <w:t>(требуется 1 Контент-</w:t>
        </w:r>
        <w:proofErr w:type="spellStart"/>
        <w:r w:rsidR="00260E8E">
          <w:rPr>
            <w:rFonts w:ascii="Times New Roman" w:hAnsi="Times New Roman" w:cs="Times New Roman"/>
            <w:sz w:val="24"/>
            <w:szCs w:val="24"/>
          </w:rPr>
          <w:t>мейкер</w:t>
        </w:r>
      </w:ins>
      <w:proofErr w:type="spellEnd"/>
      <w:ins w:id="6492" w:author="Tima" w:date="2026-01-18T20:14:00Z">
        <w:r w:rsidR="00260E8E">
          <w:rPr>
            <w:rFonts w:ascii="Times New Roman" w:hAnsi="Times New Roman" w:cs="Times New Roman"/>
            <w:sz w:val="24"/>
            <w:szCs w:val="24"/>
          </w:rPr>
          <w:t>,</w:t>
        </w:r>
        <w:r w:rsidR="006770C5">
          <w:rPr>
            <w:rFonts w:ascii="Times New Roman" w:hAnsi="Times New Roman" w:cs="Times New Roman"/>
            <w:sz w:val="24"/>
            <w:szCs w:val="24"/>
          </w:rPr>
          <w:t xml:space="preserve"> зарплата 10</w:t>
        </w:r>
        <w:r w:rsidR="00365AF3">
          <w:rPr>
            <w:rFonts w:ascii="Times New Roman" w:hAnsi="Times New Roman" w:cs="Times New Roman"/>
            <w:sz w:val="24"/>
            <w:szCs w:val="24"/>
          </w:rPr>
          <w:t>0 тыс.</w:t>
        </w:r>
        <w:r w:rsidR="00260E8E">
          <w:rPr>
            <w:rFonts w:ascii="Times New Roman" w:hAnsi="Times New Roman" w:cs="Times New Roman"/>
            <w:sz w:val="24"/>
            <w:szCs w:val="24"/>
          </w:rPr>
          <w:t xml:space="preserve"> руб</w:t>
        </w:r>
      </w:ins>
      <w:ins w:id="6493" w:author="Tima" w:date="2026-01-18T21:18:00Z">
        <w:r w:rsidR="00365AF3">
          <w:rPr>
            <w:rFonts w:ascii="Times New Roman" w:hAnsi="Times New Roman" w:cs="Times New Roman"/>
            <w:sz w:val="24"/>
            <w:szCs w:val="24"/>
          </w:rPr>
          <w:t>.</w:t>
        </w:r>
      </w:ins>
      <w:ins w:id="6494" w:author="Tima" w:date="2026-01-18T20:14:00Z">
        <w:r w:rsidR="00260E8E">
          <w:rPr>
            <w:rFonts w:ascii="Times New Roman" w:hAnsi="Times New Roman" w:cs="Times New Roman"/>
            <w:sz w:val="24"/>
            <w:szCs w:val="24"/>
          </w:rPr>
          <w:t xml:space="preserve"> в месяц</w:t>
        </w:r>
      </w:ins>
      <w:ins w:id="6495" w:author="Tima" w:date="2026-01-18T20:12:00Z">
        <w:r w:rsidR="00260E8E">
          <w:rPr>
            <w:rFonts w:ascii="Times New Roman" w:hAnsi="Times New Roman" w:cs="Times New Roman"/>
            <w:sz w:val="24"/>
            <w:szCs w:val="24"/>
          </w:rPr>
          <w:t>)</w:t>
        </w:r>
      </w:ins>
    </w:p>
    <w:p w14:paraId="289D625B" w14:textId="58F703AA" w:rsidR="000E6A49" w:rsidRDefault="000E6A49">
      <w:pPr>
        <w:pStyle w:val="a3"/>
        <w:numPr>
          <w:ilvl w:val="0"/>
          <w:numId w:val="105"/>
        </w:numPr>
        <w:spacing w:line="276" w:lineRule="auto"/>
        <w:jc w:val="both"/>
        <w:rPr>
          <w:ins w:id="6496" w:author="Tima" w:date="2026-01-18T14:09:00Z"/>
          <w:rFonts w:ascii="Times New Roman" w:hAnsi="Times New Roman" w:cs="Times New Roman"/>
          <w:sz w:val="24"/>
          <w:szCs w:val="24"/>
        </w:rPr>
        <w:pPrChange w:id="6497" w:author="Tima" w:date="2026-01-18T14:09:00Z">
          <w:pPr>
            <w:ind w:firstLine="709"/>
            <w:jc w:val="both"/>
          </w:pPr>
        </w:pPrChange>
      </w:pPr>
      <w:ins w:id="6498" w:author="Tima" w:date="2026-01-18T14:09:00Z">
        <w:r>
          <w:rPr>
            <w:rFonts w:ascii="Times New Roman" w:hAnsi="Times New Roman" w:cs="Times New Roman"/>
            <w:sz w:val="24"/>
            <w:szCs w:val="24"/>
          </w:rPr>
          <w:t xml:space="preserve">Запуск собственных </w:t>
        </w:r>
      </w:ins>
      <w:proofErr w:type="spellStart"/>
      <w:ins w:id="6499" w:author="Tima" w:date="2026-01-18T20:12:00Z">
        <w:r w:rsidR="00260E8E">
          <w:rPr>
            <w:rFonts w:ascii="Times New Roman" w:hAnsi="Times New Roman" w:cs="Times New Roman"/>
            <w:sz w:val="24"/>
            <w:szCs w:val="24"/>
          </w:rPr>
          <w:t>Телеграм</w:t>
        </w:r>
        <w:proofErr w:type="spellEnd"/>
        <w:r w:rsidR="00260E8E">
          <w:rPr>
            <w:rFonts w:ascii="Times New Roman" w:hAnsi="Times New Roman" w:cs="Times New Roman"/>
            <w:sz w:val="24"/>
            <w:szCs w:val="24"/>
          </w:rPr>
          <w:t>-</w:t>
        </w:r>
      </w:ins>
      <w:ins w:id="6500" w:author="Tima" w:date="2026-01-18T21:19:00Z">
        <w:r w:rsidR="00365AF3">
          <w:rPr>
            <w:rFonts w:ascii="Times New Roman" w:hAnsi="Times New Roman" w:cs="Times New Roman"/>
            <w:sz w:val="24"/>
            <w:szCs w:val="24"/>
          </w:rPr>
          <w:t>,</w:t>
        </w:r>
        <w:r w:rsidR="00365AF3" w:rsidRPr="00365AF3">
          <w:rPr>
            <w:rFonts w:ascii="Times New Roman" w:hAnsi="Times New Roman" w:cs="Times New Roman"/>
            <w:sz w:val="24"/>
            <w:szCs w:val="24"/>
            <w:rPrChange w:id="6501" w:author="Tima" w:date="2026-01-18T21:19:00Z">
              <w:rPr>
                <w:rFonts w:ascii="Times New Roman" w:hAnsi="Times New Roman" w:cs="Times New Roman"/>
                <w:sz w:val="24"/>
                <w:szCs w:val="24"/>
                <w:lang w:val="en-US"/>
              </w:rPr>
            </w:rPrChange>
          </w:rPr>
          <w:t xml:space="preserve"> </w:t>
        </w:r>
        <w:r w:rsidR="00365AF3">
          <w:rPr>
            <w:rFonts w:ascii="Times New Roman" w:hAnsi="Times New Roman" w:cs="Times New Roman"/>
            <w:sz w:val="24"/>
            <w:szCs w:val="24"/>
          </w:rPr>
          <w:t>а также</w:t>
        </w:r>
      </w:ins>
      <w:ins w:id="6502" w:author="Tima" w:date="2026-01-18T20:12:00Z">
        <w:r w:rsidR="00260E8E">
          <w:rPr>
            <w:rFonts w:ascii="Times New Roman" w:hAnsi="Times New Roman" w:cs="Times New Roman"/>
            <w:sz w:val="24"/>
            <w:szCs w:val="24"/>
          </w:rPr>
          <w:t xml:space="preserve"> </w:t>
        </w:r>
      </w:ins>
      <w:ins w:id="6503" w:author="Tima" w:date="2026-01-18T21:19:00Z">
        <w:r w:rsidR="00365AF3">
          <w:rPr>
            <w:rFonts w:ascii="Times New Roman" w:hAnsi="Times New Roman" w:cs="Times New Roman"/>
            <w:sz w:val="24"/>
            <w:szCs w:val="24"/>
          </w:rPr>
          <w:t>по возможности</w:t>
        </w:r>
        <w:r w:rsidR="00365AF3" w:rsidRPr="00365AF3">
          <w:rPr>
            <w:rFonts w:ascii="Times New Roman" w:hAnsi="Times New Roman" w:cs="Times New Roman"/>
            <w:sz w:val="24"/>
            <w:szCs w:val="24"/>
            <w:rPrChange w:id="6504" w:author="Tima" w:date="2026-01-18T21:19:00Z">
              <w:rPr>
                <w:rFonts w:ascii="Times New Roman" w:hAnsi="Times New Roman" w:cs="Times New Roman"/>
                <w:sz w:val="24"/>
                <w:szCs w:val="24"/>
                <w:lang w:val="en-US"/>
              </w:rPr>
            </w:rPrChange>
          </w:rPr>
          <w:t xml:space="preserve"> </w:t>
        </w:r>
      </w:ins>
      <w:proofErr w:type="spellStart"/>
      <w:ins w:id="6505" w:author="Tima" w:date="2026-01-18T21:18:00Z">
        <w:r w:rsidR="00365AF3">
          <w:rPr>
            <w:rFonts w:ascii="Times New Roman" w:hAnsi="Times New Roman" w:cs="Times New Roman"/>
            <w:sz w:val="24"/>
            <w:szCs w:val="24"/>
            <w:lang w:val="en-US"/>
          </w:rPr>
          <w:t>Youtube</w:t>
        </w:r>
        <w:proofErr w:type="spellEnd"/>
        <w:r w:rsidR="00365AF3">
          <w:rPr>
            <w:rFonts w:ascii="Times New Roman" w:hAnsi="Times New Roman" w:cs="Times New Roman"/>
            <w:sz w:val="24"/>
            <w:szCs w:val="24"/>
          </w:rPr>
          <w:t>-</w:t>
        </w:r>
      </w:ins>
      <w:ins w:id="6506" w:author="Tima" w:date="2026-01-18T21:19:00Z">
        <w:r w:rsidR="00365AF3">
          <w:rPr>
            <w:rFonts w:ascii="Times New Roman" w:hAnsi="Times New Roman" w:cs="Times New Roman"/>
            <w:sz w:val="24"/>
            <w:szCs w:val="24"/>
          </w:rPr>
          <w:t xml:space="preserve"> и </w:t>
        </w:r>
        <w:r w:rsidR="00365AF3">
          <w:rPr>
            <w:rFonts w:ascii="Times New Roman" w:hAnsi="Times New Roman" w:cs="Times New Roman"/>
            <w:sz w:val="24"/>
            <w:szCs w:val="24"/>
            <w:lang w:val="en-US"/>
          </w:rPr>
          <w:t>Twitter</w:t>
        </w:r>
        <w:r w:rsidR="00365AF3" w:rsidRPr="00365AF3">
          <w:rPr>
            <w:rFonts w:ascii="Times New Roman" w:hAnsi="Times New Roman" w:cs="Times New Roman"/>
            <w:sz w:val="24"/>
            <w:szCs w:val="24"/>
            <w:rPrChange w:id="6507" w:author="Tima" w:date="2026-01-18T21:19:00Z">
              <w:rPr>
                <w:rFonts w:ascii="Times New Roman" w:hAnsi="Times New Roman" w:cs="Times New Roman"/>
                <w:sz w:val="24"/>
                <w:szCs w:val="24"/>
                <w:lang w:val="en-US"/>
              </w:rPr>
            </w:rPrChange>
          </w:rPr>
          <w:t>-</w:t>
        </w:r>
      </w:ins>
      <w:ins w:id="6508" w:author="Tima" w:date="2026-01-18T21:18:00Z">
        <w:r w:rsidR="00365AF3">
          <w:rPr>
            <w:rFonts w:ascii="Times New Roman" w:hAnsi="Times New Roman" w:cs="Times New Roman"/>
            <w:sz w:val="24"/>
            <w:szCs w:val="24"/>
          </w:rPr>
          <w:t>каналов</w:t>
        </w:r>
        <w:r w:rsidR="00365AF3" w:rsidRPr="00FB31FA">
          <w:rPr>
            <w:rFonts w:ascii="Times New Roman" w:hAnsi="Times New Roman" w:cs="Times New Roman"/>
            <w:sz w:val="24"/>
            <w:szCs w:val="24"/>
          </w:rPr>
          <w:t xml:space="preserve"> </w:t>
        </w:r>
      </w:ins>
      <w:ins w:id="6509" w:author="Tima" w:date="2026-01-18T20:12:00Z">
        <w:r w:rsidR="00260E8E">
          <w:rPr>
            <w:rFonts w:ascii="Times New Roman" w:hAnsi="Times New Roman" w:cs="Times New Roman"/>
            <w:sz w:val="24"/>
            <w:szCs w:val="24"/>
          </w:rPr>
          <w:t xml:space="preserve">(требуется 1 </w:t>
        </w:r>
      </w:ins>
      <w:ins w:id="6510" w:author="Tima" w:date="2026-01-18T20:13:00Z">
        <w:r w:rsidR="00260E8E">
          <w:rPr>
            <w:rFonts w:ascii="Times New Roman" w:hAnsi="Times New Roman" w:cs="Times New Roman"/>
            <w:sz w:val="24"/>
            <w:szCs w:val="24"/>
          </w:rPr>
          <w:t>Контент-</w:t>
        </w:r>
        <w:proofErr w:type="spellStart"/>
        <w:r w:rsidR="00260E8E">
          <w:rPr>
            <w:rFonts w:ascii="Times New Roman" w:hAnsi="Times New Roman" w:cs="Times New Roman"/>
            <w:sz w:val="24"/>
            <w:szCs w:val="24"/>
          </w:rPr>
          <w:t>мейкер</w:t>
        </w:r>
        <w:proofErr w:type="spellEnd"/>
        <w:r w:rsidR="00260E8E">
          <w:rPr>
            <w:rFonts w:ascii="Times New Roman" w:hAnsi="Times New Roman" w:cs="Times New Roman"/>
            <w:sz w:val="24"/>
            <w:szCs w:val="24"/>
          </w:rPr>
          <w:t xml:space="preserve"> со знанием иностранных языков</w:t>
        </w:r>
      </w:ins>
      <w:ins w:id="6511" w:author="Tima" w:date="2026-01-18T20:14:00Z">
        <w:r w:rsidR="00260E8E">
          <w:rPr>
            <w:rFonts w:ascii="Times New Roman" w:hAnsi="Times New Roman" w:cs="Times New Roman"/>
            <w:sz w:val="24"/>
            <w:szCs w:val="24"/>
          </w:rPr>
          <w:t>,</w:t>
        </w:r>
        <w:r w:rsidR="006770C5">
          <w:rPr>
            <w:rFonts w:ascii="Times New Roman" w:hAnsi="Times New Roman" w:cs="Times New Roman"/>
            <w:sz w:val="24"/>
            <w:szCs w:val="24"/>
          </w:rPr>
          <w:t xml:space="preserve"> зарплата 15</w:t>
        </w:r>
        <w:r w:rsidR="00365AF3">
          <w:rPr>
            <w:rFonts w:ascii="Times New Roman" w:hAnsi="Times New Roman" w:cs="Times New Roman"/>
            <w:sz w:val="24"/>
            <w:szCs w:val="24"/>
          </w:rPr>
          <w:t xml:space="preserve">0 </w:t>
        </w:r>
      </w:ins>
      <w:ins w:id="6512" w:author="Tima" w:date="2026-01-18T21:18:00Z">
        <w:r w:rsidR="00365AF3">
          <w:rPr>
            <w:rFonts w:ascii="Times New Roman" w:hAnsi="Times New Roman" w:cs="Times New Roman"/>
            <w:sz w:val="24"/>
            <w:szCs w:val="24"/>
          </w:rPr>
          <w:t>тыс.</w:t>
        </w:r>
      </w:ins>
      <w:ins w:id="6513" w:author="Tima" w:date="2026-01-18T20:14:00Z">
        <w:r w:rsidR="00260E8E">
          <w:rPr>
            <w:rFonts w:ascii="Times New Roman" w:hAnsi="Times New Roman" w:cs="Times New Roman"/>
            <w:sz w:val="24"/>
            <w:szCs w:val="24"/>
          </w:rPr>
          <w:t xml:space="preserve"> руб</w:t>
        </w:r>
      </w:ins>
      <w:ins w:id="6514" w:author="Tima" w:date="2026-01-18T21:18:00Z">
        <w:r w:rsidR="00365AF3">
          <w:rPr>
            <w:rFonts w:ascii="Times New Roman" w:hAnsi="Times New Roman" w:cs="Times New Roman"/>
            <w:sz w:val="24"/>
            <w:szCs w:val="24"/>
          </w:rPr>
          <w:t>.</w:t>
        </w:r>
      </w:ins>
      <w:ins w:id="6515" w:author="Tima" w:date="2026-01-18T20:14:00Z">
        <w:r w:rsidR="00260E8E">
          <w:rPr>
            <w:rFonts w:ascii="Times New Roman" w:hAnsi="Times New Roman" w:cs="Times New Roman"/>
            <w:sz w:val="24"/>
            <w:szCs w:val="24"/>
          </w:rPr>
          <w:t xml:space="preserve"> в месяц</w:t>
        </w:r>
      </w:ins>
      <w:ins w:id="6516" w:author="Tima" w:date="2026-01-18T20:13:00Z">
        <w:r w:rsidR="00260E8E">
          <w:rPr>
            <w:rFonts w:ascii="Times New Roman" w:hAnsi="Times New Roman" w:cs="Times New Roman"/>
            <w:sz w:val="24"/>
            <w:szCs w:val="24"/>
          </w:rPr>
          <w:t>)</w:t>
        </w:r>
      </w:ins>
    </w:p>
    <w:p w14:paraId="3264DC71" w14:textId="23175330" w:rsidR="000E6A49" w:rsidRDefault="000E6A49">
      <w:pPr>
        <w:pStyle w:val="a3"/>
        <w:numPr>
          <w:ilvl w:val="0"/>
          <w:numId w:val="105"/>
        </w:numPr>
        <w:spacing w:line="276" w:lineRule="auto"/>
        <w:jc w:val="both"/>
        <w:rPr>
          <w:ins w:id="6517" w:author="Tima" w:date="2026-01-18T13:28:00Z"/>
          <w:rFonts w:ascii="Times New Roman" w:hAnsi="Times New Roman" w:cs="Times New Roman"/>
          <w:sz w:val="24"/>
          <w:szCs w:val="24"/>
        </w:rPr>
        <w:pPrChange w:id="6518" w:author="Tima" w:date="2026-01-18T14:09:00Z">
          <w:pPr>
            <w:ind w:firstLine="709"/>
            <w:jc w:val="both"/>
          </w:pPr>
        </w:pPrChange>
      </w:pPr>
      <w:ins w:id="6519" w:author="Tima" w:date="2026-01-18T14:10:00Z">
        <w:r>
          <w:rPr>
            <w:rFonts w:ascii="Times New Roman" w:hAnsi="Times New Roman" w:cs="Times New Roman"/>
            <w:sz w:val="24"/>
            <w:szCs w:val="24"/>
          </w:rPr>
          <w:t>Привлечение лидеров мнений (</w:t>
        </w:r>
      </w:ins>
      <w:ins w:id="6520" w:author="Tima" w:date="2026-01-18T14:11:00Z">
        <w:r>
          <w:rPr>
            <w:rFonts w:ascii="Times New Roman" w:hAnsi="Times New Roman" w:cs="Times New Roman"/>
            <w:sz w:val="24"/>
            <w:szCs w:val="24"/>
          </w:rPr>
          <w:t>учитывая возможно масштабирование предлагаемого сервиса на рынок недвижимости</w:t>
        </w:r>
      </w:ins>
      <w:ins w:id="6521" w:author="Tima" w:date="2026-01-18T14:12:00Z">
        <w:r>
          <w:rPr>
            <w:rFonts w:ascii="Times New Roman" w:hAnsi="Times New Roman" w:cs="Times New Roman"/>
            <w:sz w:val="24"/>
            <w:szCs w:val="24"/>
          </w:rPr>
          <w:t>, логично</w:t>
        </w:r>
      </w:ins>
      <w:ins w:id="6522" w:author="Tima" w:date="2026-01-18T14:10:00Z">
        <w:r>
          <w:rPr>
            <w:rFonts w:ascii="Times New Roman" w:hAnsi="Times New Roman" w:cs="Times New Roman"/>
            <w:sz w:val="24"/>
            <w:szCs w:val="24"/>
          </w:rPr>
          <w:t xml:space="preserve"> привлечь топ-</w:t>
        </w:r>
        <w:proofErr w:type="spellStart"/>
        <w:r>
          <w:rPr>
            <w:rFonts w:ascii="Times New Roman" w:hAnsi="Times New Roman" w:cs="Times New Roman"/>
            <w:sz w:val="24"/>
            <w:szCs w:val="24"/>
          </w:rPr>
          <w:t>блогера</w:t>
        </w:r>
        <w:proofErr w:type="spellEnd"/>
        <w:r>
          <w:rPr>
            <w:rFonts w:ascii="Times New Roman" w:hAnsi="Times New Roman" w:cs="Times New Roman"/>
            <w:sz w:val="24"/>
            <w:szCs w:val="24"/>
          </w:rPr>
          <w:t xml:space="preserve">, </w:t>
        </w:r>
      </w:ins>
      <w:ins w:id="6523" w:author="Tima" w:date="2026-01-18T14:11:00Z">
        <w:r>
          <w:rPr>
            <w:rFonts w:ascii="Times New Roman" w:hAnsi="Times New Roman" w:cs="Times New Roman"/>
            <w:sz w:val="24"/>
            <w:szCs w:val="24"/>
          </w:rPr>
          <w:t xml:space="preserve">публично </w:t>
        </w:r>
      </w:ins>
      <w:ins w:id="6524" w:author="Tima" w:date="2026-01-18T14:10:00Z">
        <w:r>
          <w:rPr>
            <w:rFonts w:ascii="Times New Roman" w:hAnsi="Times New Roman" w:cs="Times New Roman"/>
            <w:sz w:val="24"/>
            <w:szCs w:val="24"/>
          </w:rPr>
          <w:t xml:space="preserve">занимающегося </w:t>
        </w:r>
      </w:ins>
      <w:ins w:id="6525" w:author="Tima" w:date="2026-01-18T14:11:00Z">
        <w:r>
          <w:rPr>
            <w:rFonts w:ascii="Times New Roman" w:hAnsi="Times New Roman" w:cs="Times New Roman"/>
            <w:sz w:val="24"/>
            <w:szCs w:val="24"/>
          </w:rPr>
          <w:t>инвестированием, – Сергея Смирнова</w:t>
        </w:r>
      </w:ins>
      <w:ins w:id="6526" w:author="Tima" w:date="2026-01-18T14:19:00Z">
        <w:r w:rsidR="00F722F9">
          <w:rPr>
            <w:rFonts w:ascii="Times New Roman" w:hAnsi="Times New Roman" w:cs="Times New Roman"/>
            <w:sz w:val="24"/>
            <w:szCs w:val="24"/>
          </w:rPr>
          <w:t xml:space="preserve"> </w:t>
        </w:r>
        <w:r w:rsidR="00F722F9">
          <w:rPr>
            <w:rFonts w:ascii="Times New Roman" w:hAnsi="Times New Roman" w:cs="Times New Roman"/>
            <w:sz w:val="24"/>
            <w:szCs w:val="24"/>
          </w:rPr>
          <w:fldChar w:fldCharType="begin"/>
        </w:r>
        <w:r w:rsidR="00F722F9">
          <w:rPr>
            <w:rFonts w:ascii="Times New Roman" w:hAnsi="Times New Roman" w:cs="Times New Roman"/>
            <w:sz w:val="24"/>
            <w:szCs w:val="24"/>
          </w:rPr>
          <w:instrText xml:space="preserve"> HYPERLINK "</w:instrText>
        </w:r>
        <w:r w:rsidR="00F722F9" w:rsidRPr="00F722F9">
          <w:rPr>
            <w:rFonts w:ascii="Times New Roman" w:hAnsi="Times New Roman" w:cs="Times New Roman"/>
            <w:sz w:val="24"/>
            <w:szCs w:val="24"/>
          </w:rPr>
          <w:instrText>https://vysotsky.estate/adv/</w:instrText>
        </w:r>
        <w:r w:rsidR="00F722F9">
          <w:rPr>
            <w:rFonts w:ascii="Times New Roman" w:hAnsi="Times New Roman" w:cs="Times New Roman"/>
            <w:sz w:val="24"/>
            <w:szCs w:val="24"/>
          </w:rPr>
          <w:instrText xml:space="preserve">" </w:instrText>
        </w:r>
        <w:r w:rsidR="00F722F9">
          <w:rPr>
            <w:rFonts w:ascii="Times New Roman" w:hAnsi="Times New Roman" w:cs="Times New Roman"/>
            <w:sz w:val="24"/>
            <w:szCs w:val="24"/>
          </w:rPr>
          <w:fldChar w:fldCharType="separate"/>
        </w:r>
        <w:r w:rsidR="00F722F9" w:rsidRPr="00174A47">
          <w:rPr>
            <w:rStyle w:val="af6"/>
            <w:rFonts w:ascii="Times New Roman" w:hAnsi="Times New Roman" w:cs="Times New Roman"/>
            <w:sz w:val="24"/>
            <w:szCs w:val="24"/>
          </w:rPr>
          <w:t>https://vysotsky.estate/adv/</w:t>
        </w:r>
        <w:r w:rsidR="00F722F9">
          <w:rPr>
            <w:rFonts w:ascii="Times New Roman" w:hAnsi="Times New Roman" w:cs="Times New Roman"/>
            <w:sz w:val="24"/>
            <w:szCs w:val="24"/>
          </w:rPr>
          <w:fldChar w:fldCharType="end"/>
        </w:r>
        <w:r w:rsidR="00F722F9">
          <w:rPr>
            <w:rFonts w:ascii="Times New Roman" w:hAnsi="Times New Roman" w:cs="Times New Roman"/>
            <w:sz w:val="24"/>
            <w:szCs w:val="24"/>
          </w:rPr>
          <w:t xml:space="preserve"> </w:t>
        </w:r>
      </w:ins>
      <w:ins w:id="6527" w:author="Tima" w:date="2026-01-18T14:12:00Z">
        <w:r>
          <w:rPr>
            <w:rFonts w:ascii="Times New Roman" w:hAnsi="Times New Roman" w:cs="Times New Roman"/>
            <w:sz w:val="24"/>
            <w:szCs w:val="24"/>
          </w:rPr>
          <w:t>. Цены размещения</w:t>
        </w:r>
      </w:ins>
      <w:ins w:id="6528" w:author="Tima" w:date="2026-01-18T14:13:00Z">
        <w:r>
          <w:rPr>
            <w:rFonts w:ascii="Times New Roman" w:hAnsi="Times New Roman" w:cs="Times New Roman"/>
            <w:sz w:val="24"/>
            <w:szCs w:val="24"/>
          </w:rPr>
          <w:t xml:space="preserve">: 2 эксклюзивных видеоролика </w:t>
        </w:r>
      </w:ins>
      <w:ins w:id="6529" w:author="Tima" w:date="2026-01-18T14:14:00Z">
        <w:r>
          <w:rPr>
            <w:rFonts w:ascii="Times New Roman" w:hAnsi="Times New Roman" w:cs="Times New Roman"/>
            <w:sz w:val="24"/>
            <w:szCs w:val="24"/>
          </w:rPr>
          <w:t xml:space="preserve">* 800 тыс. руб. + </w:t>
        </w:r>
        <w:r w:rsidR="00F722F9">
          <w:rPr>
            <w:rFonts w:ascii="Times New Roman" w:hAnsi="Times New Roman" w:cs="Times New Roman"/>
            <w:sz w:val="24"/>
            <w:szCs w:val="24"/>
          </w:rPr>
          <w:t xml:space="preserve">12 постов * 110 тыс. руб. = 2,7 млн </w:t>
        </w:r>
        <w:proofErr w:type="spellStart"/>
        <w:r w:rsidR="00F722F9">
          <w:rPr>
            <w:rFonts w:ascii="Times New Roman" w:hAnsi="Times New Roman" w:cs="Times New Roman"/>
            <w:sz w:val="24"/>
            <w:szCs w:val="24"/>
          </w:rPr>
          <w:t>руб</w:t>
        </w:r>
      </w:ins>
      <w:proofErr w:type="spellEnd"/>
      <w:ins w:id="6530" w:author="Tima" w:date="2026-01-18T14:15:00Z">
        <w:r w:rsidR="00F722F9">
          <w:rPr>
            <w:rFonts w:ascii="Times New Roman" w:hAnsi="Times New Roman" w:cs="Times New Roman"/>
            <w:sz w:val="24"/>
            <w:szCs w:val="24"/>
          </w:rPr>
          <w:t xml:space="preserve">; при пакетном размещении возможна скидка. Через год при успешном развитии сервиса предлагается привлечь звезду молодёжи </w:t>
        </w:r>
      </w:ins>
      <w:ins w:id="6531" w:author="Tima" w:date="2026-01-18T14:16:00Z">
        <w:r w:rsidR="00F722F9">
          <w:rPr>
            <w:rFonts w:ascii="Times New Roman" w:hAnsi="Times New Roman" w:cs="Times New Roman"/>
            <w:sz w:val="24"/>
            <w:szCs w:val="24"/>
          </w:rPr>
          <w:t>Ваню Дмитриенко</w:t>
        </w:r>
      </w:ins>
      <w:ins w:id="6532" w:author="Tima" w:date="2026-01-18T14:17:00Z">
        <w:r w:rsidR="00F722F9">
          <w:rPr>
            <w:rFonts w:ascii="Times New Roman" w:hAnsi="Times New Roman" w:cs="Times New Roman"/>
            <w:sz w:val="24"/>
            <w:szCs w:val="24"/>
          </w:rPr>
          <w:t xml:space="preserve"> (по открытой информации </w:t>
        </w:r>
      </w:ins>
      <w:ins w:id="6533" w:author="Tima" w:date="2026-01-18T14:18:00Z">
        <w:r w:rsidR="00F722F9">
          <w:rPr>
            <w:rFonts w:ascii="Times New Roman" w:hAnsi="Times New Roman" w:cs="Times New Roman"/>
            <w:sz w:val="24"/>
            <w:szCs w:val="24"/>
          </w:rPr>
          <w:fldChar w:fldCharType="begin"/>
        </w:r>
        <w:r w:rsidR="00F722F9">
          <w:rPr>
            <w:rFonts w:ascii="Times New Roman" w:hAnsi="Times New Roman" w:cs="Times New Roman"/>
            <w:sz w:val="24"/>
            <w:szCs w:val="24"/>
          </w:rPr>
          <w:instrText xml:space="preserve"> HYPERLINK "</w:instrText>
        </w:r>
        <w:r w:rsidR="00F722F9" w:rsidRPr="00F722F9">
          <w:rPr>
            <w:rFonts w:ascii="Times New Roman" w:hAnsi="Times New Roman" w:cs="Times New Roman"/>
            <w:sz w:val="24"/>
            <w:szCs w:val="24"/>
          </w:rPr>
          <w:instrText>https://t.me/bankrollo/53721</w:instrText>
        </w:r>
        <w:r w:rsidR="00F722F9">
          <w:rPr>
            <w:rFonts w:ascii="Times New Roman" w:hAnsi="Times New Roman" w:cs="Times New Roman"/>
            <w:sz w:val="24"/>
            <w:szCs w:val="24"/>
          </w:rPr>
          <w:instrText xml:space="preserve">" </w:instrText>
        </w:r>
        <w:r w:rsidR="00F722F9">
          <w:rPr>
            <w:rFonts w:ascii="Times New Roman" w:hAnsi="Times New Roman" w:cs="Times New Roman"/>
            <w:sz w:val="24"/>
            <w:szCs w:val="24"/>
          </w:rPr>
          <w:fldChar w:fldCharType="separate"/>
        </w:r>
        <w:r w:rsidR="00F722F9" w:rsidRPr="00174A47">
          <w:rPr>
            <w:rStyle w:val="af6"/>
            <w:rFonts w:ascii="Times New Roman" w:hAnsi="Times New Roman" w:cs="Times New Roman"/>
            <w:sz w:val="24"/>
            <w:szCs w:val="24"/>
          </w:rPr>
          <w:t>https://t.me/bankrollo/53721</w:t>
        </w:r>
        <w:r w:rsidR="00F722F9">
          <w:rPr>
            <w:rFonts w:ascii="Times New Roman" w:hAnsi="Times New Roman" w:cs="Times New Roman"/>
            <w:sz w:val="24"/>
            <w:szCs w:val="24"/>
          </w:rPr>
          <w:fldChar w:fldCharType="end"/>
        </w:r>
        <w:r w:rsidR="00F722F9">
          <w:rPr>
            <w:rFonts w:ascii="Times New Roman" w:hAnsi="Times New Roman" w:cs="Times New Roman"/>
            <w:sz w:val="24"/>
            <w:szCs w:val="24"/>
          </w:rPr>
          <w:t xml:space="preserve"> стоимость 1 концерта в 2025 году составляла около 30-ти млн рублей </w:t>
        </w:r>
      </w:ins>
      <w:ins w:id="6534" w:author="Tima" w:date="2026-01-18T14:19:00Z">
        <w:r w:rsidR="00F722F9">
          <w:rPr>
            <w:rFonts w:ascii="Times New Roman" w:hAnsi="Times New Roman" w:cs="Times New Roman"/>
            <w:sz w:val="24"/>
            <w:szCs w:val="24"/>
          </w:rPr>
          <w:t>–</w:t>
        </w:r>
      </w:ins>
      <w:ins w:id="6535" w:author="Tima" w:date="2026-01-18T14:18:00Z">
        <w:r w:rsidR="00F722F9">
          <w:rPr>
            <w:rFonts w:ascii="Times New Roman" w:hAnsi="Times New Roman" w:cs="Times New Roman"/>
            <w:sz w:val="24"/>
            <w:szCs w:val="24"/>
          </w:rPr>
          <w:t xml:space="preserve"> будем </w:t>
        </w:r>
      </w:ins>
      <w:ins w:id="6536" w:author="Tima" w:date="2026-01-18T14:19:00Z">
        <w:r w:rsidR="00F722F9">
          <w:rPr>
            <w:rFonts w:ascii="Times New Roman" w:hAnsi="Times New Roman" w:cs="Times New Roman"/>
            <w:sz w:val="24"/>
            <w:szCs w:val="24"/>
          </w:rPr>
          <w:t>ориентироваться на эту цифру))</w:t>
        </w:r>
      </w:ins>
      <w:ins w:id="6537" w:author="Tima" w:date="2026-01-18T21:23:00Z">
        <w:r w:rsidR="000228BB">
          <w:rPr>
            <w:rFonts w:ascii="Times New Roman" w:hAnsi="Times New Roman" w:cs="Times New Roman"/>
            <w:sz w:val="24"/>
            <w:szCs w:val="24"/>
          </w:rPr>
          <w:t>.</w:t>
        </w:r>
      </w:ins>
    </w:p>
    <w:p w14:paraId="06333BA3" w14:textId="21F10509" w:rsidR="00596D80" w:rsidRPr="008240BC" w:rsidRDefault="00596D80">
      <w:pPr>
        <w:pStyle w:val="a3"/>
        <w:numPr>
          <w:ilvl w:val="0"/>
          <w:numId w:val="103"/>
        </w:numPr>
        <w:spacing w:line="276" w:lineRule="auto"/>
        <w:jc w:val="both"/>
        <w:rPr>
          <w:ins w:id="6538" w:author="Tima" w:date="2026-01-18T13:20:00Z"/>
          <w:rFonts w:ascii="Times New Roman" w:hAnsi="Times New Roman" w:cs="Times New Roman"/>
          <w:sz w:val="24"/>
          <w:szCs w:val="24"/>
          <w:rPrChange w:id="6539" w:author="Tima" w:date="2026-01-18T13:21:00Z">
            <w:rPr>
              <w:ins w:id="6540" w:author="Tima" w:date="2026-01-18T13:20:00Z"/>
            </w:rPr>
          </w:rPrChange>
        </w:rPr>
        <w:pPrChange w:id="6541" w:author="Tima" w:date="2026-01-18T13:28:00Z">
          <w:pPr>
            <w:ind w:firstLine="709"/>
            <w:jc w:val="both"/>
          </w:pPr>
        </w:pPrChange>
      </w:pPr>
      <w:ins w:id="6542" w:author="Tima" w:date="2026-01-18T13:28:00Z">
        <w:r>
          <w:rPr>
            <w:rFonts w:ascii="Times New Roman" w:hAnsi="Times New Roman" w:cs="Times New Roman"/>
            <w:sz w:val="24"/>
            <w:szCs w:val="24"/>
          </w:rPr>
          <w:t>Вся бухгалтерская отчётность осуществляется на аутсорсинге: средняя с</w:t>
        </w:r>
        <w:r w:rsidRPr="00596D80">
          <w:rPr>
            <w:rFonts w:ascii="Times New Roman" w:hAnsi="Times New Roman" w:cs="Times New Roman"/>
            <w:sz w:val="24"/>
            <w:szCs w:val="24"/>
          </w:rPr>
          <w:t>тоимость услуг в месяц</w:t>
        </w:r>
        <w:r>
          <w:rPr>
            <w:rFonts w:ascii="Times New Roman" w:hAnsi="Times New Roman" w:cs="Times New Roman"/>
            <w:sz w:val="24"/>
            <w:szCs w:val="24"/>
          </w:rPr>
          <w:t xml:space="preserve"> при количестве работников до 7 человек составляет 29000 рублей </w:t>
        </w:r>
        <w:r w:rsidRPr="00596D80">
          <w:rPr>
            <w:rFonts w:ascii="Times New Roman" w:hAnsi="Times New Roman" w:cs="Times New Roman"/>
            <w:sz w:val="24"/>
            <w:szCs w:val="24"/>
          </w:rPr>
          <w:t>(</w:t>
        </w:r>
      </w:ins>
      <w:ins w:id="6543" w:author="Tima" w:date="2026-01-18T13:29:00Z">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w:instrText>
        </w:r>
      </w:ins>
      <w:ins w:id="6544" w:author="Tima" w:date="2026-01-18T13:28:00Z">
        <w:r w:rsidRPr="00596D80">
          <w:rPr>
            <w:rPrChange w:id="6545" w:author="Tima" w:date="2026-01-18T13:29:00Z">
              <w:rPr>
                <w:rStyle w:val="af6"/>
                <w:rFonts w:ascii="Times New Roman" w:hAnsi="Times New Roman" w:cs="Times New Roman"/>
                <w:sz w:val="24"/>
                <w:szCs w:val="24"/>
              </w:rPr>
            </w:rPrChange>
          </w:rPr>
          <w:instrText>https://betaconsult.ru/ceni-na-buhgalterskie-uslugi</w:instrText>
        </w:r>
      </w:ins>
      <w:ins w:id="6546" w:author="Tima" w:date="2026-01-18T13:29:00Z">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ins>
      <w:ins w:id="6547" w:author="Tima" w:date="2026-01-18T13:28:00Z">
        <w:r w:rsidRPr="00174A47">
          <w:rPr>
            <w:rStyle w:val="af6"/>
            <w:rFonts w:ascii="Times New Roman" w:hAnsi="Times New Roman" w:cs="Times New Roman"/>
            <w:sz w:val="24"/>
            <w:szCs w:val="24"/>
          </w:rPr>
          <w:t>https://betaconsult.ru/ceni-na-buhgalterskie-uslugi</w:t>
        </w:r>
      </w:ins>
      <w:ins w:id="6548" w:author="Tima" w:date="2026-01-18T13:29:00Z">
        <w:r w:rsidRPr="00174A47">
          <w:rPr>
            <w:rStyle w:val="af6"/>
            <w:rFonts w:ascii="Times New Roman" w:hAnsi="Times New Roman" w:cs="Times New Roman"/>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w:t>
        </w:r>
      </w:ins>
      <w:ins w:id="6549" w:author="Tima" w:date="2026-01-18T13:28:00Z">
        <w:r>
          <w:rPr>
            <w:rFonts w:ascii="Times New Roman" w:hAnsi="Times New Roman" w:cs="Times New Roman"/>
            <w:sz w:val="24"/>
            <w:szCs w:val="24"/>
          </w:rPr>
          <w:t>).</w:t>
        </w:r>
      </w:ins>
    </w:p>
    <w:p w14:paraId="2E70DADD" w14:textId="0D9F2E0C" w:rsidR="008240BC" w:rsidRDefault="008240BC">
      <w:pPr>
        <w:spacing w:line="276" w:lineRule="auto"/>
        <w:ind w:firstLine="709"/>
        <w:jc w:val="both"/>
        <w:rPr>
          <w:ins w:id="6550" w:author="Tima" w:date="2026-01-18T13:20:00Z"/>
          <w:rFonts w:ascii="Times New Roman" w:hAnsi="Times New Roman" w:cs="Times New Roman"/>
          <w:sz w:val="24"/>
          <w:szCs w:val="24"/>
        </w:rPr>
        <w:pPrChange w:id="6551" w:author="Tima" w:date="2026-01-18T12:43:00Z">
          <w:pPr>
            <w:ind w:firstLine="709"/>
            <w:jc w:val="both"/>
          </w:pPr>
        </w:pPrChange>
      </w:pPr>
    </w:p>
    <w:p w14:paraId="2EB645A5" w14:textId="1FA9E08D" w:rsidR="008240BC" w:rsidRPr="008240BC" w:rsidRDefault="008240BC">
      <w:pPr>
        <w:pStyle w:val="4"/>
        <w:rPr>
          <w:ins w:id="6552" w:author="Tima" w:date="2026-01-18T12:58:00Z"/>
          <w:rFonts w:ascii="Times New Roman" w:hAnsi="Times New Roman" w:cs="Times New Roman"/>
          <w:b/>
          <w:color w:val="000000" w:themeColor="text1"/>
          <w:rPrChange w:id="6553" w:author="Tima" w:date="2026-01-18T13:21:00Z">
            <w:rPr>
              <w:ins w:id="6554" w:author="Tima" w:date="2026-01-18T12:58:00Z"/>
              <w:rFonts w:ascii="Times New Roman" w:hAnsi="Times New Roman" w:cs="Times New Roman"/>
              <w:sz w:val="24"/>
              <w:szCs w:val="24"/>
            </w:rPr>
          </w:rPrChange>
        </w:rPr>
        <w:pPrChange w:id="6555" w:author="Tima" w:date="2026-01-18T13:21:00Z">
          <w:pPr>
            <w:ind w:firstLine="709"/>
            <w:jc w:val="both"/>
          </w:pPr>
        </w:pPrChange>
      </w:pPr>
      <w:ins w:id="6556" w:author="Tima" w:date="2026-01-18T13:21:00Z">
        <w:r w:rsidRPr="008240BC">
          <w:rPr>
            <w:rFonts w:ascii="Times New Roman" w:hAnsi="Times New Roman" w:cs="Times New Roman"/>
            <w:b/>
            <w:color w:val="000000" w:themeColor="text1"/>
            <w:rPrChange w:id="6557" w:author="Tima" w:date="2026-01-18T13:21:00Z">
              <w:rPr>
                <w:rFonts w:ascii="Times New Roman" w:hAnsi="Times New Roman" w:cs="Times New Roman"/>
                <w:sz w:val="24"/>
                <w:szCs w:val="24"/>
              </w:rPr>
            </w:rPrChange>
          </w:rPr>
          <w:t>Чистая прибыль</w:t>
        </w:r>
      </w:ins>
    </w:p>
    <w:p w14:paraId="1D62E769" w14:textId="5829BB18" w:rsidR="00AE4C1E" w:rsidRDefault="00365AF3">
      <w:pPr>
        <w:spacing w:line="276" w:lineRule="auto"/>
        <w:ind w:firstLine="709"/>
        <w:jc w:val="both"/>
        <w:rPr>
          <w:ins w:id="6558" w:author="Tima" w:date="2026-01-18T20:20:00Z"/>
          <w:rFonts w:ascii="Times New Roman" w:hAnsi="Times New Roman" w:cs="Times New Roman"/>
          <w:sz w:val="24"/>
          <w:szCs w:val="24"/>
        </w:rPr>
        <w:pPrChange w:id="6559" w:author="Tima" w:date="2026-01-18T12:43:00Z">
          <w:pPr>
            <w:ind w:firstLine="709"/>
            <w:jc w:val="both"/>
          </w:pPr>
        </w:pPrChange>
      </w:pPr>
      <w:ins w:id="6560" w:author="Tima" w:date="2026-01-18T21:13:00Z">
        <w:r>
          <w:rPr>
            <w:rFonts w:ascii="Times New Roman" w:hAnsi="Times New Roman" w:cs="Times New Roman"/>
            <w:sz w:val="24"/>
            <w:szCs w:val="24"/>
          </w:rPr>
          <w:t>Согласно</w:t>
        </w:r>
      </w:ins>
      <w:ins w:id="6561" w:author="Tima" w:date="2026-01-18T12:58:00Z">
        <w:r w:rsidR="00A65FAE">
          <w:rPr>
            <w:rFonts w:ascii="Times New Roman" w:hAnsi="Times New Roman" w:cs="Times New Roman"/>
            <w:sz w:val="24"/>
            <w:szCs w:val="24"/>
          </w:rPr>
          <w:t xml:space="preserve"> п. 2.1.2</w:t>
        </w:r>
      </w:ins>
      <w:ins w:id="6562" w:author="Tima" w:date="2026-01-18T21:13:00Z">
        <w:r>
          <w:rPr>
            <w:rFonts w:ascii="Times New Roman" w:hAnsi="Times New Roman" w:cs="Times New Roman"/>
            <w:sz w:val="24"/>
            <w:szCs w:val="24"/>
          </w:rPr>
          <w:t>,</w:t>
        </w:r>
      </w:ins>
      <w:ins w:id="6563" w:author="Tima" w:date="2026-01-18T12:58:00Z">
        <w:r w:rsidR="00A65FAE">
          <w:rPr>
            <w:rFonts w:ascii="Times New Roman" w:hAnsi="Times New Roman" w:cs="Times New Roman"/>
            <w:sz w:val="24"/>
            <w:szCs w:val="24"/>
          </w:rPr>
          <w:t xml:space="preserve"> потенциальное количество сделок на запуске сервиса </w:t>
        </w:r>
      </w:ins>
      <w:ins w:id="6564" w:author="Tima" w:date="2026-01-18T12:59:00Z">
        <w:r>
          <w:rPr>
            <w:rFonts w:ascii="Times New Roman" w:hAnsi="Times New Roman" w:cs="Times New Roman"/>
            <w:sz w:val="24"/>
            <w:szCs w:val="24"/>
          </w:rPr>
          <w:t>должно составить</w:t>
        </w:r>
      </w:ins>
      <w:ins w:id="6565" w:author="Tima" w:date="2026-01-18T12:58:00Z">
        <w:r w:rsidR="00A65FAE">
          <w:rPr>
            <w:rFonts w:ascii="Times New Roman" w:hAnsi="Times New Roman" w:cs="Times New Roman"/>
            <w:sz w:val="24"/>
            <w:szCs w:val="24"/>
          </w:rPr>
          <w:t xml:space="preserve"> 169. </w:t>
        </w:r>
      </w:ins>
      <w:ins w:id="6566" w:author="Tima" w:date="2026-01-18T12:59:00Z">
        <w:r w:rsidR="00A65FAE">
          <w:rPr>
            <w:rFonts w:ascii="Times New Roman" w:hAnsi="Times New Roman" w:cs="Times New Roman"/>
            <w:sz w:val="24"/>
            <w:szCs w:val="24"/>
          </w:rPr>
          <w:t>Если учесть результат опроса, по котором</w:t>
        </w:r>
      </w:ins>
      <w:ins w:id="6567" w:author="Tima" w:date="2026-01-18T13:00:00Z">
        <w:r w:rsidR="00A65FAE">
          <w:rPr>
            <w:rFonts w:ascii="Times New Roman" w:hAnsi="Times New Roman" w:cs="Times New Roman"/>
            <w:sz w:val="24"/>
            <w:szCs w:val="24"/>
          </w:rPr>
          <w:t>у</w:t>
        </w:r>
      </w:ins>
      <w:ins w:id="6568" w:author="Tima" w:date="2026-01-18T12:59:00Z">
        <w:r w:rsidR="00A65FAE">
          <w:rPr>
            <w:rFonts w:ascii="Times New Roman" w:hAnsi="Times New Roman" w:cs="Times New Roman"/>
            <w:sz w:val="24"/>
            <w:szCs w:val="24"/>
          </w:rPr>
          <w:t xml:space="preserve"> хот</w:t>
        </w:r>
      </w:ins>
      <w:ins w:id="6569" w:author="Tima" w:date="2026-01-18T13:00:00Z">
        <w:r w:rsidR="00A65FAE">
          <w:rPr>
            <w:rFonts w:ascii="Times New Roman" w:hAnsi="Times New Roman" w:cs="Times New Roman"/>
            <w:sz w:val="24"/>
            <w:szCs w:val="24"/>
          </w:rPr>
          <w:t>я</w:t>
        </w:r>
      </w:ins>
      <w:ins w:id="6570" w:author="Tima" w:date="2026-01-18T12:59:00Z">
        <w:r>
          <w:rPr>
            <w:rFonts w:ascii="Times New Roman" w:hAnsi="Times New Roman" w:cs="Times New Roman"/>
            <w:sz w:val="24"/>
            <w:szCs w:val="24"/>
          </w:rPr>
          <w:t>т пользоваться сервисом лишь</w:t>
        </w:r>
        <w:r w:rsidR="00A65FAE">
          <w:rPr>
            <w:rFonts w:ascii="Times New Roman" w:hAnsi="Times New Roman" w:cs="Times New Roman"/>
            <w:sz w:val="24"/>
            <w:szCs w:val="24"/>
          </w:rPr>
          <w:t xml:space="preserve"> 51</w:t>
        </w:r>
      </w:ins>
      <w:ins w:id="6571" w:author="Tima" w:date="2026-01-18T13:00:00Z">
        <w:r w:rsidR="00A65FAE">
          <w:rPr>
            <w:rFonts w:ascii="Times New Roman" w:hAnsi="Times New Roman" w:cs="Times New Roman"/>
            <w:sz w:val="24"/>
            <w:szCs w:val="24"/>
          </w:rPr>
          <w:t>% опрошенных,</w:t>
        </w:r>
        <w:r w:rsidR="00155EA0">
          <w:rPr>
            <w:rFonts w:ascii="Times New Roman" w:hAnsi="Times New Roman" w:cs="Times New Roman"/>
            <w:sz w:val="24"/>
            <w:szCs w:val="24"/>
          </w:rPr>
          <w:t xml:space="preserve"> то минимальное</w:t>
        </w:r>
        <w:r w:rsidR="00A65FAE">
          <w:rPr>
            <w:rFonts w:ascii="Times New Roman" w:hAnsi="Times New Roman" w:cs="Times New Roman"/>
            <w:sz w:val="24"/>
            <w:szCs w:val="24"/>
          </w:rPr>
          <w:t xml:space="preserve"> количество сделок в месяц н</w:t>
        </w:r>
        <w:r>
          <w:rPr>
            <w:rFonts w:ascii="Times New Roman" w:hAnsi="Times New Roman" w:cs="Times New Roman"/>
            <w:sz w:val="24"/>
            <w:szCs w:val="24"/>
          </w:rPr>
          <w:t>а запуске сервиса составит порядка</w:t>
        </w:r>
        <w:r w:rsidR="00A65FAE">
          <w:rPr>
            <w:rFonts w:ascii="Times New Roman" w:hAnsi="Times New Roman" w:cs="Times New Roman"/>
            <w:sz w:val="24"/>
            <w:szCs w:val="24"/>
          </w:rPr>
          <w:t xml:space="preserve"> 85-ти. </w:t>
        </w:r>
      </w:ins>
      <w:ins w:id="6572" w:author="Tima" w:date="2026-01-18T21:44:00Z">
        <w:r w:rsidR="00AE4C1E">
          <w:rPr>
            <w:rFonts w:ascii="Times New Roman" w:hAnsi="Times New Roman" w:cs="Times New Roman"/>
            <w:sz w:val="24"/>
            <w:szCs w:val="24"/>
          </w:rPr>
          <w:t>В течение первого года ожидаемый эффект от рекламной кампании</w:t>
        </w:r>
      </w:ins>
      <w:ins w:id="6573" w:author="Tima" w:date="2026-01-18T20:19:00Z">
        <w:r w:rsidR="00EC1045">
          <w:rPr>
            <w:rFonts w:ascii="Times New Roman" w:hAnsi="Times New Roman" w:cs="Times New Roman"/>
            <w:sz w:val="24"/>
            <w:szCs w:val="24"/>
          </w:rPr>
          <w:t xml:space="preserve"> возможен </w:t>
        </w:r>
        <w:r w:rsidR="00AE4C1E">
          <w:rPr>
            <w:rFonts w:ascii="Times New Roman" w:hAnsi="Times New Roman" w:cs="Times New Roman"/>
            <w:sz w:val="24"/>
            <w:szCs w:val="24"/>
          </w:rPr>
          <w:t>рост до 172 сдел</w:t>
        </w:r>
      </w:ins>
      <w:ins w:id="6574" w:author="Tima" w:date="2026-01-18T21:47:00Z">
        <w:r w:rsidR="00AE4C1E">
          <w:rPr>
            <w:rFonts w:ascii="Times New Roman" w:hAnsi="Times New Roman" w:cs="Times New Roman"/>
            <w:sz w:val="24"/>
            <w:szCs w:val="24"/>
          </w:rPr>
          <w:t>о</w:t>
        </w:r>
      </w:ins>
      <w:ins w:id="6575" w:author="Tima" w:date="2026-01-18T20:19:00Z">
        <w:r w:rsidR="00EC1045">
          <w:rPr>
            <w:rFonts w:ascii="Times New Roman" w:hAnsi="Times New Roman" w:cs="Times New Roman"/>
            <w:sz w:val="24"/>
            <w:szCs w:val="24"/>
          </w:rPr>
          <w:t>к в месяц</w:t>
        </w:r>
      </w:ins>
      <w:ins w:id="6576" w:author="Tima" w:date="2026-01-18T21:48:00Z">
        <w:r w:rsidR="00AE4C1E">
          <w:rPr>
            <w:rFonts w:ascii="Times New Roman" w:hAnsi="Times New Roman" w:cs="Times New Roman"/>
            <w:sz w:val="24"/>
            <w:szCs w:val="24"/>
          </w:rPr>
          <w:t xml:space="preserve"> (169 + 1,5% годового прироста аудитории)</w:t>
        </w:r>
      </w:ins>
      <w:ins w:id="6577" w:author="Tima" w:date="2026-01-18T20:20:00Z">
        <w:r w:rsidR="00AE4C1E">
          <w:rPr>
            <w:rFonts w:ascii="Times New Roman" w:hAnsi="Times New Roman" w:cs="Times New Roman"/>
            <w:sz w:val="24"/>
            <w:szCs w:val="24"/>
          </w:rPr>
          <w:t>.</w:t>
        </w:r>
      </w:ins>
      <w:ins w:id="6578" w:author="Tima" w:date="2026-01-18T21:48:00Z">
        <w:r w:rsidR="00AE4C1E">
          <w:rPr>
            <w:rFonts w:ascii="Times New Roman" w:hAnsi="Times New Roman" w:cs="Times New Roman"/>
            <w:sz w:val="24"/>
            <w:szCs w:val="24"/>
          </w:rPr>
          <w:t xml:space="preserve"> В случае привлечения зарубежных инвесторов мы имеем позитивный сценарий </w:t>
        </w:r>
      </w:ins>
      <w:ins w:id="6579" w:author="Tima" w:date="2026-01-18T21:49:00Z">
        <w:r w:rsidR="00AE4C1E">
          <w:rPr>
            <w:rFonts w:ascii="Times New Roman" w:hAnsi="Times New Roman" w:cs="Times New Roman"/>
            <w:sz w:val="24"/>
            <w:szCs w:val="24"/>
          </w:rPr>
          <w:t>–</w:t>
        </w:r>
      </w:ins>
      <w:ins w:id="6580" w:author="Tima" w:date="2026-01-18T21:48:00Z">
        <w:r w:rsidR="00AE4C1E">
          <w:rPr>
            <w:rFonts w:ascii="Times New Roman" w:hAnsi="Times New Roman" w:cs="Times New Roman"/>
            <w:sz w:val="24"/>
            <w:szCs w:val="24"/>
          </w:rPr>
          <w:t xml:space="preserve"> </w:t>
        </w:r>
      </w:ins>
      <w:ins w:id="6581" w:author="Tima" w:date="2026-01-18T21:51:00Z">
        <w:r w:rsidR="00AE4C1E">
          <w:rPr>
            <w:rFonts w:ascii="Times New Roman" w:hAnsi="Times New Roman" w:cs="Times New Roman"/>
            <w:sz w:val="24"/>
            <w:szCs w:val="24"/>
          </w:rPr>
          <w:t>1000</w:t>
        </w:r>
      </w:ins>
      <w:ins w:id="6582" w:author="Tima" w:date="2026-01-18T21:49:00Z">
        <w:r w:rsidR="00AE4C1E">
          <w:rPr>
            <w:rFonts w:ascii="Times New Roman" w:hAnsi="Times New Roman" w:cs="Times New Roman"/>
            <w:sz w:val="24"/>
            <w:szCs w:val="24"/>
          </w:rPr>
          <w:t xml:space="preserve"> сделок в месяц.</w:t>
        </w:r>
      </w:ins>
    </w:p>
    <w:p w14:paraId="59F24616" w14:textId="642ACAB6" w:rsidR="00A65FAE" w:rsidRDefault="00AE4C1E">
      <w:pPr>
        <w:spacing w:line="276" w:lineRule="auto"/>
        <w:ind w:firstLine="709"/>
        <w:jc w:val="both"/>
        <w:rPr>
          <w:ins w:id="6583" w:author="Tima" w:date="2026-01-18T20:24:00Z"/>
          <w:rFonts w:ascii="Times New Roman" w:hAnsi="Times New Roman" w:cs="Times New Roman"/>
          <w:sz w:val="24"/>
          <w:szCs w:val="24"/>
        </w:rPr>
        <w:pPrChange w:id="6584" w:author="Tima" w:date="2026-01-18T12:43:00Z">
          <w:pPr>
            <w:ind w:firstLine="709"/>
            <w:jc w:val="both"/>
          </w:pPr>
        </w:pPrChange>
      </w:pPr>
      <w:ins w:id="6585" w:author="Tima" w:date="2026-01-18T21:49:00Z">
        <w:r>
          <w:rPr>
            <w:rFonts w:ascii="Times New Roman" w:hAnsi="Times New Roman" w:cs="Times New Roman"/>
            <w:sz w:val="24"/>
            <w:szCs w:val="24"/>
          </w:rPr>
          <w:t>Следует</w:t>
        </w:r>
      </w:ins>
      <w:ins w:id="6586" w:author="Tima" w:date="2026-01-18T20:20:00Z">
        <w:r w:rsidR="00EC1045">
          <w:rPr>
            <w:rFonts w:ascii="Times New Roman" w:hAnsi="Times New Roman" w:cs="Times New Roman"/>
            <w:sz w:val="24"/>
            <w:szCs w:val="24"/>
          </w:rPr>
          <w:t xml:space="preserve"> обратить внимание, что </w:t>
        </w:r>
        <w:r w:rsidR="004934E7">
          <w:rPr>
            <w:rFonts w:ascii="Times New Roman" w:hAnsi="Times New Roman" w:cs="Times New Roman"/>
            <w:sz w:val="24"/>
            <w:szCs w:val="24"/>
          </w:rPr>
          <w:t xml:space="preserve">на текущий момент при каждой сделке платится роялти на кошелёк создателя </w:t>
        </w:r>
        <w:r w:rsidR="004934E7">
          <w:rPr>
            <w:rFonts w:ascii="Times New Roman" w:hAnsi="Times New Roman" w:cs="Times New Roman"/>
            <w:sz w:val="24"/>
            <w:szCs w:val="24"/>
            <w:lang w:val="en-US"/>
          </w:rPr>
          <w:t>NFT</w:t>
        </w:r>
        <w:r w:rsidR="004934E7">
          <w:rPr>
            <w:rFonts w:ascii="Times New Roman" w:hAnsi="Times New Roman" w:cs="Times New Roman"/>
            <w:sz w:val="24"/>
            <w:szCs w:val="24"/>
          </w:rPr>
          <w:t>-коллекции</w:t>
        </w:r>
      </w:ins>
      <w:ins w:id="6587" w:author="Tima" w:date="2026-01-18T20:21:00Z">
        <w:r w:rsidR="004934E7">
          <w:rPr>
            <w:rFonts w:ascii="Times New Roman" w:hAnsi="Times New Roman" w:cs="Times New Roman"/>
            <w:sz w:val="24"/>
            <w:szCs w:val="24"/>
          </w:rPr>
          <w:t xml:space="preserve">. Его обычный размер </w:t>
        </w:r>
      </w:ins>
      <w:ins w:id="6588" w:author="Tima" w:date="2026-01-18T21:50:00Z">
        <w:r>
          <w:rPr>
            <w:rFonts w:ascii="Times New Roman" w:hAnsi="Times New Roman" w:cs="Times New Roman"/>
            <w:sz w:val="24"/>
            <w:szCs w:val="24"/>
          </w:rPr>
          <w:t xml:space="preserve">– </w:t>
        </w:r>
      </w:ins>
      <w:ins w:id="6589" w:author="Tima" w:date="2026-01-18T20:21:00Z">
        <w:r w:rsidR="004934E7">
          <w:rPr>
            <w:rFonts w:ascii="Times New Roman" w:hAnsi="Times New Roman" w:cs="Times New Roman"/>
            <w:sz w:val="24"/>
            <w:szCs w:val="24"/>
          </w:rPr>
          <w:t xml:space="preserve">около 5%! Благодаря сервису станет возможным купля-продажа </w:t>
        </w:r>
        <w:r w:rsidR="004934E7">
          <w:rPr>
            <w:rFonts w:ascii="Times New Roman" w:hAnsi="Times New Roman" w:cs="Times New Roman"/>
            <w:sz w:val="24"/>
            <w:szCs w:val="24"/>
            <w:lang w:val="en-US"/>
          </w:rPr>
          <w:t>NFT</w:t>
        </w:r>
        <w:r w:rsidR="004934E7">
          <w:rPr>
            <w:rFonts w:ascii="Times New Roman" w:hAnsi="Times New Roman" w:cs="Times New Roman"/>
            <w:sz w:val="24"/>
            <w:szCs w:val="24"/>
          </w:rPr>
          <w:t xml:space="preserve"> без уплаты</w:t>
        </w:r>
      </w:ins>
      <w:ins w:id="6590" w:author="Tima" w:date="2026-01-18T21:15:00Z">
        <w:r w:rsidR="00365AF3">
          <w:rPr>
            <w:rFonts w:ascii="Times New Roman" w:hAnsi="Times New Roman" w:cs="Times New Roman"/>
            <w:sz w:val="24"/>
            <w:szCs w:val="24"/>
          </w:rPr>
          <w:t xml:space="preserve"> данного</w:t>
        </w:r>
      </w:ins>
      <w:ins w:id="6591" w:author="Tima" w:date="2026-01-18T20:21:00Z">
        <w:r w:rsidR="004934E7">
          <w:rPr>
            <w:rFonts w:ascii="Times New Roman" w:hAnsi="Times New Roman" w:cs="Times New Roman"/>
            <w:sz w:val="24"/>
            <w:szCs w:val="24"/>
          </w:rPr>
          <w:t xml:space="preserve"> роялти, поскольку перепродаваться будут </w:t>
        </w:r>
      </w:ins>
      <w:ins w:id="6592" w:author="Tima" w:date="2026-01-18T20:22:00Z">
        <w:r w:rsidR="004934E7">
          <w:rPr>
            <w:rFonts w:ascii="Times New Roman" w:hAnsi="Times New Roman" w:cs="Times New Roman"/>
            <w:sz w:val="24"/>
            <w:szCs w:val="24"/>
          </w:rPr>
          <w:t xml:space="preserve">ЦФА, а </w:t>
        </w:r>
        <w:r w:rsidR="004934E7">
          <w:rPr>
            <w:rFonts w:ascii="Times New Roman" w:hAnsi="Times New Roman" w:cs="Times New Roman"/>
            <w:sz w:val="24"/>
            <w:szCs w:val="24"/>
            <w:lang w:val="en-US"/>
          </w:rPr>
          <w:t>NFT</w:t>
        </w:r>
        <w:r w:rsidR="004934E7" w:rsidRPr="004934E7">
          <w:rPr>
            <w:rFonts w:ascii="Times New Roman" w:hAnsi="Times New Roman" w:cs="Times New Roman"/>
            <w:sz w:val="24"/>
            <w:szCs w:val="24"/>
            <w:rPrChange w:id="6593" w:author="Tima" w:date="2026-01-18T20:22:00Z">
              <w:rPr>
                <w:rFonts w:ascii="Times New Roman" w:hAnsi="Times New Roman" w:cs="Times New Roman"/>
                <w:sz w:val="24"/>
                <w:szCs w:val="24"/>
                <w:lang w:val="en-US"/>
              </w:rPr>
            </w:rPrChange>
          </w:rPr>
          <w:t xml:space="preserve"> </w:t>
        </w:r>
        <w:r w:rsidR="004934E7">
          <w:rPr>
            <w:rFonts w:ascii="Times New Roman" w:hAnsi="Times New Roman" w:cs="Times New Roman"/>
            <w:sz w:val="24"/>
            <w:szCs w:val="24"/>
          </w:rPr>
          <w:t xml:space="preserve">будут лишь переводиться с одного электронного кошелька на другой. Таким образом, сервис окажется отличной альтернативой существующему рынку по причине весомой экономии как для продавца </w:t>
        </w:r>
      </w:ins>
      <w:ins w:id="6594" w:author="Tima" w:date="2026-01-18T20:23:00Z">
        <w:r w:rsidR="004934E7">
          <w:rPr>
            <w:rFonts w:ascii="Times New Roman" w:hAnsi="Times New Roman" w:cs="Times New Roman"/>
            <w:sz w:val="24"/>
            <w:szCs w:val="24"/>
            <w:lang w:val="en-US"/>
          </w:rPr>
          <w:t>NFT</w:t>
        </w:r>
        <w:r w:rsidR="004934E7">
          <w:rPr>
            <w:rFonts w:ascii="Times New Roman" w:hAnsi="Times New Roman" w:cs="Times New Roman"/>
            <w:sz w:val="24"/>
            <w:szCs w:val="24"/>
          </w:rPr>
          <w:t xml:space="preserve">, так и для </w:t>
        </w:r>
        <w:r w:rsidR="004934E7">
          <w:rPr>
            <w:rFonts w:ascii="Times New Roman" w:hAnsi="Times New Roman" w:cs="Times New Roman"/>
            <w:sz w:val="24"/>
            <w:szCs w:val="24"/>
          </w:rPr>
          <w:lastRenderedPageBreak/>
          <w:t xml:space="preserve">покупателя. </w:t>
        </w:r>
      </w:ins>
      <w:ins w:id="6595" w:author="Tima" w:date="2026-01-18T21:16:00Z">
        <w:r w:rsidR="00365AF3">
          <w:rPr>
            <w:rFonts w:ascii="Times New Roman" w:hAnsi="Times New Roman" w:cs="Times New Roman"/>
            <w:sz w:val="24"/>
            <w:szCs w:val="24"/>
          </w:rPr>
          <w:t>Это</w:t>
        </w:r>
      </w:ins>
      <w:ins w:id="6596" w:author="Tima" w:date="2026-01-18T20:23:00Z">
        <w:r w:rsidR="004934E7">
          <w:rPr>
            <w:rFonts w:ascii="Times New Roman" w:hAnsi="Times New Roman" w:cs="Times New Roman"/>
            <w:sz w:val="24"/>
            <w:szCs w:val="24"/>
          </w:rPr>
          <w:t xml:space="preserve"> обстоятельство может обеспечить взрывной рост сервиса</w:t>
        </w:r>
      </w:ins>
      <w:ins w:id="6597" w:author="Tima" w:date="2026-01-18T20:24:00Z">
        <w:r w:rsidR="004934E7">
          <w:rPr>
            <w:rFonts w:ascii="Times New Roman" w:hAnsi="Times New Roman" w:cs="Times New Roman"/>
            <w:sz w:val="24"/>
            <w:szCs w:val="24"/>
          </w:rPr>
          <w:t>, а количество сдело</w:t>
        </w:r>
        <w:r>
          <w:rPr>
            <w:rFonts w:ascii="Times New Roman" w:hAnsi="Times New Roman" w:cs="Times New Roman"/>
            <w:sz w:val="24"/>
            <w:szCs w:val="24"/>
          </w:rPr>
          <w:t>к в месяц вырастет до 10 тысяч</w:t>
        </w:r>
        <w:r w:rsidR="004934E7">
          <w:rPr>
            <w:rFonts w:ascii="Times New Roman" w:hAnsi="Times New Roman" w:cs="Times New Roman"/>
            <w:sz w:val="24"/>
            <w:szCs w:val="24"/>
          </w:rPr>
          <w:t xml:space="preserve"> и более.</w:t>
        </w:r>
      </w:ins>
    </w:p>
    <w:p w14:paraId="6A2D8D7D" w14:textId="51AB19DC" w:rsidR="004934E7" w:rsidRDefault="004934E7">
      <w:pPr>
        <w:spacing w:line="276" w:lineRule="auto"/>
        <w:ind w:firstLine="709"/>
        <w:jc w:val="both"/>
        <w:rPr>
          <w:ins w:id="6598" w:author="Tima" w:date="2026-01-18T20:24:00Z"/>
          <w:rFonts w:ascii="Times New Roman" w:hAnsi="Times New Roman" w:cs="Times New Roman"/>
          <w:sz w:val="24"/>
          <w:szCs w:val="24"/>
        </w:rPr>
        <w:pPrChange w:id="6599" w:author="Tima" w:date="2026-01-18T12:43:00Z">
          <w:pPr>
            <w:ind w:firstLine="709"/>
            <w:jc w:val="both"/>
          </w:pPr>
        </w:pPrChange>
      </w:pPr>
    </w:p>
    <w:p w14:paraId="2C0BFF1D" w14:textId="1E98454D" w:rsidR="004934E7" w:rsidRPr="004934E7" w:rsidRDefault="004934E7">
      <w:pPr>
        <w:pStyle w:val="4"/>
        <w:rPr>
          <w:ins w:id="6600" w:author="Tima" w:date="2026-01-17T20:42:00Z"/>
          <w:rFonts w:ascii="Times New Roman" w:hAnsi="Times New Roman" w:cs="Times New Roman"/>
          <w:b/>
          <w:color w:val="000000" w:themeColor="text1"/>
          <w:rPrChange w:id="6601" w:author="Tima" w:date="2026-01-18T20:25:00Z">
            <w:rPr>
              <w:ins w:id="6602" w:author="Tima" w:date="2026-01-17T20:42:00Z"/>
              <w:rFonts w:ascii="Times New Roman" w:hAnsi="Times New Roman" w:cs="Times New Roman"/>
              <w:sz w:val="24"/>
            </w:rPr>
          </w:rPrChange>
        </w:rPr>
        <w:pPrChange w:id="6603" w:author="Tima" w:date="2026-01-18T20:25:00Z">
          <w:pPr>
            <w:ind w:firstLine="709"/>
            <w:jc w:val="both"/>
          </w:pPr>
        </w:pPrChange>
      </w:pPr>
      <w:ins w:id="6604" w:author="Tima" w:date="2026-01-18T20:24:00Z">
        <w:r w:rsidRPr="004934E7">
          <w:rPr>
            <w:rFonts w:ascii="Times New Roman" w:hAnsi="Times New Roman" w:cs="Times New Roman"/>
            <w:b/>
            <w:color w:val="000000" w:themeColor="text1"/>
            <w:rPrChange w:id="6605" w:author="Tima" w:date="2026-01-18T20:25:00Z">
              <w:rPr>
                <w:rFonts w:ascii="Times New Roman" w:hAnsi="Times New Roman" w:cs="Times New Roman"/>
                <w:sz w:val="24"/>
                <w:szCs w:val="24"/>
              </w:rPr>
            </w:rPrChange>
          </w:rPr>
          <w:t>Итоговый денежный поток</w:t>
        </w:r>
      </w:ins>
    </w:p>
    <w:p w14:paraId="05C7862A" w14:textId="6F8667FD" w:rsidR="004934E7" w:rsidRDefault="004934E7" w:rsidP="00A20CD1">
      <w:pPr>
        <w:spacing w:line="276" w:lineRule="auto"/>
        <w:ind w:firstLine="709"/>
        <w:jc w:val="both"/>
        <w:rPr>
          <w:ins w:id="6606" w:author="Tima" w:date="2026-01-18T21:37:00Z"/>
          <w:rFonts w:ascii="Times New Roman" w:hAnsi="Times New Roman" w:cs="Times New Roman"/>
          <w:sz w:val="24"/>
          <w:szCs w:val="24"/>
        </w:rPr>
      </w:pPr>
      <w:ins w:id="6607" w:author="Tima" w:date="2026-01-18T20:25:00Z">
        <w:r>
          <w:rPr>
            <w:rFonts w:ascii="Times New Roman" w:hAnsi="Times New Roman" w:cs="Times New Roman"/>
            <w:sz w:val="24"/>
            <w:szCs w:val="24"/>
          </w:rPr>
          <w:t xml:space="preserve">Рассчитаем денежный поток сервиса </w:t>
        </w:r>
      </w:ins>
      <w:ins w:id="6608" w:author="Tima" w:date="2026-01-18T20:26:00Z">
        <w:r>
          <w:rPr>
            <w:rFonts w:ascii="Times New Roman" w:hAnsi="Times New Roman" w:cs="Times New Roman"/>
            <w:sz w:val="24"/>
            <w:szCs w:val="24"/>
          </w:rPr>
          <w:t xml:space="preserve">в таблице 12 </w:t>
        </w:r>
      </w:ins>
      <w:ins w:id="6609" w:author="Tima" w:date="2026-01-18T20:25:00Z">
        <w:r>
          <w:rPr>
            <w:rFonts w:ascii="Times New Roman" w:hAnsi="Times New Roman" w:cs="Times New Roman"/>
            <w:sz w:val="24"/>
            <w:szCs w:val="24"/>
          </w:rPr>
          <w:t>в трёх сценариях: негативном, нейтральном и позитивном</w:t>
        </w:r>
      </w:ins>
      <w:ins w:id="6610" w:author="Tima" w:date="2026-01-18T20:26:00Z">
        <w:r>
          <w:rPr>
            <w:rFonts w:ascii="Times New Roman" w:hAnsi="Times New Roman" w:cs="Times New Roman"/>
            <w:sz w:val="24"/>
            <w:szCs w:val="24"/>
          </w:rPr>
          <w:t>.</w:t>
        </w:r>
      </w:ins>
    </w:p>
    <w:p w14:paraId="1250520B" w14:textId="42F68650" w:rsidR="00155EA0" w:rsidRPr="00E07331" w:rsidRDefault="00155EA0">
      <w:pPr>
        <w:pStyle w:val="af0"/>
        <w:rPr>
          <w:ins w:id="6611" w:author="Tima" w:date="2026-01-18T20:27:00Z"/>
        </w:rPr>
        <w:pPrChange w:id="6612" w:author="Tima" w:date="2026-01-18T21:37:00Z">
          <w:pPr>
            <w:spacing w:line="276" w:lineRule="auto"/>
            <w:ind w:firstLine="709"/>
            <w:jc w:val="both"/>
          </w:pPr>
        </w:pPrChange>
      </w:pPr>
      <w:ins w:id="6613" w:author="Tima" w:date="2026-01-18T21:37:00Z">
        <w:r>
          <w:t>Таблица 12 – Расчёт свободного денежного потока сервиса на первый год работы</w:t>
        </w:r>
      </w:ins>
    </w:p>
    <w:tbl>
      <w:tblPr>
        <w:tblStyle w:val="a4"/>
        <w:tblW w:w="9351" w:type="dxa"/>
        <w:tblLook w:val="04A0" w:firstRow="1" w:lastRow="0" w:firstColumn="1" w:lastColumn="0" w:noHBand="0" w:noVBand="1"/>
        <w:tblPrChange w:id="6614" w:author="Tima" w:date="2026-01-18T21:38:00Z">
          <w:tblPr>
            <w:tblStyle w:val="a4"/>
            <w:tblW w:w="0" w:type="auto"/>
            <w:tblLook w:val="04A0" w:firstRow="1" w:lastRow="0" w:firstColumn="1" w:lastColumn="0" w:noHBand="0" w:noVBand="1"/>
          </w:tblPr>
        </w:tblPrChange>
      </w:tblPr>
      <w:tblGrid>
        <w:gridCol w:w="1594"/>
        <w:gridCol w:w="1764"/>
        <w:gridCol w:w="1753"/>
        <w:gridCol w:w="1417"/>
        <w:gridCol w:w="1226"/>
        <w:gridCol w:w="1597"/>
        <w:tblGridChange w:id="6615">
          <w:tblGrid>
            <w:gridCol w:w="1594"/>
            <w:gridCol w:w="10"/>
            <w:gridCol w:w="1577"/>
            <w:gridCol w:w="177"/>
            <w:gridCol w:w="1576"/>
            <w:gridCol w:w="177"/>
            <w:gridCol w:w="1240"/>
            <w:gridCol w:w="177"/>
            <w:gridCol w:w="989"/>
            <w:gridCol w:w="237"/>
            <w:gridCol w:w="1077"/>
            <w:gridCol w:w="520"/>
          </w:tblGrid>
        </w:tblGridChange>
      </w:tblGrid>
      <w:tr w:rsidR="00FE286A" w14:paraId="71311D8B" w14:textId="77777777" w:rsidTr="00155EA0">
        <w:trPr>
          <w:ins w:id="6616" w:author="Tima" w:date="2026-01-18T20:27:00Z"/>
          <w:trPrChange w:id="6617" w:author="Tima" w:date="2026-01-18T21:38:00Z">
            <w:trPr>
              <w:gridAfter w:val="0"/>
            </w:trPr>
          </w:trPrChange>
        </w:trPr>
        <w:tc>
          <w:tcPr>
            <w:tcW w:w="1604" w:type="dxa"/>
            <w:tcPrChange w:id="6618" w:author="Tima" w:date="2026-01-18T21:38:00Z">
              <w:tcPr>
                <w:tcW w:w="1335" w:type="dxa"/>
                <w:gridSpan w:val="2"/>
              </w:tcPr>
            </w:tcPrChange>
          </w:tcPr>
          <w:p w14:paraId="2072A2FE" w14:textId="5D4CC8F6" w:rsidR="00FE286A" w:rsidRDefault="00FE286A" w:rsidP="00A20CD1">
            <w:pPr>
              <w:spacing w:line="276" w:lineRule="auto"/>
              <w:jc w:val="both"/>
              <w:rPr>
                <w:ins w:id="6619" w:author="Tima" w:date="2026-01-18T20:27:00Z"/>
                <w:rFonts w:ascii="Times New Roman" w:hAnsi="Times New Roman" w:cs="Times New Roman"/>
                <w:sz w:val="24"/>
                <w:szCs w:val="24"/>
              </w:rPr>
            </w:pPr>
            <w:ins w:id="6620" w:author="Tima" w:date="2026-01-18T20:27:00Z">
              <w:r>
                <w:rPr>
                  <w:rFonts w:ascii="Times New Roman" w:hAnsi="Times New Roman" w:cs="Times New Roman"/>
                  <w:sz w:val="24"/>
                  <w:szCs w:val="24"/>
                </w:rPr>
                <w:t>Сценарий</w:t>
              </w:r>
            </w:ins>
          </w:p>
        </w:tc>
        <w:tc>
          <w:tcPr>
            <w:tcW w:w="1784" w:type="dxa"/>
            <w:tcPrChange w:id="6621" w:author="Tima" w:date="2026-01-18T21:38:00Z">
              <w:tcPr>
                <w:tcW w:w="1335" w:type="dxa"/>
              </w:tcPr>
            </w:tcPrChange>
          </w:tcPr>
          <w:p w14:paraId="68E3B593" w14:textId="41F292A8" w:rsidR="00FE286A" w:rsidRDefault="00FE286A">
            <w:pPr>
              <w:spacing w:line="276" w:lineRule="auto"/>
              <w:jc w:val="both"/>
              <w:rPr>
                <w:ins w:id="6622" w:author="Tima" w:date="2026-01-18T20:27:00Z"/>
                <w:rFonts w:ascii="Times New Roman" w:hAnsi="Times New Roman" w:cs="Times New Roman"/>
                <w:sz w:val="24"/>
                <w:szCs w:val="24"/>
              </w:rPr>
            </w:pPr>
            <w:ins w:id="6623" w:author="Tima" w:date="2026-01-18T20:27:00Z">
              <w:r>
                <w:rPr>
                  <w:rFonts w:ascii="Times New Roman" w:hAnsi="Times New Roman" w:cs="Times New Roman"/>
                  <w:sz w:val="24"/>
                  <w:szCs w:val="24"/>
                </w:rPr>
                <w:t>Капитальные вложения</w:t>
              </w:r>
            </w:ins>
            <w:ins w:id="6624" w:author="Tima" w:date="2026-01-18T20:28:00Z">
              <w:r w:rsidR="000228BB">
                <w:rPr>
                  <w:rFonts w:ascii="Times New Roman" w:hAnsi="Times New Roman" w:cs="Times New Roman"/>
                  <w:sz w:val="24"/>
                  <w:szCs w:val="24"/>
                </w:rPr>
                <w:t xml:space="preserve"> </w:t>
              </w:r>
            </w:ins>
            <w:ins w:id="6625" w:author="Tima" w:date="2026-01-18T21:26:00Z">
              <w:r w:rsidR="000228BB">
                <w:rPr>
                  <w:rFonts w:ascii="Times New Roman" w:hAnsi="Times New Roman" w:cs="Times New Roman"/>
                  <w:sz w:val="24"/>
                  <w:szCs w:val="24"/>
                </w:rPr>
                <w:t>(</w:t>
              </w:r>
            </w:ins>
            <w:ins w:id="6626" w:author="Tima" w:date="2026-01-18T21:27:00Z">
              <w:r w:rsidR="000228BB">
                <w:rPr>
                  <w:rFonts w:ascii="Times New Roman" w:hAnsi="Times New Roman" w:cs="Times New Roman"/>
                  <w:sz w:val="24"/>
                  <w:szCs w:val="24"/>
                </w:rPr>
                <w:t xml:space="preserve">ПО), </w:t>
              </w:r>
            </w:ins>
            <w:ins w:id="6627" w:author="Tima" w:date="2026-01-18T20:30:00Z">
              <w:r>
                <w:rPr>
                  <w:rFonts w:ascii="Times New Roman" w:hAnsi="Times New Roman" w:cs="Times New Roman"/>
                  <w:sz w:val="24"/>
                  <w:szCs w:val="24"/>
                </w:rPr>
                <w:t>млн рублей</w:t>
              </w:r>
            </w:ins>
            <w:ins w:id="6628" w:author="Tima" w:date="2026-01-18T21:38:00Z">
              <w:r w:rsidR="00430486">
                <w:rPr>
                  <w:rFonts w:ascii="Times New Roman" w:hAnsi="Times New Roman" w:cs="Times New Roman"/>
                  <w:sz w:val="24"/>
                  <w:szCs w:val="24"/>
                </w:rPr>
                <w:t xml:space="preserve"> в месяц</w:t>
              </w:r>
            </w:ins>
          </w:p>
        </w:tc>
        <w:tc>
          <w:tcPr>
            <w:tcW w:w="1753" w:type="dxa"/>
            <w:tcPrChange w:id="6629" w:author="Tima" w:date="2026-01-18T21:38:00Z">
              <w:tcPr>
                <w:tcW w:w="1335" w:type="dxa"/>
                <w:gridSpan w:val="2"/>
              </w:tcPr>
            </w:tcPrChange>
          </w:tcPr>
          <w:p w14:paraId="02B9B74D" w14:textId="1E1D00AF" w:rsidR="00FE286A" w:rsidRDefault="00FE286A">
            <w:pPr>
              <w:spacing w:line="276" w:lineRule="auto"/>
              <w:jc w:val="both"/>
              <w:rPr>
                <w:ins w:id="6630" w:author="Tima" w:date="2026-01-18T20:27:00Z"/>
                <w:rFonts w:ascii="Times New Roman" w:hAnsi="Times New Roman" w:cs="Times New Roman"/>
                <w:sz w:val="24"/>
                <w:szCs w:val="24"/>
              </w:rPr>
            </w:pPr>
            <w:ins w:id="6631" w:author="Tima" w:date="2026-01-18T20:27:00Z">
              <w:r>
                <w:rPr>
                  <w:rFonts w:ascii="Times New Roman" w:hAnsi="Times New Roman" w:cs="Times New Roman"/>
                  <w:sz w:val="24"/>
                  <w:szCs w:val="24"/>
                </w:rPr>
                <w:t>Операционные расходы</w:t>
              </w:r>
            </w:ins>
            <w:ins w:id="6632" w:author="Tima" w:date="2026-01-18T20:31:00Z">
              <w:r>
                <w:rPr>
                  <w:rFonts w:ascii="Times New Roman" w:hAnsi="Times New Roman" w:cs="Times New Roman"/>
                  <w:sz w:val="24"/>
                  <w:szCs w:val="24"/>
                </w:rPr>
                <w:t>, млн рублей в месяц</w:t>
              </w:r>
            </w:ins>
          </w:p>
        </w:tc>
        <w:tc>
          <w:tcPr>
            <w:tcW w:w="1417" w:type="dxa"/>
            <w:tcPrChange w:id="6633" w:author="Tima" w:date="2026-01-18T21:38:00Z">
              <w:tcPr>
                <w:tcW w:w="1335" w:type="dxa"/>
                <w:gridSpan w:val="2"/>
              </w:tcPr>
            </w:tcPrChange>
          </w:tcPr>
          <w:p w14:paraId="29B9B1DB" w14:textId="40737298" w:rsidR="00FE286A" w:rsidRDefault="00FE286A" w:rsidP="00A20CD1">
            <w:pPr>
              <w:spacing w:line="276" w:lineRule="auto"/>
              <w:jc w:val="both"/>
              <w:rPr>
                <w:ins w:id="6634" w:author="Tima" w:date="2026-01-18T20:27:00Z"/>
                <w:rFonts w:ascii="Times New Roman" w:hAnsi="Times New Roman" w:cs="Times New Roman"/>
                <w:sz w:val="24"/>
                <w:szCs w:val="24"/>
              </w:rPr>
            </w:pPr>
            <w:ins w:id="6635" w:author="Tima" w:date="2026-01-18T20:27:00Z">
              <w:r>
                <w:rPr>
                  <w:rFonts w:ascii="Times New Roman" w:hAnsi="Times New Roman" w:cs="Times New Roman"/>
                  <w:sz w:val="24"/>
                  <w:szCs w:val="24"/>
                </w:rPr>
                <w:t>Количество сделок в месяц</w:t>
              </w:r>
            </w:ins>
          </w:p>
        </w:tc>
        <w:tc>
          <w:tcPr>
            <w:tcW w:w="1166" w:type="dxa"/>
            <w:tcPrChange w:id="6636" w:author="Tima" w:date="2026-01-18T21:38:00Z">
              <w:tcPr>
                <w:tcW w:w="1335" w:type="dxa"/>
                <w:gridSpan w:val="2"/>
              </w:tcPr>
            </w:tcPrChange>
          </w:tcPr>
          <w:p w14:paraId="53E8F0D5" w14:textId="1CC201D2" w:rsidR="00FE286A" w:rsidRDefault="00FE286A" w:rsidP="00A20CD1">
            <w:pPr>
              <w:spacing w:line="276" w:lineRule="auto"/>
              <w:jc w:val="both"/>
              <w:rPr>
                <w:ins w:id="6637" w:author="Tima" w:date="2026-01-18T20:27:00Z"/>
                <w:rFonts w:ascii="Times New Roman" w:hAnsi="Times New Roman" w:cs="Times New Roman"/>
                <w:sz w:val="24"/>
                <w:szCs w:val="24"/>
              </w:rPr>
            </w:pPr>
            <w:ins w:id="6638" w:author="Tima" w:date="2026-01-18T20:27:00Z">
              <w:r>
                <w:rPr>
                  <w:rFonts w:ascii="Times New Roman" w:hAnsi="Times New Roman" w:cs="Times New Roman"/>
                  <w:sz w:val="24"/>
                  <w:szCs w:val="24"/>
                </w:rPr>
                <w:t>Чистая прибыль</w:t>
              </w:r>
            </w:ins>
            <w:ins w:id="6639" w:author="Tima" w:date="2026-01-18T22:02:00Z">
              <w:r w:rsidR="00394FAA">
                <w:rPr>
                  <w:rFonts w:ascii="Times New Roman" w:hAnsi="Times New Roman" w:cs="Times New Roman"/>
                  <w:sz w:val="24"/>
                  <w:szCs w:val="24"/>
                </w:rPr>
                <w:t>*</w:t>
              </w:r>
            </w:ins>
            <w:ins w:id="6640" w:author="Tima" w:date="2026-01-18T20:27:00Z">
              <w:r>
                <w:rPr>
                  <w:rFonts w:ascii="Times New Roman" w:hAnsi="Times New Roman" w:cs="Times New Roman"/>
                  <w:sz w:val="24"/>
                  <w:szCs w:val="24"/>
                </w:rPr>
                <w:t xml:space="preserve"> в месяц</w:t>
              </w:r>
            </w:ins>
            <w:ins w:id="6641" w:author="Tima" w:date="2026-01-18T20:39:00Z">
              <w:r>
                <w:rPr>
                  <w:rFonts w:ascii="Times New Roman" w:hAnsi="Times New Roman" w:cs="Times New Roman"/>
                  <w:sz w:val="24"/>
                  <w:szCs w:val="24"/>
                </w:rPr>
                <w:t>, млн рублей в месяц</w:t>
              </w:r>
            </w:ins>
          </w:p>
        </w:tc>
        <w:tc>
          <w:tcPr>
            <w:tcW w:w="1627" w:type="dxa"/>
            <w:tcPrChange w:id="6642" w:author="Tima" w:date="2026-01-18T21:38:00Z">
              <w:tcPr>
                <w:tcW w:w="1335" w:type="dxa"/>
                <w:gridSpan w:val="2"/>
              </w:tcPr>
            </w:tcPrChange>
          </w:tcPr>
          <w:p w14:paraId="2A6BF6CB" w14:textId="21732E2D" w:rsidR="00FE286A" w:rsidRDefault="00FE286A" w:rsidP="00A20CD1">
            <w:pPr>
              <w:spacing w:line="276" w:lineRule="auto"/>
              <w:jc w:val="both"/>
              <w:rPr>
                <w:ins w:id="6643" w:author="Tima" w:date="2026-01-18T20:27:00Z"/>
                <w:rFonts w:ascii="Times New Roman" w:hAnsi="Times New Roman" w:cs="Times New Roman"/>
                <w:sz w:val="24"/>
                <w:szCs w:val="24"/>
              </w:rPr>
            </w:pPr>
            <w:ins w:id="6644" w:author="Tima" w:date="2026-01-18T20:28:00Z">
              <w:r>
                <w:rPr>
                  <w:rFonts w:ascii="Times New Roman" w:hAnsi="Times New Roman" w:cs="Times New Roman"/>
                  <w:sz w:val="24"/>
                  <w:szCs w:val="24"/>
                </w:rPr>
                <w:t>Денежный поток</w:t>
              </w:r>
            </w:ins>
            <w:ins w:id="6645" w:author="Tima" w:date="2026-01-18T20:40:00Z">
              <w:r>
                <w:rPr>
                  <w:rFonts w:ascii="Times New Roman" w:hAnsi="Times New Roman" w:cs="Times New Roman"/>
                  <w:sz w:val="24"/>
                  <w:szCs w:val="24"/>
                </w:rPr>
                <w:t>, млн рублей в месяц</w:t>
              </w:r>
            </w:ins>
          </w:p>
        </w:tc>
      </w:tr>
      <w:tr w:rsidR="00FE286A" w14:paraId="103A1418" w14:textId="77777777" w:rsidTr="00155EA0">
        <w:trPr>
          <w:ins w:id="6646" w:author="Tima" w:date="2026-01-18T20:27:00Z"/>
          <w:trPrChange w:id="6647" w:author="Tima" w:date="2026-01-18T21:38:00Z">
            <w:trPr>
              <w:gridAfter w:val="0"/>
            </w:trPr>
          </w:trPrChange>
        </w:trPr>
        <w:tc>
          <w:tcPr>
            <w:tcW w:w="1604" w:type="dxa"/>
            <w:tcPrChange w:id="6648" w:author="Tima" w:date="2026-01-18T21:38:00Z">
              <w:tcPr>
                <w:tcW w:w="1335" w:type="dxa"/>
                <w:gridSpan w:val="2"/>
              </w:tcPr>
            </w:tcPrChange>
          </w:tcPr>
          <w:p w14:paraId="044759F5" w14:textId="7526ADE9" w:rsidR="00FE286A" w:rsidRDefault="00FE286A" w:rsidP="00A20CD1">
            <w:pPr>
              <w:spacing w:line="276" w:lineRule="auto"/>
              <w:jc w:val="both"/>
              <w:rPr>
                <w:ins w:id="6649" w:author="Tima" w:date="2026-01-18T20:27:00Z"/>
                <w:rFonts w:ascii="Times New Roman" w:hAnsi="Times New Roman" w:cs="Times New Roman"/>
                <w:sz w:val="24"/>
                <w:szCs w:val="24"/>
              </w:rPr>
            </w:pPr>
            <w:ins w:id="6650" w:author="Tima" w:date="2026-01-18T20:29:00Z">
              <w:r>
                <w:rPr>
                  <w:rFonts w:ascii="Times New Roman" w:hAnsi="Times New Roman" w:cs="Times New Roman"/>
                  <w:sz w:val="24"/>
                  <w:szCs w:val="24"/>
                </w:rPr>
                <w:t>Негативный</w:t>
              </w:r>
            </w:ins>
          </w:p>
        </w:tc>
        <w:tc>
          <w:tcPr>
            <w:tcW w:w="1784" w:type="dxa"/>
            <w:tcPrChange w:id="6651" w:author="Tima" w:date="2026-01-18T21:38:00Z">
              <w:tcPr>
                <w:tcW w:w="1335" w:type="dxa"/>
              </w:tcPr>
            </w:tcPrChange>
          </w:tcPr>
          <w:p w14:paraId="4052B43E" w14:textId="4A92CCC5" w:rsidR="00FE286A" w:rsidRDefault="000228BB">
            <w:pPr>
              <w:spacing w:line="276" w:lineRule="auto"/>
              <w:jc w:val="both"/>
              <w:rPr>
                <w:ins w:id="6652" w:author="Tima" w:date="2026-01-18T20:27:00Z"/>
                <w:rFonts w:ascii="Times New Roman" w:hAnsi="Times New Roman" w:cs="Times New Roman"/>
                <w:sz w:val="24"/>
                <w:szCs w:val="24"/>
              </w:rPr>
            </w:pPr>
            <w:ins w:id="6653" w:author="Tima" w:date="2026-01-18T20:30:00Z">
              <w:r>
                <w:rPr>
                  <w:rFonts w:ascii="Times New Roman" w:hAnsi="Times New Roman" w:cs="Times New Roman"/>
                  <w:sz w:val="24"/>
                  <w:szCs w:val="24"/>
                </w:rPr>
                <w:t>0</w:t>
              </w:r>
            </w:ins>
            <w:ins w:id="6654" w:author="Tima" w:date="2026-01-18T21:29:00Z">
              <w:r>
                <w:rPr>
                  <w:rFonts w:ascii="Times New Roman" w:hAnsi="Times New Roman" w:cs="Times New Roman"/>
                  <w:sz w:val="24"/>
                  <w:szCs w:val="24"/>
                </w:rPr>
                <w:t>,48</w:t>
              </w:r>
            </w:ins>
            <w:ins w:id="6655" w:author="Tima" w:date="2026-01-18T22:05:00Z">
              <w:r w:rsidR="00430486">
                <w:rPr>
                  <w:rFonts w:ascii="Times New Roman" w:hAnsi="Times New Roman" w:cs="Times New Roman"/>
                  <w:sz w:val="24"/>
                  <w:szCs w:val="24"/>
                </w:rPr>
                <w:t>/12</w:t>
              </w:r>
            </w:ins>
          </w:p>
        </w:tc>
        <w:tc>
          <w:tcPr>
            <w:tcW w:w="1753" w:type="dxa"/>
            <w:tcPrChange w:id="6656" w:author="Tima" w:date="2026-01-18T21:38:00Z">
              <w:tcPr>
                <w:tcW w:w="1335" w:type="dxa"/>
                <w:gridSpan w:val="2"/>
              </w:tcPr>
            </w:tcPrChange>
          </w:tcPr>
          <w:p w14:paraId="3FD976C1" w14:textId="347C0264" w:rsidR="00FE286A" w:rsidRDefault="00155EA0" w:rsidP="00A20CD1">
            <w:pPr>
              <w:spacing w:line="276" w:lineRule="auto"/>
              <w:jc w:val="both"/>
              <w:rPr>
                <w:ins w:id="6657" w:author="Tima" w:date="2026-01-18T20:27:00Z"/>
                <w:rFonts w:ascii="Times New Roman" w:hAnsi="Times New Roman" w:cs="Times New Roman"/>
                <w:sz w:val="24"/>
                <w:szCs w:val="24"/>
              </w:rPr>
            </w:pPr>
            <w:ins w:id="6658" w:author="Tima" w:date="2026-01-18T21:36:00Z">
              <w:r>
                <w:rPr>
                  <w:rFonts w:ascii="Times New Roman" w:hAnsi="Times New Roman" w:cs="Times New Roman"/>
                  <w:sz w:val="24"/>
                  <w:szCs w:val="24"/>
                </w:rPr>
                <w:t>4,748</w:t>
              </w:r>
            </w:ins>
          </w:p>
        </w:tc>
        <w:tc>
          <w:tcPr>
            <w:tcW w:w="1417" w:type="dxa"/>
            <w:tcPrChange w:id="6659" w:author="Tima" w:date="2026-01-18T21:38:00Z">
              <w:tcPr>
                <w:tcW w:w="1335" w:type="dxa"/>
                <w:gridSpan w:val="2"/>
              </w:tcPr>
            </w:tcPrChange>
          </w:tcPr>
          <w:p w14:paraId="14ADA7DA" w14:textId="096A1592" w:rsidR="00FE286A" w:rsidRDefault="00FE286A" w:rsidP="00A20CD1">
            <w:pPr>
              <w:spacing w:line="276" w:lineRule="auto"/>
              <w:jc w:val="both"/>
              <w:rPr>
                <w:ins w:id="6660" w:author="Tima" w:date="2026-01-18T20:27:00Z"/>
                <w:rFonts w:ascii="Times New Roman" w:hAnsi="Times New Roman" w:cs="Times New Roman"/>
                <w:sz w:val="24"/>
                <w:szCs w:val="24"/>
              </w:rPr>
            </w:pPr>
            <w:ins w:id="6661" w:author="Tima" w:date="2026-01-18T20:33:00Z">
              <w:r>
                <w:rPr>
                  <w:rFonts w:ascii="Times New Roman" w:hAnsi="Times New Roman" w:cs="Times New Roman"/>
                  <w:sz w:val="24"/>
                  <w:szCs w:val="24"/>
                </w:rPr>
                <w:t>85</w:t>
              </w:r>
            </w:ins>
          </w:p>
        </w:tc>
        <w:tc>
          <w:tcPr>
            <w:tcW w:w="1166" w:type="dxa"/>
            <w:tcPrChange w:id="6662" w:author="Tima" w:date="2026-01-18T21:38:00Z">
              <w:tcPr>
                <w:tcW w:w="1335" w:type="dxa"/>
                <w:gridSpan w:val="2"/>
              </w:tcPr>
            </w:tcPrChange>
          </w:tcPr>
          <w:p w14:paraId="650D1296" w14:textId="2F8A60D2" w:rsidR="00FE286A" w:rsidRDefault="00365AF3" w:rsidP="00A20CD1">
            <w:pPr>
              <w:spacing w:line="276" w:lineRule="auto"/>
              <w:jc w:val="both"/>
              <w:rPr>
                <w:ins w:id="6663" w:author="Tima" w:date="2026-01-18T20:27:00Z"/>
                <w:rFonts w:ascii="Times New Roman" w:hAnsi="Times New Roman" w:cs="Times New Roman"/>
                <w:sz w:val="24"/>
                <w:szCs w:val="24"/>
              </w:rPr>
            </w:pPr>
            <w:ins w:id="6664" w:author="Tima" w:date="2026-01-18T21:12:00Z">
              <w:r>
                <w:rPr>
                  <w:rFonts w:ascii="Times New Roman" w:hAnsi="Times New Roman" w:cs="Times New Roman"/>
                  <w:sz w:val="24"/>
                  <w:szCs w:val="24"/>
                </w:rPr>
                <w:t>0,</w:t>
              </w:r>
              <w:r w:rsidR="00481DBC">
                <w:rPr>
                  <w:rFonts w:ascii="Times New Roman" w:hAnsi="Times New Roman" w:cs="Times New Roman"/>
                  <w:sz w:val="24"/>
                  <w:szCs w:val="24"/>
                </w:rPr>
                <w:t>536</w:t>
              </w:r>
            </w:ins>
          </w:p>
        </w:tc>
        <w:tc>
          <w:tcPr>
            <w:tcW w:w="1627" w:type="dxa"/>
            <w:tcPrChange w:id="6665" w:author="Tima" w:date="2026-01-18T21:38:00Z">
              <w:tcPr>
                <w:tcW w:w="1335" w:type="dxa"/>
                <w:gridSpan w:val="2"/>
              </w:tcPr>
            </w:tcPrChange>
          </w:tcPr>
          <w:p w14:paraId="418EEDC4" w14:textId="70466A2F" w:rsidR="00FE286A" w:rsidRDefault="00481DBC" w:rsidP="00A20CD1">
            <w:pPr>
              <w:spacing w:line="276" w:lineRule="auto"/>
              <w:jc w:val="both"/>
              <w:rPr>
                <w:ins w:id="6666" w:author="Tima" w:date="2026-01-18T20:27:00Z"/>
                <w:rFonts w:ascii="Times New Roman" w:hAnsi="Times New Roman" w:cs="Times New Roman"/>
                <w:sz w:val="24"/>
                <w:szCs w:val="24"/>
              </w:rPr>
            </w:pPr>
            <w:ins w:id="6667" w:author="Tima" w:date="2026-01-18T22:06:00Z">
              <w:r>
                <w:rPr>
                  <w:rFonts w:ascii="Times New Roman" w:hAnsi="Times New Roman" w:cs="Times New Roman"/>
                  <w:sz w:val="24"/>
                  <w:szCs w:val="24"/>
                </w:rPr>
                <w:t>-4,252</w:t>
              </w:r>
            </w:ins>
          </w:p>
        </w:tc>
      </w:tr>
      <w:tr w:rsidR="00FE286A" w14:paraId="1FA663EE" w14:textId="77777777" w:rsidTr="00155EA0">
        <w:trPr>
          <w:ins w:id="6668" w:author="Tima" w:date="2026-01-18T20:27:00Z"/>
          <w:trPrChange w:id="6669" w:author="Tima" w:date="2026-01-18T21:38:00Z">
            <w:trPr>
              <w:gridAfter w:val="0"/>
            </w:trPr>
          </w:trPrChange>
        </w:trPr>
        <w:tc>
          <w:tcPr>
            <w:tcW w:w="1604" w:type="dxa"/>
            <w:tcPrChange w:id="6670" w:author="Tima" w:date="2026-01-18T21:38:00Z">
              <w:tcPr>
                <w:tcW w:w="1335" w:type="dxa"/>
                <w:gridSpan w:val="2"/>
              </w:tcPr>
            </w:tcPrChange>
          </w:tcPr>
          <w:p w14:paraId="1F218508" w14:textId="530B485B" w:rsidR="00FE286A" w:rsidRDefault="009C3DBC" w:rsidP="00A20CD1">
            <w:pPr>
              <w:spacing w:line="276" w:lineRule="auto"/>
              <w:jc w:val="both"/>
              <w:rPr>
                <w:ins w:id="6671" w:author="Tima" w:date="2026-01-18T20:27:00Z"/>
                <w:rFonts w:ascii="Times New Roman" w:hAnsi="Times New Roman" w:cs="Times New Roman"/>
                <w:sz w:val="24"/>
                <w:szCs w:val="24"/>
              </w:rPr>
            </w:pPr>
            <w:ins w:id="6672" w:author="Tima" w:date="2026-01-19T09:35:00Z">
              <w:r>
                <w:rPr>
                  <w:rFonts w:ascii="Times New Roman" w:hAnsi="Times New Roman" w:cs="Times New Roman"/>
                  <w:sz w:val="24"/>
                  <w:szCs w:val="24"/>
                </w:rPr>
                <w:t>Умеренно негативный</w:t>
              </w:r>
            </w:ins>
          </w:p>
        </w:tc>
        <w:tc>
          <w:tcPr>
            <w:tcW w:w="1784" w:type="dxa"/>
            <w:tcPrChange w:id="6673" w:author="Tima" w:date="2026-01-18T21:38:00Z">
              <w:tcPr>
                <w:tcW w:w="1335" w:type="dxa"/>
              </w:tcPr>
            </w:tcPrChange>
          </w:tcPr>
          <w:p w14:paraId="63F9531B" w14:textId="0B87CB46" w:rsidR="00FE286A" w:rsidRDefault="000228BB" w:rsidP="00A20CD1">
            <w:pPr>
              <w:spacing w:line="276" w:lineRule="auto"/>
              <w:jc w:val="both"/>
              <w:rPr>
                <w:ins w:id="6674" w:author="Tima" w:date="2026-01-18T20:27:00Z"/>
                <w:rFonts w:ascii="Times New Roman" w:hAnsi="Times New Roman" w:cs="Times New Roman"/>
                <w:sz w:val="24"/>
                <w:szCs w:val="24"/>
              </w:rPr>
            </w:pPr>
            <w:ins w:id="6675" w:author="Tima" w:date="2026-01-18T20:30:00Z">
              <w:r>
                <w:rPr>
                  <w:rFonts w:ascii="Times New Roman" w:hAnsi="Times New Roman" w:cs="Times New Roman"/>
                  <w:sz w:val="24"/>
                  <w:szCs w:val="24"/>
                </w:rPr>
                <w:t>0</w:t>
              </w:r>
            </w:ins>
            <w:ins w:id="6676" w:author="Tima" w:date="2026-01-18T21:30:00Z">
              <w:r>
                <w:rPr>
                  <w:rFonts w:ascii="Times New Roman" w:hAnsi="Times New Roman" w:cs="Times New Roman"/>
                  <w:sz w:val="24"/>
                  <w:szCs w:val="24"/>
                </w:rPr>
                <w:t>,48</w:t>
              </w:r>
            </w:ins>
            <w:ins w:id="6677" w:author="Tima" w:date="2026-01-18T22:05:00Z">
              <w:r w:rsidR="00430486">
                <w:rPr>
                  <w:rFonts w:ascii="Times New Roman" w:hAnsi="Times New Roman" w:cs="Times New Roman"/>
                  <w:sz w:val="24"/>
                  <w:szCs w:val="24"/>
                </w:rPr>
                <w:t>/12</w:t>
              </w:r>
            </w:ins>
          </w:p>
        </w:tc>
        <w:tc>
          <w:tcPr>
            <w:tcW w:w="1753" w:type="dxa"/>
            <w:tcPrChange w:id="6678" w:author="Tima" w:date="2026-01-18T21:38:00Z">
              <w:tcPr>
                <w:tcW w:w="1335" w:type="dxa"/>
                <w:gridSpan w:val="2"/>
              </w:tcPr>
            </w:tcPrChange>
          </w:tcPr>
          <w:p w14:paraId="6EF60C6C" w14:textId="1CEA5366" w:rsidR="00FE286A" w:rsidRDefault="00FE286A" w:rsidP="00A20CD1">
            <w:pPr>
              <w:spacing w:line="276" w:lineRule="auto"/>
              <w:jc w:val="both"/>
              <w:rPr>
                <w:ins w:id="6679" w:author="Tima" w:date="2026-01-18T20:27:00Z"/>
                <w:rFonts w:ascii="Times New Roman" w:hAnsi="Times New Roman" w:cs="Times New Roman"/>
                <w:sz w:val="24"/>
                <w:szCs w:val="24"/>
              </w:rPr>
            </w:pPr>
            <w:ins w:id="6680" w:author="Tima" w:date="2026-01-18T20:32:00Z">
              <w:r>
                <w:rPr>
                  <w:rFonts w:ascii="Times New Roman" w:hAnsi="Times New Roman" w:cs="Times New Roman"/>
                  <w:sz w:val="24"/>
                  <w:szCs w:val="24"/>
                </w:rPr>
                <w:t>4</w:t>
              </w:r>
            </w:ins>
            <w:ins w:id="6681" w:author="Tima" w:date="2026-01-18T20:33:00Z">
              <w:r>
                <w:rPr>
                  <w:rFonts w:ascii="Times New Roman" w:hAnsi="Times New Roman" w:cs="Times New Roman"/>
                  <w:sz w:val="24"/>
                  <w:szCs w:val="24"/>
                </w:rPr>
                <w:t>,</w:t>
              </w:r>
              <w:r w:rsidR="00155EA0">
                <w:rPr>
                  <w:rFonts w:ascii="Times New Roman" w:hAnsi="Times New Roman" w:cs="Times New Roman"/>
                  <w:sz w:val="24"/>
                  <w:szCs w:val="24"/>
                </w:rPr>
                <w:t>748</w:t>
              </w:r>
            </w:ins>
          </w:p>
        </w:tc>
        <w:tc>
          <w:tcPr>
            <w:tcW w:w="1417" w:type="dxa"/>
            <w:tcPrChange w:id="6682" w:author="Tima" w:date="2026-01-18T21:38:00Z">
              <w:tcPr>
                <w:tcW w:w="1335" w:type="dxa"/>
                <w:gridSpan w:val="2"/>
              </w:tcPr>
            </w:tcPrChange>
          </w:tcPr>
          <w:p w14:paraId="70476E5D" w14:textId="085F18E4" w:rsidR="00FE286A" w:rsidRDefault="00AE4C1E" w:rsidP="00A20CD1">
            <w:pPr>
              <w:spacing w:line="276" w:lineRule="auto"/>
              <w:jc w:val="both"/>
              <w:rPr>
                <w:ins w:id="6683" w:author="Tima" w:date="2026-01-18T20:27:00Z"/>
                <w:rFonts w:ascii="Times New Roman" w:hAnsi="Times New Roman" w:cs="Times New Roman"/>
                <w:sz w:val="24"/>
                <w:szCs w:val="24"/>
              </w:rPr>
            </w:pPr>
            <w:ins w:id="6684" w:author="Tima" w:date="2026-01-18T21:52:00Z">
              <w:r>
                <w:rPr>
                  <w:rFonts w:ascii="Times New Roman" w:hAnsi="Times New Roman" w:cs="Times New Roman"/>
                  <w:sz w:val="24"/>
                  <w:szCs w:val="24"/>
                </w:rPr>
                <w:t>172</w:t>
              </w:r>
            </w:ins>
          </w:p>
        </w:tc>
        <w:tc>
          <w:tcPr>
            <w:tcW w:w="1166" w:type="dxa"/>
            <w:tcPrChange w:id="6685" w:author="Tima" w:date="2026-01-18T21:38:00Z">
              <w:tcPr>
                <w:tcW w:w="1335" w:type="dxa"/>
                <w:gridSpan w:val="2"/>
              </w:tcPr>
            </w:tcPrChange>
          </w:tcPr>
          <w:p w14:paraId="7F61CB9C" w14:textId="440C1A72" w:rsidR="00FE286A" w:rsidRDefault="00481DBC" w:rsidP="00A20CD1">
            <w:pPr>
              <w:spacing w:line="276" w:lineRule="auto"/>
              <w:jc w:val="both"/>
              <w:rPr>
                <w:ins w:id="6686" w:author="Tima" w:date="2026-01-18T20:27:00Z"/>
                <w:rFonts w:ascii="Times New Roman" w:hAnsi="Times New Roman" w:cs="Times New Roman"/>
                <w:sz w:val="24"/>
                <w:szCs w:val="24"/>
              </w:rPr>
            </w:pPr>
            <w:ins w:id="6687" w:author="Tima" w:date="2026-01-18T22:03:00Z">
              <w:r>
                <w:rPr>
                  <w:rFonts w:ascii="Times New Roman" w:hAnsi="Times New Roman" w:cs="Times New Roman"/>
                  <w:sz w:val="24"/>
                  <w:szCs w:val="24"/>
                </w:rPr>
                <w:t>1</w:t>
              </w:r>
            </w:ins>
            <w:ins w:id="6688" w:author="Tima" w:date="2026-01-19T09:38:00Z">
              <w:r>
                <w:rPr>
                  <w:rFonts w:ascii="Times New Roman" w:hAnsi="Times New Roman" w:cs="Times New Roman"/>
                  <w:sz w:val="24"/>
                  <w:szCs w:val="24"/>
                </w:rPr>
                <w:t>,084</w:t>
              </w:r>
            </w:ins>
          </w:p>
        </w:tc>
        <w:tc>
          <w:tcPr>
            <w:tcW w:w="1627" w:type="dxa"/>
            <w:tcPrChange w:id="6689" w:author="Tima" w:date="2026-01-18T21:38:00Z">
              <w:tcPr>
                <w:tcW w:w="1335" w:type="dxa"/>
                <w:gridSpan w:val="2"/>
              </w:tcPr>
            </w:tcPrChange>
          </w:tcPr>
          <w:p w14:paraId="65CD1A2D" w14:textId="33CBED33" w:rsidR="00FE286A" w:rsidRDefault="00481DBC" w:rsidP="00A20CD1">
            <w:pPr>
              <w:spacing w:line="276" w:lineRule="auto"/>
              <w:jc w:val="both"/>
              <w:rPr>
                <w:ins w:id="6690" w:author="Tima" w:date="2026-01-18T20:27:00Z"/>
                <w:rFonts w:ascii="Times New Roman" w:hAnsi="Times New Roman" w:cs="Times New Roman"/>
                <w:sz w:val="24"/>
                <w:szCs w:val="24"/>
              </w:rPr>
            </w:pPr>
            <w:ins w:id="6691" w:author="Tima" w:date="2026-01-18T20:41:00Z">
              <w:r>
                <w:rPr>
                  <w:rFonts w:ascii="Times New Roman" w:hAnsi="Times New Roman" w:cs="Times New Roman"/>
                  <w:sz w:val="24"/>
                  <w:szCs w:val="24"/>
                </w:rPr>
                <w:t>-3</w:t>
              </w:r>
            </w:ins>
            <w:ins w:id="6692" w:author="Tima" w:date="2026-01-19T09:41:00Z">
              <w:r>
                <w:rPr>
                  <w:rFonts w:ascii="Times New Roman" w:hAnsi="Times New Roman" w:cs="Times New Roman"/>
                  <w:sz w:val="24"/>
                  <w:szCs w:val="24"/>
                </w:rPr>
                <w:t>,704</w:t>
              </w:r>
            </w:ins>
          </w:p>
        </w:tc>
      </w:tr>
      <w:tr w:rsidR="00FE286A" w14:paraId="60A474B9" w14:textId="77777777" w:rsidTr="00155EA0">
        <w:trPr>
          <w:ins w:id="6693" w:author="Tima" w:date="2026-01-18T20:27:00Z"/>
          <w:trPrChange w:id="6694" w:author="Tima" w:date="2026-01-18T21:38:00Z">
            <w:trPr>
              <w:gridAfter w:val="0"/>
            </w:trPr>
          </w:trPrChange>
        </w:trPr>
        <w:tc>
          <w:tcPr>
            <w:tcW w:w="1604" w:type="dxa"/>
            <w:tcPrChange w:id="6695" w:author="Tima" w:date="2026-01-18T21:38:00Z">
              <w:tcPr>
                <w:tcW w:w="1335" w:type="dxa"/>
                <w:gridSpan w:val="2"/>
              </w:tcPr>
            </w:tcPrChange>
          </w:tcPr>
          <w:p w14:paraId="4D547574" w14:textId="4817D1A8" w:rsidR="00FE286A" w:rsidRDefault="00C377C8" w:rsidP="00A20CD1">
            <w:pPr>
              <w:spacing w:line="276" w:lineRule="auto"/>
              <w:jc w:val="both"/>
              <w:rPr>
                <w:ins w:id="6696" w:author="Tima" w:date="2026-01-18T20:27:00Z"/>
                <w:rFonts w:ascii="Times New Roman" w:hAnsi="Times New Roman" w:cs="Times New Roman"/>
                <w:sz w:val="24"/>
                <w:szCs w:val="24"/>
              </w:rPr>
            </w:pPr>
            <w:ins w:id="6697" w:author="Tima" w:date="2026-01-19T09:43:00Z">
              <w:r>
                <w:rPr>
                  <w:rFonts w:ascii="Times New Roman" w:hAnsi="Times New Roman" w:cs="Times New Roman"/>
                  <w:sz w:val="24"/>
                  <w:szCs w:val="24"/>
                </w:rPr>
                <w:t>Базовый</w:t>
              </w:r>
            </w:ins>
          </w:p>
        </w:tc>
        <w:tc>
          <w:tcPr>
            <w:tcW w:w="1784" w:type="dxa"/>
            <w:tcPrChange w:id="6698" w:author="Tima" w:date="2026-01-18T21:38:00Z">
              <w:tcPr>
                <w:tcW w:w="1335" w:type="dxa"/>
              </w:tcPr>
            </w:tcPrChange>
          </w:tcPr>
          <w:p w14:paraId="3C2AD4BC" w14:textId="3EBABF3D" w:rsidR="00FE286A" w:rsidRPr="007977EB" w:rsidRDefault="000228BB" w:rsidP="00A20CD1">
            <w:pPr>
              <w:spacing w:line="276" w:lineRule="auto"/>
              <w:jc w:val="both"/>
              <w:rPr>
                <w:ins w:id="6699" w:author="Tima" w:date="2026-01-18T20:27:00Z"/>
                <w:rFonts w:ascii="Times New Roman" w:hAnsi="Times New Roman" w:cs="Times New Roman"/>
                <w:sz w:val="24"/>
                <w:szCs w:val="24"/>
                <w:lang w:val="en-US"/>
                <w:rPrChange w:id="6700" w:author="Tima" w:date="2026-01-19T15:43:00Z">
                  <w:rPr>
                    <w:ins w:id="6701" w:author="Tima" w:date="2026-01-18T20:27:00Z"/>
                    <w:rFonts w:ascii="Times New Roman" w:hAnsi="Times New Roman" w:cs="Times New Roman"/>
                    <w:sz w:val="24"/>
                    <w:szCs w:val="24"/>
                  </w:rPr>
                </w:rPrChange>
              </w:rPr>
            </w:pPr>
            <w:ins w:id="6702" w:author="Tima" w:date="2026-01-18T20:30:00Z">
              <w:r>
                <w:rPr>
                  <w:rFonts w:ascii="Times New Roman" w:hAnsi="Times New Roman" w:cs="Times New Roman"/>
                  <w:sz w:val="24"/>
                  <w:szCs w:val="24"/>
                </w:rPr>
                <w:t>0</w:t>
              </w:r>
            </w:ins>
            <w:ins w:id="6703" w:author="Tima" w:date="2026-01-18T21:30:00Z">
              <w:r>
                <w:rPr>
                  <w:rFonts w:ascii="Times New Roman" w:hAnsi="Times New Roman" w:cs="Times New Roman"/>
                  <w:sz w:val="24"/>
                  <w:szCs w:val="24"/>
                </w:rPr>
                <w:t>,48</w:t>
              </w:r>
            </w:ins>
            <w:ins w:id="6704" w:author="Tima" w:date="2026-01-18T22:05:00Z">
              <w:r w:rsidR="00430486">
                <w:rPr>
                  <w:rFonts w:ascii="Times New Roman" w:hAnsi="Times New Roman" w:cs="Times New Roman"/>
                  <w:sz w:val="24"/>
                  <w:szCs w:val="24"/>
                </w:rPr>
                <w:t>/12</w:t>
              </w:r>
            </w:ins>
          </w:p>
        </w:tc>
        <w:tc>
          <w:tcPr>
            <w:tcW w:w="1753" w:type="dxa"/>
            <w:tcPrChange w:id="6705" w:author="Tima" w:date="2026-01-18T21:38:00Z">
              <w:tcPr>
                <w:tcW w:w="1335" w:type="dxa"/>
                <w:gridSpan w:val="2"/>
              </w:tcPr>
            </w:tcPrChange>
          </w:tcPr>
          <w:p w14:paraId="522FF1DC" w14:textId="6ADC12E0" w:rsidR="00FE286A" w:rsidRDefault="00FE286A" w:rsidP="00A20CD1">
            <w:pPr>
              <w:spacing w:line="276" w:lineRule="auto"/>
              <w:jc w:val="both"/>
              <w:rPr>
                <w:ins w:id="6706" w:author="Tima" w:date="2026-01-18T20:27:00Z"/>
                <w:rFonts w:ascii="Times New Roman" w:hAnsi="Times New Roman" w:cs="Times New Roman"/>
                <w:sz w:val="24"/>
                <w:szCs w:val="24"/>
              </w:rPr>
            </w:pPr>
            <w:ins w:id="6707" w:author="Tima" w:date="2026-01-18T20:33:00Z">
              <w:r>
                <w:rPr>
                  <w:rFonts w:ascii="Times New Roman" w:hAnsi="Times New Roman" w:cs="Times New Roman"/>
                  <w:sz w:val="24"/>
                  <w:szCs w:val="24"/>
                </w:rPr>
                <w:t>4,</w:t>
              </w:r>
              <w:r w:rsidR="00155EA0">
                <w:rPr>
                  <w:rFonts w:ascii="Times New Roman" w:hAnsi="Times New Roman" w:cs="Times New Roman"/>
                  <w:sz w:val="24"/>
                  <w:szCs w:val="24"/>
                </w:rPr>
                <w:t>748</w:t>
              </w:r>
            </w:ins>
          </w:p>
        </w:tc>
        <w:tc>
          <w:tcPr>
            <w:tcW w:w="1417" w:type="dxa"/>
            <w:tcPrChange w:id="6708" w:author="Tima" w:date="2026-01-18T21:38:00Z">
              <w:tcPr>
                <w:tcW w:w="1335" w:type="dxa"/>
                <w:gridSpan w:val="2"/>
              </w:tcPr>
            </w:tcPrChange>
          </w:tcPr>
          <w:p w14:paraId="145E5C4B" w14:textId="38CB8601" w:rsidR="00FE286A" w:rsidRDefault="00FE286A" w:rsidP="00A20CD1">
            <w:pPr>
              <w:spacing w:line="276" w:lineRule="auto"/>
              <w:jc w:val="both"/>
              <w:rPr>
                <w:ins w:id="6709" w:author="Tima" w:date="2026-01-18T20:27:00Z"/>
                <w:rFonts w:ascii="Times New Roman" w:hAnsi="Times New Roman" w:cs="Times New Roman"/>
                <w:sz w:val="24"/>
                <w:szCs w:val="24"/>
              </w:rPr>
            </w:pPr>
            <w:ins w:id="6710" w:author="Tima" w:date="2026-01-18T20:33:00Z">
              <w:r>
                <w:rPr>
                  <w:rFonts w:ascii="Times New Roman" w:hAnsi="Times New Roman" w:cs="Times New Roman"/>
                  <w:sz w:val="24"/>
                  <w:szCs w:val="24"/>
                </w:rPr>
                <w:t>1000</w:t>
              </w:r>
            </w:ins>
          </w:p>
        </w:tc>
        <w:tc>
          <w:tcPr>
            <w:tcW w:w="1166" w:type="dxa"/>
            <w:tcPrChange w:id="6711" w:author="Tima" w:date="2026-01-18T21:38:00Z">
              <w:tcPr>
                <w:tcW w:w="1335" w:type="dxa"/>
                <w:gridSpan w:val="2"/>
              </w:tcPr>
            </w:tcPrChange>
          </w:tcPr>
          <w:p w14:paraId="030754C9" w14:textId="11B13F37" w:rsidR="00FE286A" w:rsidRDefault="00481DBC" w:rsidP="00A20CD1">
            <w:pPr>
              <w:spacing w:line="276" w:lineRule="auto"/>
              <w:jc w:val="both"/>
              <w:rPr>
                <w:ins w:id="6712" w:author="Tima" w:date="2026-01-18T20:27:00Z"/>
                <w:rFonts w:ascii="Times New Roman" w:hAnsi="Times New Roman" w:cs="Times New Roman"/>
                <w:sz w:val="24"/>
                <w:szCs w:val="24"/>
              </w:rPr>
            </w:pPr>
            <w:ins w:id="6713" w:author="Tima" w:date="2026-01-18T22:03:00Z">
              <w:r>
                <w:rPr>
                  <w:rFonts w:ascii="Times New Roman" w:hAnsi="Times New Roman" w:cs="Times New Roman"/>
                  <w:sz w:val="24"/>
                  <w:szCs w:val="24"/>
                </w:rPr>
                <w:t>6</w:t>
              </w:r>
            </w:ins>
            <w:ins w:id="6714" w:author="Tima" w:date="2026-01-19T09:38:00Z">
              <w:r>
                <w:rPr>
                  <w:rFonts w:ascii="Times New Roman" w:hAnsi="Times New Roman" w:cs="Times New Roman"/>
                  <w:sz w:val="24"/>
                  <w:szCs w:val="24"/>
                </w:rPr>
                <w:t>,3</w:t>
              </w:r>
            </w:ins>
          </w:p>
        </w:tc>
        <w:tc>
          <w:tcPr>
            <w:tcW w:w="1627" w:type="dxa"/>
            <w:tcPrChange w:id="6715" w:author="Tima" w:date="2026-01-18T21:38:00Z">
              <w:tcPr>
                <w:tcW w:w="1335" w:type="dxa"/>
                <w:gridSpan w:val="2"/>
              </w:tcPr>
            </w:tcPrChange>
          </w:tcPr>
          <w:p w14:paraId="4B4C4496" w14:textId="74192837" w:rsidR="00FE286A" w:rsidRDefault="00481DBC" w:rsidP="00A20CD1">
            <w:pPr>
              <w:spacing w:line="276" w:lineRule="auto"/>
              <w:jc w:val="both"/>
              <w:rPr>
                <w:ins w:id="6716" w:author="Tima" w:date="2026-01-18T20:27:00Z"/>
                <w:rFonts w:ascii="Times New Roman" w:hAnsi="Times New Roman" w:cs="Times New Roman"/>
                <w:sz w:val="24"/>
                <w:szCs w:val="24"/>
              </w:rPr>
            </w:pPr>
            <w:ins w:id="6717" w:author="Tima" w:date="2026-01-18T20:41:00Z">
              <w:r>
                <w:rPr>
                  <w:rFonts w:ascii="Times New Roman" w:hAnsi="Times New Roman" w:cs="Times New Roman"/>
                  <w:sz w:val="24"/>
                  <w:szCs w:val="24"/>
                </w:rPr>
                <w:t>1</w:t>
              </w:r>
            </w:ins>
            <w:ins w:id="6718" w:author="Tima" w:date="2026-01-19T09:42:00Z">
              <w:r>
                <w:rPr>
                  <w:rFonts w:ascii="Times New Roman" w:hAnsi="Times New Roman" w:cs="Times New Roman"/>
                  <w:sz w:val="24"/>
                  <w:szCs w:val="24"/>
                </w:rPr>
                <w:t>,512</w:t>
              </w:r>
            </w:ins>
          </w:p>
        </w:tc>
      </w:tr>
      <w:tr w:rsidR="00AE4C1E" w14:paraId="10E13A87" w14:textId="77777777" w:rsidTr="00155EA0">
        <w:trPr>
          <w:ins w:id="6719" w:author="Tima" w:date="2026-01-18T21:52:00Z"/>
        </w:trPr>
        <w:tc>
          <w:tcPr>
            <w:tcW w:w="1604" w:type="dxa"/>
          </w:tcPr>
          <w:p w14:paraId="3AF32CF5" w14:textId="789561D8" w:rsidR="00AE4C1E" w:rsidRDefault="009C3DBC">
            <w:pPr>
              <w:spacing w:line="276" w:lineRule="auto"/>
              <w:jc w:val="both"/>
              <w:rPr>
                <w:ins w:id="6720" w:author="Tima" w:date="2026-01-18T21:52:00Z"/>
                <w:rFonts w:ascii="Times New Roman" w:hAnsi="Times New Roman" w:cs="Times New Roman"/>
                <w:sz w:val="24"/>
                <w:szCs w:val="24"/>
              </w:rPr>
            </w:pPr>
            <w:ins w:id="6721" w:author="Tima" w:date="2026-01-19T09:36:00Z">
              <w:r>
                <w:rPr>
                  <w:rFonts w:ascii="Times New Roman" w:hAnsi="Times New Roman" w:cs="Times New Roman"/>
                  <w:sz w:val="24"/>
                  <w:szCs w:val="24"/>
                </w:rPr>
                <w:t>П</w:t>
              </w:r>
            </w:ins>
            <w:ins w:id="6722" w:author="Tima" w:date="2026-01-18T21:52:00Z">
              <w:r w:rsidR="00AE4C1E">
                <w:rPr>
                  <w:rFonts w:ascii="Times New Roman" w:hAnsi="Times New Roman" w:cs="Times New Roman"/>
                  <w:sz w:val="24"/>
                  <w:szCs w:val="24"/>
                </w:rPr>
                <w:t>озитивный</w:t>
              </w:r>
            </w:ins>
          </w:p>
        </w:tc>
        <w:tc>
          <w:tcPr>
            <w:tcW w:w="1784" w:type="dxa"/>
          </w:tcPr>
          <w:p w14:paraId="1E1081E8" w14:textId="1F003AEB" w:rsidR="00AE4C1E" w:rsidRDefault="00AE4C1E" w:rsidP="00A20CD1">
            <w:pPr>
              <w:spacing w:line="276" w:lineRule="auto"/>
              <w:jc w:val="both"/>
              <w:rPr>
                <w:ins w:id="6723" w:author="Tima" w:date="2026-01-18T21:52:00Z"/>
                <w:rFonts w:ascii="Times New Roman" w:hAnsi="Times New Roman" w:cs="Times New Roman"/>
                <w:sz w:val="24"/>
                <w:szCs w:val="24"/>
              </w:rPr>
            </w:pPr>
            <w:ins w:id="6724" w:author="Tima" w:date="2026-01-18T21:52:00Z">
              <w:r>
                <w:rPr>
                  <w:rFonts w:ascii="Times New Roman" w:hAnsi="Times New Roman" w:cs="Times New Roman"/>
                  <w:sz w:val="24"/>
                  <w:szCs w:val="24"/>
                </w:rPr>
                <w:t>0,48</w:t>
              </w:r>
            </w:ins>
            <w:ins w:id="6725" w:author="Tima" w:date="2026-01-18T22:05:00Z">
              <w:r w:rsidR="00430486">
                <w:rPr>
                  <w:rFonts w:ascii="Times New Roman" w:hAnsi="Times New Roman" w:cs="Times New Roman"/>
                  <w:sz w:val="24"/>
                  <w:szCs w:val="24"/>
                </w:rPr>
                <w:t>/12</w:t>
              </w:r>
            </w:ins>
          </w:p>
        </w:tc>
        <w:tc>
          <w:tcPr>
            <w:tcW w:w="1753" w:type="dxa"/>
          </w:tcPr>
          <w:p w14:paraId="7A545F05" w14:textId="559616E5" w:rsidR="00AE4C1E" w:rsidRDefault="00AE4C1E" w:rsidP="00A20CD1">
            <w:pPr>
              <w:spacing w:line="276" w:lineRule="auto"/>
              <w:jc w:val="both"/>
              <w:rPr>
                <w:ins w:id="6726" w:author="Tima" w:date="2026-01-18T21:52:00Z"/>
                <w:rFonts w:ascii="Times New Roman" w:hAnsi="Times New Roman" w:cs="Times New Roman"/>
                <w:sz w:val="24"/>
                <w:szCs w:val="24"/>
              </w:rPr>
            </w:pPr>
            <w:ins w:id="6727" w:author="Tima" w:date="2026-01-18T21:52:00Z">
              <w:r>
                <w:rPr>
                  <w:rFonts w:ascii="Times New Roman" w:hAnsi="Times New Roman" w:cs="Times New Roman"/>
                  <w:sz w:val="24"/>
                  <w:szCs w:val="24"/>
                </w:rPr>
                <w:t>4,748</w:t>
              </w:r>
            </w:ins>
          </w:p>
        </w:tc>
        <w:tc>
          <w:tcPr>
            <w:tcW w:w="1417" w:type="dxa"/>
          </w:tcPr>
          <w:p w14:paraId="11CE366F" w14:textId="5318C652" w:rsidR="00AE4C1E" w:rsidRDefault="00AE4C1E" w:rsidP="00A20CD1">
            <w:pPr>
              <w:spacing w:line="276" w:lineRule="auto"/>
              <w:jc w:val="both"/>
              <w:rPr>
                <w:ins w:id="6728" w:author="Tima" w:date="2026-01-18T21:52:00Z"/>
                <w:rFonts w:ascii="Times New Roman" w:hAnsi="Times New Roman" w:cs="Times New Roman"/>
                <w:sz w:val="24"/>
                <w:szCs w:val="24"/>
              </w:rPr>
            </w:pPr>
            <w:ins w:id="6729" w:author="Tima" w:date="2026-01-18T21:52:00Z">
              <w:r>
                <w:rPr>
                  <w:rFonts w:ascii="Times New Roman" w:hAnsi="Times New Roman" w:cs="Times New Roman"/>
                  <w:sz w:val="24"/>
                  <w:szCs w:val="24"/>
                </w:rPr>
                <w:t>10000</w:t>
              </w:r>
            </w:ins>
          </w:p>
        </w:tc>
        <w:tc>
          <w:tcPr>
            <w:tcW w:w="1166" w:type="dxa"/>
          </w:tcPr>
          <w:p w14:paraId="2F0AFE4B" w14:textId="7C3817E0" w:rsidR="00AE4C1E" w:rsidRDefault="00481DBC" w:rsidP="00A20CD1">
            <w:pPr>
              <w:spacing w:line="276" w:lineRule="auto"/>
              <w:jc w:val="both"/>
              <w:rPr>
                <w:ins w:id="6730" w:author="Tima" w:date="2026-01-18T21:52:00Z"/>
                <w:rFonts w:ascii="Times New Roman" w:hAnsi="Times New Roman" w:cs="Times New Roman"/>
                <w:sz w:val="24"/>
                <w:szCs w:val="24"/>
              </w:rPr>
            </w:pPr>
            <w:ins w:id="6731" w:author="Tima" w:date="2026-01-18T21:53:00Z">
              <w:r>
                <w:rPr>
                  <w:rFonts w:ascii="Times New Roman" w:hAnsi="Times New Roman" w:cs="Times New Roman"/>
                  <w:sz w:val="24"/>
                  <w:szCs w:val="24"/>
                </w:rPr>
                <w:t>63</w:t>
              </w:r>
            </w:ins>
          </w:p>
        </w:tc>
        <w:tc>
          <w:tcPr>
            <w:tcW w:w="1627" w:type="dxa"/>
          </w:tcPr>
          <w:p w14:paraId="53CA3F0A" w14:textId="614D15B1" w:rsidR="00AE4C1E" w:rsidRDefault="00481DBC" w:rsidP="00A20CD1">
            <w:pPr>
              <w:spacing w:line="276" w:lineRule="auto"/>
              <w:jc w:val="both"/>
              <w:rPr>
                <w:ins w:id="6732" w:author="Tima" w:date="2026-01-18T21:52:00Z"/>
                <w:rFonts w:ascii="Times New Roman" w:hAnsi="Times New Roman" w:cs="Times New Roman"/>
                <w:sz w:val="24"/>
                <w:szCs w:val="24"/>
              </w:rPr>
            </w:pPr>
            <w:ins w:id="6733" w:author="Tima" w:date="2026-01-18T22:07:00Z">
              <w:r>
                <w:rPr>
                  <w:rFonts w:ascii="Times New Roman" w:hAnsi="Times New Roman" w:cs="Times New Roman"/>
                  <w:sz w:val="24"/>
                  <w:szCs w:val="24"/>
                </w:rPr>
                <w:t>58</w:t>
              </w:r>
            </w:ins>
            <w:ins w:id="6734" w:author="Tima" w:date="2026-01-19T09:42:00Z">
              <w:r>
                <w:rPr>
                  <w:rFonts w:ascii="Times New Roman" w:hAnsi="Times New Roman" w:cs="Times New Roman"/>
                  <w:sz w:val="24"/>
                  <w:szCs w:val="24"/>
                </w:rPr>
                <w:t>,212</w:t>
              </w:r>
            </w:ins>
          </w:p>
        </w:tc>
      </w:tr>
    </w:tbl>
    <w:p w14:paraId="044D4381" w14:textId="03AD8B74" w:rsidR="00394FAA" w:rsidRDefault="00394FAA">
      <w:pPr>
        <w:spacing w:line="276" w:lineRule="auto"/>
        <w:ind w:firstLine="709"/>
        <w:jc w:val="both"/>
        <w:rPr>
          <w:ins w:id="6735" w:author="Tima" w:date="2026-01-18T22:01:00Z"/>
          <w:rFonts w:ascii="Times New Roman" w:hAnsi="Times New Roman" w:cs="Times New Roman"/>
          <w:sz w:val="24"/>
          <w:szCs w:val="24"/>
        </w:rPr>
        <w:pPrChange w:id="6736" w:author="Tima" w:date="2026-01-18T21:59:00Z">
          <w:pPr>
            <w:ind w:firstLine="709"/>
            <w:jc w:val="both"/>
          </w:pPr>
        </w:pPrChange>
      </w:pPr>
      <w:ins w:id="6737" w:author="Tima" w:date="2026-01-18T21:53:00Z">
        <w:r>
          <w:rPr>
            <w:rFonts w:ascii="Times New Roman" w:hAnsi="Times New Roman" w:cs="Times New Roman"/>
            <w:sz w:val="24"/>
            <w:szCs w:val="24"/>
          </w:rPr>
          <w:t xml:space="preserve">* - </w:t>
        </w:r>
      </w:ins>
      <w:ins w:id="6738" w:author="Tima" w:date="2026-01-18T21:55:00Z">
        <w:r>
          <w:rPr>
            <w:rFonts w:ascii="Times New Roman" w:hAnsi="Times New Roman" w:cs="Times New Roman"/>
            <w:sz w:val="24"/>
            <w:szCs w:val="24"/>
          </w:rPr>
          <w:t xml:space="preserve">Согласно п. 2.1.2, объём торгов </w:t>
        </w:r>
      </w:ins>
      <w:ins w:id="6739" w:author="Tima" w:date="2026-01-18T21:56:00Z">
        <w:r>
          <w:rPr>
            <w:rFonts w:ascii="Times New Roman" w:hAnsi="Times New Roman" w:cs="Times New Roman"/>
            <w:sz w:val="24"/>
            <w:szCs w:val="24"/>
            <w:lang w:val="en-US"/>
          </w:rPr>
          <w:t>NFT</w:t>
        </w:r>
        <w:r w:rsidRPr="00394FAA">
          <w:rPr>
            <w:rFonts w:ascii="Times New Roman" w:hAnsi="Times New Roman" w:cs="Times New Roman"/>
            <w:sz w:val="24"/>
            <w:szCs w:val="24"/>
            <w:rPrChange w:id="6740" w:author="Tima" w:date="2026-01-18T21:56:00Z">
              <w:rPr>
                <w:rFonts w:ascii="Times New Roman" w:hAnsi="Times New Roman" w:cs="Times New Roman"/>
                <w:sz w:val="24"/>
                <w:szCs w:val="24"/>
                <w:lang w:val="en-US"/>
              </w:rPr>
            </w:rPrChange>
          </w:rPr>
          <w:t xml:space="preserve"> </w:t>
        </w:r>
        <w:r>
          <w:rPr>
            <w:rFonts w:ascii="Times New Roman" w:hAnsi="Times New Roman" w:cs="Times New Roman"/>
            <w:sz w:val="24"/>
            <w:szCs w:val="24"/>
          </w:rPr>
          <w:t>за последние 30 дней составил 194,16 млн долларов при количестве сделок 33843. Таким образом</w:t>
        </w:r>
      </w:ins>
      <w:ins w:id="6741" w:author="Tima" w:date="2026-01-18T21:57:00Z">
        <w:r>
          <w:rPr>
            <w:rFonts w:ascii="Times New Roman" w:hAnsi="Times New Roman" w:cs="Times New Roman"/>
            <w:sz w:val="24"/>
            <w:szCs w:val="24"/>
          </w:rPr>
          <w:t xml:space="preserve">, средняя стоимость одного проданного </w:t>
        </w:r>
        <w:r>
          <w:rPr>
            <w:rFonts w:ascii="Times New Roman" w:hAnsi="Times New Roman" w:cs="Times New Roman"/>
            <w:sz w:val="24"/>
            <w:szCs w:val="24"/>
            <w:lang w:val="en-US"/>
          </w:rPr>
          <w:t>NFT</w:t>
        </w:r>
        <w:r w:rsidRPr="00394FAA">
          <w:rPr>
            <w:rFonts w:ascii="Times New Roman" w:hAnsi="Times New Roman" w:cs="Times New Roman"/>
            <w:sz w:val="24"/>
            <w:szCs w:val="24"/>
            <w:rPrChange w:id="6742" w:author="Tima" w:date="2026-01-18T21:58:00Z">
              <w:rPr>
                <w:rFonts w:ascii="Times New Roman" w:hAnsi="Times New Roman" w:cs="Times New Roman"/>
                <w:sz w:val="24"/>
                <w:szCs w:val="24"/>
                <w:lang w:val="en-US"/>
              </w:rPr>
            </w:rPrChange>
          </w:rPr>
          <w:t xml:space="preserve"> </w:t>
        </w:r>
        <w:r>
          <w:rPr>
            <w:rFonts w:ascii="Times New Roman" w:hAnsi="Times New Roman" w:cs="Times New Roman"/>
            <w:sz w:val="24"/>
            <w:szCs w:val="24"/>
          </w:rPr>
          <w:t>равна 5737 долларов США ~</w:t>
        </w:r>
      </w:ins>
      <w:ins w:id="6743" w:author="Tima" w:date="2026-01-18T21:58:00Z">
        <w:r>
          <w:rPr>
            <w:rFonts w:ascii="Times New Roman" w:hAnsi="Times New Roman" w:cs="Times New Roman"/>
            <w:sz w:val="24"/>
            <w:szCs w:val="24"/>
          </w:rPr>
          <w:t xml:space="preserve"> 450 тыс. руб.</w:t>
        </w:r>
      </w:ins>
      <w:ins w:id="6744" w:author="Tima" w:date="2026-01-18T21:59:00Z">
        <w:r>
          <w:rPr>
            <w:rFonts w:ascii="Times New Roman" w:hAnsi="Times New Roman" w:cs="Times New Roman"/>
            <w:sz w:val="24"/>
            <w:szCs w:val="24"/>
          </w:rPr>
          <w:t xml:space="preserve"> Учитывая, что комиссия сервиса за обмен </w:t>
        </w:r>
        <w:r>
          <w:rPr>
            <w:rFonts w:ascii="Times New Roman" w:hAnsi="Times New Roman" w:cs="Times New Roman"/>
            <w:sz w:val="24"/>
            <w:szCs w:val="24"/>
            <w:lang w:val="en-US"/>
          </w:rPr>
          <w:t>NFT</w:t>
        </w:r>
        <w:r w:rsidRPr="00394FAA">
          <w:rPr>
            <w:rFonts w:ascii="Times New Roman" w:hAnsi="Times New Roman" w:cs="Times New Roman"/>
            <w:sz w:val="24"/>
            <w:szCs w:val="24"/>
            <w:rPrChange w:id="6745" w:author="Tima" w:date="2026-01-18T22:00:00Z">
              <w:rPr>
                <w:rFonts w:ascii="Times New Roman" w:hAnsi="Times New Roman" w:cs="Times New Roman"/>
                <w:sz w:val="24"/>
                <w:szCs w:val="24"/>
                <w:lang w:val="en-US"/>
              </w:rPr>
            </w:rPrChange>
          </w:rPr>
          <w:t xml:space="preserve"> </w:t>
        </w:r>
        <w:r>
          <w:rPr>
            <w:rFonts w:ascii="Times New Roman" w:hAnsi="Times New Roman" w:cs="Times New Roman"/>
            <w:sz w:val="24"/>
            <w:szCs w:val="24"/>
          </w:rPr>
          <w:t>на ЦФА составляет 1</w:t>
        </w:r>
      </w:ins>
      <w:ins w:id="6746" w:author="Tima" w:date="2026-01-18T22:00:00Z">
        <w:r>
          <w:rPr>
            <w:rFonts w:ascii="Times New Roman" w:hAnsi="Times New Roman" w:cs="Times New Roman"/>
            <w:sz w:val="24"/>
            <w:szCs w:val="24"/>
          </w:rPr>
          <w:t>%, 30% которой сервис перечисляет ОИС</w:t>
        </w:r>
      </w:ins>
      <w:ins w:id="6747" w:author="Tima" w:date="2026-01-18T22:01:00Z">
        <w:r>
          <w:rPr>
            <w:rFonts w:ascii="Times New Roman" w:hAnsi="Times New Roman" w:cs="Times New Roman"/>
            <w:sz w:val="24"/>
            <w:szCs w:val="24"/>
          </w:rPr>
          <w:t>,</w:t>
        </w:r>
      </w:ins>
      <w:ins w:id="6748" w:author="Tima" w:date="2026-01-19T09:36:00Z">
        <w:r w:rsidR="009C3DBC">
          <w:rPr>
            <w:rFonts w:ascii="Times New Roman" w:hAnsi="Times New Roman" w:cs="Times New Roman"/>
            <w:sz w:val="24"/>
            <w:szCs w:val="24"/>
          </w:rPr>
          <w:t xml:space="preserve"> и то обстоятельство</w:t>
        </w:r>
      </w:ins>
      <w:ins w:id="6749" w:author="Tima" w:date="2026-01-19T09:37:00Z">
        <w:r w:rsidR="009C3DBC">
          <w:rPr>
            <w:rFonts w:ascii="Times New Roman" w:hAnsi="Times New Roman" w:cs="Times New Roman"/>
            <w:sz w:val="24"/>
            <w:szCs w:val="24"/>
          </w:rPr>
          <w:t xml:space="preserve">, что 1 сделка – это не только обмен </w:t>
        </w:r>
        <w:r w:rsidR="009C3DBC">
          <w:rPr>
            <w:rFonts w:ascii="Times New Roman" w:hAnsi="Times New Roman" w:cs="Times New Roman"/>
            <w:sz w:val="24"/>
            <w:szCs w:val="24"/>
            <w:lang w:val="en-US"/>
          </w:rPr>
          <w:t>NFT</w:t>
        </w:r>
        <w:r w:rsidR="009C3DBC" w:rsidRPr="009C3DBC">
          <w:rPr>
            <w:rFonts w:ascii="Times New Roman" w:hAnsi="Times New Roman" w:cs="Times New Roman"/>
            <w:sz w:val="24"/>
            <w:szCs w:val="24"/>
            <w:rPrChange w:id="6750" w:author="Tima" w:date="2026-01-19T09:37:00Z">
              <w:rPr>
                <w:rFonts w:ascii="Times New Roman" w:hAnsi="Times New Roman" w:cs="Times New Roman"/>
                <w:sz w:val="24"/>
                <w:szCs w:val="24"/>
                <w:lang w:val="en-US"/>
              </w:rPr>
            </w:rPrChange>
          </w:rPr>
          <w:t xml:space="preserve"> </w:t>
        </w:r>
        <w:r w:rsidR="009C3DBC">
          <w:rPr>
            <w:rFonts w:ascii="Times New Roman" w:hAnsi="Times New Roman" w:cs="Times New Roman"/>
            <w:sz w:val="24"/>
            <w:szCs w:val="24"/>
          </w:rPr>
          <w:t xml:space="preserve">на ЦФА, но и ЦФА на </w:t>
        </w:r>
        <w:r w:rsidR="009C3DBC">
          <w:rPr>
            <w:rFonts w:ascii="Times New Roman" w:hAnsi="Times New Roman" w:cs="Times New Roman"/>
            <w:sz w:val="24"/>
            <w:szCs w:val="24"/>
            <w:lang w:val="en-US"/>
          </w:rPr>
          <w:t>NFT</w:t>
        </w:r>
        <w:r w:rsidR="009C3DBC">
          <w:rPr>
            <w:rFonts w:ascii="Times New Roman" w:hAnsi="Times New Roman" w:cs="Times New Roman"/>
            <w:sz w:val="24"/>
            <w:szCs w:val="24"/>
          </w:rPr>
          <w:t>,</w:t>
        </w:r>
      </w:ins>
      <w:ins w:id="6751" w:author="Tima" w:date="2026-01-18T22:01:00Z">
        <w:r>
          <w:rPr>
            <w:rFonts w:ascii="Times New Roman" w:hAnsi="Times New Roman" w:cs="Times New Roman"/>
            <w:sz w:val="24"/>
            <w:szCs w:val="24"/>
          </w:rPr>
          <w:t xml:space="preserve"> средняя прибыль сервиса с одной сделки составит:</w:t>
        </w:r>
      </w:ins>
    </w:p>
    <w:p w14:paraId="71CEC73F" w14:textId="2C217CBE" w:rsidR="0058157E" w:rsidRDefault="00394FAA">
      <w:pPr>
        <w:spacing w:line="276" w:lineRule="auto"/>
        <w:ind w:firstLine="709"/>
        <w:jc w:val="both"/>
        <w:rPr>
          <w:ins w:id="6752" w:author="Tima" w:date="2026-01-19T12:23:00Z"/>
          <w:rFonts w:ascii="Times New Roman" w:hAnsi="Times New Roman" w:cs="Times New Roman"/>
          <w:sz w:val="24"/>
          <w:szCs w:val="24"/>
        </w:rPr>
        <w:pPrChange w:id="6753" w:author="Tima" w:date="2026-01-19T21:02:00Z">
          <w:pPr>
            <w:ind w:firstLine="709"/>
            <w:jc w:val="both"/>
          </w:pPr>
        </w:pPrChange>
      </w:pPr>
      <w:ins w:id="6754" w:author="Tima" w:date="2026-01-18T22:01:00Z">
        <w:r>
          <w:rPr>
            <w:rFonts w:ascii="Times New Roman" w:hAnsi="Times New Roman" w:cs="Times New Roman"/>
            <w:sz w:val="24"/>
            <w:szCs w:val="24"/>
          </w:rPr>
          <w:t>450000 * 1% * 0</w:t>
        </w:r>
      </w:ins>
      <w:ins w:id="6755" w:author="Tima" w:date="2026-01-18T22:02:00Z">
        <w:r>
          <w:rPr>
            <w:rFonts w:ascii="Times New Roman" w:hAnsi="Times New Roman" w:cs="Times New Roman"/>
            <w:sz w:val="24"/>
            <w:szCs w:val="24"/>
          </w:rPr>
          <w:t xml:space="preserve">,7 </w:t>
        </w:r>
      </w:ins>
      <w:ins w:id="6756" w:author="Tima" w:date="2026-01-19T09:37:00Z">
        <w:r w:rsidR="00481DBC">
          <w:rPr>
            <w:rFonts w:ascii="Times New Roman" w:hAnsi="Times New Roman" w:cs="Times New Roman"/>
            <w:sz w:val="24"/>
            <w:szCs w:val="24"/>
          </w:rPr>
          <w:t xml:space="preserve">* 2 </w:t>
        </w:r>
      </w:ins>
      <w:ins w:id="6757" w:author="Tima" w:date="2026-01-18T22:02:00Z">
        <w:r>
          <w:rPr>
            <w:rFonts w:ascii="Times New Roman" w:hAnsi="Times New Roman" w:cs="Times New Roman"/>
            <w:sz w:val="24"/>
            <w:szCs w:val="24"/>
          </w:rPr>
          <w:t>= 3150</w:t>
        </w:r>
      </w:ins>
      <w:ins w:id="6758" w:author="Tima" w:date="2026-01-19T09:37:00Z">
        <w:r w:rsidR="00481DBC">
          <w:rPr>
            <w:rFonts w:ascii="Times New Roman" w:hAnsi="Times New Roman" w:cs="Times New Roman"/>
            <w:sz w:val="24"/>
            <w:szCs w:val="24"/>
          </w:rPr>
          <w:t xml:space="preserve"> * 2</w:t>
        </w:r>
      </w:ins>
      <w:ins w:id="6759" w:author="Tima" w:date="2026-01-18T22:02:00Z">
        <w:r w:rsidR="00481DBC">
          <w:rPr>
            <w:rFonts w:ascii="Times New Roman" w:hAnsi="Times New Roman" w:cs="Times New Roman"/>
            <w:sz w:val="24"/>
            <w:szCs w:val="24"/>
          </w:rPr>
          <w:t xml:space="preserve"> = 6300 рублей.</w:t>
        </w:r>
      </w:ins>
    </w:p>
    <w:p w14:paraId="5710ACC4" w14:textId="77777777" w:rsidR="0058157E" w:rsidRPr="00E07331" w:rsidRDefault="0058157E">
      <w:pPr>
        <w:spacing w:line="276" w:lineRule="auto"/>
        <w:ind w:firstLine="709"/>
        <w:jc w:val="both"/>
        <w:rPr>
          <w:ins w:id="6760" w:author="Tima" w:date="2026-01-17T20:42:00Z"/>
          <w:rFonts w:ascii="Times New Roman" w:hAnsi="Times New Roman" w:cs="Times New Roman"/>
          <w:sz w:val="24"/>
          <w:szCs w:val="24"/>
        </w:rPr>
        <w:pPrChange w:id="6761" w:author="Tima" w:date="2026-01-18T12:43:00Z">
          <w:pPr>
            <w:ind w:firstLine="709"/>
            <w:jc w:val="both"/>
          </w:pPr>
        </w:pPrChange>
      </w:pPr>
    </w:p>
    <w:p w14:paraId="58D8CED1" w14:textId="338F6D36" w:rsidR="00AB03A1" w:rsidRPr="00A20CD1" w:rsidRDefault="006360FE">
      <w:pPr>
        <w:pStyle w:val="2"/>
        <w:numPr>
          <w:ilvl w:val="0"/>
          <w:numId w:val="89"/>
        </w:numPr>
        <w:rPr>
          <w:ins w:id="6762" w:author="Tima" w:date="2026-01-17T23:16:00Z"/>
          <w:rFonts w:ascii="Times New Roman" w:hAnsi="Times New Roman" w:cs="Times New Roman"/>
          <w:b/>
          <w:color w:val="000000" w:themeColor="text1"/>
          <w:sz w:val="28"/>
          <w:rPrChange w:id="6763" w:author="Tima" w:date="2026-01-18T12:43:00Z">
            <w:rPr>
              <w:ins w:id="6764" w:author="Tima" w:date="2026-01-17T23:16:00Z"/>
            </w:rPr>
          </w:rPrChange>
        </w:rPr>
        <w:pPrChange w:id="6765" w:author="Tima" w:date="2026-01-14T22:14:00Z">
          <w:pPr>
            <w:ind w:firstLine="709"/>
            <w:jc w:val="both"/>
          </w:pPr>
        </w:pPrChange>
      </w:pPr>
      <w:bookmarkStart w:id="6766" w:name="_Toc219756814"/>
      <w:ins w:id="6767" w:author="Tima" w:date="2026-01-17T23:15:00Z">
        <w:r w:rsidRPr="006360FE">
          <w:rPr>
            <w:rFonts w:ascii="Times New Roman" w:hAnsi="Times New Roman" w:cs="Times New Roman"/>
            <w:b/>
            <w:color w:val="000000" w:themeColor="text1"/>
            <w:sz w:val="28"/>
            <w:rPrChange w:id="6768" w:author="Tima" w:date="2026-01-17T23:15:00Z">
              <w:rPr>
                <w:b/>
                <w:bCs/>
              </w:rPr>
            </w:rPrChange>
          </w:rPr>
          <w:t xml:space="preserve">Сформировать денежные потоки в </w:t>
        </w:r>
        <w:proofErr w:type="spellStart"/>
        <w:r w:rsidRPr="006360FE">
          <w:rPr>
            <w:rFonts w:ascii="Times New Roman" w:hAnsi="Times New Roman" w:cs="Times New Roman"/>
            <w:b/>
            <w:color w:val="000000" w:themeColor="text1"/>
            <w:sz w:val="28"/>
            <w:rPrChange w:id="6769" w:author="Tima" w:date="2026-01-17T23:15:00Z">
              <w:rPr>
                <w:b/>
                <w:bCs/>
                <w:lang w:val="en-US"/>
              </w:rPr>
            </w:rPrChange>
          </w:rPr>
          <w:t>Excel</w:t>
        </w:r>
      </w:ins>
      <w:bookmarkEnd w:id="6766"/>
      <w:proofErr w:type="spellEnd"/>
    </w:p>
    <w:p w14:paraId="54FBE3B5" w14:textId="06D20482" w:rsidR="006360FE" w:rsidRPr="00B8411C" w:rsidRDefault="006360FE">
      <w:pPr>
        <w:pStyle w:val="3"/>
        <w:numPr>
          <w:ilvl w:val="0"/>
          <w:numId w:val="101"/>
        </w:numPr>
        <w:rPr>
          <w:ins w:id="6770" w:author="Tima" w:date="2026-01-17T23:16:00Z"/>
          <w:rFonts w:ascii="Times New Roman" w:hAnsi="Times New Roman" w:cs="Times New Roman"/>
          <w:b/>
          <w:color w:val="000000" w:themeColor="text1"/>
          <w:rPrChange w:id="6771" w:author="Tima" w:date="2026-01-18T22:18:00Z">
            <w:rPr>
              <w:ins w:id="6772" w:author="Tima" w:date="2026-01-17T23:16:00Z"/>
              <w:rFonts w:ascii="Times New Roman" w:hAnsi="Times New Roman" w:cs="Times New Roman"/>
              <w:sz w:val="24"/>
            </w:rPr>
          </w:rPrChange>
        </w:rPr>
        <w:pPrChange w:id="6773" w:author="Tima" w:date="2026-01-18T22:18:00Z">
          <w:pPr>
            <w:ind w:firstLine="709"/>
            <w:jc w:val="both"/>
          </w:pPr>
        </w:pPrChange>
      </w:pPr>
      <w:bookmarkStart w:id="6774" w:name="_Toc219756815"/>
      <w:ins w:id="6775" w:author="Tima" w:date="2026-01-17T23:16:00Z">
        <w:r w:rsidRPr="006360FE">
          <w:rPr>
            <w:rFonts w:ascii="Times New Roman" w:hAnsi="Times New Roman" w:cs="Times New Roman"/>
            <w:b/>
            <w:color w:val="000000" w:themeColor="text1"/>
            <w:rPrChange w:id="6776" w:author="Tima" w:date="2026-01-17T23:16:00Z">
              <w:rPr>
                <w:b/>
                <w:bCs/>
              </w:rPr>
            </w:rPrChange>
          </w:rPr>
          <w:t>Расчет показателей экономической эффективности проекта</w:t>
        </w:r>
        <w:bookmarkEnd w:id="6774"/>
      </w:ins>
    </w:p>
    <w:p w14:paraId="7F6BCF09" w14:textId="53076535" w:rsidR="006360FE" w:rsidRDefault="007977EB">
      <w:pPr>
        <w:spacing w:line="276" w:lineRule="auto"/>
        <w:ind w:firstLine="709"/>
        <w:jc w:val="both"/>
        <w:rPr>
          <w:ins w:id="6777" w:author="Tima" w:date="2026-01-19T09:08:00Z"/>
          <w:rFonts w:ascii="Times New Roman" w:hAnsi="Times New Roman" w:cs="Times New Roman"/>
          <w:sz w:val="24"/>
          <w:szCs w:val="24"/>
        </w:rPr>
        <w:pPrChange w:id="6778" w:author="Tima" w:date="2026-01-18T12:43:00Z">
          <w:pPr>
            <w:ind w:firstLine="709"/>
            <w:jc w:val="both"/>
          </w:pPr>
        </w:pPrChange>
      </w:pPr>
      <w:ins w:id="6779" w:author="Tima" w:date="2026-01-19T20:57:00Z">
        <w:r>
          <w:rPr>
            <w:rFonts w:ascii="Times New Roman" w:hAnsi="Times New Roman" w:cs="Times New Roman"/>
            <w:sz w:val="24"/>
            <w:szCs w:val="24"/>
          </w:rPr>
          <w:t>Рассчитаем</w:t>
        </w:r>
        <w:r w:rsidRPr="007977EB">
          <w:rPr>
            <w:rFonts w:ascii="Times New Roman" w:hAnsi="Times New Roman" w:cs="Times New Roman"/>
            <w:sz w:val="24"/>
            <w:szCs w:val="24"/>
          </w:rPr>
          <w:t xml:space="preserve"> показатели экономической эффективности проекта</w:t>
        </w:r>
        <w:r>
          <w:rPr>
            <w:rFonts w:ascii="Times New Roman" w:hAnsi="Times New Roman" w:cs="Times New Roman"/>
            <w:sz w:val="24"/>
            <w:szCs w:val="24"/>
          </w:rPr>
          <w:t xml:space="preserve"> на пятилетнем промежутке</w:t>
        </w:r>
        <w:r w:rsidRPr="007977EB">
          <w:rPr>
            <w:rFonts w:ascii="Times New Roman" w:hAnsi="Times New Roman" w:cs="Times New Roman"/>
            <w:sz w:val="24"/>
            <w:szCs w:val="24"/>
          </w:rPr>
          <w:t>:</w:t>
        </w:r>
      </w:ins>
    </w:p>
    <w:p w14:paraId="0E0FFC4D" w14:textId="77777777" w:rsidR="006770C5" w:rsidRPr="006770C5" w:rsidRDefault="006770C5" w:rsidP="006770C5">
      <w:pPr>
        <w:spacing w:line="276" w:lineRule="auto"/>
        <w:ind w:firstLine="709"/>
        <w:jc w:val="both"/>
        <w:rPr>
          <w:ins w:id="6780" w:author="Tima" w:date="2026-01-19T21:13:00Z"/>
          <w:rFonts w:ascii="Times New Roman" w:hAnsi="Times New Roman" w:cs="Times New Roman"/>
          <w:sz w:val="24"/>
          <w:szCs w:val="24"/>
        </w:rPr>
      </w:pPr>
      <w:ins w:id="6781" w:author="Tima" w:date="2026-01-19T21:13:00Z">
        <w:r w:rsidRPr="006770C5">
          <w:rPr>
            <w:rFonts w:ascii="Times New Roman" w:hAnsi="Times New Roman" w:cs="Times New Roman"/>
            <w:sz w:val="24"/>
            <w:szCs w:val="24"/>
          </w:rPr>
          <w:t>NPV</w:t>
        </w:r>
        <w:r w:rsidRPr="006770C5">
          <w:rPr>
            <w:rFonts w:ascii="Times New Roman" w:hAnsi="Times New Roman" w:cs="Times New Roman"/>
            <w:sz w:val="24"/>
            <w:szCs w:val="24"/>
          </w:rPr>
          <w:tab/>
          <w:t>7 561 577,82 ₽</w:t>
        </w:r>
      </w:ins>
    </w:p>
    <w:p w14:paraId="164ECC99" w14:textId="77777777" w:rsidR="006770C5" w:rsidRPr="006770C5" w:rsidRDefault="006770C5" w:rsidP="006770C5">
      <w:pPr>
        <w:spacing w:line="276" w:lineRule="auto"/>
        <w:ind w:firstLine="709"/>
        <w:jc w:val="both"/>
        <w:rPr>
          <w:ins w:id="6782" w:author="Tima" w:date="2026-01-19T21:13:00Z"/>
          <w:rFonts w:ascii="Times New Roman" w:hAnsi="Times New Roman" w:cs="Times New Roman"/>
          <w:sz w:val="24"/>
          <w:szCs w:val="24"/>
        </w:rPr>
      </w:pPr>
      <w:ins w:id="6783" w:author="Tima" w:date="2026-01-19T21:13:00Z">
        <w:r w:rsidRPr="006770C5">
          <w:rPr>
            <w:rFonts w:ascii="Times New Roman" w:hAnsi="Times New Roman" w:cs="Times New Roman"/>
            <w:sz w:val="24"/>
            <w:szCs w:val="24"/>
          </w:rPr>
          <w:t>IRR</w:t>
        </w:r>
        <w:r w:rsidRPr="006770C5">
          <w:rPr>
            <w:rFonts w:ascii="Times New Roman" w:hAnsi="Times New Roman" w:cs="Times New Roman"/>
            <w:sz w:val="24"/>
            <w:szCs w:val="24"/>
          </w:rPr>
          <w:tab/>
          <w:t>84%</w:t>
        </w:r>
      </w:ins>
    </w:p>
    <w:p w14:paraId="680BCD04" w14:textId="77777777" w:rsidR="006770C5" w:rsidRPr="006770C5" w:rsidRDefault="006770C5" w:rsidP="006770C5">
      <w:pPr>
        <w:spacing w:line="276" w:lineRule="auto"/>
        <w:ind w:firstLine="709"/>
        <w:jc w:val="both"/>
        <w:rPr>
          <w:ins w:id="6784" w:author="Tima" w:date="2026-01-19T21:13:00Z"/>
          <w:rFonts w:ascii="Times New Roman" w:hAnsi="Times New Roman" w:cs="Times New Roman"/>
          <w:sz w:val="24"/>
          <w:szCs w:val="24"/>
        </w:rPr>
      </w:pPr>
      <w:ins w:id="6785" w:author="Tima" w:date="2026-01-19T21:13:00Z">
        <w:r w:rsidRPr="006770C5">
          <w:rPr>
            <w:rFonts w:ascii="Times New Roman" w:hAnsi="Times New Roman" w:cs="Times New Roman"/>
            <w:sz w:val="24"/>
            <w:szCs w:val="24"/>
          </w:rPr>
          <w:t>ROI</w:t>
        </w:r>
        <w:r w:rsidRPr="006770C5">
          <w:rPr>
            <w:rFonts w:ascii="Times New Roman" w:hAnsi="Times New Roman" w:cs="Times New Roman"/>
            <w:sz w:val="24"/>
            <w:szCs w:val="24"/>
          </w:rPr>
          <w:tab/>
          <w:t>11%</w:t>
        </w:r>
      </w:ins>
    </w:p>
    <w:p w14:paraId="7A684C8F" w14:textId="77777777" w:rsidR="006770C5" w:rsidRPr="00F672CF" w:rsidRDefault="006770C5" w:rsidP="006770C5">
      <w:pPr>
        <w:spacing w:line="276" w:lineRule="auto"/>
        <w:ind w:firstLine="709"/>
        <w:jc w:val="both"/>
        <w:rPr>
          <w:ins w:id="6786" w:author="Tima" w:date="2026-01-19T21:13:00Z"/>
          <w:rFonts w:ascii="Times New Roman" w:hAnsi="Times New Roman" w:cs="Times New Roman"/>
          <w:sz w:val="24"/>
          <w:szCs w:val="24"/>
          <w:rPrChange w:id="6787" w:author="Tima" w:date="2026-01-19T23:12:00Z">
            <w:rPr>
              <w:ins w:id="6788" w:author="Tima" w:date="2026-01-19T21:13:00Z"/>
              <w:rFonts w:ascii="Times New Roman" w:hAnsi="Times New Roman" w:cs="Times New Roman"/>
              <w:sz w:val="24"/>
              <w:szCs w:val="24"/>
              <w:lang w:val="en-US"/>
            </w:rPr>
          </w:rPrChange>
        </w:rPr>
      </w:pPr>
      <w:ins w:id="6789" w:author="Tima" w:date="2026-01-19T21:13:00Z">
        <w:r w:rsidRPr="006770C5">
          <w:rPr>
            <w:rFonts w:ascii="Times New Roman" w:hAnsi="Times New Roman" w:cs="Times New Roman"/>
            <w:sz w:val="24"/>
            <w:szCs w:val="24"/>
            <w:lang w:val="en-US"/>
            <w:rPrChange w:id="6790" w:author="Tima" w:date="2026-01-19T21:13:00Z">
              <w:rPr>
                <w:rFonts w:ascii="Times New Roman" w:hAnsi="Times New Roman" w:cs="Times New Roman"/>
                <w:sz w:val="24"/>
                <w:szCs w:val="24"/>
              </w:rPr>
            </w:rPrChange>
          </w:rPr>
          <w:t>PP</w:t>
        </w:r>
        <w:r w:rsidRPr="00F672CF">
          <w:rPr>
            <w:rFonts w:ascii="Times New Roman" w:hAnsi="Times New Roman" w:cs="Times New Roman"/>
            <w:sz w:val="24"/>
            <w:szCs w:val="24"/>
            <w:rPrChange w:id="6791" w:author="Tima" w:date="2026-01-19T23:12:00Z">
              <w:rPr>
                <w:rFonts w:ascii="Times New Roman" w:hAnsi="Times New Roman" w:cs="Times New Roman"/>
                <w:sz w:val="24"/>
                <w:szCs w:val="24"/>
              </w:rPr>
            </w:rPrChange>
          </w:rPr>
          <w:t xml:space="preserve"> (</w:t>
        </w:r>
        <w:proofErr w:type="spellStart"/>
        <w:r w:rsidRPr="006770C5">
          <w:rPr>
            <w:rFonts w:ascii="Times New Roman" w:hAnsi="Times New Roman" w:cs="Times New Roman"/>
            <w:sz w:val="24"/>
            <w:szCs w:val="24"/>
          </w:rPr>
          <w:t>мес</w:t>
        </w:r>
        <w:proofErr w:type="spellEnd"/>
        <w:r w:rsidRPr="00F672CF">
          <w:rPr>
            <w:rFonts w:ascii="Times New Roman" w:hAnsi="Times New Roman" w:cs="Times New Roman"/>
            <w:sz w:val="24"/>
            <w:szCs w:val="24"/>
            <w:rPrChange w:id="6792" w:author="Tima" w:date="2026-01-19T23:12:00Z">
              <w:rPr>
                <w:rFonts w:ascii="Times New Roman" w:hAnsi="Times New Roman" w:cs="Times New Roman"/>
                <w:sz w:val="24"/>
                <w:szCs w:val="24"/>
              </w:rPr>
            </w:rPrChange>
          </w:rPr>
          <w:t>)</w:t>
        </w:r>
        <w:r w:rsidRPr="00F672CF">
          <w:rPr>
            <w:rFonts w:ascii="Times New Roman" w:hAnsi="Times New Roman" w:cs="Times New Roman"/>
            <w:sz w:val="24"/>
            <w:szCs w:val="24"/>
            <w:rPrChange w:id="6793" w:author="Tima" w:date="2026-01-19T23:12:00Z">
              <w:rPr>
                <w:rFonts w:ascii="Times New Roman" w:hAnsi="Times New Roman" w:cs="Times New Roman"/>
                <w:sz w:val="24"/>
                <w:szCs w:val="24"/>
              </w:rPr>
            </w:rPrChange>
          </w:rPr>
          <w:tab/>
          <w:t>47</w:t>
        </w:r>
        <w:proofErr w:type="gramStart"/>
        <w:r w:rsidRPr="00F672CF">
          <w:rPr>
            <w:rFonts w:ascii="Times New Roman" w:hAnsi="Times New Roman" w:cs="Times New Roman"/>
            <w:sz w:val="24"/>
            <w:szCs w:val="24"/>
            <w:rPrChange w:id="6794" w:author="Tima" w:date="2026-01-19T23:12:00Z">
              <w:rPr>
                <w:rFonts w:ascii="Times New Roman" w:hAnsi="Times New Roman" w:cs="Times New Roman"/>
                <w:sz w:val="24"/>
                <w:szCs w:val="24"/>
              </w:rPr>
            </w:rPrChange>
          </w:rPr>
          <w:t>,79</w:t>
        </w:r>
        <w:proofErr w:type="gramEnd"/>
      </w:ins>
    </w:p>
    <w:p w14:paraId="14379A14" w14:textId="28D5AA2C" w:rsidR="007977EB" w:rsidRPr="00F672CF" w:rsidRDefault="007977EB" w:rsidP="006770C5">
      <w:pPr>
        <w:spacing w:line="276" w:lineRule="auto"/>
        <w:ind w:firstLine="709"/>
        <w:jc w:val="both"/>
        <w:rPr>
          <w:ins w:id="6795" w:author="Tima" w:date="2026-01-19T20:56:00Z"/>
          <w:rFonts w:ascii="Times New Roman" w:hAnsi="Times New Roman" w:cs="Times New Roman"/>
          <w:sz w:val="24"/>
          <w:szCs w:val="24"/>
          <w:rPrChange w:id="6796" w:author="Tima" w:date="2026-01-19T23:12:00Z">
            <w:rPr>
              <w:ins w:id="6797" w:author="Tima" w:date="2026-01-19T20:56:00Z"/>
              <w:rFonts w:ascii="Times New Roman" w:hAnsi="Times New Roman" w:cs="Times New Roman"/>
              <w:sz w:val="24"/>
              <w:szCs w:val="24"/>
            </w:rPr>
          </w:rPrChange>
        </w:rPr>
      </w:pPr>
      <w:ins w:id="6798" w:author="Tima" w:date="2026-01-19T20:58:00Z">
        <w:r>
          <w:rPr>
            <w:rFonts w:ascii="Times New Roman" w:hAnsi="Times New Roman" w:cs="Times New Roman"/>
            <w:sz w:val="24"/>
            <w:szCs w:val="24"/>
            <w:lang w:val="en-US"/>
          </w:rPr>
          <w:t>PI</w:t>
        </w:r>
        <w:r w:rsidRPr="00F672CF">
          <w:rPr>
            <w:rFonts w:ascii="Times New Roman" w:hAnsi="Times New Roman" w:cs="Times New Roman"/>
            <w:sz w:val="24"/>
            <w:szCs w:val="24"/>
            <w:rPrChange w:id="6799" w:author="Tima" w:date="2026-01-19T23:12:00Z">
              <w:rPr>
                <w:rFonts w:ascii="Times New Roman" w:hAnsi="Times New Roman" w:cs="Times New Roman"/>
                <w:sz w:val="24"/>
                <w:szCs w:val="24"/>
                <w:lang w:val="en-US"/>
              </w:rPr>
            </w:rPrChange>
          </w:rPr>
          <w:t xml:space="preserve"> = </w:t>
        </w:r>
        <w:r>
          <w:rPr>
            <w:rFonts w:ascii="Times New Roman" w:hAnsi="Times New Roman" w:cs="Times New Roman"/>
            <w:sz w:val="24"/>
            <w:szCs w:val="24"/>
            <w:lang w:val="en-US"/>
          </w:rPr>
          <w:t>NPV</w:t>
        </w:r>
        <w:r w:rsidRPr="00F672CF">
          <w:rPr>
            <w:rFonts w:ascii="Times New Roman" w:hAnsi="Times New Roman" w:cs="Times New Roman"/>
            <w:sz w:val="24"/>
            <w:szCs w:val="24"/>
            <w:rPrChange w:id="6800" w:author="Tima" w:date="2026-01-19T23:12:00Z">
              <w:rPr>
                <w:rFonts w:ascii="Times New Roman" w:hAnsi="Times New Roman" w:cs="Times New Roman"/>
                <w:sz w:val="24"/>
                <w:szCs w:val="24"/>
                <w:lang w:val="en-US"/>
              </w:rPr>
            </w:rPrChange>
          </w:rPr>
          <w:t xml:space="preserve"> / </w:t>
        </w:r>
        <w:r>
          <w:rPr>
            <w:rFonts w:ascii="Times New Roman" w:hAnsi="Times New Roman" w:cs="Times New Roman"/>
            <w:sz w:val="24"/>
            <w:szCs w:val="24"/>
            <w:lang w:val="en-US"/>
          </w:rPr>
          <w:t>Investment</w:t>
        </w:r>
        <w:r w:rsidRPr="00F672CF">
          <w:rPr>
            <w:rFonts w:ascii="Times New Roman" w:hAnsi="Times New Roman" w:cs="Times New Roman"/>
            <w:sz w:val="24"/>
            <w:szCs w:val="24"/>
            <w:rPrChange w:id="6801" w:author="Tima" w:date="2026-01-19T23:12:00Z">
              <w:rPr>
                <w:rFonts w:ascii="Times New Roman" w:hAnsi="Times New Roman" w:cs="Times New Roman"/>
                <w:sz w:val="24"/>
                <w:szCs w:val="24"/>
                <w:lang w:val="en-US"/>
              </w:rPr>
            </w:rPrChange>
          </w:rPr>
          <w:t xml:space="preserve"> = </w:t>
        </w:r>
        <w:r w:rsidR="006770C5" w:rsidRPr="00F672CF">
          <w:rPr>
            <w:rFonts w:ascii="Times New Roman" w:hAnsi="Times New Roman" w:cs="Times New Roman"/>
            <w:sz w:val="24"/>
            <w:szCs w:val="24"/>
            <w:rPrChange w:id="6802" w:author="Tima" w:date="2026-01-19T23:12:00Z">
              <w:rPr>
                <w:rFonts w:ascii="Times New Roman" w:hAnsi="Times New Roman" w:cs="Times New Roman"/>
                <w:sz w:val="24"/>
                <w:szCs w:val="24"/>
                <w:lang w:val="en-US"/>
              </w:rPr>
            </w:rPrChange>
          </w:rPr>
          <w:t>7</w:t>
        </w:r>
      </w:ins>
      <w:ins w:id="6803" w:author="Tima" w:date="2026-01-19T21:13:00Z">
        <w:r w:rsidR="006770C5">
          <w:rPr>
            <w:rFonts w:ascii="Times New Roman" w:hAnsi="Times New Roman" w:cs="Times New Roman"/>
            <w:sz w:val="24"/>
            <w:szCs w:val="24"/>
            <w:lang w:val="en-US"/>
          </w:rPr>
          <w:t> </w:t>
        </w:r>
      </w:ins>
      <w:ins w:id="6804" w:author="Tima" w:date="2026-01-19T20:58:00Z">
        <w:r w:rsidR="006770C5" w:rsidRPr="00F672CF">
          <w:rPr>
            <w:rFonts w:ascii="Times New Roman" w:hAnsi="Times New Roman" w:cs="Times New Roman"/>
            <w:sz w:val="24"/>
            <w:szCs w:val="24"/>
            <w:rPrChange w:id="6805" w:author="Tima" w:date="2026-01-19T23:12:00Z">
              <w:rPr>
                <w:rFonts w:ascii="Times New Roman" w:hAnsi="Times New Roman" w:cs="Times New Roman"/>
                <w:sz w:val="24"/>
                <w:szCs w:val="24"/>
                <w:lang w:val="en-US"/>
              </w:rPr>
            </w:rPrChange>
          </w:rPr>
          <w:t>561</w:t>
        </w:r>
      </w:ins>
      <w:ins w:id="6806" w:author="Tima" w:date="2026-01-19T21:13:00Z">
        <w:r w:rsidR="006770C5">
          <w:rPr>
            <w:rFonts w:ascii="Times New Roman" w:hAnsi="Times New Roman" w:cs="Times New Roman"/>
            <w:sz w:val="24"/>
            <w:szCs w:val="24"/>
            <w:lang w:val="en-US"/>
          </w:rPr>
          <w:t> </w:t>
        </w:r>
        <w:r w:rsidR="006770C5" w:rsidRPr="00F672CF">
          <w:rPr>
            <w:rFonts w:ascii="Times New Roman" w:hAnsi="Times New Roman" w:cs="Times New Roman"/>
            <w:sz w:val="24"/>
            <w:szCs w:val="24"/>
            <w:rPrChange w:id="6807" w:author="Tima" w:date="2026-01-19T23:12:00Z">
              <w:rPr>
                <w:rFonts w:ascii="Times New Roman" w:hAnsi="Times New Roman" w:cs="Times New Roman"/>
                <w:sz w:val="24"/>
                <w:szCs w:val="24"/>
              </w:rPr>
            </w:rPrChange>
          </w:rPr>
          <w:t>577</w:t>
        </w:r>
        <w:proofErr w:type="gramStart"/>
        <w:r w:rsidR="006770C5" w:rsidRPr="00F672CF">
          <w:rPr>
            <w:rFonts w:ascii="Times New Roman" w:hAnsi="Times New Roman" w:cs="Times New Roman"/>
            <w:sz w:val="24"/>
            <w:szCs w:val="24"/>
            <w:rPrChange w:id="6808" w:author="Tima" w:date="2026-01-19T23:12:00Z">
              <w:rPr>
                <w:rFonts w:ascii="Times New Roman" w:hAnsi="Times New Roman" w:cs="Times New Roman"/>
                <w:sz w:val="24"/>
                <w:szCs w:val="24"/>
              </w:rPr>
            </w:rPrChange>
          </w:rPr>
          <w:t>,82</w:t>
        </w:r>
      </w:ins>
      <w:proofErr w:type="gramEnd"/>
      <w:ins w:id="6809" w:author="Tima" w:date="2026-01-19T20:59:00Z">
        <w:r w:rsidRPr="00F672CF">
          <w:rPr>
            <w:rFonts w:ascii="Times New Roman" w:hAnsi="Times New Roman" w:cs="Times New Roman"/>
            <w:sz w:val="24"/>
            <w:szCs w:val="24"/>
            <w:rPrChange w:id="6810" w:author="Tima" w:date="2026-01-19T23:12:00Z">
              <w:rPr>
                <w:rFonts w:ascii="Times New Roman" w:hAnsi="Times New Roman" w:cs="Times New Roman"/>
                <w:sz w:val="24"/>
                <w:szCs w:val="24"/>
              </w:rPr>
            </w:rPrChange>
          </w:rPr>
          <w:t xml:space="preserve"> / </w:t>
        </w:r>
        <w:r w:rsidR="006770C5" w:rsidRPr="00F672CF">
          <w:rPr>
            <w:rFonts w:ascii="Times New Roman" w:hAnsi="Times New Roman" w:cs="Times New Roman"/>
            <w:sz w:val="24"/>
            <w:szCs w:val="24"/>
            <w:rPrChange w:id="6811" w:author="Tima" w:date="2026-01-19T23:12:00Z">
              <w:rPr>
                <w:rFonts w:ascii="Times New Roman" w:hAnsi="Times New Roman" w:cs="Times New Roman"/>
                <w:sz w:val="24"/>
                <w:szCs w:val="24"/>
                <w:lang w:val="en-US"/>
              </w:rPr>
            </w:rPrChange>
          </w:rPr>
          <w:t>6</w:t>
        </w:r>
      </w:ins>
      <w:ins w:id="6812" w:author="Tima" w:date="2026-01-19T21:13:00Z">
        <w:r w:rsidR="006770C5">
          <w:rPr>
            <w:rFonts w:ascii="Times New Roman" w:hAnsi="Times New Roman" w:cs="Times New Roman"/>
            <w:sz w:val="24"/>
            <w:szCs w:val="24"/>
            <w:lang w:val="en-US"/>
          </w:rPr>
          <w:t> </w:t>
        </w:r>
      </w:ins>
      <w:ins w:id="6813" w:author="Tima" w:date="2026-01-19T20:59:00Z">
        <w:r w:rsidR="006770C5" w:rsidRPr="00F672CF">
          <w:rPr>
            <w:rFonts w:ascii="Times New Roman" w:hAnsi="Times New Roman" w:cs="Times New Roman"/>
            <w:sz w:val="24"/>
            <w:szCs w:val="24"/>
            <w:rPrChange w:id="6814" w:author="Tima" w:date="2026-01-19T23:12:00Z">
              <w:rPr>
                <w:rFonts w:ascii="Times New Roman" w:hAnsi="Times New Roman" w:cs="Times New Roman"/>
                <w:sz w:val="24"/>
                <w:szCs w:val="24"/>
                <w:lang w:val="en-US"/>
              </w:rPr>
            </w:rPrChange>
          </w:rPr>
          <w:t>180</w:t>
        </w:r>
      </w:ins>
      <w:ins w:id="6815" w:author="Tima" w:date="2026-01-19T21:13:00Z">
        <w:r w:rsidR="006770C5">
          <w:rPr>
            <w:rFonts w:ascii="Times New Roman" w:hAnsi="Times New Roman" w:cs="Times New Roman"/>
            <w:sz w:val="24"/>
            <w:szCs w:val="24"/>
            <w:lang w:val="en-US"/>
          </w:rPr>
          <w:t> </w:t>
        </w:r>
        <w:r w:rsidR="006770C5" w:rsidRPr="00F672CF">
          <w:rPr>
            <w:rFonts w:ascii="Times New Roman" w:hAnsi="Times New Roman" w:cs="Times New Roman"/>
            <w:sz w:val="24"/>
            <w:szCs w:val="24"/>
            <w:rPrChange w:id="6816" w:author="Tima" w:date="2026-01-19T23:12:00Z">
              <w:rPr>
                <w:rFonts w:ascii="Times New Roman" w:hAnsi="Times New Roman" w:cs="Times New Roman"/>
                <w:sz w:val="24"/>
                <w:szCs w:val="24"/>
              </w:rPr>
            </w:rPrChange>
          </w:rPr>
          <w:t>000</w:t>
        </w:r>
      </w:ins>
      <w:ins w:id="6817" w:author="Tima" w:date="2026-01-19T20:59:00Z">
        <w:r w:rsidRPr="00F672CF">
          <w:rPr>
            <w:rFonts w:ascii="Times New Roman" w:hAnsi="Times New Roman" w:cs="Times New Roman"/>
            <w:sz w:val="24"/>
            <w:szCs w:val="24"/>
            <w:rPrChange w:id="6818" w:author="Tima" w:date="2026-01-19T23:12:00Z">
              <w:rPr>
                <w:rFonts w:ascii="Times New Roman" w:hAnsi="Times New Roman" w:cs="Times New Roman"/>
                <w:sz w:val="24"/>
                <w:szCs w:val="24"/>
              </w:rPr>
            </w:rPrChange>
          </w:rPr>
          <w:t xml:space="preserve"> </w:t>
        </w:r>
      </w:ins>
      <w:ins w:id="6819" w:author="Tima" w:date="2026-01-19T21:00:00Z">
        <w:r w:rsidRPr="00F672CF">
          <w:rPr>
            <w:rFonts w:ascii="Times New Roman" w:hAnsi="Times New Roman" w:cs="Times New Roman"/>
            <w:sz w:val="24"/>
            <w:szCs w:val="24"/>
            <w:rPrChange w:id="6820" w:author="Tima" w:date="2026-01-19T23:12:00Z">
              <w:rPr>
                <w:rFonts w:ascii="Times New Roman" w:hAnsi="Times New Roman" w:cs="Times New Roman"/>
                <w:sz w:val="24"/>
                <w:szCs w:val="24"/>
              </w:rPr>
            </w:rPrChange>
          </w:rPr>
          <w:t>~</w:t>
        </w:r>
        <w:r w:rsidR="006770C5" w:rsidRPr="00F672CF">
          <w:rPr>
            <w:rFonts w:ascii="Times New Roman" w:hAnsi="Times New Roman" w:cs="Times New Roman"/>
            <w:sz w:val="24"/>
            <w:szCs w:val="24"/>
            <w:rPrChange w:id="6821" w:author="Tima" w:date="2026-01-19T23:12:00Z">
              <w:rPr>
                <w:rFonts w:ascii="Times New Roman" w:hAnsi="Times New Roman" w:cs="Times New Roman"/>
                <w:sz w:val="24"/>
                <w:szCs w:val="24"/>
                <w:lang w:val="en-US"/>
              </w:rPr>
            </w:rPrChange>
          </w:rPr>
          <w:t xml:space="preserve"> 1</w:t>
        </w:r>
      </w:ins>
      <w:ins w:id="6822" w:author="Tima" w:date="2026-01-19T21:14:00Z">
        <w:r w:rsidR="006770C5" w:rsidRPr="00F672CF">
          <w:rPr>
            <w:rFonts w:ascii="Times New Roman" w:hAnsi="Times New Roman" w:cs="Times New Roman"/>
            <w:sz w:val="24"/>
            <w:szCs w:val="24"/>
            <w:rPrChange w:id="6823" w:author="Tima" w:date="2026-01-19T23:12:00Z">
              <w:rPr>
                <w:rFonts w:ascii="Times New Roman" w:hAnsi="Times New Roman" w:cs="Times New Roman"/>
                <w:sz w:val="24"/>
                <w:szCs w:val="24"/>
              </w:rPr>
            </w:rPrChange>
          </w:rPr>
          <w:t>,22</w:t>
        </w:r>
      </w:ins>
    </w:p>
    <w:p w14:paraId="7483C49B" w14:textId="7ADEE86A" w:rsidR="00E07331" w:rsidRDefault="007977EB">
      <w:pPr>
        <w:spacing w:line="276" w:lineRule="auto"/>
        <w:ind w:firstLine="709"/>
        <w:jc w:val="both"/>
        <w:rPr>
          <w:ins w:id="6824" w:author="Tima" w:date="2026-01-19T21:00:00Z"/>
          <w:rFonts w:ascii="Times New Roman" w:hAnsi="Times New Roman" w:cs="Times New Roman"/>
          <w:sz w:val="24"/>
          <w:szCs w:val="24"/>
        </w:rPr>
        <w:pPrChange w:id="6825" w:author="Tima" w:date="2026-01-18T12:43:00Z">
          <w:pPr>
            <w:ind w:firstLine="709"/>
            <w:jc w:val="both"/>
          </w:pPr>
        </w:pPrChange>
      </w:pPr>
      <w:ins w:id="6826" w:author="Tima" w:date="2026-01-19T21:00:00Z">
        <w:r>
          <w:rPr>
            <w:rFonts w:ascii="Times New Roman" w:hAnsi="Times New Roman" w:cs="Times New Roman"/>
            <w:sz w:val="24"/>
            <w:szCs w:val="24"/>
          </w:rPr>
          <w:t>Данные взяты из финансовой модели сервиса (отдельный документ).</w:t>
        </w:r>
      </w:ins>
    </w:p>
    <w:p w14:paraId="6369B5C5" w14:textId="77777777" w:rsidR="007977EB" w:rsidRPr="007977EB" w:rsidRDefault="007977EB">
      <w:pPr>
        <w:spacing w:line="276" w:lineRule="auto"/>
        <w:ind w:firstLine="709"/>
        <w:jc w:val="both"/>
        <w:rPr>
          <w:ins w:id="6827" w:author="Tima" w:date="2026-01-17T23:16:00Z"/>
          <w:rFonts w:ascii="Times New Roman" w:hAnsi="Times New Roman" w:cs="Times New Roman"/>
          <w:sz w:val="24"/>
          <w:szCs w:val="24"/>
        </w:rPr>
        <w:pPrChange w:id="6828" w:author="Tima" w:date="2026-01-18T12:43:00Z">
          <w:pPr>
            <w:ind w:firstLine="709"/>
            <w:jc w:val="both"/>
          </w:pPr>
        </w:pPrChange>
      </w:pPr>
    </w:p>
    <w:p w14:paraId="4F448F09" w14:textId="5C294387" w:rsidR="006360FE" w:rsidRPr="006360FE" w:rsidRDefault="006360FE">
      <w:pPr>
        <w:pStyle w:val="3"/>
        <w:numPr>
          <w:ilvl w:val="0"/>
          <w:numId w:val="101"/>
        </w:numPr>
        <w:rPr>
          <w:ins w:id="6829" w:author="Tima" w:date="2026-01-17T23:16:00Z"/>
          <w:rFonts w:ascii="Times New Roman" w:hAnsi="Times New Roman" w:cs="Times New Roman"/>
          <w:b/>
          <w:color w:val="000000" w:themeColor="text1"/>
          <w:rPrChange w:id="6830" w:author="Tima" w:date="2026-01-17T23:17:00Z">
            <w:rPr>
              <w:ins w:id="6831" w:author="Tima" w:date="2026-01-17T23:16:00Z"/>
              <w:rFonts w:ascii="Times New Roman" w:hAnsi="Times New Roman" w:cs="Times New Roman"/>
              <w:sz w:val="24"/>
            </w:rPr>
          </w:rPrChange>
        </w:rPr>
        <w:pPrChange w:id="6832" w:author="Tima" w:date="2026-01-17T23:17:00Z">
          <w:pPr>
            <w:ind w:firstLine="709"/>
            <w:jc w:val="both"/>
          </w:pPr>
        </w:pPrChange>
      </w:pPr>
      <w:bookmarkStart w:id="6833" w:name="_Toc219756816"/>
      <w:ins w:id="6834" w:author="Tima" w:date="2026-01-17T23:16:00Z">
        <w:r w:rsidRPr="006360FE">
          <w:rPr>
            <w:rFonts w:ascii="Times New Roman" w:hAnsi="Times New Roman" w:cs="Times New Roman"/>
            <w:b/>
            <w:color w:val="000000" w:themeColor="text1"/>
            <w:rPrChange w:id="6835" w:author="Tima" w:date="2026-01-17T23:17:00Z">
              <w:rPr>
                <w:b/>
                <w:bCs/>
              </w:rPr>
            </w:rPrChange>
          </w:rPr>
          <w:lastRenderedPageBreak/>
          <w:t>Расчет юнит-экономики проекта</w:t>
        </w:r>
        <w:bookmarkEnd w:id="6833"/>
      </w:ins>
    </w:p>
    <w:p w14:paraId="3E921E58" w14:textId="7B19B3EE" w:rsidR="006360FE" w:rsidRDefault="00E07331">
      <w:pPr>
        <w:spacing w:line="276" w:lineRule="auto"/>
        <w:ind w:firstLine="709"/>
        <w:jc w:val="both"/>
        <w:rPr>
          <w:ins w:id="6836" w:author="Tima" w:date="2026-01-19T09:20:00Z"/>
          <w:rFonts w:ascii="Times New Roman" w:hAnsi="Times New Roman" w:cs="Times New Roman"/>
          <w:sz w:val="24"/>
          <w:szCs w:val="24"/>
        </w:rPr>
        <w:pPrChange w:id="6837" w:author="Tima" w:date="2026-01-18T22:19:00Z">
          <w:pPr>
            <w:ind w:firstLine="709"/>
            <w:jc w:val="both"/>
          </w:pPr>
        </w:pPrChange>
      </w:pPr>
      <w:ins w:id="6838" w:author="Tima" w:date="2026-01-19T09:10:00Z">
        <w:r>
          <w:rPr>
            <w:rFonts w:ascii="Times New Roman" w:hAnsi="Times New Roman" w:cs="Times New Roman"/>
            <w:sz w:val="24"/>
            <w:szCs w:val="24"/>
          </w:rPr>
          <w:t xml:space="preserve">Рассчитаем </w:t>
        </w:r>
      </w:ins>
      <w:ins w:id="6839" w:author="Tima" w:date="2026-01-19T09:12:00Z">
        <w:r>
          <w:rPr>
            <w:rFonts w:ascii="Times New Roman" w:hAnsi="Times New Roman" w:cs="Times New Roman"/>
            <w:sz w:val="24"/>
            <w:szCs w:val="24"/>
            <w:lang w:val="en-US"/>
          </w:rPr>
          <w:t>LTV</w:t>
        </w:r>
        <w:r w:rsidRPr="00E07331">
          <w:rPr>
            <w:rFonts w:ascii="Times New Roman" w:hAnsi="Times New Roman" w:cs="Times New Roman"/>
            <w:sz w:val="24"/>
            <w:szCs w:val="24"/>
            <w:rPrChange w:id="6840" w:author="Tima" w:date="2026-01-19T09:13:00Z">
              <w:rPr>
                <w:rFonts w:ascii="Times New Roman" w:hAnsi="Times New Roman" w:cs="Times New Roman"/>
                <w:sz w:val="24"/>
                <w:szCs w:val="24"/>
                <w:lang w:val="en-US"/>
              </w:rPr>
            </w:rPrChange>
          </w:rPr>
          <w:t xml:space="preserve"> </w:t>
        </w:r>
        <w:r>
          <w:rPr>
            <w:rFonts w:ascii="Times New Roman" w:hAnsi="Times New Roman" w:cs="Times New Roman"/>
            <w:sz w:val="24"/>
            <w:szCs w:val="24"/>
          </w:rPr>
          <w:t>(</w:t>
        </w:r>
        <w:r>
          <w:rPr>
            <w:rFonts w:ascii="Times New Roman" w:hAnsi="Times New Roman" w:cs="Times New Roman"/>
            <w:sz w:val="24"/>
            <w:szCs w:val="24"/>
            <w:lang w:val="en-US"/>
          </w:rPr>
          <w:t>Life</w:t>
        </w:r>
        <w:r w:rsidRPr="00E07331">
          <w:rPr>
            <w:rFonts w:ascii="Times New Roman" w:hAnsi="Times New Roman" w:cs="Times New Roman"/>
            <w:sz w:val="24"/>
            <w:szCs w:val="24"/>
            <w:rPrChange w:id="6841" w:author="Tima" w:date="2026-01-19T09:13:00Z">
              <w:rPr>
                <w:rFonts w:ascii="Times New Roman" w:hAnsi="Times New Roman" w:cs="Times New Roman"/>
                <w:sz w:val="24"/>
                <w:szCs w:val="24"/>
                <w:lang w:val="en-US"/>
              </w:rPr>
            </w:rPrChange>
          </w:rPr>
          <w:t xml:space="preserve"> </w:t>
        </w:r>
        <w:r>
          <w:rPr>
            <w:rFonts w:ascii="Times New Roman" w:hAnsi="Times New Roman" w:cs="Times New Roman"/>
            <w:sz w:val="24"/>
            <w:szCs w:val="24"/>
            <w:lang w:val="en-US"/>
          </w:rPr>
          <w:t>time</w:t>
        </w:r>
        <w:r w:rsidRPr="00E07331">
          <w:rPr>
            <w:rFonts w:ascii="Times New Roman" w:hAnsi="Times New Roman" w:cs="Times New Roman"/>
            <w:sz w:val="24"/>
            <w:szCs w:val="24"/>
            <w:rPrChange w:id="6842" w:author="Tima" w:date="2026-01-19T09:13:00Z">
              <w:rPr>
                <w:rFonts w:ascii="Times New Roman" w:hAnsi="Times New Roman" w:cs="Times New Roman"/>
                <w:sz w:val="24"/>
                <w:szCs w:val="24"/>
                <w:lang w:val="en-US"/>
              </w:rPr>
            </w:rPrChange>
          </w:rPr>
          <w:t xml:space="preserve"> </w:t>
        </w:r>
        <w:r>
          <w:rPr>
            <w:rFonts w:ascii="Times New Roman" w:hAnsi="Times New Roman" w:cs="Times New Roman"/>
            <w:sz w:val="24"/>
            <w:szCs w:val="24"/>
            <w:lang w:val="en-US"/>
          </w:rPr>
          <w:t>Value</w:t>
        </w:r>
        <w:r w:rsidRPr="00E07331">
          <w:rPr>
            <w:rFonts w:ascii="Times New Roman" w:hAnsi="Times New Roman" w:cs="Times New Roman"/>
            <w:sz w:val="24"/>
            <w:szCs w:val="24"/>
            <w:rPrChange w:id="6843" w:author="Tima" w:date="2026-01-19T09:13:00Z">
              <w:rPr>
                <w:rFonts w:ascii="Times New Roman" w:hAnsi="Times New Roman" w:cs="Times New Roman"/>
                <w:sz w:val="24"/>
                <w:szCs w:val="24"/>
                <w:lang w:val="en-US"/>
              </w:rPr>
            </w:rPrChange>
          </w:rPr>
          <w:t>)</w:t>
        </w:r>
      </w:ins>
      <w:ins w:id="6844" w:author="Tima" w:date="2026-01-19T09:10:00Z">
        <w:r>
          <w:rPr>
            <w:rFonts w:ascii="Times New Roman" w:hAnsi="Times New Roman" w:cs="Times New Roman"/>
            <w:sz w:val="24"/>
            <w:szCs w:val="24"/>
          </w:rPr>
          <w:t xml:space="preserve"> клиента</w:t>
        </w:r>
      </w:ins>
      <w:ins w:id="6845" w:author="Tima" w:date="2026-01-19T09:12:00Z">
        <w:r>
          <w:rPr>
            <w:rFonts w:ascii="Times New Roman" w:hAnsi="Times New Roman" w:cs="Times New Roman"/>
            <w:sz w:val="24"/>
            <w:szCs w:val="24"/>
          </w:rPr>
          <w:t xml:space="preserve"> в годовом выражении</w:t>
        </w:r>
      </w:ins>
      <w:ins w:id="6846" w:author="Tima" w:date="2026-01-19T09:10:00Z">
        <w:r>
          <w:rPr>
            <w:rFonts w:ascii="Times New Roman" w:hAnsi="Times New Roman" w:cs="Times New Roman"/>
            <w:sz w:val="24"/>
            <w:szCs w:val="24"/>
          </w:rPr>
          <w:t>. Будем исходить из того</w:t>
        </w:r>
      </w:ins>
      <w:ins w:id="6847" w:author="Tima" w:date="2026-01-19T09:11:00Z">
        <w:r>
          <w:rPr>
            <w:rFonts w:ascii="Times New Roman" w:hAnsi="Times New Roman" w:cs="Times New Roman"/>
            <w:sz w:val="24"/>
            <w:szCs w:val="24"/>
          </w:rPr>
          <w:t xml:space="preserve">, что средний чек равен 3150 рублей (согласно п. 3.1.3), </w:t>
        </w:r>
      </w:ins>
      <w:ins w:id="6848" w:author="Tima" w:date="2026-01-19T09:13:00Z">
        <w:r>
          <w:rPr>
            <w:rFonts w:ascii="Times New Roman" w:hAnsi="Times New Roman" w:cs="Times New Roman"/>
            <w:sz w:val="24"/>
            <w:szCs w:val="24"/>
          </w:rPr>
          <w:t xml:space="preserve">время жизни клиента – порядка 20-ти лет (исходим из </w:t>
        </w:r>
      </w:ins>
      <w:ins w:id="6849" w:author="Tima" w:date="2026-01-19T09:17:00Z">
        <w:r w:rsidR="00917DF5">
          <w:rPr>
            <w:rFonts w:ascii="Times New Roman" w:hAnsi="Times New Roman" w:cs="Times New Roman"/>
            <w:sz w:val="24"/>
            <w:szCs w:val="24"/>
          </w:rPr>
          <w:t xml:space="preserve">того, что пользователь не перестанет </w:t>
        </w:r>
      </w:ins>
      <w:ins w:id="6850" w:author="Tima" w:date="2026-01-19T09:18:00Z">
        <w:r w:rsidR="00917DF5">
          <w:rPr>
            <w:rFonts w:ascii="Times New Roman" w:hAnsi="Times New Roman" w:cs="Times New Roman"/>
            <w:sz w:val="24"/>
            <w:szCs w:val="24"/>
          </w:rPr>
          <w:t xml:space="preserve">«накапливать» </w:t>
        </w:r>
        <w:r w:rsidR="00917DF5">
          <w:rPr>
            <w:rFonts w:ascii="Times New Roman" w:hAnsi="Times New Roman" w:cs="Times New Roman"/>
            <w:sz w:val="24"/>
            <w:szCs w:val="24"/>
            <w:lang w:val="en-US"/>
          </w:rPr>
          <w:t>NFT</w:t>
        </w:r>
        <w:r w:rsidR="00917DF5" w:rsidRPr="00917DF5">
          <w:rPr>
            <w:rFonts w:ascii="Times New Roman" w:hAnsi="Times New Roman" w:cs="Times New Roman"/>
            <w:sz w:val="24"/>
            <w:szCs w:val="24"/>
            <w:rPrChange w:id="6851" w:author="Tima" w:date="2026-01-19T09:18:00Z">
              <w:rPr>
                <w:rFonts w:ascii="Times New Roman" w:hAnsi="Times New Roman" w:cs="Times New Roman"/>
                <w:sz w:val="24"/>
                <w:szCs w:val="24"/>
                <w:lang w:val="en-US"/>
              </w:rPr>
            </w:rPrChange>
          </w:rPr>
          <w:t xml:space="preserve"> </w:t>
        </w:r>
        <w:r w:rsidR="00917DF5">
          <w:rPr>
            <w:rFonts w:ascii="Times New Roman" w:hAnsi="Times New Roman" w:cs="Times New Roman"/>
            <w:sz w:val="24"/>
            <w:szCs w:val="24"/>
          </w:rPr>
          <w:t>и торговать ими), частота покупок</w:t>
        </w:r>
      </w:ins>
      <w:ins w:id="6852" w:author="Tima" w:date="2026-01-19T09:19:00Z">
        <w:r w:rsidR="00917DF5">
          <w:rPr>
            <w:rFonts w:ascii="Times New Roman" w:hAnsi="Times New Roman" w:cs="Times New Roman"/>
            <w:sz w:val="24"/>
            <w:szCs w:val="24"/>
          </w:rPr>
          <w:t xml:space="preserve">, скорее всего, составит 1 раз в год, однако, если учесть фактор наличия продавца </w:t>
        </w:r>
      </w:ins>
      <w:ins w:id="6853" w:author="Tima" w:date="2026-01-19T09:20:00Z">
        <w:r w:rsidR="00917DF5">
          <w:rPr>
            <w:rFonts w:ascii="Times New Roman" w:hAnsi="Times New Roman" w:cs="Times New Roman"/>
            <w:sz w:val="24"/>
            <w:szCs w:val="24"/>
            <w:lang w:val="en-US"/>
          </w:rPr>
          <w:t>NFT</w:t>
        </w:r>
        <w:r w:rsidR="00917DF5">
          <w:rPr>
            <w:rFonts w:ascii="Times New Roman" w:hAnsi="Times New Roman" w:cs="Times New Roman"/>
            <w:sz w:val="24"/>
            <w:szCs w:val="24"/>
          </w:rPr>
          <w:t>, то частота покупок – количество обменов – составит 2 раза в год.</w:t>
        </w:r>
      </w:ins>
    </w:p>
    <w:p w14:paraId="51795081" w14:textId="6F466CFD" w:rsidR="00E07331" w:rsidRPr="00917DF5" w:rsidRDefault="00917DF5">
      <w:pPr>
        <w:spacing w:line="276" w:lineRule="auto"/>
        <w:ind w:firstLine="709"/>
        <w:jc w:val="both"/>
        <w:rPr>
          <w:ins w:id="6854" w:author="Tima" w:date="2026-01-19T09:10:00Z"/>
          <w:rFonts w:ascii="Times New Roman" w:hAnsi="Times New Roman" w:cs="Times New Roman"/>
          <w:sz w:val="24"/>
          <w:szCs w:val="24"/>
        </w:rPr>
        <w:pPrChange w:id="6855" w:author="Tima" w:date="2026-01-18T22:19:00Z">
          <w:pPr>
            <w:ind w:firstLine="709"/>
            <w:jc w:val="both"/>
          </w:pPr>
        </w:pPrChange>
      </w:pPr>
      <w:ins w:id="6856" w:author="Tima" w:date="2026-01-19T09:21:00Z">
        <w:r w:rsidRPr="00917DF5">
          <w:rPr>
            <w:rFonts w:ascii="Times New Roman" w:hAnsi="Times New Roman" w:cs="Times New Roman"/>
            <w:sz w:val="24"/>
            <w:szCs w:val="24"/>
            <w:lang w:val="en-US"/>
          </w:rPr>
          <w:t>LTV</w:t>
        </w:r>
        <w:r w:rsidRPr="00917DF5">
          <w:rPr>
            <w:rFonts w:ascii="Times New Roman" w:hAnsi="Times New Roman" w:cs="Times New Roman"/>
            <w:sz w:val="24"/>
            <w:szCs w:val="24"/>
            <w:rPrChange w:id="6857" w:author="Tima" w:date="2026-01-19T09:21:00Z">
              <w:rPr>
                <w:rFonts w:ascii="Times New Roman" w:hAnsi="Times New Roman" w:cs="Times New Roman"/>
                <w:sz w:val="24"/>
                <w:szCs w:val="24"/>
                <w:lang w:val="en-US"/>
              </w:rPr>
            </w:rPrChange>
          </w:rPr>
          <w:t xml:space="preserve"> (</w:t>
        </w:r>
        <w:r w:rsidRPr="00917DF5">
          <w:rPr>
            <w:rFonts w:ascii="Times New Roman" w:hAnsi="Times New Roman" w:cs="Times New Roman"/>
            <w:sz w:val="24"/>
            <w:szCs w:val="24"/>
            <w:lang w:val="en-US"/>
          </w:rPr>
          <w:t>Life</w:t>
        </w:r>
        <w:r w:rsidRPr="00917DF5">
          <w:rPr>
            <w:rFonts w:ascii="Times New Roman" w:hAnsi="Times New Roman" w:cs="Times New Roman"/>
            <w:sz w:val="24"/>
            <w:szCs w:val="24"/>
            <w:rPrChange w:id="6858" w:author="Tima" w:date="2026-01-19T09:21:00Z">
              <w:rPr>
                <w:rFonts w:ascii="Times New Roman" w:hAnsi="Times New Roman" w:cs="Times New Roman"/>
                <w:sz w:val="24"/>
                <w:szCs w:val="24"/>
                <w:lang w:val="en-US"/>
              </w:rPr>
            </w:rPrChange>
          </w:rPr>
          <w:t xml:space="preserve"> </w:t>
        </w:r>
        <w:r w:rsidRPr="00917DF5">
          <w:rPr>
            <w:rFonts w:ascii="Times New Roman" w:hAnsi="Times New Roman" w:cs="Times New Roman"/>
            <w:sz w:val="24"/>
            <w:szCs w:val="24"/>
            <w:lang w:val="en-US"/>
          </w:rPr>
          <w:t>Time</w:t>
        </w:r>
        <w:r w:rsidRPr="00917DF5">
          <w:rPr>
            <w:rFonts w:ascii="Times New Roman" w:hAnsi="Times New Roman" w:cs="Times New Roman"/>
            <w:sz w:val="24"/>
            <w:szCs w:val="24"/>
            <w:rPrChange w:id="6859" w:author="Tima" w:date="2026-01-19T09:21:00Z">
              <w:rPr>
                <w:rFonts w:ascii="Times New Roman" w:hAnsi="Times New Roman" w:cs="Times New Roman"/>
                <w:sz w:val="24"/>
                <w:szCs w:val="24"/>
                <w:lang w:val="en-US"/>
              </w:rPr>
            </w:rPrChange>
          </w:rPr>
          <w:t xml:space="preserve"> </w:t>
        </w:r>
        <w:r w:rsidRPr="00917DF5">
          <w:rPr>
            <w:rFonts w:ascii="Times New Roman" w:hAnsi="Times New Roman" w:cs="Times New Roman"/>
            <w:sz w:val="24"/>
            <w:szCs w:val="24"/>
            <w:lang w:val="en-US"/>
          </w:rPr>
          <w:t>Value</w:t>
        </w:r>
        <w:r w:rsidRPr="00917DF5">
          <w:rPr>
            <w:rFonts w:ascii="Times New Roman" w:hAnsi="Times New Roman" w:cs="Times New Roman"/>
            <w:sz w:val="24"/>
            <w:szCs w:val="24"/>
            <w:rPrChange w:id="6860" w:author="Tima" w:date="2026-01-19T09:21:00Z">
              <w:rPr>
                <w:rFonts w:ascii="Times New Roman" w:hAnsi="Times New Roman" w:cs="Times New Roman"/>
                <w:sz w:val="24"/>
                <w:szCs w:val="24"/>
                <w:lang w:val="en-US"/>
              </w:rPr>
            </w:rPrChange>
          </w:rPr>
          <w:t>) = Средний чек × Частота покупок × Время жизни клиента</w:t>
        </w:r>
      </w:ins>
    </w:p>
    <w:p w14:paraId="0503EF68" w14:textId="0803FA37" w:rsidR="00E07331" w:rsidRDefault="00917DF5">
      <w:pPr>
        <w:spacing w:line="276" w:lineRule="auto"/>
        <w:ind w:firstLine="709"/>
        <w:jc w:val="both"/>
        <w:rPr>
          <w:ins w:id="6861" w:author="Tima" w:date="2026-01-19T09:24:00Z"/>
          <w:rFonts w:ascii="Times New Roman" w:hAnsi="Times New Roman" w:cs="Times New Roman"/>
          <w:sz w:val="24"/>
          <w:szCs w:val="24"/>
        </w:rPr>
        <w:pPrChange w:id="6862" w:author="Tima" w:date="2026-01-19T21:02:00Z">
          <w:pPr>
            <w:ind w:firstLine="709"/>
            <w:jc w:val="both"/>
          </w:pPr>
        </w:pPrChange>
      </w:pPr>
      <w:ins w:id="6863" w:author="Tima" w:date="2026-01-19T09:21:00Z">
        <w:r>
          <w:rPr>
            <w:rFonts w:ascii="Times New Roman" w:hAnsi="Times New Roman" w:cs="Times New Roman"/>
            <w:sz w:val="24"/>
            <w:szCs w:val="24"/>
            <w:lang w:val="en-US"/>
          </w:rPr>
          <w:t>LTV</w:t>
        </w:r>
        <w:r w:rsidRPr="00342938">
          <w:rPr>
            <w:rFonts w:ascii="Times New Roman" w:hAnsi="Times New Roman" w:cs="Times New Roman"/>
            <w:sz w:val="24"/>
            <w:szCs w:val="24"/>
            <w:rPrChange w:id="6864" w:author="Tima" w:date="2026-01-19T22:45:00Z">
              <w:rPr>
                <w:rFonts w:ascii="Times New Roman" w:hAnsi="Times New Roman" w:cs="Times New Roman"/>
                <w:sz w:val="24"/>
                <w:szCs w:val="24"/>
                <w:lang w:val="en-US"/>
              </w:rPr>
            </w:rPrChange>
          </w:rPr>
          <w:t xml:space="preserve"> = </w:t>
        </w:r>
        <w:r>
          <w:rPr>
            <w:rFonts w:ascii="Times New Roman" w:hAnsi="Times New Roman" w:cs="Times New Roman"/>
            <w:sz w:val="24"/>
            <w:szCs w:val="24"/>
          </w:rPr>
          <w:t>3150 * 2 * 20 = 126 тыс. руб.</w:t>
        </w:r>
      </w:ins>
    </w:p>
    <w:p w14:paraId="2B6FED96" w14:textId="4B3665A9" w:rsidR="00917DF5" w:rsidRDefault="00917DF5">
      <w:pPr>
        <w:spacing w:line="276" w:lineRule="auto"/>
        <w:ind w:firstLine="709"/>
        <w:jc w:val="both"/>
        <w:rPr>
          <w:ins w:id="6865" w:author="Tima" w:date="2026-01-19T09:25:00Z"/>
          <w:rFonts w:ascii="Times New Roman" w:hAnsi="Times New Roman" w:cs="Times New Roman"/>
          <w:sz w:val="24"/>
          <w:szCs w:val="24"/>
        </w:rPr>
        <w:pPrChange w:id="6866" w:author="Tima" w:date="2026-01-18T22:19:00Z">
          <w:pPr>
            <w:ind w:firstLine="709"/>
            <w:jc w:val="both"/>
          </w:pPr>
        </w:pPrChange>
      </w:pPr>
      <w:ins w:id="6867" w:author="Tima" w:date="2026-01-19T09:24:00Z">
        <w:r>
          <w:rPr>
            <w:rFonts w:ascii="Times New Roman" w:hAnsi="Times New Roman" w:cs="Times New Roman"/>
            <w:sz w:val="24"/>
            <w:szCs w:val="24"/>
          </w:rPr>
          <w:t>Теперь вычислим стоимость привлечения новых клиентов</w:t>
        </w:r>
      </w:ins>
      <w:ins w:id="6868" w:author="Tima" w:date="2026-01-19T09:25:00Z">
        <w:r>
          <w:rPr>
            <w:rFonts w:ascii="Times New Roman" w:hAnsi="Times New Roman" w:cs="Times New Roman"/>
            <w:sz w:val="24"/>
            <w:szCs w:val="24"/>
          </w:rPr>
          <w:t xml:space="preserve"> в сервис в течение первого </w:t>
        </w:r>
      </w:ins>
      <w:ins w:id="6869" w:author="Tima" w:date="2026-01-19T09:26:00Z">
        <w:r>
          <w:rPr>
            <w:rFonts w:ascii="Times New Roman" w:hAnsi="Times New Roman" w:cs="Times New Roman"/>
            <w:sz w:val="24"/>
            <w:szCs w:val="24"/>
          </w:rPr>
          <w:t>года. Есть 2 варианта развития событий: привлечение только в пределах России</w:t>
        </w:r>
      </w:ins>
      <w:ins w:id="6870" w:author="Tima" w:date="2026-01-19T09:27:00Z">
        <w:r>
          <w:rPr>
            <w:rFonts w:ascii="Times New Roman" w:hAnsi="Times New Roman" w:cs="Times New Roman"/>
            <w:sz w:val="24"/>
            <w:szCs w:val="24"/>
          </w:rPr>
          <w:t xml:space="preserve"> (1</w:t>
        </w:r>
      </w:ins>
      <w:ins w:id="6871" w:author="Tima" w:date="2026-01-19T09:42:00Z">
        <w:r w:rsidR="00C377C8">
          <w:rPr>
            <w:rFonts w:ascii="Times New Roman" w:hAnsi="Times New Roman" w:cs="Times New Roman"/>
            <w:sz w:val="24"/>
            <w:szCs w:val="24"/>
          </w:rPr>
          <w:t>,</w:t>
        </w:r>
      </w:ins>
      <w:ins w:id="6872" w:author="Tima" w:date="2026-01-19T09:43:00Z">
        <w:r w:rsidR="00C377C8">
          <w:rPr>
            <w:rFonts w:ascii="Times New Roman" w:hAnsi="Times New Roman" w:cs="Times New Roman"/>
            <w:sz w:val="24"/>
            <w:szCs w:val="24"/>
          </w:rPr>
          <w:t xml:space="preserve"> умеренно негативный сценарий</w:t>
        </w:r>
      </w:ins>
      <w:ins w:id="6873" w:author="Tima" w:date="2026-01-19T09:27:00Z">
        <w:r>
          <w:rPr>
            <w:rFonts w:ascii="Times New Roman" w:hAnsi="Times New Roman" w:cs="Times New Roman"/>
            <w:sz w:val="24"/>
            <w:szCs w:val="24"/>
          </w:rPr>
          <w:t>)</w:t>
        </w:r>
      </w:ins>
      <w:ins w:id="6874" w:author="Tima" w:date="2026-01-19T09:26:00Z">
        <w:r>
          <w:rPr>
            <w:rFonts w:ascii="Times New Roman" w:hAnsi="Times New Roman" w:cs="Times New Roman"/>
            <w:sz w:val="24"/>
            <w:szCs w:val="24"/>
          </w:rPr>
          <w:t xml:space="preserve"> и мировое продвижение сервиса</w:t>
        </w:r>
      </w:ins>
      <w:ins w:id="6875" w:author="Tima" w:date="2026-01-19T09:27:00Z">
        <w:r>
          <w:rPr>
            <w:rFonts w:ascii="Times New Roman" w:hAnsi="Times New Roman" w:cs="Times New Roman"/>
            <w:sz w:val="24"/>
            <w:szCs w:val="24"/>
          </w:rPr>
          <w:t xml:space="preserve"> (2</w:t>
        </w:r>
      </w:ins>
      <w:ins w:id="6876" w:author="Tima" w:date="2026-01-19T09:43:00Z">
        <w:r w:rsidR="00C377C8">
          <w:rPr>
            <w:rFonts w:ascii="Times New Roman" w:hAnsi="Times New Roman" w:cs="Times New Roman"/>
            <w:sz w:val="24"/>
            <w:szCs w:val="24"/>
          </w:rPr>
          <w:t>, базовый сценарий</w:t>
        </w:r>
      </w:ins>
      <w:ins w:id="6877" w:author="Tima" w:date="2026-01-19T09:27:00Z">
        <w:r>
          <w:rPr>
            <w:rFonts w:ascii="Times New Roman" w:hAnsi="Times New Roman" w:cs="Times New Roman"/>
            <w:sz w:val="24"/>
            <w:szCs w:val="24"/>
          </w:rPr>
          <w:t>; что является наиболее вероятным)</w:t>
        </w:r>
      </w:ins>
      <w:ins w:id="6878" w:author="Tima" w:date="2026-01-19T09:26:00Z">
        <w:r>
          <w:rPr>
            <w:rFonts w:ascii="Times New Roman" w:hAnsi="Times New Roman" w:cs="Times New Roman"/>
            <w:sz w:val="24"/>
            <w:szCs w:val="24"/>
          </w:rPr>
          <w:t>, – рассчитаем оба.</w:t>
        </w:r>
      </w:ins>
      <w:ins w:id="6879" w:author="Tima" w:date="2026-01-19T09:27:00Z">
        <w:r w:rsidR="009C3DBC">
          <w:rPr>
            <w:rFonts w:ascii="Times New Roman" w:hAnsi="Times New Roman" w:cs="Times New Roman"/>
            <w:sz w:val="24"/>
            <w:szCs w:val="24"/>
          </w:rPr>
          <w:t xml:space="preserve"> Согласно п. 3.1.3 в первый год общие затраты на маркетинг составят 4</w:t>
        </w:r>
      </w:ins>
      <w:ins w:id="6880" w:author="Tima" w:date="2026-01-19T09:28:00Z">
        <w:r w:rsidR="009C3DBC">
          <w:rPr>
            <w:rFonts w:ascii="Times New Roman" w:hAnsi="Times New Roman" w:cs="Times New Roman"/>
            <w:sz w:val="24"/>
            <w:szCs w:val="24"/>
          </w:rPr>
          <w:t>,14 млн рублей, а количество сделок вырастет до 172</w:t>
        </w:r>
      </w:ins>
      <w:ins w:id="6881" w:author="Tima" w:date="2026-01-19T09:29:00Z">
        <w:r w:rsidR="009C3DBC">
          <w:rPr>
            <w:rFonts w:ascii="Times New Roman" w:hAnsi="Times New Roman" w:cs="Times New Roman"/>
            <w:sz w:val="24"/>
            <w:szCs w:val="24"/>
          </w:rPr>
          <w:t xml:space="preserve"> (на 87)</w:t>
        </w:r>
      </w:ins>
      <w:ins w:id="6882" w:author="Tima" w:date="2026-01-19T09:28:00Z">
        <w:r w:rsidR="009C3DBC">
          <w:rPr>
            <w:rFonts w:ascii="Times New Roman" w:hAnsi="Times New Roman" w:cs="Times New Roman"/>
            <w:sz w:val="24"/>
            <w:szCs w:val="24"/>
          </w:rPr>
          <w:t xml:space="preserve"> в российском сегменте (1) или до 1000</w:t>
        </w:r>
      </w:ins>
      <w:ins w:id="6883" w:author="Tima" w:date="2026-01-19T09:29:00Z">
        <w:r w:rsidR="009C3DBC">
          <w:rPr>
            <w:rFonts w:ascii="Times New Roman" w:hAnsi="Times New Roman" w:cs="Times New Roman"/>
            <w:sz w:val="24"/>
            <w:szCs w:val="24"/>
          </w:rPr>
          <w:t xml:space="preserve"> (на 915</w:t>
        </w:r>
      </w:ins>
      <w:ins w:id="6884" w:author="Tima" w:date="2026-01-19T09:30:00Z">
        <w:r w:rsidR="009C3DBC">
          <w:rPr>
            <w:rFonts w:ascii="Times New Roman" w:hAnsi="Times New Roman" w:cs="Times New Roman"/>
            <w:sz w:val="24"/>
            <w:szCs w:val="24"/>
          </w:rPr>
          <w:t>)</w:t>
        </w:r>
      </w:ins>
      <w:ins w:id="6885" w:author="Tima" w:date="2026-01-19T09:28:00Z">
        <w:r w:rsidR="009C3DBC">
          <w:rPr>
            <w:rFonts w:ascii="Times New Roman" w:hAnsi="Times New Roman" w:cs="Times New Roman"/>
            <w:sz w:val="24"/>
            <w:szCs w:val="24"/>
          </w:rPr>
          <w:t xml:space="preserve"> по всему миру (2).</w:t>
        </w:r>
      </w:ins>
    </w:p>
    <w:p w14:paraId="428FEDF1" w14:textId="6164BBA5" w:rsidR="00917DF5" w:rsidRDefault="00917DF5">
      <w:pPr>
        <w:spacing w:line="276" w:lineRule="auto"/>
        <w:ind w:firstLine="709"/>
        <w:jc w:val="both"/>
        <w:rPr>
          <w:ins w:id="6886" w:author="Tima" w:date="2026-01-19T09:25:00Z"/>
          <w:rFonts w:ascii="Times New Roman" w:hAnsi="Times New Roman" w:cs="Times New Roman"/>
          <w:sz w:val="24"/>
          <w:szCs w:val="24"/>
        </w:rPr>
        <w:pPrChange w:id="6887" w:author="Tima" w:date="2026-01-18T22:19:00Z">
          <w:pPr>
            <w:ind w:firstLine="709"/>
            <w:jc w:val="both"/>
          </w:pPr>
        </w:pPrChange>
      </w:pPr>
      <w:ins w:id="6888" w:author="Tima" w:date="2026-01-19T09:25:00Z">
        <w:r w:rsidRPr="00917DF5">
          <w:rPr>
            <w:rFonts w:ascii="Times New Roman" w:hAnsi="Times New Roman" w:cs="Times New Roman"/>
            <w:sz w:val="24"/>
            <w:szCs w:val="24"/>
          </w:rPr>
          <w:t>CAC (</w:t>
        </w:r>
        <w:proofErr w:type="spellStart"/>
        <w:r w:rsidRPr="00917DF5">
          <w:rPr>
            <w:rFonts w:ascii="Times New Roman" w:hAnsi="Times New Roman" w:cs="Times New Roman"/>
            <w:sz w:val="24"/>
            <w:szCs w:val="24"/>
          </w:rPr>
          <w:t>Consumer</w:t>
        </w:r>
        <w:proofErr w:type="spellEnd"/>
        <w:r w:rsidRPr="00917DF5">
          <w:rPr>
            <w:rFonts w:ascii="Times New Roman" w:hAnsi="Times New Roman" w:cs="Times New Roman"/>
            <w:sz w:val="24"/>
            <w:szCs w:val="24"/>
          </w:rPr>
          <w:t xml:space="preserve"> </w:t>
        </w:r>
        <w:proofErr w:type="spellStart"/>
        <w:r w:rsidRPr="00917DF5">
          <w:rPr>
            <w:rFonts w:ascii="Times New Roman" w:hAnsi="Times New Roman" w:cs="Times New Roman"/>
            <w:sz w:val="24"/>
            <w:szCs w:val="24"/>
          </w:rPr>
          <w:t>Acquisition</w:t>
        </w:r>
        <w:proofErr w:type="spellEnd"/>
        <w:r w:rsidRPr="00917DF5">
          <w:rPr>
            <w:rFonts w:ascii="Times New Roman" w:hAnsi="Times New Roman" w:cs="Times New Roman"/>
            <w:sz w:val="24"/>
            <w:szCs w:val="24"/>
          </w:rPr>
          <w:t xml:space="preserve"> </w:t>
        </w:r>
        <w:proofErr w:type="spellStart"/>
        <w:r w:rsidRPr="00917DF5">
          <w:rPr>
            <w:rFonts w:ascii="Times New Roman" w:hAnsi="Times New Roman" w:cs="Times New Roman"/>
            <w:sz w:val="24"/>
            <w:szCs w:val="24"/>
          </w:rPr>
          <w:t>Cost</w:t>
        </w:r>
        <w:proofErr w:type="spellEnd"/>
        <w:r w:rsidRPr="00917DF5">
          <w:rPr>
            <w:rFonts w:ascii="Times New Roman" w:hAnsi="Times New Roman" w:cs="Times New Roman"/>
            <w:sz w:val="24"/>
            <w:szCs w:val="24"/>
          </w:rPr>
          <w:t>) = Общие затраты на маркетинг и продажи / Количество новых клиентов</w:t>
        </w:r>
      </w:ins>
    </w:p>
    <w:p w14:paraId="707F8F37" w14:textId="33356347" w:rsidR="00917DF5" w:rsidRDefault="009C3DBC">
      <w:pPr>
        <w:spacing w:line="276" w:lineRule="auto"/>
        <w:ind w:firstLine="709"/>
        <w:jc w:val="both"/>
        <w:rPr>
          <w:ins w:id="6889" w:author="Tima" w:date="2026-01-19T09:31:00Z"/>
          <w:rFonts w:ascii="Times New Roman" w:hAnsi="Times New Roman" w:cs="Times New Roman"/>
          <w:sz w:val="24"/>
          <w:szCs w:val="24"/>
        </w:rPr>
        <w:pPrChange w:id="6890" w:author="Tima" w:date="2026-01-18T22:19:00Z">
          <w:pPr>
            <w:ind w:firstLine="709"/>
            <w:jc w:val="both"/>
          </w:pPr>
        </w:pPrChange>
      </w:pPr>
      <w:ins w:id="6891" w:author="Tima" w:date="2026-01-19T09:29:00Z">
        <w:r>
          <w:rPr>
            <w:rFonts w:ascii="Times New Roman" w:hAnsi="Times New Roman" w:cs="Times New Roman"/>
            <w:sz w:val="24"/>
            <w:szCs w:val="24"/>
            <w:lang w:val="en-US"/>
          </w:rPr>
          <w:t>CAC</w:t>
        </w:r>
        <w:r>
          <w:rPr>
            <w:rFonts w:ascii="Times New Roman" w:hAnsi="Times New Roman" w:cs="Times New Roman"/>
            <w:sz w:val="24"/>
            <w:szCs w:val="24"/>
            <w:vertAlign w:val="subscript"/>
          </w:rPr>
          <w:t>1</w:t>
        </w:r>
        <w:r w:rsidRPr="00342938">
          <w:rPr>
            <w:rFonts w:ascii="Times New Roman" w:hAnsi="Times New Roman" w:cs="Times New Roman"/>
            <w:sz w:val="24"/>
            <w:szCs w:val="24"/>
            <w:rPrChange w:id="6892" w:author="Tima" w:date="2026-01-19T22:45:00Z">
              <w:rPr>
                <w:rFonts w:ascii="Times New Roman" w:hAnsi="Times New Roman" w:cs="Times New Roman"/>
                <w:sz w:val="24"/>
                <w:szCs w:val="24"/>
                <w:lang w:val="en-US"/>
              </w:rPr>
            </w:rPrChange>
          </w:rPr>
          <w:t xml:space="preserve"> </w:t>
        </w:r>
        <w:r>
          <w:rPr>
            <w:rFonts w:ascii="Times New Roman" w:hAnsi="Times New Roman" w:cs="Times New Roman"/>
            <w:sz w:val="24"/>
            <w:szCs w:val="24"/>
          </w:rPr>
          <w:t xml:space="preserve">= 4.140.000 / </w:t>
        </w:r>
      </w:ins>
      <w:ins w:id="6893" w:author="Tima" w:date="2026-01-19T09:30:00Z">
        <w:r>
          <w:rPr>
            <w:rFonts w:ascii="Times New Roman" w:hAnsi="Times New Roman" w:cs="Times New Roman"/>
            <w:sz w:val="24"/>
            <w:szCs w:val="24"/>
          </w:rPr>
          <w:t xml:space="preserve">87 </w:t>
        </w:r>
      </w:ins>
      <w:ins w:id="6894" w:author="Tima" w:date="2026-01-19T09:31:00Z">
        <w:r>
          <w:rPr>
            <w:rFonts w:ascii="Times New Roman" w:hAnsi="Times New Roman" w:cs="Times New Roman"/>
            <w:sz w:val="24"/>
            <w:szCs w:val="24"/>
          </w:rPr>
          <w:t>~ 47600 рублей</w:t>
        </w:r>
      </w:ins>
    </w:p>
    <w:p w14:paraId="119530A4" w14:textId="6E6511B7" w:rsidR="00917DF5" w:rsidRPr="007977EB" w:rsidRDefault="009C3DBC">
      <w:pPr>
        <w:spacing w:line="276" w:lineRule="auto"/>
        <w:ind w:firstLine="709"/>
        <w:jc w:val="both"/>
        <w:rPr>
          <w:ins w:id="6895" w:author="Tima" w:date="2026-01-19T09:32:00Z"/>
          <w:rFonts w:ascii="Times New Roman" w:hAnsi="Times New Roman" w:cs="Times New Roman"/>
          <w:sz w:val="24"/>
          <w:szCs w:val="24"/>
        </w:rPr>
        <w:pPrChange w:id="6896" w:author="Tima" w:date="2026-01-19T21:02:00Z">
          <w:pPr>
            <w:ind w:firstLine="709"/>
            <w:jc w:val="both"/>
          </w:pPr>
        </w:pPrChange>
      </w:pPr>
      <w:ins w:id="6897" w:author="Tima" w:date="2026-01-19T09:31:00Z">
        <w:r>
          <w:rPr>
            <w:rFonts w:ascii="Times New Roman" w:hAnsi="Times New Roman" w:cs="Times New Roman"/>
            <w:sz w:val="24"/>
            <w:szCs w:val="24"/>
            <w:lang w:val="en-US"/>
          </w:rPr>
          <w:t>CAC</w:t>
        </w:r>
        <w:r w:rsidRPr="00342938">
          <w:rPr>
            <w:rFonts w:ascii="Times New Roman" w:hAnsi="Times New Roman" w:cs="Times New Roman"/>
            <w:sz w:val="24"/>
            <w:szCs w:val="24"/>
            <w:vertAlign w:val="subscript"/>
            <w:rPrChange w:id="6898" w:author="Tima" w:date="2026-01-19T22:45:00Z">
              <w:rPr>
                <w:rFonts w:ascii="Times New Roman" w:hAnsi="Times New Roman" w:cs="Times New Roman"/>
                <w:sz w:val="24"/>
                <w:szCs w:val="24"/>
                <w:vertAlign w:val="subscript"/>
                <w:lang w:val="en-US"/>
              </w:rPr>
            </w:rPrChange>
          </w:rPr>
          <w:t>2</w:t>
        </w:r>
        <w:r w:rsidRPr="00342938">
          <w:rPr>
            <w:rFonts w:ascii="Times New Roman" w:hAnsi="Times New Roman" w:cs="Times New Roman"/>
            <w:sz w:val="24"/>
            <w:szCs w:val="24"/>
            <w:rPrChange w:id="6899" w:author="Tima" w:date="2026-01-19T22:45:00Z">
              <w:rPr>
                <w:rFonts w:ascii="Times New Roman" w:hAnsi="Times New Roman" w:cs="Times New Roman"/>
                <w:sz w:val="24"/>
                <w:szCs w:val="24"/>
                <w:lang w:val="en-US"/>
              </w:rPr>
            </w:rPrChange>
          </w:rPr>
          <w:t xml:space="preserve"> = 4</w:t>
        </w:r>
        <w:r>
          <w:rPr>
            <w:rFonts w:ascii="Times New Roman" w:hAnsi="Times New Roman" w:cs="Times New Roman"/>
            <w:sz w:val="24"/>
            <w:szCs w:val="24"/>
          </w:rPr>
          <w:t>.140.000 / 915</w:t>
        </w:r>
      </w:ins>
      <w:ins w:id="6900" w:author="Tima" w:date="2026-01-19T09:32:00Z">
        <w:r>
          <w:rPr>
            <w:rFonts w:ascii="Times New Roman" w:hAnsi="Times New Roman" w:cs="Times New Roman"/>
            <w:sz w:val="24"/>
            <w:szCs w:val="24"/>
          </w:rPr>
          <w:t xml:space="preserve"> ~ 4500 рублей</w:t>
        </w:r>
      </w:ins>
    </w:p>
    <w:p w14:paraId="5BF033A6" w14:textId="086FB13E" w:rsidR="009C3DBC" w:rsidRDefault="009C3DBC">
      <w:pPr>
        <w:spacing w:line="276" w:lineRule="auto"/>
        <w:ind w:firstLine="709"/>
        <w:jc w:val="both"/>
        <w:rPr>
          <w:ins w:id="6901" w:author="Tima" w:date="2026-01-19T09:33:00Z"/>
          <w:rFonts w:ascii="Times New Roman" w:hAnsi="Times New Roman" w:cs="Times New Roman"/>
          <w:sz w:val="24"/>
          <w:szCs w:val="24"/>
        </w:rPr>
        <w:pPrChange w:id="6902" w:author="Tima" w:date="2026-01-18T22:19:00Z">
          <w:pPr>
            <w:ind w:firstLine="709"/>
            <w:jc w:val="both"/>
          </w:pPr>
        </w:pPrChange>
      </w:pPr>
      <w:ins w:id="6903" w:author="Tima" w:date="2026-01-19T09:33:00Z">
        <w:r>
          <w:rPr>
            <w:rFonts w:ascii="Times New Roman" w:hAnsi="Times New Roman" w:cs="Times New Roman"/>
            <w:sz w:val="24"/>
            <w:szCs w:val="24"/>
          </w:rPr>
          <w:t xml:space="preserve">Найдём соотношение </w:t>
        </w:r>
        <w:r>
          <w:rPr>
            <w:rFonts w:ascii="Times New Roman" w:hAnsi="Times New Roman" w:cs="Times New Roman"/>
            <w:sz w:val="24"/>
            <w:szCs w:val="24"/>
            <w:lang w:val="en-US"/>
          </w:rPr>
          <w:t>LTV</w:t>
        </w:r>
        <w:r w:rsidRPr="00342938">
          <w:rPr>
            <w:rFonts w:ascii="Times New Roman" w:hAnsi="Times New Roman" w:cs="Times New Roman"/>
            <w:sz w:val="24"/>
            <w:szCs w:val="24"/>
            <w:rPrChange w:id="6904" w:author="Tima" w:date="2026-01-19T22:45:00Z">
              <w:rPr>
                <w:rFonts w:ascii="Times New Roman" w:hAnsi="Times New Roman" w:cs="Times New Roman"/>
                <w:sz w:val="24"/>
                <w:szCs w:val="24"/>
                <w:lang w:val="en-US"/>
              </w:rPr>
            </w:rPrChange>
          </w:rPr>
          <w:t>/</w:t>
        </w:r>
        <w:r>
          <w:rPr>
            <w:rFonts w:ascii="Times New Roman" w:hAnsi="Times New Roman" w:cs="Times New Roman"/>
            <w:sz w:val="24"/>
            <w:szCs w:val="24"/>
            <w:lang w:val="en-US"/>
          </w:rPr>
          <w:t>CAC</w:t>
        </w:r>
        <w:r>
          <w:rPr>
            <w:rFonts w:ascii="Times New Roman" w:hAnsi="Times New Roman" w:cs="Times New Roman"/>
            <w:sz w:val="24"/>
            <w:szCs w:val="24"/>
          </w:rPr>
          <w:t>:</w:t>
        </w:r>
      </w:ins>
    </w:p>
    <w:p w14:paraId="3FEF42C2" w14:textId="0AC8700D" w:rsidR="009C3DBC" w:rsidRPr="009C3DBC" w:rsidRDefault="009C3DBC">
      <w:pPr>
        <w:pStyle w:val="a3"/>
        <w:numPr>
          <w:ilvl w:val="0"/>
          <w:numId w:val="107"/>
        </w:numPr>
        <w:spacing w:line="276" w:lineRule="auto"/>
        <w:jc w:val="both"/>
        <w:rPr>
          <w:ins w:id="6905" w:author="Tima" w:date="2026-01-19T09:34:00Z"/>
          <w:rFonts w:ascii="Times New Roman" w:hAnsi="Times New Roman" w:cs="Times New Roman"/>
          <w:sz w:val="24"/>
          <w:szCs w:val="24"/>
          <w:rPrChange w:id="6906" w:author="Tima" w:date="2026-01-19T09:34:00Z">
            <w:rPr>
              <w:ins w:id="6907" w:author="Tima" w:date="2026-01-19T09:34:00Z"/>
              <w:rFonts w:ascii="Times New Roman" w:hAnsi="Times New Roman" w:cs="Times New Roman"/>
              <w:sz w:val="24"/>
              <w:szCs w:val="24"/>
              <w:lang w:val="en-US"/>
            </w:rPr>
          </w:rPrChange>
        </w:rPr>
        <w:pPrChange w:id="6908" w:author="Tima" w:date="2026-01-19T09:33:00Z">
          <w:pPr>
            <w:ind w:firstLine="709"/>
            <w:jc w:val="both"/>
          </w:pPr>
        </w:pPrChange>
      </w:pPr>
      <w:ins w:id="6909" w:author="Tima" w:date="2026-01-19T09:33:00Z">
        <w:r>
          <w:rPr>
            <w:rFonts w:ascii="Times New Roman" w:hAnsi="Times New Roman" w:cs="Times New Roman"/>
            <w:sz w:val="24"/>
            <w:szCs w:val="24"/>
            <w:lang w:val="en-US"/>
          </w:rPr>
          <w:t>LTV/CAC</w:t>
        </w:r>
        <w:r>
          <w:rPr>
            <w:rFonts w:ascii="Times New Roman" w:hAnsi="Times New Roman" w:cs="Times New Roman"/>
            <w:sz w:val="24"/>
            <w:szCs w:val="24"/>
            <w:vertAlign w:val="subscript"/>
            <w:lang w:val="en-US"/>
          </w:rPr>
          <w:t>1</w:t>
        </w:r>
        <w:r>
          <w:rPr>
            <w:rFonts w:ascii="Times New Roman" w:hAnsi="Times New Roman" w:cs="Times New Roman"/>
            <w:sz w:val="24"/>
            <w:szCs w:val="24"/>
            <w:lang w:val="en-US"/>
          </w:rPr>
          <w:t xml:space="preserve"> = 126000 / 47600</w:t>
        </w:r>
      </w:ins>
      <w:ins w:id="6910" w:author="Tima" w:date="2026-01-19T09:34:00Z">
        <w:r>
          <w:rPr>
            <w:rFonts w:ascii="Times New Roman" w:hAnsi="Times New Roman" w:cs="Times New Roman"/>
            <w:sz w:val="24"/>
            <w:szCs w:val="24"/>
            <w:lang w:val="en-US"/>
          </w:rPr>
          <w:t xml:space="preserve"> ~ 2,65</w:t>
        </w:r>
      </w:ins>
    </w:p>
    <w:p w14:paraId="3E592216" w14:textId="0369B449" w:rsidR="009C3DBC" w:rsidRPr="009C3DBC" w:rsidRDefault="009C3DBC">
      <w:pPr>
        <w:pStyle w:val="a3"/>
        <w:numPr>
          <w:ilvl w:val="0"/>
          <w:numId w:val="107"/>
        </w:numPr>
        <w:spacing w:line="276" w:lineRule="auto"/>
        <w:jc w:val="both"/>
        <w:rPr>
          <w:ins w:id="6911" w:author="Tima" w:date="2026-01-19T09:33:00Z"/>
          <w:rFonts w:ascii="Times New Roman" w:hAnsi="Times New Roman" w:cs="Times New Roman"/>
          <w:sz w:val="24"/>
          <w:szCs w:val="24"/>
          <w:rPrChange w:id="6912" w:author="Tima" w:date="2026-01-19T09:33:00Z">
            <w:rPr>
              <w:ins w:id="6913" w:author="Tima" w:date="2026-01-19T09:33:00Z"/>
            </w:rPr>
          </w:rPrChange>
        </w:rPr>
        <w:pPrChange w:id="6914" w:author="Tima" w:date="2026-01-19T09:33:00Z">
          <w:pPr>
            <w:ind w:firstLine="709"/>
            <w:jc w:val="both"/>
          </w:pPr>
        </w:pPrChange>
      </w:pPr>
      <w:ins w:id="6915" w:author="Tima" w:date="2026-01-19T09:34:00Z">
        <w:r>
          <w:rPr>
            <w:rFonts w:ascii="Times New Roman" w:hAnsi="Times New Roman" w:cs="Times New Roman"/>
            <w:sz w:val="24"/>
            <w:szCs w:val="24"/>
            <w:lang w:val="en-US"/>
          </w:rPr>
          <w:t>LTV/CAC</w:t>
        </w:r>
        <w:r>
          <w:rPr>
            <w:rFonts w:ascii="Times New Roman" w:hAnsi="Times New Roman" w:cs="Times New Roman"/>
            <w:sz w:val="24"/>
            <w:szCs w:val="24"/>
            <w:vertAlign w:val="subscript"/>
            <w:lang w:val="en-US"/>
          </w:rPr>
          <w:t>2</w:t>
        </w:r>
        <w:r>
          <w:rPr>
            <w:rFonts w:ascii="Times New Roman" w:hAnsi="Times New Roman" w:cs="Times New Roman"/>
            <w:sz w:val="24"/>
            <w:szCs w:val="24"/>
            <w:lang w:val="en-US"/>
          </w:rPr>
          <w:t xml:space="preserve"> = 126000 / 4500</w:t>
        </w:r>
      </w:ins>
      <w:ins w:id="6916" w:author="Tima" w:date="2026-01-19T09:35:00Z">
        <w:r>
          <w:rPr>
            <w:rFonts w:ascii="Times New Roman" w:hAnsi="Times New Roman" w:cs="Times New Roman"/>
            <w:sz w:val="24"/>
            <w:szCs w:val="24"/>
            <w:lang w:val="en-US"/>
          </w:rPr>
          <w:t xml:space="preserve"> = 28</w:t>
        </w:r>
      </w:ins>
    </w:p>
    <w:p w14:paraId="52AC61E6" w14:textId="77777777" w:rsidR="009C3DBC" w:rsidRPr="009C3DBC" w:rsidRDefault="009C3DBC">
      <w:pPr>
        <w:spacing w:line="276" w:lineRule="auto"/>
        <w:ind w:firstLine="709"/>
        <w:jc w:val="both"/>
        <w:rPr>
          <w:ins w:id="6917" w:author="Tima" w:date="2026-01-17T23:17:00Z"/>
          <w:rFonts w:ascii="Times New Roman" w:hAnsi="Times New Roman" w:cs="Times New Roman"/>
          <w:sz w:val="24"/>
          <w:szCs w:val="24"/>
        </w:rPr>
        <w:pPrChange w:id="6918" w:author="Tima" w:date="2026-01-18T22:19:00Z">
          <w:pPr>
            <w:ind w:firstLine="709"/>
            <w:jc w:val="both"/>
          </w:pPr>
        </w:pPrChange>
      </w:pPr>
    </w:p>
    <w:p w14:paraId="35F258CB" w14:textId="1D27E7F1" w:rsidR="006360FE" w:rsidRPr="007977EB" w:rsidRDefault="006360FE">
      <w:pPr>
        <w:pStyle w:val="3"/>
        <w:numPr>
          <w:ilvl w:val="0"/>
          <w:numId w:val="101"/>
        </w:numPr>
        <w:rPr>
          <w:ins w:id="6919" w:author="Tima" w:date="2026-01-19T21:03:00Z"/>
          <w:rFonts w:ascii="Times New Roman" w:hAnsi="Times New Roman" w:cs="Times New Roman"/>
          <w:b/>
          <w:color w:val="000000" w:themeColor="text1"/>
          <w:rPrChange w:id="6920" w:author="Tima" w:date="2026-01-19T21:04:00Z">
            <w:rPr>
              <w:ins w:id="6921" w:author="Tima" w:date="2026-01-19T21:03:00Z"/>
            </w:rPr>
          </w:rPrChange>
        </w:rPr>
        <w:pPrChange w:id="6922" w:author="Tima" w:date="2026-01-19T21:04:00Z">
          <w:pPr>
            <w:ind w:firstLine="709"/>
            <w:jc w:val="both"/>
          </w:pPr>
        </w:pPrChange>
      </w:pPr>
      <w:bookmarkStart w:id="6923" w:name="_Toc219756817"/>
      <w:ins w:id="6924" w:author="Tima" w:date="2026-01-17T23:17:00Z">
        <w:r w:rsidRPr="006360FE">
          <w:rPr>
            <w:rFonts w:ascii="Times New Roman" w:hAnsi="Times New Roman" w:cs="Times New Roman"/>
            <w:b/>
            <w:color w:val="000000" w:themeColor="text1"/>
            <w:rPrChange w:id="6925" w:author="Tima" w:date="2026-01-17T23:17:00Z">
              <w:rPr>
                <w:b/>
                <w:bCs/>
              </w:rPr>
            </w:rPrChange>
          </w:rPr>
          <w:t>Анализ рисков проекта</w:t>
        </w:r>
      </w:ins>
      <w:bookmarkEnd w:id="6923"/>
    </w:p>
    <w:p w14:paraId="3CB2D136" w14:textId="2CCFE542" w:rsidR="007977EB" w:rsidRDefault="007977EB" w:rsidP="007977EB">
      <w:pPr>
        <w:spacing w:line="276" w:lineRule="auto"/>
        <w:ind w:firstLine="709"/>
        <w:jc w:val="both"/>
        <w:rPr>
          <w:ins w:id="6926" w:author="Tima" w:date="2026-01-19T21:04:00Z"/>
          <w:rFonts w:ascii="Times New Roman" w:hAnsi="Times New Roman" w:cs="Times New Roman"/>
          <w:sz w:val="24"/>
          <w:szCs w:val="24"/>
        </w:rPr>
      </w:pPr>
      <w:ins w:id="6927" w:author="Tima" w:date="2026-01-19T21:04:00Z">
        <w:r>
          <w:rPr>
            <w:rFonts w:ascii="Times New Roman" w:hAnsi="Times New Roman" w:cs="Times New Roman"/>
            <w:sz w:val="24"/>
            <w:szCs w:val="24"/>
          </w:rPr>
          <w:t>Предполагаем следующие отраслевые специфические риски</w:t>
        </w:r>
      </w:ins>
      <w:ins w:id="6928" w:author="Tima" w:date="2026-01-19T21:05:00Z">
        <w:r>
          <w:rPr>
            <w:rFonts w:ascii="Times New Roman" w:hAnsi="Times New Roman" w:cs="Times New Roman"/>
            <w:sz w:val="24"/>
            <w:szCs w:val="24"/>
          </w:rPr>
          <w:t>:</w:t>
        </w:r>
      </w:ins>
    </w:p>
    <w:p w14:paraId="17091823" w14:textId="1469DF93" w:rsidR="007977EB" w:rsidRPr="007977EB" w:rsidRDefault="007977EB" w:rsidP="007977EB">
      <w:pPr>
        <w:spacing w:line="276" w:lineRule="auto"/>
        <w:ind w:firstLine="709"/>
        <w:jc w:val="both"/>
        <w:rPr>
          <w:ins w:id="6929" w:author="Tima" w:date="2026-01-19T21:03:00Z"/>
          <w:rFonts w:ascii="Times New Roman" w:hAnsi="Times New Roman" w:cs="Times New Roman"/>
          <w:sz w:val="24"/>
          <w:szCs w:val="24"/>
        </w:rPr>
      </w:pPr>
      <w:proofErr w:type="spellStart"/>
      <w:ins w:id="6930" w:author="Tima" w:date="2026-01-19T21:03:00Z">
        <w:r w:rsidRPr="007977EB">
          <w:rPr>
            <w:rFonts w:ascii="Times New Roman" w:hAnsi="Times New Roman" w:cs="Times New Roman"/>
            <w:sz w:val="24"/>
            <w:szCs w:val="24"/>
          </w:rPr>
          <w:t>Безрисковая</w:t>
        </w:r>
        <w:proofErr w:type="spellEnd"/>
        <w:r w:rsidRPr="007977EB">
          <w:rPr>
            <w:rFonts w:ascii="Times New Roman" w:hAnsi="Times New Roman" w:cs="Times New Roman"/>
            <w:sz w:val="24"/>
            <w:szCs w:val="24"/>
          </w:rPr>
          <w:t xml:space="preserve"> ставка</w:t>
        </w:r>
        <w:r w:rsidRPr="007977EB">
          <w:rPr>
            <w:rFonts w:ascii="Times New Roman" w:hAnsi="Times New Roman" w:cs="Times New Roman"/>
            <w:sz w:val="24"/>
            <w:szCs w:val="24"/>
          </w:rPr>
          <w:tab/>
          <w:t>14,73%</w:t>
        </w:r>
      </w:ins>
    </w:p>
    <w:p w14:paraId="38A55241" w14:textId="6DA47085" w:rsidR="007977EB" w:rsidRDefault="007977EB">
      <w:pPr>
        <w:spacing w:line="276" w:lineRule="auto"/>
        <w:ind w:firstLine="709"/>
        <w:jc w:val="both"/>
        <w:rPr>
          <w:ins w:id="6931" w:author="Tima" w:date="2026-01-19T21:04:00Z"/>
          <w:rFonts w:ascii="Times New Roman" w:hAnsi="Times New Roman" w:cs="Times New Roman"/>
          <w:sz w:val="24"/>
          <w:szCs w:val="24"/>
        </w:rPr>
        <w:pPrChange w:id="6932" w:author="Tima" w:date="2026-01-18T12:43:00Z">
          <w:pPr>
            <w:ind w:firstLine="709"/>
            <w:jc w:val="both"/>
          </w:pPr>
        </w:pPrChange>
      </w:pPr>
      <w:ins w:id="6933" w:author="Tima" w:date="2026-01-19T21:03:00Z">
        <w:r w:rsidRPr="007977EB">
          <w:rPr>
            <w:rFonts w:ascii="Times New Roman" w:hAnsi="Times New Roman" w:cs="Times New Roman"/>
            <w:sz w:val="24"/>
            <w:szCs w:val="24"/>
          </w:rPr>
          <w:t xml:space="preserve">премия за риск НИОКР </w:t>
        </w:r>
        <w:r w:rsidRPr="007977EB">
          <w:rPr>
            <w:rFonts w:ascii="Times New Roman" w:hAnsi="Times New Roman" w:cs="Times New Roman"/>
            <w:sz w:val="24"/>
            <w:szCs w:val="24"/>
          </w:rPr>
          <w:tab/>
          <w:t>20,00%</w:t>
        </w:r>
      </w:ins>
    </w:p>
    <w:p w14:paraId="7BF39785" w14:textId="36723392" w:rsidR="007977EB" w:rsidRDefault="007977EB">
      <w:pPr>
        <w:spacing w:line="276" w:lineRule="auto"/>
        <w:ind w:firstLine="709"/>
        <w:jc w:val="both"/>
        <w:rPr>
          <w:ins w:id="6934" w:author="Tima" w:date="2026-01-19T21:04:00Z"/>
          <w:rFonts w:ascii="Times New Roman" w:hAnsi="Times New Roman" w:cs="Times New Roman"/>
          <w:sz w:val="24"/>
          <w:szCs w:val="24"/>
        </w:rPr>
        <w:pPrChange w:id="6935" w:author="Tima" w:date="2026-01-19T21:04:00Z">
          <w:pPr>
            <w:ind w:firstLine="709"/>
            <w:jc w:val="both"/>
          </w:pPr>
        </w:pPrChange>
      </w:pPr>
      <w:ins w:id="6936" w:author="Tima" w:date="2026-01-19T21:04:00Z">
        <w:r w:rsidRPr="007977EB">
          <w:rPr>
            <w:rFonts w:ascii="Times New Roman" w:hAnsi="Times New Roman" w:cs="Times New Roman"/>
            <w:sz w:val="24"/>
            <w:szCs w:val="24"/>
          </w:rPr>
          <w:t>Риск недоверия аудитории</w:t>
        </w:r>
        <w:r w:rsidRPr="007977EB">
          <w:rPr>
            <w:rFonts w:ascii="Times New Roman" w:hAnsi="Times New Roman" w:cs="Times New Roman"/>
            <w:sz w:val="24"/>
            <w:szCs w:val="24"/>
          </w:rPr>
          <w:tab/>
          <w:t>24,50%</w:t>
        </w:r>
      </w:ins>
    </w:p>
    <w:p w14:paraId="56312CAC" w14:textId="77777777" w:rsidR="007977EB" w:rsidRPr="00E07331" w:rsidRDefault="007977EB">
      <w:pPr>
        <w:spacing w:line="276" w:lineRule="auto"/>
        <w:ind w:firstLine="709"/>
        <w:jc w:val="both"/>
        <w:rPr>
          <w:ins w:id="6937" w:author="Tima" w:date="2026-01-17T23:16:00Z"/>
          <w:rFonts w:ascii="Times New Roman" w:hAnsi="Times New Roman" w:cs="Times New Roman"/>
          <w:sz w:val="24"/>
          <w:szCs w:val="24"/>
        </w:rPr>
        <w:pPrChange w:id="6938" w:author="Tima" w:date="2026-01-19T21:04:00Z">
          <w:pPr>
            <w:ind w:firstLine="709"/>
            <w:jc w:val="both"/>
          </w:pPr>
        </w:pPrChange>
      </w:pPr>
    </w:p>
    <w:p w14:paraId="0A9E0C6F" w14:textId="21799B66" w:rsidR="006360FE" w:rsidRPr="006360FE" w:rsidRDefault="006360FE">
      <w:pPr>
        <w:pStyle w:val="2"/>
        <w:numPr>
          <w:ilvl w:val="0"/>
          <w:numId w:val="89"/>
        </w:numPr>
        <w:rPr>
          <w:ins w:id="6939" w:author="Tima" w:date="2026-01-17T20:42:00Z"/>
          <w:rFonts w:ascii="Times New Roman" w:hAnsi="Times New Roman" w:cs="Times New Roman"/>
          <w:b/>
          <w:color w:val="000000" w:themeColor="text1"/>
          <w:sz w:val="28"/>
          <w:rPrChange w:id="6940" w:author="Tima" w:date="2026-01-17T23:17:00Z">
            <w:rPr>
              <w:ins w:id="6941" w:author="Tima" w:date="2026-01-17T20:42:00Z"/>
              <w:rFonts w:ascii="Times New Roman" w:hAnsi="Times New Roman" w:cs="Times New Roman"/>
              <w:sz w:val="24"/>
            </w:rPr>
          </w:rPrChange>
        </w:rPr>
        <w:pPrChange w:id="6942" w:author="Tima" w:date="2026-01-17T23:17:00Z">
          <w:pPr>
            <w:ind w:firstLine="709"/>
            <w:jc w:val="both"/>
          </w:pPr>
        </w:pPrChange>
      </w:pPr>
      <w:bookmarkStart w:id="6943" w:name="_Toc219756818"/>
      <w:ins w:id="6944" w:author="Tima" w:date="2026-01-17T23:17:00Z">
        <w:r>
          <w:rPr>
            <w:rFonts w:ascii="Times New Roman" w:hAnsi="Times New Roman" w:cs="Times New Roman"/>
            <w:b/>
            <w:color w:val="000000" w:themeColor="text1"/>
            <w:sz w:val="28"/>
            <w:rPrChange w:id="6945" w:author="Tima" w:date="2026-01-17T23:17:00Z">
              <w:rPr>
                <w:rFonts w:ascii="Times New Roman" w:hAnsi="Times New Roman" w:cs="Times New Roman"/>
                <w:b/>
                <w:color w:val="000000" w:themeColor="text1"/>
                <w:sz w:val="28"/>
              </w:rPr>
            </w:rPrChange>
          </w:rPr>
          <w:t>Аналитическая записка</w:t>
        </w:r>
      </w:ins>
      <w:bookmarkEnd w:id="6943"/>
    </w:p>
    <w:p w14:paraId="08CA0CAA" w14:textId="77777777" w:rsidR="00EC0DF0" w:rsidRDefault="007C6CD4">
      <w:pPr>
        <w:spacing w:line="276" w:lineRule="auto"/>
        <w:ind w:firstLine="709"/>
        <w:jc w:val="both"/>
        <w:rPr>
          <w:ins w:id="6946" w:author="Tima" w:date="2026-01-19T21:42:00Z"/>
          <w:rFonts w:ascii="Times New Roman" w:hAnsi="Times New Roman" w:cs="Times New Roman"/>
          <w:sz w:val="24"/>
          <w:szCs w:val="24"/>
        </w:rPr>
        <w:pPrChange w:id="6947" w:author="Tima" w:date="2026-01-19T21:05:00Z">
          <w:pPr>
            <w:ind w:firstLine="709"/>
            <w:jc w:val="both"/>
          </w:pPr>
        </w:pPrChange>
      </w:pPr>
      <w:ins w:id="6948" w:author="Tima" w:date="2026-01-19T21:18:00Z">
        <w:r>
          <w:rPr>
            <w:rFonts w:ascii="Times New Roman" w:hAnsi="Times New Roman" w:cs="Times New Roman"/>
            <w:sz w:val="24"/>
            <w:szCs w:val="24"/>
          </w:rPr>
          <w:t xml:space="preserve">Рынок </w:t>
        </w:r>
        <w:r>
          <w:rPr>
            <w:rFonts w:ascii="Times New Roman" w:hAnsi="Times New Roman" w:cs="Times New Roman"/>
            <w:sz w:val="24"/>
            <w:szCs w:val="24"/>
            <w:lang w:val="en-US"/>
          </w:rPr>
          <w:t>NFT</w:t>
        </w:r>
        <w:r w:rsidRPr="007C6CD4">
          <w:rPr>
            <w:rFonts w:ascii="Times New Roman" w:hAnsi="Times New Roman" w:cs="Times New Roman"/>
            <w:sz w:val="24"/>
            <w:szCs w:val="24"/>
            <w:rPrChange w:id="6949" w:author="Tima" w:date="2026-01-19T21:18:00Z">
              <w:rPr>
                <w:rFonts w:ascii="Times New Roman" w:hAnsi="Times New Roman" w:cs="Times New Roman"/>
                <w:sz w:val="24"/>
                <w:szCs w:val="24"/>
                <w:lang w:val="en-US"/>
              </w:rPr>
            </w:rPrChange>
          </w:rPr>
          <w:t xml:space="preserve"> </w:t>
        </w:r>
        <w:r>
          <w:rPr>
            <w:rFonts w:ascii="Times New Roman" w:hAnsi="Times New Roman" w:cs="Times New Roman"/>
            <w:sz w:val="24"/>
            <w:szCs w:val="24"/>
          </w:rPr>
          <w:t>имеет большой потенциал роста. Зарубежный рынок охватывает более миллиона пользователей</w:t>
        </w:r>
      </w:ins>
      <w:ins w:id="6950" w:author="Tima" w:date="2026-01-19T21:19:00Z">
        <w:r>
          <w:rPr>
            <w:rFonts w:ascii="Times New Roman" w:hAnsi="Times New Roman" w:cs="Times New Roman"/>
            <w:sz w:val="24"/>
            <w:szCs w:val="24"/>
          </w:rPr>
          <w:t xml:space="preserve">, тогда как на российском только зарождающемся рынке половина целевого сегмента </w:t>
        </w:r>
      </w:ins>
      <w:ins w:id="6951" w:author="Tima" w:date="2026-01-19T21:21:00Z">
        <w:r>
          <w:rPr>
            <w:rFonts w:ascii="Times New Roman" w:hAnsi="Times New Roman" w:cs="Times New Roman"/>
            <w:sz w:val="24"/>
            <w:szCs w:val="24"/>
          </w:rPr>
          <w:t xml:space="preserve">уже </w:t>
        </w:r>
      </w:ins>
      <w:ins w:id="6952" w:author="Tima" w:date="2026-01-19T21:19:00Z">
        <w:r>
          <w:rPr>
            <w:rFonts w:ascii="Times New Roman" w:hAnsi="Times New Roman" w:cs="Times New Roman"/>
            <w:sz w:val="24"/>
            <w:szCs w:val="24"/>
          </w:rPr>
          <w:t>заинтересована в предлагаемом сервисе.</w:t>
        </w:r>
      </w:ins>
    </w:p>
    <w:p w14:paraId="746D2AA4" w14:textId="4401DD72" w:rsidR="007977EB" w:rsidRDefault="00EC0DF0">
      <w:pPr>
        <w:spacing w:line="276" w:lineRule="auto"/>
        <w:ind w:firstLine="709"/>
        <w:jc w:val="both"/>
        <w:rPr>
          <w:ins w:id="6953" w:author="Tima" w:date="2026-01-19T21:19:00Z"/>
          <w:rFonts w:ascii="Times New Roman" w:hAnsi="Times New Roman" w:cs="Times New Roman"/>
          <w:sz w:val="24"/>
          <w:szCs w:val="24"/>
        </w:rPr>
        <w:pPrChange w:id="6954" w:author="Tima" w:date="2026-01-19T21:05:00Z">
          <w:pPr>
            <w:ind w:firstLine="709"/>
            <w:jc w:val="both"/>
          </w:pPr>
        </w:pPrChange>
      </w:pPr>
      <w:ins w:id="6955" w:author="Tima" w:date="2026-01-19T21:42:00Z">
        <w:r>
          <w:rPr>
            <w:rFonts w:ascii="Times New Roman" w:hAnsi="Times New Roman" w:cs="Times New Roman"/>
            <w:sz w:val="24"/>
            <w:szCs w:val="24"/>
          </w:rPr>
          <w:t>По информации из открытых источников была сформирована финансовая модель проекта. Согласно ра</w:t>
        </w:r>
      </w:ins>
      <w:ins w:id="6956" w:author="Tima" w:date="2026-01-19T21:43:00Z">
        <w:r>
          <w:rPr>
            <w:rFonts w:ascii="Times New Roman" w:hAnsi="Times New Roman" w:cs="Times New Roman"/>
            <w:sz w:val="24"/>
            <w:szCs w:val="24"/>
          </w:rPr>
          <w:t>с</w:t>
        </w:r>
      </w:ins>
      <w:ins w:id="6957" w:author="Tima" w:date="2026-01-19T21:42:00Z">
        <w:r>
          <w:rPr>
            <w:rFonts w:ascii="Times New Roman" w:hAnsi="Times New Roman" w:cs="Times New Roman"/>
            <w:sz w:val="24"/>
            <w:szCs w:val="24"/>
          </w:rPr>
          <w:t>чёту движения денежных средств</w:t>
        </w:r>
      </w:ins>
      <w:ins w:id="6958" w:author="Tima" w:date="2026-01-19T21:43:00Z">
        <w:r>
          <w:rPr>
            <w:rFonts w:ascii="Times New Roman" w:hAnsi="Times New Roman" w:cs="Times New Roman"/>
            <w:sz w:val="24"/>
            <w:szCs w:val="24"/>
          </w:rPr>
          <w:t>, проект проходит точку безубыточности на 48-ой месяц с момента</w:t>
        </w:r>
      </w:ins>
      <w:ins w:id="6959" w:author="Tima" w:date="2026-01-19T21:44:00Z">
        <w:r>
          <w:rPr>
            <w:rFonts w:ascii="Times New Roman" w:hAnsi="Times New Roman" w:cs="Times New Roman"/>
            <w:sz w:val="24"/>
            <w:szCs w:val="24"/>
          </w:rPr>
          <w:t xml:space="preserve"> начала разработки предлагаемого сервиса.</w:t>
        </w:r>
      </w:ins>
      <w:ins w:id="6960" w:author="Tima" w:date="2026-01-19T21:45:00Z">
        <w:r>
          <w:rPr>
            <w:rFonts w:ascii="Times New Roman" w:hAnsi="Times New Roman" w:cs="Times New Roman"/>
            <w:sz w:val="24"/>
            <w:szCs w:val="24"/>
          </w:rPr>
          <w:t xml:space="preserve"> Фактически, окупаемость сервиса происходит через 3 год</w:t>
        </w:r>
      </w:ins>
      <w:ins w:id="6961" w:author="Tima" w:date="2026-01-19T21:46:00Z">
        <w:r>
          <w:rPr>
            <w:rFonts w:ascii="Times New Roman" w:hAnsi="Times New Roman" w:cs="Times New Roman"/>
            <w:sz w:val="24"/>
            <w:szCs w:val="24"/>
          </w:rPr>
          <w:t>а</w:t>
        </w:r>
      </w:ins>
      <w:ins w:id="6962" w:author="Tima" w:date="2026-01-19T21:45:00Z">
        <w:r>
          <w:rPr>
            <w:rFonts w:ascii="Times New Roman" w:hAnsi="Times New Roman" w:cs="Times New Roman"/>
            <w:sz w:val="24"/>
            <w:szCs w:val="24"/>
          </w:rPr>
          <w:t xml:space="preserve"> </w:t>
        </w:r>
      </w:ins>
      <w:ins w:id="6963" w:author="Tima" w:date="2026-01-19T21:46:00Z">
        <w:r>
          <w:rPr>
            <w:rFonts w:ascii="Times New Roman" w:hAnsi="Times New Roman" w:cs="Times New Roman"/>
            <w:sz w:val="24"/>
            <w:szCs w:val="24"/>
          </w:rPr>
          <w:t>после</w:t>
        </w:r>
      </w:ins>
      <w:ins w:id="6964" w:author="Tima" w:date="2026-01-19T21:45:00Z">
        <w:r>
          <w:rPr>
            <w:rFonts w:ascii="Times New Roman" w:hAnsi="Times New Roman" w:cs="Times New Roman"/>
            <w:sz w:val="24"/>
            <w:szCs w:val="24"/>
          </w:rPr>
          <w:t xml:space="preserve"> з</w:t>
        </w:r>
        <w:r w:rsidR="00474235">
          <w:rPr>
            <w:rFonts w:ascii="Times New Roman" w:hAnsi="Times New Roman" w:cs="Times New Roman"/>
            <w:sz w:val="24"/>
            <w:szCs w:val="24"/>
          </w:rPr>
          <w:t xml:space="preserve">апуска первой версии приложения </w:t>
        </w:r>
      </w:ins>
      <w:ins w:id="6965" w:author="Tima" w:date="2026-01-19T21:46:00Z">
        <w:r w:rsidR="00474235">
          <w:rPr>
            <w:rFonts w:ascii="Times New Roman" w:hAnsi="Times New Roman" w:cs="Times New Roman"/>
            <w:sz w:val="24"/>
            <w:szCs w:val="24"/>
          </w:rPr>
          <w:t>(рисунок 16).</w:t>
        </w:r>
      </w:ins>
    </w:p>
    <w:p w14:paraId="5B156883" w14:textId="6A888E2C" w:rsidR="007C6CD4" w:rsidRDefault="00EC0DF0">
      <w:pPr>
        <w:spacing w:line="276" w:lineRule="auto"/>
        <w:ind w:firstLine="709"/>
        <w:jc w:val="both"/>
        <w:rPr>
          <w:ins w:id="6966" w:author="Tima" w:date="2026-01-19T21:46:00Z"/>
          <w:rFonts w:ascii="Times New Roman" w:hAnsi="Times New Roman" w:cs="Times New Roman"/>
          <w:sz w:val="24"/>
          <w:szCs w:val="24"/>
        </w:rPr>
        <w:pPrChange w:id="6967" w:author="Tima" w:date="2026-01-19T21:05:00Z">
          <w:pPr>
            <w:ind w:firstLine="709"/>
            <w:jc w:val="both"/>
          </w:pPr>
        </w:pPrChange>
      </w:pPr>
      <w:ins w:id="6968" w:author="Tima" w:date="2026-01-19T21:40:00Z">
        <w:r>
          <w:rPr>
            <w:noProof/>
            <w:lang w:eastAsia="ru-RU"/>
          </w:rPr>
          <w:lastRenderedPageBreak/>
          <w:drawing>
            <wp:inline distT="0" distB="0" distL="0" distR="0" wp14:anchorId="17DE56EA" wp14:editId="4B757B40">
              <wp:extent cx="4572000" cy="2743200"/>
              <wp:effectExtent l="0" t="0" r="0" b="0"/>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ins>
    </w:p>
    <w:p w14:paraId="13C313BD" w14:textId="2D403106" w:rsidR="00474235" w:rsidRPr="00474235" w:rsidRDefault="00474235">
      <w:pPr>
        <w:spacing w:after="360"/>
        <w:jc w:val="center"/>
        <w:rPr>
          <w:ins w:id="6969" w:author="Tima" w:date="2026-01-19T21:05:00Z"/>
          <w:rFonts w:ascii="Times New Roman" w:hAnsi="Times New Roman" w:cs="Times New Roman"/>
          <w:i/>
          <w:sz w:val="24"/>
          <w:szCs w:val="24"/>
          <w:rPrChange w:id="6970" w:author="Tima" w:date="2026-01-19T21:47:00Z">
            <w:rPr>
              <w:ins w:id="6971" w:author="Tima" w:date="2026-01-19T21:05:00Z"/>
              <w:rFonts w:ascii="Times New Roman" w:hAnsi="Times New Roman" w:cs="Times New Roman"/>
              <w:sz w:val="24"/>
            </w:rPr>
          </w:rPrChange>
        </w:rPr>
        <w:pPrChange w:id="6972" w:author="Tima" w:date="2026-01-19T21:46:00Z">
          <w:pPr>
            <w:ind w:firstLine="709"/>
            <w:jc w:val="both"/>
          </w:pPr>
        </w:pPrChange>
      </w:pPr>
      <w:ins w:id="6973" w:author="Tima" w:date="2026-01-19T21:46:00Z">
        <w:r w:rsidRPr="00FF7AD6">
          <w:rPr>
            <w:rFonts w:ascii="Times New Roman" w:hAnsi="Times New Roman" w:cs="Times New Roman"/>
            <w:i/>
            <w:sz w:val="24"/>
            <w:szCs w:val="24"/>
          </w:rPr>
          <w:t xml:space="preserve">Рисунок </w:t>
        </w:r>
        <w:r>
          <w:rPr>
            <w:rFonts w:ascii="Times New Roman" w:hAnsi="Times New Roman" w:cs="Times New Roman"/>
            <w:i/>
            <w:sz w:val="24"/>
            <w:szCs w:val="24"/>
          </w:rPr>
          <w:t xml:space="preserve">16 – </w:t>
        </w:r>
      </w:ins>
      <w:ins w:id="6974" w:author="Tima" w:date="2026-01-19T21:47:00Z">
        <w:r>
          <w:rPr>
            <w:rFonts w:ascii="Times New Roman" w:hAnsi="Times New Roman" w:cs="Times New Roman"/>
            <w:i/>
            <w:sz w:val="24"/>
            <w:szCs w:val="24"/>
          </w:rPr>
          <w:t>Нахождение точки безубыточности проекта</w:t>
        </w:r>
      </w:ins>
    </w:p>
    <w:p w14:paraId="1ECC6626" w14:textId="54E02BF0" w:rsidR="007977EB" w:rsidRPr="007977EB" w:rsidRDefault="00474235">
      <w:pPr>
        <w:spacing w:line="276" w:lineRule="auto"/>
        <w:ind w:firstLine="709"/>
        <w:jc w:val="both"/>
        <w:rPr>
          <w:ins w:id="6975" w:author="Tima" w:date="2026-01-19T21:05:00Z"/>
          <w:rFonts w:ascii="Times New Roman" w:hAnsi="Times New Roman" w:cs="Times New Roman"/>
          <w:sz w:val="24"/>
          <w:szCs w:val="24"/>
          <w:rPrChange w:id="6976" w:author="Tima" w:date="2026-01-19T21:05:00Z">
            <w:rPr>
              <w:ins w:id="6977" w:author="Tima" w:date="2026-01-19T21:05:00Z"/>
              <w:rFonts w:ascii="Times New Roman" w:hAnsi="Times New Roman" w:cs="Times New Roman"/>
              <w:sz w:val="24"/>
            </w:rPr>
          </w:rPrChange>
        </w:rPr>
        <w:pPrChange w:id="6978" w:author="Tima" w:date="2026-01-19T21:49:00Z">
          <w:pPr>
            <w:ind w:firstLine="709"/>
            <w:jc w:val="both"/>
          </w:pPr>
        </w:pPrChange>
      </w:pPr>
      <w:ins w:id="6979" w:author="Tima" w:date="2026-01-19T21:47:00Z">
        <w:r>
          <w:rPr>
            <w:rFonts w:ascii="Times New Roman" w:hAnsi="Times New Roman" w:cs="Times New Roman"/>
            <w:sz w:val="24"/>
            <w:szCs w:val="24"/>
          </w:rPr>
          <w:t xml:space="preserve">Таким образом, предлагаемый сервис </w:t>
        </w:r>
      </w:ins>
      <w:ins w:id="6980" w:author="Tima" w:date="2026-01-19T21:48:00Z">
        <w:r w:rsidRPr="006770C5">
          <w:rPr>
            <w:rFonts w:ascii="Times New Roman" w:hAnsi="Times New Roman" w:cs="Times New Roman"/>
            <w:sz w:val="24"/>
            <w:szCs w:val="24"/>
          </w:rPr>
          <w:t>можно считать экономически эффективным</w:t>
        </w:r>
        <w:r>
          <w:rPr>
            <w:rFonts w:ascii="Times New Roman" w:hAnsi="Times New Roman" w:cs="Times New Roman"/>
            <w:sz w:val="24"/>
            <w:szCs w:val="24"/>
          </w:rPr>
          <w:t>.</w:t>
        </w:r>
      </w:ins>
    </w:p>
    <w:p w14:paraId="77C47810" w14:textId="6DCE4F7D" w:rsidR="00AB03A1" w:rsidRDefault="00AB03A1">
      <w:pPr>
        <w:rPr>
          <w:ins w:id="6981" w:author="Tima" w:date="2026-01-16T23:14:00Z"/>
          <w:rFonts w:ascii="Times New Roman" w:hAnsi="Times New Roman" w:cs="Times New Roman"/>
          <w:sz w:val="24"/>
        </w:rPr>
        <w:pPrChange w:id="6982" w:author="Tima" w:date="2026-01-14T22:14:00Z">
          <w:pPr>
            <w:ind w:firstLine="709"/>
            <w:jc w:val="both"/>
          </w:pPr>
        </w:pPrChange>
      </w:pPr>
      <w:ins w:id="6983" w:author="Tima" w:date="2026-01-17T20:42:00Z">
        <w:r>
          <w:rPr>
            <w:rFonts w:ascii="Times New Roman" w:hAnsi="Times New Roman" w:cs="Times New Roman"/>
            <w:sz w:val="24"/>
          </w:rPr>
          <w:br w:type="page"/>
        </w:r>
      </w:ins>
    </w:p>
    <w:p w14:paraId="141DCC05" w14:textId="54FA746D" w:rsidR="00EC4FC8" w:rsidRPr="00EC4FC8" w:rsidRDefault="00EC4FC8">
      <w:pPr>
        <w:pStyle w:val="1"/>
        <w:numPr>
          <w:ilvl w:val="0"/>
          <w:numId w:val="23"/>
        </w:numPr>
        <w:spacing w:before="0" w:after="200" w:line="276" w:lineRule="auto"/>
        <w:ind w:left="0" w:firstLine="0"/>
        <w:jc w:val="center"/>
        <w:rPr>
          <w:ins w:id="6984" w:author="Tima" w:date="2026-01-17T14:45:00Z"/>
          <w:rFonts w:ascii="Times New Roman" w:hAnsi="Times New Roman" w:cs="Times New Roman"/>
          <w:b/>
          <w:color w:val="000000" w:themeColor="text1"/>
          <w:sz w:val="36"/>
          <w:szCs w:val="36"/>
          <w:rPrChange w:id="6985" w:author="Tima" w:date="2026-01-17T14:45:00Z">
            <w:rPr>
              <w:ins w:id="6986" w:author="Tima" w:date="2026-01-17T14:45:00Z"/>
              <w:rFonts w:ascii="Times New Roman" w:hAnsi="Times New Roman" w:cs="Times New Roman"/>
              <w:sz w:val="24"/>
            </w:rPr>
          </w:rPrChange>
        </w:rPr>
        <w:pPrChange w:id="6987" w:author="Tima" w:date="2026-01-17T14:45:00Z">
          <w:pPr>
            <w:ind w:firstLine="709"/>
            <w:jc w:val="both"/>
          </w:pPr>
        </w:pPrChange>
      </w:pPr>
      <w:bookmarkStart w:id="6988" w:name="_Toc219756819"/>
      <w:ins w:id="6989" w:author="Tima" w:date="2026-01-17T14:45:00Z">
        <w:r w:rsidRPr="00EC4FC8">
          <w:rPr>
            <w:rFonts w:ascii="Times New Roman" w:hAnsi="Times New Roman" w:cs="Times New Roman"/>
            <w:b/>
            <w:color w:val="000000" w:themeColor="text1"/>
            <w:sz w:val="36"/>
            <w:szCs w:val="36"/>
            <w:rPrChange w:id="6990" w:author="Tima" w:date="2026-01-17T14:45:00Z">
              <w:rPr>
                <w:color w:val="000000" w:themeColor="text1"/>
              </w:rPr>
            </w:rPrChange>
          </w:rPr>
          <w:lastRenderedPageBreak/>
          <w:t>СПЕЦИФИКАЦИЯ</w:t>
        </w:r>
        <w:bookmarkEnd w:id="6988"/>
      </w:ins>
    </w:p>
    <w:p w14:paraId="368DB290" w14:textId="37E96F6C" w:rsidR="00EC4FC8" w:rsidRPr="00EC4FC8" w:rsidRDefault="00EC4FC8">
      <w:pPr>
        <w:pStyle w:val="2"/>
        <w:numPr>
          <w:ilvl w:val="0"/>
          <w:numId w:val="91"/>
        </w:numPr>
        <w:rPr>
          <w:ins w:id="6991" w:author="Tima" w:date="2026-01-17T14:45:00Z"/>
          <w:rFonts w:ascii="Times New Roman" w:hAnsi="Times New Roman" w:cs="Times New Roman"/>
          <w:b/>
          <w:color w:val="000000" w:themeColor="text1"/>
          <w:sz w:val="28"/>
          <w:rPrChange w:id="6992" w:author="Tima" w:date="2026-01-17T14:46:00Z">
            <w:rPr>
              <w:ins w:id="6993" w:author="Tima" w:date="2026-01-17T14:45:00Z"/>
              <w:rFonts w:ascii="Times New Roman" w:hAnsi="Times New Roman" w:cs="Times New Roman"/>
              <w:sz w:val="24"/>
            </w:rPr>
          </w:rPrChange>
        </w:rPr>
        <w:pPrChange w:id="6994" w:author="Tima" w:date="2026-01-17T14:46:00Z">
          <w:pPr>
            <w:ind w:firstLine="709"/>
            <w:jc w:val="both"/>
          </w:pPr>
        </w:pPrChange>
      </w:pPr>
      <w:bookmarkStart w:id="6995" w:name="_Toc219756820"/>
      <w:ins w:id="6996" w:author="Tima" w:date="2026-01-17T14:46:00Z">
        <w:r w:rsidRPr="00EC4FC8">
          <w:rPr>
            <w:rFonts w:ascii="Times New Roman" w:hAnsi="Times New Roman" w:cs="Times New Roman"/>
            <w:b/>
            <w:color w:val="000000" w:themeColor="text1"/>
            <w:sz w:val="28"/>
            <w:rPrChange w:id="6997" w:author="Tima" w:date="2026-01-17T14:46:00Z">
              <w:rPr>
                <w:rFonts w:cs="Times New Roman"/>
              </w:rPr>
            </w:rPrChange>
          </w:rPr>
          <w:t>Требования к пошаговой обработке информационных потоков</w:t>
        </w:r>
      </w:ins>
      <w:bookmarkEnd w:id="6995"/>
    </w:p>
    <w:p w14:paraId="6704E79A" w14:textId="4B596CAF" w:rsidR="00EC4FC8" w:rsidRDefault="00C76588">
      <w:pPr>
        <w:rPr>
          <w:ins w:id="6998" w:author="Tima" w:date="2026-01-17T14:45:00Z"/>
          <w:rFonts w:ascii="Times New Roman" w:hAnsi="Times New Roman" w:cs="Times New Roman"/>
          <w:sz w:val="24"/>
        </w:rPr>
        <w:pPrChange w:id="6999" w:author="Tima" w:date="2026-01-14T22:14:00Z">
          <w:pPr>
            <w:ind w:firstLine="709"/>
            <w:jc w:val="both"/>
          </w:pPr>
        </w:pPrChange>
      </w:pPr>
      <w:ins w:id="7000" w:author="Tima" w:date="2026-01-17T16:22:00Z">
        <w:r w:rsidRPr="00C76588">
          <w:rPr>
            <w:rFonts w:ascii="Times New Roman" w:hAnsi="Times New Roman" w:cs="Times New Roman"/>
            <w:noProof/>
            <w:sz w:val="24"/>
            <w:lang w:eastAsia="ru-RU"/>
          </w:rPr>
          <w:drawing>
            <wp:inline distT="0" distB="0" distL="0" distR="0" wp14:anchorId="650F99BA" wp14:editId="4824B774">
              <wp:extent cx="5940425" cy="5017592"/>
              <wp:effectExtent l="0" t="0" r="3175" b="0"/>
              <wp:docPr id="35" name="Рисунок 35" descr="C:\Users\Vlad\Desktop\Package7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Vlad\Desktop\Package7 2.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0425" cy="5017592"/>
                      </a:xfrm>
                      <a:prstGeom prst="rect">
                        <a:avLst/>
                      </a:prstGeom>
                      <a:noFill/>
                      <a:ln>
                        <a:noFill/>
                      </a:ln>
                    </pic:spPr>
                  </pic:pic>
                </a:graphicData>
              </a:graphic>
            </wp:inline>
          </w:drawing>
        </w:r>
      </w:ins>
    </w:p>
    <w:p w14:paraId="6F12FA55" w14:textId="7D9542CD" w:rsidR="00EC4FC8" w:rsidRPr="00317878" w:rsidRDefault="00862847">
      <w:pPr>
        <w:spacing w:after="360"/>
        <w:jc w:val="center"/>
        <w:rPr>
          <w:ins w:id="7001" w:author="Tima" w:date="2026-01-17T14:45:00Z"/>
          <w:rFonts w:ascii="Times New Roman" w:hAnsi="Times New Roman" w:cs="Times New Roman"/>
          <w:i/>
          <w:sz w:val="24"/>
          <w:szCs w:val="24"/>
          <w:rPrChange w:id="7002" w:author="Tima" w:date="2026-01-17T17:46:00Z">
            <w:rPr>
              <w:ins w:id="7003" w:author="Tima" w:date="2026-01-17T14:45:00Z"/>
              <w:rFonts w:ascii="Times New Roman" w:hAnsi="Times New Roman" w:cs="Times New Roman"/>
              <w:sz w:val="24"/>
            </w:rPr>
          </w:rPrChange>
        </w:rPr>
        <w:pPrChange w:id="7004" w:author="Tima" w:date="2026-01-17T17:46:00Z">
          <w:pPr>
            <w:ind w:firstLine="709"/>
            <w:jc w:val="both"/>
          </w:pPr>
        </w:pPrChange>
      </w:pPr>
      <w:ins w:id="7005" w:author="Tima" w:date="2026-01-17T15:56:00Z">
        <w:r w:rsidRPr="00FA4881">
          <w:rPr>
            <w:rFonts w:ascii="Times New Roman" w:hAnsi="Times New Roman" w:cs="Times New Roman"/>
            <w:i/>
            <w:sz w:val="24"/>
            <w:szCs w:val="24"/>
          </w:rPr>
          <w:t>Рисунок 1</w:t>
        </w:r>
      </w:ins>
      <w:ins w:id="7006" w:author="Tima" w:date="2026-01-19T21:55:00Z">
        <w:r w:rsidR="00233D8C">
          <w:rPr>
            <w:rFonts w:ascii="Times New Roman" w:hAnsi="Times New Roman" w:cs="Times New Roman"/>
            <w:i/>
            <w:sz w:val="24"/>
            <w:szCs w:val="24"/>
          </w:rPr>
          <w:t>7</w:t>
        </w:r>
      </w:ins>
      <w:ins w:id="7007" w:author="Tima" w:date="2026-01-17T15:56:00Z">
        <w:r w:rsidRPr="00862847">
          <w:rPr>
            <w:rFonts w:ascii="Times New Roman" w:hAnsi="Times New Roman" w:cs="Times New Roman"/>
            <w:i/>
            <w:sz w:val="24"/>
            <w:szCs w:val="24"/>
            <w:rPrChange w:id="7008" w:author="Tima" w:date="2026-01-17T15:56:00Z">
              <w:rPr>
                <w:rFonts w:ascii="Times New Roman" w:hAnsi="Times New Roman" w:cs="Times New Roman"/>
                <w:sz w:val="24"/>
              </w:rPr>
            </w:rPrChange>
          </w:rPr>
          <w:t xml:space="preserve"> – Диаграмма последовательностей (UML </w:t>
        </w:r>
        <w:proofErr w:type="spellStart"/>
        <w:r w:rsidRPr="00862847">
          <w:rPr>
            <w:rFonts w:ascii="Times New Roman" w:hAnsi="Times New Roman" w:cs="Times New Roman"/>
            <w:i/>
            <w:sz w:val="24"/>
            <w:szCs w:val="24"/>
            <w:rPrChange w:id="7009" w:author="Tima" w:date="2026-01-17T15:56:00Z">
              <w:rPr>
                <w:rFonts w:ascii="Times New Roman" w:hAnsi="Times New Roman" w:cs="Times New Roman"/>
                <w:sz w:val="24"/>
              </w:rPr>
            </w:rPrChange>
          </w:rPr>
          <w:t>Sequence</w:t>
        </w:r>
        <w:proofErr w:type="spellEnd"/>
        <w:r w:rsidRPr="00862847">
          <w:rPr>
            <w:rFonts w:ascii="Times New Roman" w:hAnsi="Times New Roman" w:cs="Times New Roman"/>
            <w:i/>
            <w:sz w:val="24"/>
            <w:szCs w:val="24"/>
            <w:rPrChange w:id="7010" w:author="Tima" w:date="2026-01-17T15:56:00Z">
              <w:rPr>
                <w:rFonts w:ascii="Times New Roman" w:hAnsi="Times New Roman" w:cs="Times New Roman"/>
                <w:sz w:val="24"/>
              </w:rPr>
            </w:rPrChange>
          </w:rPr>
          <w:t xml:space="preserve"> </w:t>
        </w:r>
        <w:proofErr w:type="spellStart"/>
        <w:r w:rsidRPr="00862847">
          <w:rPr>
            <w:rFonts w:ascii="Times New Roman" w:hAnsi="Times New Roman" w:cs="Times New Roman"/>
            <w:i/>
            <w:sz w:val="24"/>
            <w:szCs w:val="24"/>
            <w:rPrChange w:id="7011" w:author="Tima" w:date="2026-01-17T15:56:00Z">
              <w:rPr>
                <w:rFonts w:ascii="Times New Roman" w:hAnsi="Times New Roman" w:cs="Times New Roman"/>
                <w:sz w:val="24"/>
              </w:rPr>
            </w:rPrChange>
          </w:rPr>
          <w:t>Diagram</w:t>
        </w:r>
        <w:proofErr w:type="spellEnd"/>
        <w:r w:rsidRPr="00862847">
          <w:rPr>
            <w:rFonts w:ascii="Times New Roman" w:hAnsi="Times New Roman" w:cs="Times New Roman"/>
            <w:i/>
            <w:sz w:val="24"/>
            <w:szCs w:val="24"/>
            <w:rPrChange w:id="7012" w:author="Tima" w:date="2026-01-17T15:56:00Z">
              <w:rPr>
                <w:rFonts w:ascii="Times New Roman" w:hAnsi="Times New Roman" w:cs="Times New Roman"/>
                <w:sz w:val="24"/>
              </w:rPr>
            </w:rPrChange>
          </w:rPr>
          <w:t>)</w:t>
        </w:r>
      </w:ins>
    </w:p>
    <w:p w14:paraId="058823FE" w14:textId="1ABE0FBA" w:rsidR="00EC4FC8" w:rsidRDefault="00EC4FC8">
      <w:pPr>
        <w:rPr>
          <w:ins w:id="7013" w:author="Tima" w:date="2026-01-17T14:45:00Z"/>
          <w:rFonts w:ascii="Times New Roman" w:hAnsi="Times New Roman" w:cs="Times New Roman"/>
          <w:sz w:val="24"/>
        </w:rPr>
        <w:pPrChange w:id="7014" w:author="Tima" w:date="2026-01-14T22:14:00Z">
          <w:pPr>
            <w:ind w:firstLine="709"/>
            <w:jc w:val="both"/>
          </w:pPr>
        </w:pPrChange>
      </w:pPr>
    </w:p>
    <w:p w14:paraId="086E0E4B" w14:textId="76B197B7" w:rsidR="00EC4FC8" w:rsidRPr="00EE0FDE" w:rsidRDefault="00EE0FDE">
      <w:pPr>
        <w:pStyle w:val="3"/>
        <w:numPr>
          <w:ilvl w:val="0"/>
          <w:numId w:val="92"/>
        </w:numPr>
        <w:rPr>
          <w:ins w:id="7015" w:author="Tima" w:date="2026-01-16T18:06:00Z"/>
          <w:rFonts w:ascii="Times New Roman" w:hAnsi="Times New Roman" w:cs="Times New Roman"/>
          <w:b/>
          <w:color w:val="000000" w:themeColor="text1"/>
          <w:rPrChange w:id="7016" w:author="Tima" w:date="2026-01-17T16:41:00Z">
            <w:rPr>
              <w:ins w:id="7017" w:author="Tima" w:date="2026-01-16T18:06:00Z"/>
              <w:rFonts w:ascii="Times New Roman" w:hAnsi="Times New Roman" w:cs="Times New Roman"/>
              <w:sz w:val="24"/>
            </w:rPr>
          </w:rPrChange>
        </w:rPr>
        <w:pPrChange w:id="7018" w:author="Tima" w:date="2026-01-17T16:42:00Z">
          <w:pPr>
            <w:ind w:firstLine="709"/>
            <w:jc w:val="both"/>
          </w:pPr>
        </w:pPrChange>
      </w:pPr>
      <w:bookmarkStart w:id="7019" w:name="_Toc219756821"/>
      <w:ins w:id="7020" w:author="Tima" w:date="2026-01-17T16:42:00Z">
        <w:r>
          <w:rPr>
            <w:rFonts w:ascii="Times New Roman" w:hAnsi="Times New Roman" w:cs="Times New Roman"/>
            <w:b/>
            <w:color w:val="000000" w:themeColor="text1"/>
          </w:rPr>
          <w:t xml:space="preserve">Шаг 1. </w:t>
        </w:r>
        <w:r w:rsidRPr="00EE0FDE">
          <w:rPr>
            <w:rFonts w:ascii="Times New Roman" w:hAnsi="Times New Roman" w:cs="Times New Roman"/>
            <w:b/>
            <w:color w:val="000000" w:themeColor="text1"/>
          </w:rPr>
          <w:t>Заходит в приложение, выбирает функцию "Обмен NFT на ЦФА", вводит характеристики NFT, нажимает "Подтвердить", переводит свой NFT на электронный кошелёк сервиса и оплачивает комиссию за обмен</w:t>
        </w:r>
      </w:ins>
      <w:bookmarkEnd w:id="7019"/>
    </w:p>
    <w:p w14:paraId="36E1E30C" w14:textId="4A4B8382" w:rsidR="00EE0FDE" w:rsidRDefault="00EE0FDE">
      <w:pPr>
        <w:spacing w:line="276" w:lineRule="auto"/>
        <w:ind w:firstLine="709"/>
        <w:jc w:val="both"/>
        <w:rPr>
          <w:ins w:id="7021" w:author="Tima" w:date="2026-01-17T16:52:00Z"/>
          <w:rFonts w:ascii="Times New Roman" w:hAnsi="Times New Roman" w:cs="Times New Roman"/>
          <w:sz w:val="24"/>
          <w:szCs w:val="24"/>
        </w:rPr>
        <w:pPrChange w:id="7022" w:author="Tima" w:date="2026-01-17T16:44:00Z">
          <w:pPr>
            <w:ind w:firstLine="709"/>
            <w:jc w:val="both"/>
          </w:pPr>
        </w:pPrChange>
      </w:pPr>
      <w:ins w:id="7023" w:author="Tima" w:date="2026-01-17T16:43:00Z">
        <w:r w:rsidRPr="00FA4881">
          <w:rPr>
            <w:rFonts w:ascii="Times New Roman" w:hAnsi="Times New Roman" w:cs="Times New Roman"/>
            <w:sz w:val="24"/>
            <w:szCs w:val="24"/>
          </w:rPr>
          <w:t>Т</w:t>
        </w:r>
      </w:ins>
      <w:ins w:id="7024" w:author="Tima" w:date="2026-01-17T16:44:00Z">
        <w:r w:rsidRPr="00FA4881">
          <w:rPr>
            <w:rFonts w:ascii="Times New Roman" w:hAnsi="Times New Roman" w:cs="Times New Roman"/>
            <w:sz w:val="24"/>
            <w:szCs w:val="24"/>
          </w:rPr>
          <w:t xml:space="preserve">ребования по обработке </w:t>
        </w:r>
        <w:r w:rsidR="00B8411C">
          <w:rPr>
            <w:rFonts w:ascii="Times New Roman" w:hAnsi="Times New Roman" w:cs="Times New Roman"/>
            <w:sz w:val="24"/>
            <w:szCs w:val="24"/>
          </w:rPr>
          <w:t>шага 1 представлены в таблице 13</w:t>
        </w:r>
        <w:r w:rsidRPr="00FA4881">
          <w:rPr>
            <w:rFonts w:ascii="Times New Roman" w:hAnsi="Times New Roman" w:cs="Times New Roman"/>
            <w:sz w:val="24"/>
            <w:szCs w:val="24"/>
          </w:rPr>
          <w:t>.</w:t>
        </w:r>
      </w:ins>
    </w:p>
    <w:p w14:paraId="3EC5C5AF" w14:textId="5724E4FB" w:rsidR="002804BB" w:rsidRPr="00FA4881" w:rsidRDefault="002804BB">
      <w:pPr>
        <w:pStyle w:val="af0"/>
        <w:rPr>
          <w:ins w:id="7025" w:author="Tima" w:date="2026-01-17T16:43:00Z"/>
        </w:rPr>
        <w:pPrChange w:id="7026" w:author="Tima" w:date="2026-01-17T16:52:00Z">
          <w:pPr>
            <w:ind w:firstLine="709"/>
            <w:jc w:val="both"/>
          </w:pPr>
        </w:pPrChange>
      </w:pPr>
      <w:ins w:id="7027" w:author="Tima" w:date="2026-01-17T16:52:00Z">
        <w:r>
          <w:t>Таблица 1</w:t>
        </w:r>
      </w:ins>
      <w:ins w:id="7028" w:author="Tima" w:date="2026-01-18T22:19:00Z">
        <w:r w:rsidR="00B8411C">
          <w:t>3</w:t>
        </w:r>
      </w:ins>
      <w:ins w:id="7029" w:author="Tima" w:date="2026-01-17T16:52:00Z">
        <w:r>
          <w:t xml:space="preserve"> – Требования к сообщению, отправляемому на шаге 1</w:t>
        </w:r>
      </w:ins>
    </w:p>
    <w:tbl>
      <w:tblPr>
        <w:tblStyle w:val="a4"/>
        <w:tblW w:w="0" w:type="auto"/>
        <w:tblLook w:val="04A0" w:firstRow="1" w:lastRow="0" w:firstColumn="1" w:lastColumn="0" w:noHBand="0" w:noVBand="1"/>
        <w:tblPrChange w:id="7030" w:author="Tima" w:date="2026-01-17T16:45:00Z">
          <w:tblPr>
            <w:tblStyle w:val="a4"/>
            <w:tblW w:w="0" w:type="auto"/>
            <w:tblLook w:val="04A0" w:firstRow="1" w:lastRow="0" w:firstColumn="1" w:lastColumn="0" w:noHBand="0" w:noVBand="1"/>
          </w:tblPr>
        </w:tblPrChange>
      </w:tblPr>
      <w:tblGrid>
        <w:gridCol w:w="1555"/>
        <w:gridCol w:w="7790"/>
        <w:tblGridChange w:id="7031">
          <w:tblGrid>
            <w:gridCol w:w="1555"/>
            <w:gridCol w:w="3117"/>
            <w:gridCol w:w="4673"/>
          </w:tblGrid>
        </w:tblGridChange>
      </w:tblGrid>
      <w:tr w:rsidR="00EE0FDE" w14:paraId="6A8B3277" w14:textId="77777777" w:rsidTr="00EE0FDE">
        <w:trPr>
          <w:ins w:id="7032" w:author="Tima" w:date="2026-01-17T16:45:00Z"/>
        </w:trPr>
        <w:tc>
          <w:tcPr>
            <w:tcW w:w="1555" w:type="dxa"/>
            <w:tcPrChange w:id="7033" w:author="Tima" w:date="2026-01-17T16:45:00Z">
              <w:tcPr>
                <w:tcW w:w="4672" w:type="dxa"/>
                <w:gridSpan w:val="2"/>
              </w:tcPr>
            </w:tcPrChange>
          </w:tcPr>
          <w:p w14:paraId="3CCFF24E" w14:textId="57B07DC2" w:rsidR="00EE0FDE" w:rsidRPr="00EE0FDE" w:rsidRDefault="00EE0FDE">
            <w:pPr>
              <w:rPr>
                <w:ins w:id="7034" w:author="Tima" w:date="2026-01-17T16:45:00Z"/>
                <w:rFonts w:ascii="Times New Roman" w:hAnsi="Times New Roman" w:cs="Times New Roman"/>
                <w:b/>
                <w:sz w:val="24"/>
                <w:rPrChange w:id="7035" w:author="Tima" w:date="2026-01-17T16:45:00Z">
                  <w:rPr>
                    <w:ins w:id="7036" w:author="Tima" w:date="2026-01-17T16:45:00Z"/>
                    <w:rFonts w:ascii="Times New Roman" w:hAnsi="Times New Roman" w:cs="Times New Roman"/>
                    <w:sz w:val="24"/>
                  </w:rPr>
                </w:rPrChange>
              </w:rPr>
            </w:pPr>
            <w:ins w:id="7037" w:author="Tima" w:date="2026-01-17T16:45:00Z">
              <w:r>
                <w:rPr>
                  <w:rFonts w:ascii="Times New Roman" w:hAnsi="Times New Roman" w:cs="Times New Roman"/>
                  <w:b/>
                  <w:sz w:val="24"/>
                </w:rPr>
                <w:t>Номер требования</w:t>
              </w:r>
            </w:ins>
          </w:p>
        </w:tc>
        <w:tc>
          <w:tcPr>
            <w:tcW w:w="7790" w:type="dxa"/>
            <w:tcPrChange w:id="7038" w:author="Tima" w:date="2026-01-17T16:45:00Z">
              <w:tcPr>
                <w:tcW w:w="4673" w:type="dxa"/>
              </w:tcPr>
            </w:tcPrChange>
          </w:tcPr>
          <w:p w14:paraId="108F7514" w14:textId="19BBE0B5" w:rsidR="00EE0FDE" w:rsidRPr="00EE0FDE" w:rsidRDefault="00EE0FDE" w:rsidP="00FA4881">
            <w:pPr>
              <w:rPr>
                <w:ins w:id="7039" w:author="Tima" w:date="2026-01-17T16:45:00Z"/>
                <w:rFonts w:ascii="Times New Roman" w:hAnsi="Times New Roman" w:cs="Times New Roman"/>
                <w:b/>
                <w:sz w:val="24"/>
                <w:rPrChange w:id="7040" w:author="Tima" w:date="2026-01-17T16:45:00Z">
                  <w:rPr>
                    <w:ins w:id="7041" w:author="Tima" w:date="2026-01-17T16:45:00Z"/>
                    <w:rFonts w:ascii="Times New Roman" w:hAnsi="Times New Roman" w:cs="Times New Roman"/>
                    <w:sz w:val="24"/>
                  </w:rPr>
                </w:rPrChange>
              </w:rPr>
            </w:pPr>
            <w:ins w:id="7042" w:author="Tima" w:date="2026-01-17T16:45:00Z">
              <w:r w:rsidRPr="00EE0FDE">
                <w:rPr>
                  <w:rFonts w:ascii="Times New Roman" w:hAnsi="Times New Roman" w:cs="Times New Roman"/>
                  <w:b/>
                  <w:sz w:val="24"/>
                  <w:rPrChange w:id="7043" w:author="Tima" w:date="2026-01-17T16:45:00Z">
                    <w:rPr>
                      <w:rFonts w:ascii="Times New Roman" w:hAnsi="Times New Roman" w:cs="Times New Roman"/>
                      <w:sz w:val="24"/>
                    </w:rPr>
                  </w:rPrChange>
                </w:rPr>
                <w:t>Опис</w:t>
              </w:r>
              <w:r>
                <w:rPr>
                  <w:rFonts w:ascii="Times New Roman" w:hAnsi="Times New Roman" w:cs="Times New Roman"/>
                  <w:b/>
                  <w:sz w:val="24"/>
                </w:rPr>
                <w:t>а</w:t>
              </w:r>
              <w:r w:rsidRPr="00EE0FDE">
                <w:rPr>
                  <w:rFonts w:ascii="Times New Roman" w:hAnsi="Times New Roman" w:cs="Times New Roman"/>
                  <w:b/>
                  <w:sz w:val="24"/>
                  <w:rPrChange w:id="7044" w:author="Tima" w:date="2026-01-17T16:45:00Z">
                    <w:rPr>
                      <w:rFonts w:ascii="Times New Roman" w:hAnsi="Times New Roman" w:cs="Times New Roman"/>
                      <w:sz w:val="24"/>
                    </w:rPr>
                  </w:rPrChange>
                </w:rPr>
                <w:t>ние требования</w:t>
              </w:r>
            </w:ins>
          </w:p>
        </w:tc>
      </w:tr>
      <w:tr w:rsidR="00EE0FDE" w14:paraId="71C733C4" w14:textId="77777777" w:rsidTr="00EE0FDE">
        <w:trPr>
          <w:ins w:id="7045" w:author="Tima" w:date="2026-01-17T16:49:00Z"/>
        </w:trPr>
        <w:tc>
          <w:tcPr>
            <w:tcW w:w="1555" w:type="dxa"/>
          </w:tcPr>
          <w:p w14:paraId="06DCD17C" w14:textId="2212FDC9" w:rsidR="00EE0FDE" w:rsidRPr="00EE0FDE" w:rsidRDefault="00EE0FDE">
            <w:pPr>
              <w:rPr>
                <w:ins w:id="7046" w:author="Tima" w:date="2026-01-17T16:49:00Z"/>
                <w:rFonts w:ascii="Times New Roman" w:hAnsi="Times New Roman" w:cs="Times New Roman"/>
                <w:sz w:val="24"/>
                <w:rPrChange w:id="7047" w:author="Tima" w:date="2026-01-17T16:49:00Z">
                  <w:rPr>
                    <w:ins w:id="7048" w:author="Tima" w:date="2026-01-17T16:49:00Z"/>
                    <w:rFonts w:ascii="Times New Roman" w:hAnsi="Times New Roman" w:cs="Times New Roman"/>
                    <w:b/>
                    <w:sz w:val="24"/>
                  </w:rPr>
                </w:rPrChange>
              </w:rPr>
            </w:pPr>
            <w:ins w:id="7049" w:author="Tima" w:date="2026-01-17T16:49:00Z">
              <w:r>
                <w:rPr>
                  <w:rFonts w:ascii="Times New Roman" w:hAnsi="Times New Roman" w:cs="Times New Roman"/>
                  <w:sz w:val="24"/>
                </w:rPr>
                <w:t>1</w:t>
              </w:r>
            </w:ins>
          </w:p>
        </w:tc>
        <w:tc>
          <w:tcPr>
            <w:tcW w:w="7790" w:type="dxa"/>
          </w:tcPr>
          <w:p w14:paraId="605D2E54" w14:textId="041CF3D9" w:rsidR="00EE0FDE" w:rsidRPr="00EE0FDE" w:rsidRDefault="007678DD" w:rsidP="00EE0FDE">
            <w:pPr>
              <w:rPr>
                <w:ins w:id="7050" w:author="Tima" w:date="2026-01-17T16:49:00Z"/>
                <w:rFonts w:ascii="Times New Roman" w:hAnsi="Times New Roman" w:cs="Times New Roman"/>
                <w:sz w:val="24"/>
                <w:rPrChange w:id="7051" w:author="Tima" w:date="2026-01-17T16:49:00Z">
                  <w:rPr>
                    <w:ins w:id="7052" w:author="Tima" w:date="2026-01-17T16:49:00Z"/>
                    <w:rFonts w:ascii="Times New Roman" w:hAnsi="Times New Roman" w:cs="Times New Roman"/>
                    <w:b/>
                    <w:sz w:val="24"/>
                  </w:rPr>
                </w:rPrChange>
              </w:rPr>
            </w:pPr>
            <w:ins w:id="7053" w:author="Tima" w:date="2026-01-17T17:21:00Z">
              <w:r>
                <w:rPr>
                  <w:rFonts w:ascii="Times New Roman" w:hAnsi="Times New Roman" w:cs="Times New Roman"/>
                  <w:sz w:val="24"/>
                </w:rPr>
                <w:t>Дата и в</w:t>
              </w:r>
            </w:ins>
            <w:ins w:id="7054" w:author="Tima" w:date="2026-01-17T16:49:00Z">
              <w:r w:rsidR="00A6625C">
                <w:rPr>
                  <w:rFonts w:ascii="Times New Roman" w:hAnsi="Times New Roman" w:cs="Times New Roman"/>
                  <w:sz w:val="24"/>
                </w:rPr>
                <w:t>ремя начала обмена</w:t>
              </w:r>
            </w:ins>
          </w:p>
        </w:tc>
      </w:tr>
      <w:tr w:rsidR="00EE0FDE" w14:paraId="00DA5ADE" w14:textId="77777777" w:rsidTr="00EE0FDE">
        <w:trPr>
          <w:ins w:id="7055" w:author="Tima" w:date="2026-01-17T16:45:00Z"/>
        </w:trPr>
        <w:tc>
          <w:tcPr>
            <w:tcW w:w="1555" w:type="dxa"/>
            <w:tcPrChange w:id="7056" w:author="Tima" w:date="2026-01-17T16:45:00Z">
              <w:tcPr>
                <w:tcW w:w="4672" w:type="dxa"/>
                <w:gridSpan w:val="2"/>
              </w:tcPr>
            </w:tcPrChange>
          </w:tcPr>
          <w:p w14:paraId="791BF3E4" w14:textId="47D4F369" w:rsidR="00EE0FDE" w:rsidRDefault="00EE0FDE">
            <w:pPr>
              <w:rPr>
                <w:ins w:id="7057" w:author="Tima" w:date="2026-01-17T16:45:00Z"/>
                <w:rFonts w:ascii="Times New Roman" w:hAnsi="Times New Roman" w:cs="Times New Roman"/>
                <w:sz w:val="24"/>
              </w:rPr>
            </w:pPr>
            <w:ins w:id="7058" w:author="Tima" w:date="2026-01-17T16:45:00Z">
              <w:r>
                <w:rPr>
                  <w:rFonts w:ascii="Times New Roman" w:hAnsi="Times New Roman" w:cs="Times New Roman"/>
                  <w:sz w:val="24"/>
                </w:rPr>
                <w:t>2</w:t>
              </w:r>
            </w:ins>
          </w:p>
        </w:tc>
        <w:tc>
          <w:tcPr>
            <w:tcW w:w="7790" w:type="dxa"/>
            <w:tcPrChange w:id="7059" w:author="Tima" w:date="2026-01-17T16:45:00Z">
              <w:tcPr>
                <w:tcW w:w="4673" w:type="dxa"/>
              </w:tcPr>
            </w:tcPrChange>
          </w:tcPr>
          <w:p w14:paraId="40686AEA" w14:textId="22001CAF" w:rsidR="00EE0FDE" w:rsidRDefault="00EE0FDE">
            <w:pPr>
              <w:rPr>
                <w:ins w:id="7060" w:author="Tima" w:date="2026-01-17T16:45:00Z"/>
                <w:rFonts w:ascii="Times New Roman" w:hAnsi="Times New Roman" w:cs="Times New Roman"/>
                <w:sz w:val="24"/>
              </w:rPr>
            </w:pPr>
            <w:ins w:id="7061" w:author="Tima" w:date="2026-01-17T16:46:00Z">
              <w:r>
                <w:rPr>
                  <w:rFonts w:ascii="Times New Roman" w:hAnsi="Times New Roman" w:cs="Times New Roman"/>
                  <w:sz w:val="24"/>
                </w:rPr>
                <w:t>Фамилия, имя и отчество пользователя</w:t>
              </w:r>
            </w:ins>
          </w:p>
        </w:tc>
      </w:tr>
      <w:tr w:rsidR="00EE0FDE" w14:paraId="4ACABEA3" w14:textId="77777777" w:rsidTr="00EE0FDE">
        <w:trPr>
          <w:ins w:id="7062" w:author="Tima" w:date="2026-01-17T16:45:00Z"/>
        </w:trPr>
        <w:tc>
          <w:tcPr>
            <w:tcW w:w="1555" w:type="dxa"/>
            <w:tcPrChange w:id="7063" w:author="Tima" w:date="2026-01-17T16:45:00Z">
              <w:tcPr>
                <w:tcW w:w="4672" w:type="dxa"/>
                <w:gridSpan w:val="2"/>
              </w:tcPr>
            </w:tcPrChange>
          </w:tcPr>
          <w:p w14:paraId="53DCB18B" w14:textId="4EC2CB92" w:rsidR="00EE0FDE" w:rsidRDefault="00EE0FDE">
            <w:pPr>
              <w:rPr>
                <w:ins w:id="7064" w:author="Tima" w:date="2026-01-17T16:45:00Z"/>
                <w:rFonts w:ascii="Times New Roman" w:hAnsi="Times New Roman" w:cs="Times New Roman"/>
                <w:sz w:val="24"/>
              </w:rPr>
            </w:pPr>
            <w:ins w:id="7065" w:author="Tima" w:date="2026-01-17T16:46:00Z">
              <w:r>
                <w:rPr>
                  <w:rFonts w:ascii="Times New Roman" w:hAnsi="Times New Roman" w:cs="Times New Roman"/>
                  <w:sz w:val="24"/>
                </w:rPr>
                <w:t>3</w:t>
              </w:r>
            </w:ins>
          </w:p>
        </w:tc>
        <w:tc>
          <w:tcPr>
            <w:tcW w:w="7790" w:type="dxa"/>
            <w:tcPrChange w:id="7066" w:author="Tima" w:date="2026-01-17T16:45:00Z">
              <w:tcPr>
                <w:tcW w:w="4673" w:type="dxa"/>
              </w:tcPr>
            </w:tcPrChange>
          </w:tcPr>
          <w:p w14:paraId="5493F27E" w14:textId="4337EF09" w:rsidR="00EE0FDE" w:rsidRDefault="00EE0FDE">
            <w:pPr>
              <w:rPr>
                <w:ins w:id="7067" w:author="Tima" w:date="2026-01-17T16:45:00Z"/>
                <w:rFonts w:ascii="Times New Roman" w:hAnsi="Times New Roman" w:cs="Times New Roman"/>
                <w:sz w:val="24"/>
              </w:rPr>
            </w:pPr>
            <w:ins w:id="7068" w:author="Tima" w:date="2026-01-17T16:46:00Z">
              <w:r>
                <w:rPr>
                  <w:rFonts w:ascii="Times New Roman" w:hAnsi="Times New Roman" w:cs="Times New Roman"/>
                  <w:sz w:val="24"/>
                </w:rPr>
                <w:t>Электронный кошелёк пользователя</w:t>
              </w:r>
            </w:ins>
          </w:p>
        </w:tc>
      </w:tr>
      <w:tr w:rsidR="00D66543" w14:paraId="5D3AE82B" w14:textId="77777777" w:rsidTr="00EE0FDE">
        <w:trPr>
          <w:ins w:id="7069" w:author="Tima" w:date="2026-01-17T18:23:00Z"/>
        </w:trPr>
        <w:tc>
          <w:tcPr>
            <w:tcW w:w="1555" w:type="dxa"/>
          </w:tcPr>
          <w:p w14:paraId="3F0B3A84" w14:textId="3C8B0289" w:rsidR="00D66543" w:rsidRDefault="00D66543">
            <w:pPr>
              <w:rPr>
                <w:ins w:id="7070" w:author="Tima" w:date="2026-01-17T18:23:00Z"/>
                <w:rFonts w:ascii="Times New Roman" w:hAnsi="Times New Roman" w:cs="Times New Roman"/>
                <w:sz w:val="24"/>
              </w:rPr>
            </w:pPr>
            <w:ins w:id="7071" w:author="Tima" w:date="2026-01-17T18:23:00Z">
              <w:r>
                <w:rPr>
                  <w:rFonts w:ascii="Times New Roman" w:hAnsi="Times New Roman" w:cs="Times New Roman"/>
                  <w:sz w:val="24"/>
                </w:rPr>
                <w:lastRenderedPageBreak/>
                <w:t>4</w:t>
              </w:r>
            </w:ins>
          </w:p>
        </w:tc>
        <w:tc>
          <w:tcPr>
            <w:tcW w:w="7790" w:type="dxa"/>
          </w:tcPr>
          <w:p w14:paraId="2CD0B19F" w14:textId="078BEEEB" w:rsidR="00D66543" w:rsidRDefault="00D66543">
            <w:pPr>
              <w:rPr>
                <w:ins w:id="7072" w:author="Tima" w:date="2026-01-17T18:23:00Z"/>
                <w:rFonts w:ascii="Times New Roman" w:hAnsi="Times New Roman" w:cs="Times New Roman"/>
                <w:sz w:val="24"/>
              </w:rPr>
            </w:pPr>
            <w:ins w:id="7073" w:author="Tima" w:date="2026-01-17T18:23:00Z">
              <w:r>
                <w:rPr>
                  <w:rFonts w:ascii="Times New Roman" w:hAnsi="Times New Roman" w:cs="Times New Roman"/>
                  <w:sz w:val="24"/>
                </w:rPr>
                <w:t>Электронный кошелёк сервиса</w:t>
              </w:r>
            </w:ins>
          </w:p>
        </w:tc>
      </w:tr>
      <w:tr w:rsidR="00EE0FDE" w14:paraId="477CC364" w14:textId="77777777" w:rsidTr="00EE0FDE">
        <w:trPr>
          <w:ins w:id="7074" w:author="Tima" w:date="2026-01-17T16:45:00Z"/>
        </w:trPr>
        <w:tc>
          <w:tcPr>
            <w:tcW w:w="1555" w:type="dxa"/>
            <w:tcPrChange w:id="7075" w:author="Tima" w:date="2026-01-17T16:45:00Z">
              <w:tcPr>
                <w:tcW w:w="4672" w:type="dxa"/>
                <w:gridSpan w:val="2"/>
              </w:tcPr>
            </w:tcPrChange>
          </w:tcPr>
          <w:p w14:paraId="5F005E83" w14:textId="7F34D6E6" w:rsidR="00EE0FDE" w:rsidRDefault="00D66543">
            <w:pPr>
              <w:rPr>
                <w:ins w:id="7076" w:author="Tima" w:date="2026-01-17T16:45:00Z"/>
                <w:rFonts w:ascii="Times New Roman" w:hAnsi="Times New Roman" w:cs="Times New Roman"/>
                <w:sz w:val="24"/>
              </w:rPr>
            </w:pPr>
            <w:ins w:id="7077" w:author="Tima" w:date="2026-01-17T16:47:00Z">
              <w:r>
                <w:rPr>
                  <w:rFonts w:ascii="Times New Roman" w:hAnsi="Times New Roman" w:cs="Times New Roman"/>
                  <w:sz w:val="24"/>
                </w:rPr>
                <w:t>5</w:t>
              </w:r>
            </w:ins>
          </w:p>
        </w:tc>
        <w:tc>
          <w:tcPr>
            <w:tcW w:w="7790" w:type="dxa"/>
            <w:tcPrChange w:id="7078" w:author="Tima" w:date="2026-01-17T16:45:00Z">
              <w:tcPr>
                <w:tcW w:w="4673" w:type="dxa"/>
              </w:tcPr>
            </w:tcPrChange>
          </w:tcPr>
          <w:p w14:paraId="2C36A5A0" w14:textId="7B0918A2" w:rsidR="00EE0FDE" w:rsidRPr="00EE0FDE" w:rsidRDefault="00EE0FDE">
            <w:pPr>
              <w:rPr>
                <w:ins w:id="7079" w:author="Tima" w:date="2026-01-17T16:45:00Z"/>
                <w:rFonts w:ascii="Times New Roman" w:hAnsi="Times New Roman" w:cs="Times New Roman"/>
                <w:sz w:val="24"/>
                <w:lang w:val="en-US"/>
                <w:rPrChange w:id="7080" w:author="Tima" w:date="2026-01-17T16:47:00Z">
                  <w:rPr>
                    <w:ins w:id="7081" w:author="Tima" w:date="2026-01-17T16:45:00Z"/>
                    <w:rFonts w:ascii="Times New Roman" w:hAnsi="Times New Roman" w:cs="Times New Roman"/>
                    <w:sz w:val="24"/>
                  </w:rPr>
                </w:rPrChange>
              </w:rPr>
            </w:pPr>
            <w:ins w:id="7082" w:author="Tima" w:date="2026-01-17T16:47:00Z">
              <w:r>
                <w:rPr>
                  <w:rFonts w:ascii="Times New Roman" w:hAnsi="Times New Roman" w:cs="Times New Roman"/>
                  <w:sz w:val="24"/>
                  <w:lang w:val="en-US"/>
                </w:rPr>
                <w:t>NFT</w:t>
              </w:r>
              <w:r>
                <w:rPr>
                  <w:rFonts w:ascii="Times New Roman" w:hAnsi="Times New Roman" w:cs="Times New Roman"/>
                  <w:sz w:val="24"/>
                </w:rPr>
                <w:t xml:space="preserve">-коллекция обмениваемого </w:t>
              </w:r>
              <w:r>
                <w:rPr>
                  <w:rFonts w:ascii="Times New Roman" w:hAnsi="Times New Roman" w:cs="Times New Roman"/>
                  <w:sz w:val="24"/>
                  <w:lang w:val="en-US"/>
                </w:rPr>
                <w:t>NFT</w:t>
              </w:r>
            </w:ins>
          </w:p>
        </w:tc>
      </w:tr>
      <w:tr w:rsidR="00EE0FDE" w14:paraId="5BD0782A" w14:textId="77777777" w:rsidTr="00EE0FDE">
        <w:trPr>
          <w:ins w:id="7083" w:author="Tima" w:date="2026-01-17T16:45:00Z"/>
        </w:trPr>
        <w:tc>
          <w:tcPr>
            <w:tcW w:w="1555" w:type="dxa"/>
            <w:tcPrChange w:id="7084" w:author="Tima" w:date="2026-01-17T16:45:00Z">
              <w:tcPr>
                <w:tcW w:w="4672" w:type="dxa"/>
                <w:gridSpan w:val="2"/>
              </w:tcPr>
            </w:tcPrChange>
          </w:tcPr>
          <w:p w14:paraId="1860AC1F" w14:textId="43A05906" w:rsidR="00EE0FDE" w:rsidRPr="00EE0FDE" w:rsidRDefault="00D66543">
            <w:pPr>
              <w:rPr>
                <w:ins w:id="7085" w:author="Tima" w:date="2026-01-17T16:45:00Z"/>
                <w:rFonts w:ascii="Times New Roman" w:hAnsi="Times New Roman" w:cs="Times New Roman"/>
                <w:sz w:val="24"/>
                <w:lang w:val="en-US"/>
                <w:rPrChange w:id="7086" w:author="Tima" w:date="2026-01-17T16:47:00Z">
                  <w:rPr>
                    <w:ins w:id="7087" w:author="Tima" w:date="2026-01-17T16:45:00Z"/>
                    <w:rFonts w:ascii="Times New Roman" w:hAnsi="Times New Roman" w:cs="Times New Roman"/>
                    <w:sz w:val="24"/>
                  </w:rPr>
                </w:rPrChange>
              </w:rPr>
            </w:pPr>
            <w:ins w:id="7088" w:author="Tima" w:date="2026-01-17T16:47:00Z">
              <w:r>
                <w:rPr>
                  <w:rFonts w:ascii="Times New Roman" w:hAnsi="Times New Roman" w:cs="Times New Roman"/>
                  <w:sz w:val="24"/>
                  <w:lang w:val="en-US"/>
                </w:rPr>
                <w:t>6</w:t>
              </w:r>
            </w:ins>
          </w:p>
        </w:tc>
        <w:tc>
          <w:tcPr>
            <w:tcW w:w="7790" w:type="dxa"/>
            <w:tcPrChange w:id="7089" w:author="Tima" w:date="2026-01-17T16:45:00Z">
              <w:tcPr>
                <w:tcW w:w="4673" w:type="dxa"/>
              </w:tcPr>
            </w:tcPrChange>
          </w:tcPr>
          <w:p w14:paraId="4FB7DE1A" w14:textId="070E1D3A" w:rsidR="00EE0FDE" w:rsidRPr="00FA4881" w:rsidRDefault="00EE0FDE">
            <w:pPr>
              <w:rPr>
                <w:ins w:id="7090" w:author="Tima" w:date="2026-01-17T16:45:00Z"/>
                <w:rFonts w:ascii="Times New Roman" w:hAnsi="Times New Roman" w:cs="Times New Roman"/>
                <w:sz w:val="24"/>
              </w:rPr>
            </w:pPr>
            <w:ins w:id="7091" w:author="Tima" w:date="2026-01-17T16:47:00Z">
              <w:r>
                <w:rPr>
                  <w:rFonts w:ascii="Times New Roman" w:hAnsi="Times New Roman" w:cs="Times New Roman"/>
                  <w:sz w:val="24"/>
                </w:rPr>
                <w:t xml:space="preserve">Номер обмениваемого </w:t>
              </w:r>
              <w:r>
                <w:rPr>
                  <w:rFonts w:ascii="Times New Roman" w:hAnsi="Times New Roman" w:cs="Times New Roman"/>
                  <w:sz w:val="24"/>
                  <w:lang w:val="en-US"/>
                </w:rPr>
                <w:t>NFT</w:t>
              </w:r>
            </w:ins>
          </w:p>
        </w:tc>
      </w:tr>
      <w:tr w:rsidR="00EE0FDE" w14:paraId="16AA3120" w14:textId="77777777" w:rsidTr="00EE0FDE">
        <w:trPr>
          <w:ins w:id="7092" w:author="Tima" w:date="2026-01-17T16:45:00Z"/>
        </w:trPr>
        <w:tc>
          <w:tcPr>
            <w:tcW w:w="1555" w:type="dxa"/>
            <w:tcPrChange w:id="7093" w:author="Tima" w:date="2026-01-17T16:45:00Z">
              <w:tcPr>
                <w:tcW w:w="4672" w:type="dxa"/>
                <w:gridSpan w:val="2"/>
              </w:tcPr>
            </w:tcPrChange>
          </w:tcPr>
          <w:p w14:paraId="679ED299" w14:textId="4B59197C" w:rsidR="00EE0FDE" w:rsidRDefault="00D66543">
            <w:pPr>
              <w:rPr>
                <w:ins w:id="7094" w:author="Tima" w:date="2026-01-17T16:45:00Z"/>
                <w:rFonts w:ascii="Times New Roman" w:hAnsi="Times New Roman" w:cs="Times New Roman"/>
                <w:sz w:val="24"/>
              </w:rPr>
            </w:pPr>
            <w:ins w:id="7095" w:author="Tima" w:date="2026-01-17T16:47:00Z">
              <w:r>
                <w:rPr>
                  <w:rFonts w:ascii="Times New Roman" w:hAnsi="Times New Roman" w:cs="Times New Roman"/>
                  <w:sz w:val="24"/>
                </w:rPr>
                <w:t>7</w:t>
              </w:r>
            </w:ins>
          </w:p>
        </w:tc>
        <w:tc>
          <w:tcPr>
            <w:tcW w:w="7790" w:type="dxa"/>
            <w:tcPrChange w:id="7096" w:author="Tima" w:date="2026-01-17T16:45:00Z">
              <w:tcPr>
                <w:tcW w:w="4673" w:type="dxa"/>
              </w:tcPr>
            </w:tcPrChange>
          </w:tcPr>
          <w:p w14:paraId="530234A3" w14:textId="6C2094A8" w:rsidR="00EE0FDE" w:rsidRPr="00FA4881" w:rsidRDefault="00EE0FDE" w:rsidP="00FA4881">
            <w:pPr>
              <w:rPr>
                <w:ins w:id="7097" w:author="Tima" w:date="2026-01-17T16:45:00Z"/>
                <w:rFonts w:ascii="Times New Roman" w:hAnsi="Times New Roman" w:cs="Times New Roman"/>
                <w:sz w:val="24"/>
              </w:rPr>
            </w:pPr>
            <w:ins w:id="7098" w:author="Tima" w:date="2026-01-17T16:47:00Z">
              <w:r>
                <w:rPr>
                  <w:rFonts w:ascii="Times New Roman" w:hAnsi="Times New Roman" w:cs="Times New Roman"/>
                  <w:sz w:val="24"/>
                </w:rPr>
                <w:t>К</w:t>
              </w:r>
            </w:ins>
            <w:ins w:id="7099" w:author="Tima" w:date="2026-01-17T16:48:00Z">
              <w:r>
                <w:rPr>
                  <w:rFonts w:ascii="Times New Roman" w:hAnsi="Times New Roman" w:cs="Times New Roman"/>
                  <w:sz w:val="24"/>
                </w:rPr>
                <w:t>о</w:t>
              </w:r>
            </w:ins>
            <w:ins w:id="7100" w:author="Tima" w:date="2026-01-17T16:47:00Z">
              <w:r>
                <w:rPr>
                  <w:rFonts w:ascii="Times New Roman" w:hAnsi="Times New Roman" w:cs="Times New Roman"/>
                  <w:sz w:val="24"/>
                </w:rPr>
                <w:t>личество</w:t>
              </w:r>
            </w:ins>
            <w:ins w:id="7101" w:author="Tima" w:date="2026-01-17T16:48:00Z">
              <w:r>
                <w:rPr>
                  <w:rFonts w:ascii="Times New Roman" w:hAnsi="Times New Roman" w:cs="Times New Roman"/>
                  <w:sz w:val="24"/>
                </w:rPr>
                <w:t xml:space="preserve"> ЦФА, определённое для данного </w:t>
              </w:r>
              <w:r>
                <w:rPr>
                  <w:rFonts w:ascii="Times New Roman" w:hAnsi="Times New Roman" w:cs="Times New Roman"/>
                  <w:sz w:val="24"/>
                  <w:lang w:val="en-US"/>
                </w:rPr>
                <w:t>NFT</w:t>
              </w:r>
              <w:r w:rsidRPr="00EE0FDE">
                <w:rPr>
                  <w:rFonts w:ascii="Times New Roman" w:hAnsi="Times New Roman" w:cs="Times New Roman"/>
                  <w:sz w:val="24"/>
                  <w:rPrChange w:id="7102" w:author="Tima" w:date="2026-01-17T16:48:00Z">
                    <w:rPr>
                      <w:rFonts w:ascii="Times New Roman" w:hAnsi="Times New Roman" w:cs="Times New Roman"/>
                      <w:sz w:val="24"/>
                      <w:lang w:val="en-US"/>
                    </w:rPr>
                  </w:rPrChange>
                </w:rPr>
                <w:t xml:space="preserve"> </w:t>
              </w:r>
              <w:r w:rsidR="00A6625C">
                <w:rPr>
                  <w:rFonts w:ascii="Times New Roman" w:hAnsi="Times New Roman" w:cs="Times New Roman"/>
                  <w:sz w:val="24"/>
                </w:rPr>
                <w:t>в течение последних 2</w:t>
              </w:r>
              <w:r>
                <w:rPr>
                  <w:rFonts w:ascii="Times New Roman" w:hAnsi="Times New Roman" w:cs="Times New Roman"/>
                  <w:sz w:val="24"/>
                </w:rPr>
                <w:t xml:space="preserve">0-ти минут </w:t>
              </w:r>
            </w:ins>
            <w:ins w:id="7103" w:author="Tima" w:date="2026-01-17T16:49:00Z">
              <w:r>
                <w:rPr>
                  <w:rFonts w:ascii="Times New Roman" w:hAnsi="Times New Roman" w:cs="Times New Roman"/>
                  <w:sz w:val="24"/>
                </w:rPr>
                <w:t xml:space="preserve">Системой оценки </w:t>
              </w:r>
              <w:r>
                <w:rPr>
                  <w:rFonts w:ascii="Times New Roman" w:hAnsi="Times New Roman" w:cs="Times New Roman"/>
                  <w:sz w:val="24"/>
                  <w:lang w:val="en-US"/>
                </w:rPr>
                <w:t>NFT</w:t>
              </w:r>
            </w:ins>
          </w:p>
        </w:tc>
      </w:tr>
      <w:tr w:rsidR="00EE0FDE" w14:paraId="68D2634C" w14:textId="77777777" w:rsidTr="00EE0FDE">
        <w:trPr>
          <w:ins w:id="7104" w:author="Tima" w:date="2026-01-17T16:45:00Z"/>
        </w:trPr>
        <w:tc>
          <w:tcPr>
            <w:tcW w:w="1555" w:type="dxa"/>
            <w:tcPrChange w:id="7105" w:author="Tima" w:date="2026-01-17T16:45:00Z">
              <w:tcPr>
                <w:tcW w:w="4672" w:type="dxa"/>
                <w:gridSpan w:val="2"/>
              </w:tcPr>
            </w:tcPrChange>
          </w:tcPr>
          <w:p w14:paraId="1A2B5F49" w14:textId="7BBCB0F5" w:rsidR="00EE0FDE" w:rsidRDefault="00D66543">
            <w:pPr>
              <w:rPr>
                <w:ins w:id="7106" w:author="Tima" w:date="2026-01-17T16:45:00Z"/>
                <w:rFonts w:ascii="Times New Roman" w:hAnsi="Times New Roman" w:cs="Times New Roman"/>
                <w:sz w:val="24"/>
              </w:rPr>
            </w:pPr>
            <w:ins w:id="7107" w:author="Tima" w:date="2026-01-17T16:49:00Z">
              <w:r>
                <w:rPr>
                  <w:rFonts w:ascii="Times New Roman" w:hAnsi="Times New Roman" w:cs="Times New Roman"/>
                  <w:sz w:val="24"/>
                </w:rPr>
                <w:t>8</w:t>
              </w:r>
            </w:ins>
          </w:p>
        </w:tc>
        <w:tc>
          <w:tcPr>
            <w:tcW w:w="7790" w:type="dxa"/>
            <w:tcPrChange w:id="7108" w:author="Tima" w:date="2026-01-17T16:45:00Z">
              <w:tcPr>
                <w:tcW w:w="4673" w:type="dxa"/>
              </w:tcPr>
            </w:tcPrChange>
          </w:tcPr>
          <w:p w14:paraId="0CF33203" w14:textId="1E933799" w:rsidR="00EE0FDE" w:rsidRPr="00FA4881" w:rsidRDefault="00EE0FDE">
            <w:pPr>
              <w:rPr>
                <w:ins w:id="7109" w:author="Tima" w:date="2026-01-17T16:45:00Z"/>
                <w:rFonts w:ascii="Times New Roman" w:hAnsi="Times New Roman" w:cs="Times New Roman"/>
                <w:sz w:val="24"/>
              </w:rPr>
            </w:pPr>
            <w:ins w:id="7110" w:author="Tima" w:date="2026-01-17T16:50:00Z">
              <w:r>
                <w:rPr>
                  <w:rFonts w:ascii="Times New Roman" w:hAnsi="Times New Roman" w:cs="Times New Roman"/>
                  <w:sz w:val="24"/>
                </w:rPr>
                <w:t xml:space="preserve">Размер комиссии за обмен (1% от стоимости </w:t>
              </w:r>
              <w:r>
                <w:rPr>
                  <w:rFonts w:ascii="Times New Roman" w:hAnsi="Times New Roman" w:cs="Times New Roman"/>
                  <w:sz w:val="24"/>
                  <w:lang w:val="en-US"/>
                </w:rPr>
                <w:t>NFT</w:t>
              </w:r>
              <w:r>
                <w:rPr>
                  <w:rFonts w:ascii="Times New Roman" w:hAnsi="Times New Roman" w:cs="Times New Roman"/>
                  <w:sz w:val="24"/>
                </w:rPr>
                <w:t xml:space="preserve">, определённой Системой оценки </w:t>
              </w:r>
              <w:r>
                <w:rPr>
                  <w:rFonts w:ascii="Times New Roman" w:hAnsi="Times New Roman" w:cs="Times New Roman"/>
                  <w:sz w:val="24"/>
                  <w:lang w:val="en-US"/>
                </w:rPr>
                <w:t>NFT</w:t>
              </w:r>
              <w:r>
                <w:rPr>
                  <w:rFonts w:ascii="Times New Roman" w:hAnsi="Times New Roman" w:cs="Times New Roman"/>
                  <w:sz w:val="24"/>
                </w:rPr>
                <w:t>)</w:t>
              </w:r>
            </w:ins>
            <w:ins w:id="7111" w:author="Tima" w:date="2026-01-17T16:59:00Z">
              <w:r w:rsidR="002804BB">
                <w:rPr>
                  <w:rFonts w:ascii="Times New Roman" w:hAnsi="Times New Roman" w:cs="Times New Roman"/>
                  <w:sz w:val="24"/>
                </w:rPr>
                <w:t>. В рублях, округление в м</w:t>
              </w:r>
              <w:r w:rsidR="002804BB" w:rsidRPr="002804BB">
                <w:rPr>
                  <w:rFonts w:ascii="Times New Roman" w:hAnsi="Times New Roman" w:cs="Times New Roman"/>
                  <w:i/>
                  <w:sz w:val="24"/>
                  <w:rPrChange w:id="7112" w:author="Tima" w:date="2026-01-17T16:59:00Z">
                    <w:rPr>
                      <w:rFonts w:ascii="Times New Roman" w:hAnsi="Times New Roman" w:cs="Times New Roman"/>
                      <w:sz w:val="24"/>
                    </w:rPr>
                  </w:rPrChange>
                </w:rPr>
                <w:t>е</w:t>
              </w:r>
              <w:r w:rsidR="002804BB">
                <w:rPr>
                  <w:rFonts w:ascii="Times New Roman" w:hAnsi="Times New Roman" w:cs="Times New Roman"/>
                  <w:sz w:val="24"/>
                </w:rPr>
                <w:t>ньшую сторону</w:t>
              </w:r>
            </w:ins>
          </w:p>
        </w:tc>
      </w:tr>
      <w:tr w:rsidR="00EE0FDE" w14:paraId="67BDA3F7" w14:textId="77777777" w:rsidTr="00EE0FDE">
        <w:trPr>
          <w:ins w:id="7113" w:author="Tima" w:date="2026-01-17T16:50:00Z"/>
        </w:trPr>
        <w:tc>
          <w:tcPr>
            <w:tcW w:w="1555" w:type="dxa"/>
          </w:tcPr>
          <w:p w14:paraId="6557B91F" w14:textId="6477A639" w:rsidR="00EE0FDE" w:rsidRDefault="00D66543">
            <w:pPr>
              <w:rPr>
                <w:ins w:id="7114" w:author="Tima" w:date="2026-01-17T16:50:00Z"/>
                <w:rFonts w:ascii="Times New Roman" w:hAnsi="Times New Roman" w:cs="Times New Roman"/>
                <w:sz w:val="24"/>
              </w:rPr>
            </w:pPr>
            <w:ins w:id="7115" w:author="Tima" w:date="2026-01-17T16:50:00Z">
              <w:r>
                <w:rPr>
                  <w:rFonts w:ascii="Times New Roman" w:hAnsi="Times New Roman" w:cs="Times New Roman"/>
                  <w:sz w:val="24"/>
                </w:rPr>
                <w:t>9</w:t>
              </w:r>
            </w:ins>
          </w:p>
        </w:tc>
        <w:tc>
          <w:tcPr>
            <w:tcW w:w="7790" w:type="dxa"/>
          </w:tcPr>
          <w:p w14:paraId="7165C183" w14:textId="6CBB579B" w:rsidR="00EE0FDE" w:rsidRDefault="00EE0FDE">
            <w:pPr>
              <w:rPr>
                <w:ins w:id="7116" w:author="Tima" w:date="2026-01-17T16:50:00Z"/>
                <w:rFonts w:ascii="Times New Roman" w:hAnsi="Times New Roman" w:cs="Times New Roman"/>
                <w:sz w:val="24"/>
              </w:rPr>
            </w:pPr>
            <w:ins w:id="7117" w:author="Tima" w:date="2026-01-17T16:50:00Z">
              <w:r>
                <w:rPr>
                  <w:rFonts w:ascii="Times New Roman" w:hAnsi="Times New Roman" w:cs="Times New Roman"/>
                  <w:sz w:val="24"/>
                </w:rPr>
                <w:t xml:space="preserve">Размер комиссии за выпуск </w:t>
              </w:r>
            </w:ins>
            <w:ins w:id="7118" w:author="Tima" w:date="2026-01-17T16:51:00Z">
              <w:r>
                <w:rPr>
                  <w:rFonts w:ascii="Times New Roman" w:hAnsi="Times New Roman" w:cs="Times New Roman"/>
                  <w:sz w:val="24"/>
                </w:rPr>
                <w:t>ЦФА, предстоящей к уплате сервисом на расчётный счёт ОИС (30% от общей комиссии за обмен из требования 7)</w:t>
              </w:r>
            </w:ins>
            <w:ins w:id="7119" w:author="Tima" w:date="2026-01-17T16:59:00Z">
              <w:r w:rsidR="002804BB">
                <w:rPr>
                  <w:rFonts w:ascii="Times New Roman" w:hAnsi="Times New Roman" w:cs="Times New Roman"/>
                  <w:sz w:val="24"/>
                </w:rPr>
                <w:t>. В рублях, округление в б</w:t>
              </w:r>
              <w:r w:rsidR="002804BB" w:rsidRPr="002804BB">
                <w:rPr>
                  <w:rFonts w:ascii="Times New Roman" w:hAnsi="Times New Roman" w:cs="Times New Roman"/>
                  <w:i/>
                  <w:sz w:val="24"/>
                  <w:rPrChange w:id="7120" w:author="Tima" w:date="2026-01-17T16:59:00Z">
                    <w:rPr>
                      <w:rFonts w:ascii="Times New Roman" w:hAnsi="Times New Roman" w:cs="Times New Roman"/>
                      <w:sz w:val="24"/>
                    </w:rPr>
                  </w:rPrChange>
                </w:rPr>
                <w:t>о</w:t>
              </w:r>
              <w:r w:rsidR="002804BB">
                <w:rPr>
                  <w:rFonts w:ascii="Times New Roman" w:hAnsi="Times New Roman" w:cs="Times New Roman"/>
                  <w:sz w:val="24"/>
                </w:rPr>
                <w:t>льшую сторону</w:t>
              </w:r>
            </w:ins>
          </w:p>
        </w:tc>
      </w:tr>
    </w:tbl>
    <w:p w14:paraId="338E0241" w14:textId="77777777" w:rsidR="00EE0FDE" w:rsidRDefault="00EE0FDE">
      <w:pPr>
        <w:rPr>
          <w:ins w:id="7121" w:author="Tima" w:date="2026-01-17T16:43:00Z"/>
          <w:rFonts w:ascii="Times New Roman" w:hAnsi="Times New Roman" w:cs="Times New Roman"/>
          <w:sz w:val="24"/>
        </w:rPr>
        <w:pPrChange w:id="7122" w:author="Tima" w:date="2026-01-14T22:14:00Z">
          <w:pPr>
            <w:ind w:firstLine="709"/>
            <w:jc w:val="both"/>
          </w:pPr>
        </w:pPrChange>
      </w:pPr>
    </w:p>
    <w:p w14:paraId="1AB450E7" w14:textId="4FAF2813" w:rsidR="00EE0FDE" w:rsidRPr="002804BB" w:rsidRDefault="002804BB">
      <w:pPr>
        <w:pStyle w:val="3"/>
        <w:numPr>
          <w:ilvl w:val="0"/>
          <w:numId w:val="92"/>
        </w:numPr>
        <w:rPr>
          <w:ins w:id="7123" w:author="Tima" w:date="2026-01-17T16:43:00Z"/>
          <w:rFonts w:ascii="Times New Roman" w:hAnsi="Times New Roman" w:cs="Times New Roman"/>
          <w:b/>
          <w:color w:val="000000" w:themeColor="text1"/>
          <w:rPrChange w:id="7124" w:author="Tima" w:date="2026-01-17T16:53:00Z">
            <w:rPr>
              <w:ins w:id="7125" w:author="Tima" w:date="2026-01-17T16:43:00Z"/>
              <w:rFonts w:ascii="Times New Roman" w:hAnsi="Times New Roman" w:cs="Times New Roman"/>
              <w:sz w:val="24"/>
            </w:rPr>
          </w:rPrChange>
        </w:rPr>
        <w:pPrChange w:id="7126" w:author="Tima" w:date="2026-01-17T16:53:00Z">
          <w:pPr>
            <w:ind w:firstLine="709"/>
            <w:jc w:val="both"/>
          </w:pPr>
        </w:pPrChange>
      </w:pPr>
      <w:bookmarkStart w:id="7127" w:name="_Toc219756822"/>
      <w:ins w:id="7128" w:author="Tima" w:date="2026-01-17T16:53:00Z">
        <w:r w:rsidRPr="002804BB">
          <w:rPr>
            <w:rFonts w:ascii="Times New Roman" w:hAnsi="Times New Roman" w:cs="Times New Roman"/>
            <w:b/>
            <w:color w:val="000000" w:themeColor="text1"/>
            <w:rPrChange w:id="7129" w:author="Tima" w:date="2026-01-17T16:53:00Z">
              <w:rPr>
                <w:rFonts w:ascii="Times New Roman" w:hAnsi="Times New Roman" w:cs="Times New Roman"/>
              </w:rPr>
            </w:rPrChange>
          </w:rPr>
          <w:t>Шаг 2. Распоряжение об оплате комиссии на расчётный счёт ОИС</w:t>
        </w:r>
      </w:ins>
      <w:bookmarkEnd w:id="7127"/>
    </w:p>
    <w:p w14:paraId="1BA85717" w14:textId="0AA1E784" w:rsidR="00EE0FDE" w:rsidRPr="00FA4881" w:rsidRDefault="002804BB">
      <w:pPr>
        <w:spacing w:line="276" w:lineRule="auto"/>
        <w:ind w:firstLine="709"/>
        <w:jc w:val="both"/>
        <w:rPr>
          <w:ins w:id="7130" w:author="Tima" w:date="2026-01-17T16:53:00Z"/>
          <w:rFonts w:ascii="Times New Roman" w:hAnsi="Times New Roman" w:cs="Times New Roman"/>
          <w:sz w:val="24"/>
          <w:szCs w:val="24"/>
        </w:rPr>
        <w:pPrChange w:id="7131" w:author="Tima" w:date="2026-01-17T16:54:00Z">
          <w:pPr>
            <w:ind w:firstLine="709"/>
            <w:jc w:val="both"/>
          </w:pPr>
        </w:pPrChange>
      </w:pPr>
      <w:ins w:id="7132" w:author="Tima" w:date="2026-01-17T16:53:00Z">
        <w:r w:rsidRPr="00FA4881">
          <w:rPr>
            <w:rFonts w:ascii="Times New Roman" w:hAnsi="Times New Roman" w:cs="Times New Roman"/>
            <w:sz w:val="24"/>
            <w:szCs w:val="24"/>
          </w:rPr>
          <w:t>Требования по обработке шага 2 представлены в таблице 1</w:t>
        </w:r>
      </w:ins>
      <w:ins w:id="7133" w:author="Tima" w:date="2026-01-18T22:19:00Z">
        <w:r w:rsidR="00B8411C">
          <w:rPr>
            <w:rFonts w:ascii="Times New Roman" w:hAnsi="Times New Roman" w:cs="Times New Roman"/>
            <w:sz w:val="24"/>
            <w:szCs w:val="24"/>
          </w:rPr>
          <w:t>4</w:t>
        </w:r>
      </w:ins>
      <w:ins w:id="7134" w:author="Tima" w:date="2026-01-17T16:53:00Z">
        <w:r w:rsidRPr="00FA4881">
          <w:rPr>
            <w:rFonts w:ascii="Times New Roman" w:hAnsi="Times New Roman" w:cs="Times New Roman"/>
            <w:sz w:val="24"/>
            <w:szCs w:val="24"/>
          </w:rPr>
          <w:t>.</w:t>
        </w:r>
      </w:ins>
    </w:p>
    <w:p w14:paraId="4608147C" w14:textId="796C1E00" w:rsidR="002804BB" w:rsidRPr="00356E26" w:rsidRDefault="002804BB" w:rsidP="002804BB">
      <w:pPr>
        <w:pStyle w:val="af0"/>
        <w:rPr>
          <w:ins w:id="7135" w:author="Tima" w:date="2026-01-17T16:54:00Z"/>
        </w:rPr>
      </w:pPr>
      <w:ins w:id="7136" w:author="Tima" w:date="2026-01-17T16:54:00Z">
        <w:r>
          <w:t>Таблица 1</w:t>
        </w:r>
      </w:ins>
      <w:ins w:id="7137" w:author="Tima" w:date="2026-01-18T22:19:00Z">
        <w:r w:rsidR="00B8411C">
          <w:t>4</w:t>
        </w:r>
      </w:ins>
      <w:ins w:id="7138" w:author="Tima" w:date="2026-01-17T16:54:00Z">
        <w:r>
          <w:t xml:space="preserve"> – Требования к сообщению, отправляемому на шаге 2</w:t>
        </w:r>
      </w:ins>
    </w:p>
    <w:tbl>
      <w:tblPr>
        <w:tblStyle w:val="a4"/>
        <w:tblW w:w="0" w:type="auto"/>
        <w:tblLook w:val="04A0" w:firstRow="1" w:lastRow="0" w:firstColumn="1" w:lastColumn="0" w:noHBand="0" w:noVBand="1"/>
        <w:tblPrChange w:id="7139" w:author="Tima" w:date="2026-01-17T16:54:00Z">
          <w:tblPr>
            <w:tblStyle w:val="a4"/>
            <w:tblW w:w="0" w:type="auto"/>
            <w:tblLook w:val="04A0" w:firstRow="1" w:lastRow="0" w:firstColumn="1" w:lastColumn="0" w:noHBand="0" w:noVBand="1"/>
          </w:tblPr>
        </w:tblPrChange>
      </w:tblPr>
      <w:tblGrid>
        <w:gridCol w:w="1555"/>
        <w:gridCol w:w="7790"/>
        <w:tblGridChange w:id="7140">
          <w:tblGrid>
            <w:gridCol w:w="1555"/>
            <w:gridCol w:w="3117"/>
            <w:gridCol w:w="4673"/>
          </w:tblGrid>
        </w:tblGridChange>
      </w:tblGrid>
      <w:tr w:rsidR="002804BB" w14:paraId="3757E34F" w14:textId="77777777" w:rsidTr="002804BB">
        <w:trPr>
          <w:ins w:id="7141" w:author="Tima" w:date="2026-01-17T16:54:00Z"/>
        </w:trPr>
        <w:tc>
          <w:tcPr>
            <w:tcW w:w="1555" w:type="dxa"/>
            <w:tcPrChange w:id="7142" w:author="Tima" w:date="2026-01-17T16:54:00Z">
              <w:tcPr>
                <w:tcW w:w="4672" w:type="dxa"/>
                <w:gridSpan w:val="2"/>
              </w:tcPr>
            </w:tcPrChange>
          </w:tcPr>
          <w:p w14:paraId="7A40388E" w14:textId="50694A93" w:rsidR="002804BB" w:rsidRDefault="002804BB" w:rsidP="002804BB">
            <w:pPr>
              <w:rPr>
                <w:ins w:id="7143" w:author="Tima" w:date="2026-01-17T16:54:00Z"/>
                <w:rFonts w:ascii="Times New Roman" w:hAnsi="Times New Roman" w:cs="Times New Roman"/>
                <w:sz w:val="24"/>
              </w:rPr>
            </w:pPr>
            <w:ins w:id="7144" w:author="Tima" w:date="2026-01-17T16:54:00Z">
              <w:r>
                <w:rPr>
                  <w:rFonts w:ascii="Times New Roman" w:hAnsi="Times New Roman" w:cs="Times New Roman"/>
                  <w:b/>
                  <w:sz w:val="24"/>
                </w:rPr>
                <w:t>Номер требования</w:t>
              </w:r>
            </w:ins>
          </w:p>
        </w:tc>
        <w:tc>
          <w:tcPr>
            <w:tcW w:w="7790" w:type="dxa"/>
            <w:tcPrChange w:id="7145" w:author="Tima" w:date="2026-01-17T16:54:00Z">
              <w:tcPr>
                <w:tcW w:w="4673" w:type="dxa"/>
              </w:tcPr>
            </w:tcPrChange>
          </w:tcPr>
          <w:p w14:paraId="0CC687E4" w14:textId="725EBE85" w:rsidR="002804BB" w:rsidRDefault="002804BB" w:rsidP="002804BB">
            <w:pPr>
              <w:rPr>
                <w:ins w:id="7146" w:author="Tima" w:date="2026-01-17T16:54:00Z"/>
                <w:rFonts w:ascii="Times New Roman" w:hAnsi="Times New Roman" w:cs="Times New Roman"/>
                <w:sz w:val="24"/>
              </w:rPr>
            </w:pPr>
            <w:ins w:id="7147" w:author="Tima" w:date="2026-01-17T16:54:00Z">
              <w:r w:rsidRPr="00356E26">
                <w:rPr>
                  <w:rFonts w:ascii="Times New Roman" w:hAnsi="Times New Roman" w:cs="Times New Roman"/>
                  <w:b/>
                  <w:sz w:val="24"/>
                </w:rPr>
                <w:t>Опис</w:t>
              </w:r>
              <w:r>
                <w:rPr>
                  <w:rFonts w:ascii="Times New Roman" w:hAnsi="Times New Roman" w:cs="Times New Roman"/>
                  <w:b/>
                  <w:sz w:val="24"/>
                </w:rPr>
                <w:t>а</w:t>
              </w:r>
              <w:r w:rsidRPr="00356E26">
                <w:rPr>
                  <w:rFonts w:ascii="Times New Roman" w:hAnsi="Times New Roman" w:cs="Times New Roman"/>
                  <w:b/>
                  <w:sz w:val="24"/>
                </w:rPr>
                <w:t>ние требования</w:t>
              </w:r>
            </w:ins>
          </w:p>
        </w:tc>
      </w:tr>
      <w:tr w:rsidR="002804BB" w14:paraId="5E3AB400" w14:textId="77777777" w:rsidTr="002804BB">
        <w:trPr>
          <w:ins w:id="7148" w:author="Tima" w:date="2026-01-17T16:56:00Z"/>
        </w:trPr>
        <w:tc>
          <w:tcPr>
            <w:tcW w:w="1555" w:type="dxa"/>
          </w:tcPr>
          <w:p w14:paraId="1752612E" w14:textId="3CDFD943" w:rsidR="002804BB" w:rsidRPr="002804BB" w:rsidRDefault="002804BB" w:rsidP="002804BB">
            <w:pPr>
              <w:rPr>
                <w:ins w:id="7149" w:author="Tima" w:date="2026-01-17T16:56:00Z"/>
                <w:rFonts w:ascii="Times New Roman" w:hAnsi="Times New Roman" w:cs="Times New Roman"/>
                <w:sz w:val="24"/>
                <w:rPrChange w:id="7150" w:author="Tima" w:date="2026-01-17T16:56:00Z">
                  <w:rPr>
                    <w:ins w:id="7151" w:author="Tima" w:date="2026-01-17T16:56:00Z"/>
                    <w:rFonts w:ascii="Times New Roman" w:hAnsi="Times New Roman" w:cs="Times New Roman"/>
                    <w:b/>
                    <w:sz w:val="24"/>
                  </w:rPr>
                </w:rPrChange>
              </w:rPr>
            </w:pPr>
            <w:ins w:id="7152" w:author="Tima" w:date="2026-01-17T16:56:00Z">
              <w:r>
                <w:rPr>
                  <w:rFonts w:ascii="Times New Roman" w:hAnsi="Times New Roman" w:cs="Times New Roman"/>
                  <w:sz w:val="24"/>
                </w:rPr>
                <w:t>1</w:t>
              </w:r>
            </w:ins>
          </w:p>
        </w:tc>
        <w:tc>
          <w:tcPr>
            <w:tcW w:w="7790" w:type="dxa"/>
          </w:tcPr>
          <w:p w14:paraId="4E66F10F" w14:textId="59838E56" w:rsidR="002804BB" w:rsidRPr="002804BB" w:rsidRDefault="007678DD" w:rsidP="00FA4881">
            <w:pPr>
              <w:rPr>
                <w:ins w:id="7153" w:author="Tima" w:date="2026-01-17T16:56:00Z"/>
                <w:rFonts w:ascii="Times New Roman" w:hAnsi="Times New Roman" w:cs="Times New Roman"/>
                <w:sz w:val="24"/>
                <w:rPrChange w:id="7154" w:author="Tima" w:date="2026-01-17T16:56:00Z">
                  <w:rPr>
                    <w:ins w:id="7155" w:author="Tima" w:date="2026-01-17T16:56:00Z"/>
                    <w:rFonts w:ascii="Times New Roman" w:hAnsi="Times New Roman" w:cs="Times New Roman"/>
                    <w:b/>
                    <w:sz w:val="24"/>
                  </w:rPr>
                </w:rPrChange>
              </w:rPr>
            </w:pPr>
            <w:ins w:id="7156" w:author="Tima" w:date="2026-01-17T17:21:00Z">
              <w:r>
                <w:rPr>
                  <w:rFonts w:ascii="Times New Roman" w:hAnsi="Times New Roman" w:cs="Times New Roman"/>
                  <w:sz w:val="24"/>
                </w:rPr>
                <w:t>Дата и в</w:t>
              </w:r>
            </w:ins>
            <w:ins w:id="7157" w:author="Tima" w:date="2026-01-17T16:56:00Z">
              <w:r w:rsidR="00A6625C">
                <w:rPr>
                  <w:rFonts w:ascii="Times New Roman" w:hAnsi="Times New Roman" w:cs="Times New Roman"/>
                  <w:sz w:val="24"/>
                </w:rPr>
                <w:t>ремя начала обмена</w:t>
              </w:r>
              <w:r w:rsidR="002804BB">
                <w:rPr>
                  <w:rFonts w:ascii="Times New Roman" w:hAnsi="Times New Roman" w:cs="Times New Roman"/>
                  <w:sz w:val="24"/>
                </w:rPr>
                <w:t xml:space="preserve"> (требование 1 </w:t>
              </w:r>
            </w:ins>
            <w:ins w:id="7158" w:author="Tima" w:date="2026-01-17T16:58:00Z">
              <w:r w:rsidR="002804BB">
                <w:rPr>
                  <w:rFonts w:ascii="Times New Roman" w:hAnsi="Times New Roman" w:cs="Times New Roman"/>
                  <w:sz w:val="24"/>
                </w:rPr>
                <w:t>из</w:t>
              </w:r>
            </w:ins>
            <w:ins w:id="7159" w:author="Tima" w:date="2026-01-17T16:56:00Z">
              <w:r w:rsidR="002804BB">
                <w:rPr>
                  <w:rFonts w:ascii="Times New Roman" w:hAnsi="Times New Roman" w:cs="Times New Roman"/>
                  <w:sz w:val="24"/>
                </w:rPr>
                <w:t xml:space="preserve"> таблиц</w:t>
              </w:r>
            </w:ins>
            <w:ins w:id="7160" w:author="Tima" w:date="2026-01-17T16:58:00Z">
              <w:r w:rsidR="002804BB">
                <w:rPr>
                  <w:rFonts w:ascii="Times New Roman" w:hAnsi="Times New Roman" w:cs="Times New Roman"/>
                  <w:sz w:val="24"/>
                </w:rPr>
                <w:t>ы</w:t>
              </w:r>
            </w:ins>
            <w:ins w:id="7161" w:author="Tima" w:date="2026-01-17T16:56:00Z">
              <w:r w:rsidR="00B8411C">
                <w:rPr>
                  <w:rFonts w:ascii="Times New Roman" w:hAnsi="Times New Roman" w:cs="Times New Roman"/>
                  <w:sz w:val="24"/>
                </w:rPr>
                <w:t xml:space="preserve"> 13</w:t>
              </w:r>
              <w:r w:rsidR="002804BB">
                <w:rPr>
                  <w:rFonts w:ascii="Times New Roman" w:hAnsi="Times New Roman" w:cs="Times New Roman"/>
                  <w:sz w:val="24"/>
                </w:rPr>
                <w:t>)</w:t>
              </w:r>
            </w:ins>
          </w:p>
        </w:tc>
      </w:tr>
      <w:tr w:rsidR="002804BB" w14:paraId="049AA9E8" w14:textId="77777777" w:rsidTr="002804BB">
        <w:trPr>
          <w:ins w:id="7162" w:author="Tima" w:date="2026-01-17T16:54:00Z"/>
        </w:trPr>
        <w:tc>
          <w:tcPr>
            <w:tcW w:w="1555" w:type="dxa"/>
            <w:tcPrChange w:id="7163" w:author="Tima" w:date="2026-01-17T16:54:00Z">
              <w:tcPr>
                <w:tcW w:w="4672" w:type="dxa"/>
                <w:gridSpan w:val="2"/>
              </w:tcPr>
            </w:tcPrChange>
          </w:tcPr>
          <w:p w14:paraId="41B8315B" w14:textId="275A7B2B" w:rsidR="002804BB" w:rsidRDefault="002804BB" w:rsidP="002804BB">
            <w:pPr>
              <w:rPr>
                <w:ins w:id="7164" w:author="Tima" w:date="2026-01-17T16:54:00Z"/>
                <w:rFonts w:ascii="Times New Roman" w:hAnsi="Times New Roman" w:cs="Times New Roman"/>
                <w:sz w:val="24"/>
              </w:rPr>
            </w:pPr>
            <w:ins w:id="7165" w:author="Tima" w:date="2026-01-17T16:55:00Z">
              <w:r>
                <w:rPr>
                  <w:rFonts w:ascii="Times New Roman" w:hAnsi="Times New Roman" w:cs="Times New Roman"/>
                  <w:sz w:val="24"/>
                </w:rPr>
                <w:t>2</w:t>
              </w:r>
            </w:ins>
          </w:p>
        </w:tc>
        <w:tc>
          <w:tcPr>
            <w:tcW w:w="7790" w:type="dxa"/>
            <w:tcPrChange w:id="7166" w:author="Tima" w:date="2026-01-17T16:54:00Z">
              <w:tcPr>
                <w:tcW w:w="4673" w:type="dxa"/>
              </w:tcPr>
            </w:tcPrChange>
          </w:tcPr>
          <w:p w14:paraId="524A39DD" w14:textId="17D1ADD6" w:rsidR="002804BB" w:rsidRDefault="002804BB" w:rsidP="002804BB">
            <w:pPr>
              <w:rPr>
                <w:ins w:id="7167" w:author="Tima" w:date="2026-01-17T16:54:00Z"/>
                <w:rFonts w:ascii="Times New Roman" w:hAnsi="Times New Roman" w:cs="Times New Roman"/>
                <w:sz w:val="24"/>
              </w:rPr>
            </w:pPr>
            <w:ins w:id="7168" w:author="Tima" w:date="2026-01-17T16:55:00Z">
              <w:r>
                <w:rPr>
                  <w:rFonts w:ascii="Times New Roman" w:hAnsi="Times New Roman" w:cs="Times New Roman"/>
                  <w:sz w:val="24"/>
                </w:rPr>
                <w:t>Номер счёта сервиса в банке</w:t>
              </w:r>
            </w:ins>
          </w:p>
        </w:tc>
      </w:tr>
      <w:tr w:rsidR="002804BB" w14:paraId="68022481" w14:textId="77777777" w:rsidTr="002804BB">
        <w:trPr>
          <w:ins w:id="7169" w:author="Tima" w:date="2026-01-17T16:54:00Z"/>
        </w:trPr>
        <w:tc>
          <w:tcPr>
            <w:tcW w:w="1555" w:type="dxa"/>
            <w:tcPrChange w:id="7170" w:author="Tima" w:date="2026-01-17T16:54:00Z">
              <w:tcPr>
                <w:tcW w:w="4672" w:type="dxa"/>
                <w:gridSpan w:val="2"/>
              </w:tcPr>
            </w:tcPrChange>
          </w:tcPr>
          <w:p w14:paraId="3C74DBDC" w14:textId="64AAF086" w:rsidR="002804BB" w:rsidRDefault="002804BB" w:rsidP="002804BB">
            <w:pPr>
              <w:rPr>
                <w:ins w:id="7171" w:author="Tima" w:date="2026-01-17T16:54:00Z"/>
                <w:rFonts w:ascii="Times New Roman" w:hAnsi="Times New Roman" w:cs="Times New Roman"/>
                <w:sz w:val="24"/>
              </w:rPr>
            </w:pPr>
            <w:ins w:id="7172" w:author="Tima" w:date="2026-01-17T16:55:00Z">
              <w:r>
                <w:rPr>
                  <w:rFonts w:ascii="Times New Roman" w:hAnsi="Times New Roman" w:cs="Times New Roman"/>
                  <w:sz w:val="24"/>
                </w:rPr>
                <w:t>3</w:t>
              </w:r>
            </w:ins>
          </w:p>
        </w:tc>
        <w:tc>
          <w:tcPr>
            <w:tcW w:w="7790" w:type="dxa"/>
            <w:tcPrChange w:id="7173" w:author="Tima" w:date="2026-01-17T16:54:00Z">
              <w:tcPr>
                <w:tcW w:w="4673" w:type="dxa"/>
              </w:tcPr>
            </w:tcPrChange>
          </w:tcPr>
          <w:p w14:paraId="6A2351B3" w14:textId="29EBAC2E" w:rsidR="002804BB" w:rsidRDefault="002804BB" w:rsidP="002804BB">
            <w:pPr>
              <w:rPr>
                <w:ins w:id="7174" w:author="Tima" w:date="2026-01-17T16:54:00Z"/>
                <w:rFonts w:ascii="Times New Roman" w:hAnsi="Times New Roman" w:cs="Times New Roman"/>
                <w:sz w:val="24"/>
              </w:rPr>
            </w:pPr>
            <w:ins w:id="7175" w:author="Tima" w:date="2026-01-17T16:55:00Z">
              <w:r>
                <w:rPr>
                  <w:rFonts w:ascii="Times New Roman" w:hAnsi="Times New Roman" w:cs="Times New Roman"/>
                  <w:sz w:val="24"/>
                </w:rPr>
                <w:t>Номер расчётного счёта ОИС</w:t>
              </w:r>
            </w:ins>
          </w:p>
        </w:tc>
      </w:tr>
      <w:tr w:rsidR="002804BB" w14:paraId="10BBA9BB" w14:textId="77777777" w:rsidTr="002804BB">
        <w:trPr>
          <w:ins w:id="7176" w:author="Tima" w:date="2026-01-17T16:54:00Z"/>
        </w:trPr>
        <w:tc>
          <w:tcPr>
            <w:tcW w:w="1555" w:type="dxa"/>
            <w:tcPrChange w:id="7177" w:author="Tima" w:date="2026-01-17T16:54:00Z">
              <w:tcPr>
                <w:tcW w:w="4672" w:type="dxa"/>
                <w:gridSpan w:val="2"/>
              </w:tcPr>
            </w:tcPrChange>
          </w:tcPr>
          <w:p w14:paraId="353F58F5" w14:textId="38C5370C" w:rsidR="002804BB" w:rsidRDefault="002804BB" w:rsidP="002804BB">
            <w:pPr>
              <w:rPr>
                <w:ins w:id="7178" w:author="Tima" w:date="2026-01-17T16:54:00Z"/>
                <w:rFonts w:ascii="Times New Roman" w:hAnsi="Times New Roman" w:cs="Times New Roman"/>
                <w:sz w:val="24"/>
              </w:rPr>
            </w:pPr>
            <w:ins w:id="7179" w:author="Tima" w:date="2026-01-17T16:55:00Z">
              <w:r>
                <w:rPr>
                  <w:rFonts w:ascii="Times New Roman" w:hAnsi="Times New Roman" w:cs="Times New Roman"/>
                  <w:sz w:val="24"/>
                </w:rPr>
                <w:t>4</w:t>
              </w:r>
            </w:ins>
          </w:p>
        </w:tc>
        <w:tc>
          <w:tcPr>
            <w:tcW w:w="7790" w:type="dxa"/>
            <w:tcPrChange w:id="7180" w:author="Tima" w:date="2026-01-17T16:54:00Z">
              <w:tcPr>
                <w:tcW w:w="4673" w:type="dxa"/>
              </w:tcPr>
            </w:tcPrChange>
          </w:tcPr>
          <w:p w14:paraId="5A447EA7" w14:textId="5B1175CD" w:rsidR="002804BB" w:rsidRDefault="002804BB" w:rsidP="00FA4881">
            <w:pPr>
              <w:rPr>
                <w:ins w:id="7181" w:author="Tima" w:date="2026-01-17T16:54:00Z"/>
                <w:rFonts w:ascii="Times New Roman" w:hAnsi="Times New Roman" w:cs="Times New Roman"/>
                <w:sz w:val="24"/>
              </w:rPr>
            </w:pPr>
            <w:ins w:id="7182" w:author="Tima" w:date="2026-01-17T16:57:00Z">
              <w:r>
                <w:rPr>
                  <w:rFonts w:ascii="Times New Roman" w:hAnsi="Times New Roman" w:cs="Times New Roman"/>
                  <w:sz w:val="24"/>
                </w:rPr>
                <w:t>Статус перевода (запрос на перевод – для сервиса или уведомление о списании</w:t>
              </w:r>
            </w:ins>
            <w:ins w:id="7183" w:author="Tima" w:date="2026-01-17T16:58:00Z">
              <w:r>
                <w:rPr>
                  <w:rFonts w:ascii="Times New Roman" w:hAnsi="Times New Roman" w:cs="Times New Roman"/>
                  <w:sz w:val="24"/>
                </w:rPr>
                <w:t xml:space="preserve"> – для банка сервиса</w:t>
              </w:r>
            </w:ins>
            <w:ins w:id="7184" w:author="Tima" w:date="2026-01-17T16:57:00Z">
              <w:r>
                <w:rPr>
                  <w:rFonts w:ascii="Times New Roman" w:hAnsi="Times New Roman" w:cs="Times New Roman"/>
                  <w:sz w:val="24"/>
                </w:rPr>
                <w:t>)</w:t>
              </w:r>
            </w:ins>
          </w:p>
        </w:tc>
      </w:tr>
      <w:tr w:rsidR="002804BB" w14:paraId="26E484DC" w14:textId="77777777" w:rsidTr="002804BB">
        <w:trPr>
          <w:ins w:id="7185" w:author="Tima" w:date="2026-01-17T16:54:00Z"/>
        </w:trPr>
        <w:tc>
          <w:tcPr>
            <w:tcW w:w="1555" w:type="dxa"/>
            <w:tcPrChange w:id="7186" w:author="Tima" w:date="2026-01-17T16:54:00Z">
              <w:tcPr>
                <w:tcW w:w="4672" w:type="dxa"/>
                <w:gridSpan w:val="2"/>
              </w:tcPr>
            </w:tcPrChange>
          </w:tcPr>
          <w:p w14:paraId="0A6B3557" w14:textId="4BD10982" w:rsidR="002804BB" w:rsidRDefault="002804BB" w:rsidP="002804BB">
            <w:pPr>
              <w:rPr>
                <w:ins w:id="7187" w:author="Tima" w:date="2026-01-17T16:54:00Z"/>
                <w:rFonts w:ascii="Times New Roman" w:hAnsi="Times New Roman" w:cs="Times New Roman"/>
                <w:sz w:val="24"/>
              </w:rPr>
            </w:pPr>
            <w:ins w:id="7188" w:author="Tima" w:date="2026-01-17T16:58:00Z">
              <w:r>
                <w:rPr>
                  <w:rFonts w:ascii="Times New Roman" w:hAnsi="Times New Roman" w:cs="Times New Roman"/>
                  <w:sz w:val="24"/>
                </w:rPr>
                <w:t>5</w:t>
              </w:r>
            </w:ins>
          </w:p>
        </w:tc>
        <w:tc>
          <w:tcPr>
            <w:tcW w:w="7790" w:type="dxa"/>
            <w:tcPrChange w:id="7189" w:author="Tima" w:date="2026-01-17T16:54:00Z">
              <w:tcPr>
                <w:tcW w:w="4673" w:type="dxa"/>
              </w:tcPr>
            </w:tcPrChange>
          </w:tcPr>
          <w:p w14:paraId="4DEA0C3E" w14:textId="51F90269" w:rsidR="002804BB" w:rsidRDefault="002804BB" w:rsidP="002804BB">
            <w:pPr>
              <w:rPr>
                <w:ins w:id="7190" w:author="Tima" w:date="2026-01-17T16:54:00Z"/>
                <w:rFonts w:ascii="Times New Roman" w:hAnsi="Times New Roman" w:cs="Times New Roman"/>
                <w:sz w:val="24"/>
              </w:rPr>
            </w:pPr>
            <w:ins w:id="7191" w:author="Tima" w:date="2026-01-17T16:58:00Z">
              <w:r>
                <w:rPr>
                  <w:rFonts w:ascii="Times New Roman" w:hAnsi="Times New Roman" w:cs="Times New Roman"/>
                  <w:sz w:val="24"/>
                </w:rPr>
                <w:t>Сумма перевода (</w:t>
              </w:r>
              <w:r w:rsidR="00D66543">
                <w:rPr>
                  <w:rFonts w:ascii="Times New Roman" w:hAnsi="Times New Roman" w:cs="Times New Roman"/>
                  <w:sz w:val="24"/>
                </w:rPr>
                <w:t>требование 9</w:t>
              </w:r>
              <w:r w:rsidR="00B8411C">
                <w:rPr>
                  <w:rFonts w:ascii="Times New Roman" w:hAnsi="Times New Roman" w:cs="Times New Roman"/>
                  <w:sz w:val="24"/>
                </w:rPr>
                <w:t xml:space="preserve"> из таблицы 13</w:t>
              </w:r>
              <w:r>
                <w:rPr>
                  <w:rFonts w:ascii="Times New Roman" w:hAnsi="Times New Roman" w:cs="Times New Roman"/>
                  <w:sz w:val="24"/>
                </w:rPr>
                <w:t>)</w:t>
              </w:r>
            </w:ins>
          </w:p>
        </w:tc>
      </w:tr>
      <w:tr w:rsidR="002804BB" w14:paraId="0B763196" w14:textId="77777777" w:rsidTr="002804BB">
        <w:trPr>
          <w:ins w:id="7192" w:author="Tima" w:date="2026-01-17T16:54:00Z"/>
        </w:trPr>
        <w:tc>
          <w:tcPr>
            <w:tcW w:w="1555" w:type="dxa"/>
            <w:tcPrChange w:id="7193" w:author="Tima" w:date="2026-01-17T16:54:00Z">
              <w:tcPr>
                <w:tcW w:w="4672" w:type="dxa"/>
                <w:gridSpan w:val="2"/>
              </w:tcPr>
            </w:tcPrChange>
          </w:tcPr>
          <w:p w14:paraId="27C9B9B3" w14:textId="425BB8B2" w:rsidR="002804BB" w:rsidRDefault="002804BB" w:rsidP="002804BB">
            <w:pPr>
              <w:rPr>
                <w:ins w:id="7194" w:author="Tima" w:date="2026-01-17T16:54:00Z"/>
                <w:rFonts w:ascii="Times New Roman" w:hAnsi="Times New Roman" w:cs="Times New Roman"/>
                <w:sz w:val="24"/>
              </w:rPr>
            </w:pPr>
            <w:ins w:id="7195" w:author="Tima" w:date="2026-01-17T16:58:00Z">
              <w:r>
                <w:rPr>
                  <w:rFonts w:ascii="Times New Roman" w:hAnsi="Times New Roman" w:cs="Times New Roman"/>
                  <w:sz w:val="24"/>
                </w:rPr>
                <w:t>6</w:t>
              </w:r>
            </w:ins>
          </w:p>
        </w:tc>
        <w:tc>
          <w:tcPr>
            <w:tcW w:w="7790" w:type="dxa"/>
            <w:tcPrChange w:id="7196" w:author="Tima" w:date="2026-01-17T16:54:00Z">
              <w:tcPr>
                <w:tcW w:w="4673" w:type="dxa"/>
              </w:tcPr>
            </w:tcPrChange>
          </w:tcPr>
          <w:p w14:paraId="00E5D056" w14:textId="1E5D7B4D" w:rsidR="002804BB" w:rsidRDefault="002804BB" w:rsidP="002804BB">
            <w:pPr>
              <w:rPr>
                <w:ins w:id="7197" w:author="Tima" w:date="2026-01-17T16:54:00Z"/>
                <w:rFonts w:ascii="Times New Roman" w:hAnsi="Times New Roman" w:cs="Times New Roman"/>
                <w:sz w:val="24"/>
              </w:rPr>
            </w:pPr>
            <w:proofErr w:type="spellStart"/>
            <w:ins w:id="7198" w:author="Tima" w:date="2026-01-17T17:00:00Z">
              <w:r>
                <w:rPr>
                  <w:rFonts w:ascii="Times New Roman" w:hAnsi="Times New Roman" w:cs="Times New Roman"/>
                  <w:sz w:val="24"/>
                </w:rPr>
                <w:t>Авторизационный</w:t>
              </w:r>
              <w:proofErr w:type="spellEnd"/>
              <w:r>
                <w:rPr>
                  <w:rFonts w:ascii="Times New Roman" w:hAnsi="Times New Roman" w:cs="Times New Roman"/>
                  <w:sz w:val="24"/>
                </w:rPr>
                <w:t xml:space="preserve"> код данного обмена</w:t>
              </w:r>
            </w:ins>
          </w:p>
        </w:tc>
      </w:tr>
    </w:tbl>
    <w:p w14:paraId="7DD0E359" w14:textId="41AC6C48" w:rsidR="002804BB" w:rsidRDefault="002804BB">
      <w:pPr>
        <w:rPr>
          <w:ins w:id="7199" w:author="Tima" w:date="2026-01-17T16:53:00Z"/>
          <w:rFonts w:ascii="Times New Roman" w:hAnsi="Times New Roman" w:cs="Times New Roman"/>
          <w:sz w:val="24"/>
        </w:rPr>
        <w:pPrChange w:id="7200" w:author="Tima" w:date="2026-01-14T22:14:00Z">
          <w:pPr>
            <w:ind w:firstLine="709"/>
            <w:jc w:val="both"/>
          </w:pPr>
        </w:pPrChange>
      </w:pPr>
    </w:p>
    <w:p w14:paraId="7588B1B7" w14:textId="6CF81A24" w:rsidR="002804BB" w:rsidRPr="002804BB" w:rsidRDefault="002804BB">
      <w:pPr>
        <w:pStyle w:val="3"/>
        <w:numPr>
          <w:ilvl w:val="0"/>
          <w:numId w:val="92"/>
        </w:numPr>
        <w:rPr>
          <w:ins w:id="7201" w:author="Tima" w:date="2026-01-17T16:53:00Z"/>
          <w:rFonts w:ascii="Times New Roman" w:hAnsi="Times New Roman" w:cs="Times New Roman"/>
          <w:b/>
          <w:color w:val="000000" w:themeColor="text1"/>
          <w:rPrChange w:id="7202" w:author="Tima" w:date="2026-01-17T17:01:00Z">
            <w:rPr>
              <w:ins w:id="7203" w:author="Tima" w:date="2026-01-17T16:53:00Z"/>
            </w:rPr>
          </w:rPrChange>
        </w:rPr>
        <w:pPrChange w:id="7204" w:author="Tima" w:date="2026-01-14T22:14:00Z">
          <w:pPr>
            <w:ind w:firstLine="709"/>
            <w:jc w:val="both"/>
          </w:pPr>
        </w:pPrChange>
      </w:pPr>
      <w:bookmarkStart w:id="7205" w:name="_Toc219756823"/>
      <w:ins w:id="7206" w:author="Tima" w:date="2026-01-17T17:01:00Z">
        <w:r w:rsidRPr="002804BB">
          <w:rPr>
            <w:rFonts w:ascii="Times New Roman" w:hAnsi="Times New Roman" w:cs="Times New Roman"/>
            <w:b/>
            <w:color w:val="000000" w:themeColor="text1"/>
            <w:rPrChange w:id="7207" w:author="Tima" w:date="2026-01-17T17:01:00Z">
              <w:rPr>
                <w:rFonts w:ascii="Times New Roman" w:hAnsi="Times New Roman" w:cs="Times New Roman"/>
              </w:rPr>
            </w:rPrChange>
          </w:rPr>
          <w:t>Шаг 3. Уведомление об успешном переводе</w:t>
        </w:r>
      </w:ins>
      <w:bookmarkEnd w:id="7205"/>
    </w:p>
    <w:p w14:paraId="28177351" w14:textId="77673D82" w:rsidR="002804BB" w:rsidRPr="00356E26" w:rsidRDefault="002804BB" w:rsidP="002804BB">
      <w:pPr>
        <w:spacing w:line="276" w:lineRule="auto"/>
        <w:ind w:firstLine="709"/>
        <w:jc w:val="both"/>
        <w:rPr>
          <w:ins w:id="7208" w:author="Tima" w:date="2026-01-17T17:01:00Z"/>
          <w:rFonts w:ascii="Times New Roman" w:hAnsi="Times New Roman" w:cs="Times New Roman"/>
          <w:sz w:val="24"/>
          <w:szCs w:val="24"/>
        </w:rPr>
      </w:pPr>
      <w:ins w:id="7209" w:author="Tima" w:date="2026-01-17T17:01:00Z">
        <w:r w:rsidRPr="00356E26">
          <w:rPr>
            <w:rFonts w:ascii="Times New Roman" w:hAnsi="Times New Roman" w:cs="Times New Roman"/>
            <w:sz w:val="24"/>
            <w:szCs w:val="24"/>
          </w:rPr>
          <w:t xml:space="preserve">Требования по обработке </w:t>
        </w:r>
        <w:r>
          <w:rPr>
            <w:rFonts w:ascii="Times New Roman" w:hAnsi="Times New Roman" w:cs="Times New Roman"/>
            <w:sz w:val="24"/>
            <w:szCs w:val="24"/>
          </w:rPr>
          <w:t xml:space="preserve">шага </w:t>
        </w:r>
      </w:ins>
      <w:ins w:id="7210" w:author="Tima" w:date="2026-01-17T17:03:00Z">
        <w:r w:rsidR="00A6625C">
          <w:rPr>
            <w:rFonts w:ascii="Times New Roman" w:hAnsi="Times New Roman" w:cs="Times New Roman"/>
            <w:sz w:val="24"/>
            <w:szCs w:val="24"/>
          </w:rPr>
          <w:t>3</w:t>
        </w:r>
      </w:ins>
      <w:ins w:id="7211" w:author="Tima" w:date="2026-01-17T17:01:00Z">
        <w:r>
          <w:rPr>
            <w:rFonts w:ascii="Times New Roman" w:hAnsi="Times New Roman" w:cs="Times New Roman"/>
            <w:sz w:val="24"/>
            <w:szCs w:val="24"/>
          </w:rPr>
          <w:t xml:space="preserve"> представлены в таблице 1</w:t>
        </w:r>
      </w:ins>
      <w:ins w:id="7212" w:author="Tima" w:date="2026-01-18T22:19:00Z">
        <w:r w:rsidR="00B8411C">
          <w:rPr>
            <w:rFonts w:ascii="Times New Roman" w:hAnsi="Times New Roman" w:cs="Times New Roman"/>
            <w:sz w:val="24"/>
            <w:szCs w:val="24"/>
          </w:rPr>
          <w:t>5</w:t>
        </w:r>
      </w:ins>
      <w:ins w:id="7213" w:author="Tima" w:date="2026-01-17T17:01:00Z">
        <w:r w:rsidRPr="00356E26">
          <w:rPr>
            <w:rFonts w:ascii="Times New Roman" w:hAnsi="Times New Roman" w:cs="Times New Roman"/>
            <w:sz w:val="24"/>
            <w:szCs w:val="24"/>
          </w:rPr>
          <w:t>.</w:t>
        </w:r>
      </w:ins>
      <w:ins w:id="7214" w:author="Tima" w:date="2026-01-17T17:02:00Z">
        <w:r w:rsidR="009004AF">
          <w:rPr>
            <w:rFonts w:ascii="Times New Roman" w:hAnsi="Times New Roman" w:cs="Times New Roman"/>
            <w:sz w:val="24"/>
            <w:szCs w:val="24"/>
          </w:rPr>
          <w:t xml:space="preserve"> Таблица эквивалентна таблице 14</w:t>
        </w:r>
        <w:r w:rsidR="00A6625C">
          <w:rPr>
            <w:rFonts w:ascii="Times New Roman" w:hAnsi="Times New Roman" w:cs="Times New Roman"/>
            <w:sz w:val="24"/>
            <w:szCs w:val="24"/>
          </w:rPr>
          <w:t>.</w:t>
        </w:r>
      </w:ins>
    </w:p>
    <w:p w14:paraId="4236612E" w14:textId="0BD6A878" w:rsidR="002804BB" w:rsidRPr="00356E26" w:rsidRDefault="002804BB" w:rsidP="002804BB">
      <w:pPr>
        <w:pStyle w:val="af0"/>
        <w:rPr>
          <w:ins w:id="7215" w:author="Tima" w:date="2026-01-17T17:02:00Z"/>
        </w:rPr>
      </w:pPr>
      <w:ins w:id="7216" w:author="Tima" w:date="2026-01-17T17:02:00Z">
        <w:r>
          <w:t>Таблица 1</w:t>
        </w:r>
      </w:ins>
      <w:ins w:id="7217" w:author="Tima" w:date="2026-01-18T22:20:00Z">
        <w:r w:rsidR="00B8411C">
          <w:t>5</w:t>
        </w:r>
      </w:ins>
      <w:ins w:id="7218" w:author="Tima" w:date="2026-01-17T17:02:00Z">
        <w:r>
          <w:t xml:space="preserve"> – Требования к сообщению, отправляемому на шаге 3</w:t>
        </w:r>
      </w:ins>
    </w:p>
    <w:tbl>
      <w:tblPr>
        <w:tblStyle w:val="a4"/>
        <w:tblW w:w="0" w:type="auto"/>
        <w:tblLook w:val="04A0" w:firstRow="1" w:lastRow="0" w:firstColumn="1" w:lastColumn="0" w:noHBand="0" w:noVBand="1"/>
      </w:tblPr>
      <w:tblGrid>
        <w:gridCol w:w="1555"/>
        <w:gridCol w:w="7790"/>
      </w:tblGrid>
      <w:tr w:rsidR="002804BB" w14:paraId="4AF712D8" w14:textId="77777777" w:rsidTr="00A148AD">
        <w:trPr>
          <w:ins w:id="7219" w:author="Tima" w:date="2026-01-17T17:02:00Z"/>
        </w:trPr>
        <w:tc>
          <w:tcPr>
            <w:tcW w:w="1555" w:type="dxa"/>
          </w:tcPr>
          <w:p w14:paraId="23728195" w14:textId="77777777" w:rsidR="002804BB" w:rsidRDefault="002804BB" w:rsidP="00A148AD">
            <w:pPr>
              <w:rPr>
                <w:ins w:id="7220" w:author="Tima" w:date="2026-01-17T17:02:00Z"/>
                <w:rFonts w:ascii="Times New Roman" w:hAnsi="Times New Roman" w:cs="Times New Roman"/>
                <w:sz w:val="24"/>
              </w:rPr>
            </w:pPr>
            <w:ins w:id="7221" w:author="Tima" w:date="2026-01-17T17:02:00Z">
              <w:r>
                <w:rPr>
                  <w:rFonts w:ascii="Times New Roman" w:hAnsi="Times New Roman" w:cs="Times New Roman"/>
                  <w:b/>
                  <w:sz w:val="24"/>
                </w:rPr>
                <w:t>Номер требования</w:t>
              </w:r>
            </w:ins>
          </w:p>
        </w:tc>
        <w:tc>
          <w:tcPr>
            <w:tcW w:w="7790" w:type="dxa"/>
          </w:tcPr>
          <w:p w14:paraId="7AE1FEC0" w14:textId="77777777" w:rsidR="002804BB" w:rsidRDefault="002804BB" w:rsidP="00A148AD">
            <w:pPr>
              <w:rPr>
                <w:ins w:id="7222" w:author="Tima" w:date="2026-01-17T17:02:00Z"/>
                <w:rFonts w:ascii="Times New Roman" w:hAnsi="Times New Roman" w:cs="Times New Roman"/>
                <w:sz w:val="24"/>
              </w:rPr>
            </w:pPr>
            <w:ins w:id="7223" w:author="Tima" w:date="2026-01-17T17:02:00Z">
              <w:r w:rsidRPr="00356E26">
                <w:rPr>
                  <w:rFonts w:ascii="Times New Roman" w:hAnsi="Times New Roman" w:cs="Times New Roman"/>
                  <w:b/>
                  <w:sz w:val="24"/>
                </w:rPr>
                <w:t>Опис</w:t>
              </w:r>
              <w:r>
                <w:rPr>
                  <w:rFonts w:ascii="Times New Roman" w:hAnsi="Times New Roman" w:cs="Times New Roman"/>
                  <w:b/>
                  <w:sz w:val="24"/>
                </w:rPr>
                <w:t>а</w:t>
              </w:r>
              <w:r w:rsidRPr="00356E26">
                <w:rPr>
                  <w:rFonts w:ascii="Times New Roman" w:hAnsi="Times New Roman" w:cs="Times New Roman"/>
                  <w:b/>
                  <w:sz w:val="24"/>
                </w:rPr>
                <w:t>ние требования</w:t>
              </w:r>
            </w:ins>
          </w:p>
        </w:tc>
      </w:tr>
      <w:tr w:rsidR="002804BB" w14:paraId="362653E9" w14:textId="77777777" w:rsidTr="00A148AD">
        <w:trPr>
          <w:ins w:id="7224" w:author="Tima" w:date="2026-01-17T17:02:00Z"/>
        </w:trPr>
        <w:tc>
          <w:tcPr>
            <w:tcW w:w="1555" w:type="dxa"/>
          </w:tcPr>
          <w:p w14:paraId="039AD57E" w14:textId="77777777" w:rsidR="002804BB" w:rsidRPr="00356E26" w:rsidRDefault="002804BB" w:rsidP="00A148AD">
            <w:pPr>
              <w:rPr>
                <w:ins w:id="7225" w:author="Tima" w:date="2026-01-17T17:02:00Z"/>
                <w:rFonts w:ascii="Times New Roman" w:hAnsi="Times New Roman" w:cs="Times New Roman"/>
                <w:sz w:val="24"/>
              </w:rPr>
            </w:pPr>
            <w:ins w:id="7226" w:author="Tima" w:date="2026-01-17T17:02:00Z">
              <w:r>
                <w:rPr>
                  <w:rFonts w:ascii="Times New Roman" w:hAnsi="Times New Roman" w:cs="Times New Roman"/>
                  <w:sz w:val="24"/>
                </w:rPr>
                <w:t>1</w:t>
              </w:r>
            </w:ins>
          </w:p>
        </w:tc>
        <w:tc>
          <w:tcPr>
            <w:tcW w:w="7790" w:type="dxa"/>
          </w:tcPr>
          <w:p w14:paraId="65FD0143" w14:textId="26CCBC0D" w:rsidR="002804BB" w:rsidRPr="00356E26" w:rsidRDefault="007678DD">
            <w:pPr>
              <w:rPr>
                <w:ins w:id="7227" w:author="Tima" w:date="2026-01-17T17:02:00Z"/>
                <w:rFonts w:ascii="Times New Roman" w:hAnsi="Times New Roman" w:cs="Times New Roman"/>
                <w:sz w:val="24"/>
              </w:rPr>
            </w:pPr>
            <w:ins w:id="7228" w:author="Tima" w:date="2026-01-17T17:21:00Z">
              <w:r>
                <w:rPr>
                  <w:rFonts w:ascii="Times New Roman" w:hAnsi="Times New Roman" w:cs="Times New Roman"/>
                  <w:sz w:val="24"/>
                </w:rPr>
                <w:t>Дата и в</w:t>
              </w:r>
            </w:ins>
            <w:ins w:id="7229" w:author="Tima" w:date="2026-01-17T17:02:00Z">
              <w:r w:rsidR="00A6625C">
                <w:rPr>
                  <w:rFonts w:ascii="Times New Roman" w:hAnsi="Times New Roman" w:cs="Times New Roman"/>
                  <w:sz w:val="24"/>
                </w:rPr>
                <w:t>ремя начала обмена</w:t>
              </w:r>
              <w:r w:rsidR="002804BB">
                <w:rPr>
                  <w:rFonts w:ascii="Times New Roman" w:hAnsi="Times New Roman" w:cs="Times New Roman"/>
                  <w:sz w:val="24"/>
                </w:rPr>
                <w:t xml:space="preserve"> (требование 1 из таблицы 1</w:t>
              </w:r>
            </w:ins>
            <w:ins w:id="7230" w:author="Tima" w:date="2026-01-18T22:20:00Z">
              <w:r w:rsidR="00B8411C">
                <w:rPr>
                  <w:rFonts w:ascii="Times New Roman" w:hAnsi="Times New Roman" w:cs="Times New Roman"/>
                  <w:sz w:val="24"/>
                </w:rPr>
                <w:t>3</w:t>
              </w:r>
            </w:ins>
            <w:ins w:id="7231" w:author="Tima" w:date="2026-01-17T17:02:00Z">
              <w:r w:rsidR="002804BB">
                <w:rPr>
                  <w:rFonts w:ascii="Times New Roman" w:hAnsi="Times New Roman" w:cs="Times New Roman"/>
                  <w:sz w:val="24"/>
                </w:rPr>
                <w:t>)</w:t>
              </w:r>
            </w:ins>
          </w:p>
        </w:tc>
      </w:tr>
      <w:tr w:rsidR="002804BB" w14:paraId="6148C443" w14:textId="77777777" w:rsidTr="00A148AD">
        <w:trPr>
          <w:ins w:id="7232" w:author="Tima" w:date="2026-01-17T17:02:00Z"/>
        </w:trPr>
        <w:tc>
          <w:tcPr>
            <w:tcW w:w="1555" w:type="dxa"/>
          </w:tcPr>
          <w:p w14:paraId="776DF30C" w14:textId="77777777" w:rsidR="002804BB" w:rsidRDefault="002804BB" w:rsidP="00A148AD">
            <w:pPr>
              <w:rPr>
                <w:ins w:id="7233" w:author="Tima" w:date="2026-01-17T17:02:00Z"/>
                <w:rFonts w:ascii="Times New Roman" w:hAnsi="Times New Roman" w:cs="Times New Roman"/>
                <w:sz w:val="24"/>
              </w:rPr>
            </w:pPr>
            <w:ins w:id="7234" w:author="Tima" w:date="2026-01-17T17:02:00Z">
              <w:r>
                <w:rPr>
                  <w:rFonts w:ascii="Times New Roman" w:hAnsi="Times New Roman" w:cs="Times New Roman"/>
                  <w:sz w:val="24"/>
                </w:rPr>
                <w:t>2</w:t>
              </w:r>
            </w:ins>
          </w:p>
        </w:tc>
        <w:tc>
          <w:tcPr>
            <w:tcW w:w="7790" w:type="dxa"/>
          </w:tcPr>
          <w:p w14:paraId="501218A8" w14:textId="77777777" w:rsidR="002804BB" w:rsidRDefault="002804BB" w:rsidP="00A148AD">
            <w:pPr>
              <w:rPr>
                <w:ins w:id="7235" w:author="Tima" w:date="2026-01-17T17:02:00Z"/>
                <w:rFonts w:ascii="Times New Roman" w:hAnsi="Times New Roman" w:cs="Times New Roman"/>
                <w:sz w:val="24"/>
              </w:rPr>
            </w:pPr>
            <w:ins w:id="7236" w:author="Tima" w:date="2026-01-17T17:02:00Z">
              <w:r>
                <w:rPr>
                  <w:rFonts w:ascii="Times New Roman" w:hAnsi="Times New Roman" w:cs="Times New Roman"/>
                  <w:sz w:val="24"/>
                </w:rPr>
                <w:t>Номер счёта сервиса в банке</w:t>
              </w:r>
            </w:ins>
          </w:p>
        </w:tc>
      </w:tr>
      <w:tr w:rsidR="002804BB" w14:paraId="44FABC8E" w14:textId="77777777" w:rsidTr="00A148AD">
        <w:trPr>
          <w:ins w:id="7237" w:author="Tima" w:date="2026-01-17T17:02:00Z"/>
        </w:trPr>
        <w:tc>
          <w:tcPr>
            <w:tcW w:w="1555" w:type="dxa"/>
          </w:tcPr>
          <w:p w14:paraId="3F9E395F" w14:textId="77777777" w:rsidR="002804BB" w:rsidRDefault="002804BB" w:rsidP="00A148AD">
            <w:pPr>
              <w:rPr>
                <w:ins w:id="7238" w:author="Tima" w:date="2026-01-17T17:02:00Z"/>
                <w:rFonts w:ascii="Times New Roman" w:hAnsi="Times New Roman" w:cs="Times New Roman"/>
                <w:sz w:val="24"/>
              </w:rPr>
            </w:pPr>
            <w:ins w:id="7239" w:author="Tima" w:date="2026-01-17T17:02:00Z">
              <w:r>
                <w:rPr>
                  <w:rFonts w:ascii="Times New Roman" w:hAnsi="Times New Roman" w:cs="Times New Roman"/>
                  <w:sz w:val="24"/>
                </w:rPr>
                <w:t>3</w:t>
              </w:r>
            </w:ins>
          </w:p>
        </w:tc>
        <w:tc>
          <w:tcPr>
            <w:tcW w:w="7790" w:type="dxa"/>
          </w:tcPr>
          <w:p w14:paraId="340BD518" w14:textId="77777777" w:rsidR="002804BB" w:rsidRDefault="002804BB" w:rsidP="00A148AD">
            <w:pPr>
              <w:rPr>
                <w:ins w:id="7240" w:author="Tima" w:date="2026-01-17T17:02:00Z"/>
                <w:rFonts w:ascii="Times New Roman" w:hAnsi="Times New Roman" w:cs="Times New Roman"/>
                <w:sz w:val="24"/>
              </w:rPr>
            </w:pPr>
            <w:ins w:id="7241" w:author="Tima" w:date="2026-01-17T17:02:00Z">
              <w:r>
                <w:rPr>
                  <w:rFonts w:ascii="Times New Roman" w:hAnsi="Times New Roman" w:cs="Times New Roman"/>
                  <w:sz w:val="24"/>
                </w:rPr>
                <w:t>Номер расчётного счёта ОИС</w:t>
              </w:r>
            </w:ins>
          </w:p>
        </w:tc>
      </w:tr>
      <w:tr w:rsidR="002804BB" w14:paraId="42B3E725" w14:textId="77777777" w:rsidTr="00A148AD">
        <w:trPr>
          <w:ins w:id="7242" w:author="Tima" w:date="2026-01-17T17:02:00Z"/>
        </w:trPr>
        <w:tc>
          <w:tcPr>
            <w:tcW w:w="1555" w:type="dxa"/>
          </w:tcPr>
          <w:p w14:paraId="62206E53" w14:textId="77777777" w:rsidR="002804BB" w:rsidRDefault="002804BB" w:rsidP="00A148AD">
            <w:pPr>
              <w:rPr>
                <w:ins w:id="7243" w:author="Tima" w:date="2026-01-17T17:02:00Z"/>
                <w:rFonts w:ascii="Times New Roman" w:hAnsi="Times New Roman" w:cs="Times New Roman"/>
                <w:sz w:val="24"/>
              </w:rPr>
            </w:pPr>
            <w:ins w:id="7244" w:author="Tima" w:date="2026-01-17T17:02:00Z">
              <w:r>
                <w:rPr>
                  <w:rFonts w:ascii="Times New Roman" w:hAnsi="Times New Roman" w:cs="Times New Roman"/>
                  <w:sz w:val="24"/>
                </w:rPr>
                <w:t>4</w:t>
              </w:r>
            </w:ins>
          </w:p>
        </w:tc>
        <w:tc>
          <w:tcPr>
            <w:tcW w:w="7790" w:type="dxa"/>
          </w:tcPr>
          <w:p w14:paraId="11353EB9" w14:textId="77777777" w:rsidR="002804BB" w:rsidRDefault="002804BB" w:rsidP="00A148AD">
            <w:pPr>
              <w:rPr>
                <w:ins w:id="7245" w:author="Tima" w:date="2026-01-17T17:02:00Z"/>
                <w:rFonts w:ascii="Times New Roman" w:hAnsi="Times New Roman" w:cs="Times New Roman"/>
                <w:sz w:val="24"/>
              </w:rPr>
            </w:pPr>
            <w:ins w:id="7246" w:author="Tima" w:date="2026-01-17T17:02:00Z">
              <w:r>
                <w:rPr>
                  <w:rFonts w:ascii="Times New Roman" w:hAnsi="Times New Roman" w:cs="Times New Roman"/>
                  <w:sz w:val="24"/>
                </w:rPr>
                <w:t>Статус перевода (запрос на перевод – для сервиса или уведомление о списании – для банка сервиса)</w:t>
              </w:r>
            </w:ins>
          </w:p>
        </w:tc>
      </w:tr>
      <w:tr w:rsidR="002804BB" w14:paraId="779E71CA" w14:textId="77777777" w:rsidTr="00A148AD">
        <w:trPr>
          <w:ins w:id="7247" w:author="Tima" w:date="2026-01-17T17:02:00Z"/>
        </w:trPr>
        <w:tc>
          <w:tcPr>
            <w:tcW w:w="1555" w:type="dxa"/>
          </w:tcPr>
          <w:p w14:paraId="0AB7492A" w14:textId="77777777" w:rsidR="002804BB" w:rsidRDefault="002804BB" w:rsidP="00A148AD">
            <w:pPr>
              <w:rPr>
                <w:ins w:id="7248" w:author="Tima" w:date="2026-01-17T17:02:00Z"/>
                <w:rFonts w:ascii="Times New Roman" w:hAnsi="Times New Roman" w:cs="Times New Roman"/>
                <w:sz w:val="24"/>
              </w:rPr>
            </w:pPr>
            <w:ins w:id="7249" w:author="Tima" w:date="2026-01-17T17:02:00Z">
              <w:r>
                <w:rPr>
                  <w:rFonts w:ascii="Times New Roman" w:hAnsi="Times New Roman" w:cs="Times New Roman"/>
                  <w:sz w:val="24"/>
                </w:rPr>
                <w:t>5</w:t>
              </w:r>
            </w:ins>
          </w:p>
        </w:tc>
        <w:tc>
          <w:tcPr>
            <w:tcW w:w="7790" w:type="dxa"/>
          </w:tcPr>
          <w:p w14:paraId="347E981D" w14:textId="591A3857" w:rsidR="002804BB" w:rsidRDefault="002804BB">
            <w:pPr>
              <w:rPr>
                <w:ins w:id="7250" w:author="Tima" w:date="2026-01-17T17:02:00Z"/>
                <w:rFonts w:ascii="Times New Roman" w:hAnsi="Times New Roman" w:cs="Times New Roman"/>
                <w:sz w:val="24"/>
              </w:rPr>
            </w:pPr>
            <w:ins w:id="7251" w:author="Tima" w:date="2026-01-17T17:02:00Z">
              <w:r>
                <w:rPr>
                  <w:rFonts w:ascii="Times New Roman" w:hAnsi="Times New Roman" w:cs="Times New Roman"/>
                  <w:sz w:val="24"/>
                </w:rPr>
                <w:t xml:space="preserve">Сумма перевода (требование </w:t>
              </w:r>
            </w:ins>
            <w:ins w:id="7252" w:author="Tima" w:date="2026-01-17T18:46:00Z">
              <w:r w:rsidR="009969F4">
                <w:rPr>
                  <w:rFonts w:ascii="Times New Roman" w:hAnsi="Times New Roman" w:cs="Times New Roman"/>
                  <w:sz w:val="24"/>
                </w:rPr>
                <w:t>9</w:t>
              </w:r>
            </w:ins>
            <w:ins w:id="7253" w:author="Tima" w:date="2026-01-17T17:02:00Z">
              <w:r>
                <w:rPr>
                  <w:rFonts w:ascii="Times New Roman" w:hAnsi="Times New Roman" w:cs="Times New Roman"/>
                  <w:sz w:val="24"/>
                </w:rPr>
                <w:t xml:space="preserve"> из таблицы 1</w:t>
              </w:r>
            </w:ins>
            <w:ins w:id="7254" w:author="Tima" w:date="2026-01-18T22:20:00Z">
              <w:r w:rsidR="00B8411C">
                <w:rPr>
                  <w:rFonts w:ascii="Times New Roman" w:hAnsi="Times New Roman" w:cs="Times New Roman"/>
                  <w:sz w:val="24"/>
                </w:rPr>
                <w:t>3</w:t>
              </w:r>
            </w:ins>
            <w:ins w:id="7255" w:author="Tima" w:date="2026-01-17T17:02:00Z">
              <w:r>
                <w:rPr>
                  <w:rFonts w:ascii="Times New Roman" w:hAnsi="Times New Roman" w:cs="Times New Roman"/>
                  <w:sz w:val="24"/>
                </w:rPr>
                <w:t>)</w:t>
              </w:r>
            </w:ins>
          </w:p>
        </w:tc>
      </w:tr>
      <w:tr w:rsidR="002804BB" w14:paraId="6306336B" w14:textId="77777777" w:rsidTr="00A148AD">
        <w:trPr>
          <w:ins w:id="7256" w:author="Tima" w:date="2026-01-17T17:02:00Z"/>
        </w:trPr>
        <w:tc>
          <w:tcPr>
            <w:tcW w:w="1555" w:type="dxa"/>
          </w:tcPr>
          <w:p w14:paraId="148049BF" w14:textId="77777777" w:rsidR="002804BB" w:rsidRDefault="002804BB" w:rsidP="00A148AD">
            <w:pPr>
              <w:rPr>
                <w:ins w:id="7257" w:author="Tima" w:date="2026-01-17T17:02:00Z"/>
                <w:rFonts w:ascii="Times New Roman" w:hAnsi="Times New Roman" w:cs="Times New Roman"/>
                <w:sz w:val="24"/>
              </w:rPr>
            </w:pPr>
            <w:ins w:id="7258" w:author="Tima" w:date="2026-01-17T17:02:00Z">
              <w:r>
                <w:rPr>
                  <w:rFonts w:ascii="Times New Roman" w:hAnsi="Times New Roman" w:cs="Times New Roman"/>
                  <w:sz w:val="24"/>
                </w:rPr>
                <w:t>6</w:t>
              </w:r>
            </w:ins>
          </w:p>
        </w:tc>
        <w:tc>
          <w:tcPr>
            <w:tcW w:w="7790" w:type="dxa"/>
          </w:tcPr>
          <w:p w14:paraId="1899E581" w14:textId="45129EFB" w:rsidR="002804BB" w:rsidRDefault="002804BB" w:rsidP="00A148AD">
            <w:pPr>
              <w:rPr>
                <w:ins w:id="7259" w:author="Tima" w:date="2026-01-17T17:02:00Z"/>
                <w:rFonts w:ascii="Times New Roman" w:hAnsi="Times New Roman" w:cs="Times New Roman"/>
                <w:sz w:val="24"/>
              </w:rPr>
            </w:pPr>
            <w:proofErr w:type="spellStart"/>
            <w:ins w:id="7260" w:author="Tima" w:date="2026-01-17T17:02:00Z">
              <w:r>
                <w:rPr>
                  <w:rFonts w:ascii="Times New Roman" w:hAnsi="Times New Roman" w:cs="Times New Roman"/>
                  <w:sz w:val="24"/>
                </w:rPr>
                <w:t>Авторизационный</w:t>
              </w:r>
              <w:proofErr w:type="spellEnd"/>
              <w:r>
                <w:rPr>
                  <w:rFonts w:ascii="Times New Roman" w:hAnsi="Times New Roman" w:cs="Times New Roman"/>
                  <w:sz w:val="24"/>
                </w:rPr>
                <w:t xml:space="preserve"> код данного обмена</w:t>
              </w:r>
            </w:ins>
            <w:ins w:id="7261" w:author="Tima" w:date="2026-01-17T17:08:00Z">
              <w:r w:rsidR="00B8411C">
                <w:rPr>
                  <w:rFonts w:ascii="Times New Roman" w:hAnsi="Times New Roman" w:cs="Times New Roman"/>
                  <w:sz w:val="24"/>
                </w:rPr>
                <w:t xml:space="preserve"> (требование 6 из таблицы 14</w:t>
              </w:r>
              <w:r w:rsidR="00A6625C">
                <w:rPr>
                  <w:rFonts w:ascii="Times New Roman" w:hAnsi="Times New Roman" w:cs="Times New Roman"/>
                  <w:sz w:val="24"/>
                </w:rPr>
                <w:t>)</w:t>
              </w:r>
            </w:ins>
          </w:p>
        </w:tc>
      </w:tr>
    </w:tbl>
    <w:p w14:paraId="4D9933C3" w14:textId="3707A516" w:rsidR="002804BB" w:rsidRDefault="002804BB">
      <w:pPr>
        <w:rPr>
          <w:ins w:id="7262" w:author="Tima" w:date="2026-01-17T16:53:00Z"/>
          <w:rFonts w:ascii="Times New Roman" w:hAnsi="Times New Roman" w:cs="Times New Roman"/>
          <w:sz w:val="24"/>
        </w:rPr>
        <w:pPrChange w:id="7263" w:author="Tima" w:date="2026-01-14T22:14:00Z">
          <w:pPr>
            <w:ind w:firstLine="709"/>
            <w:jc w:val="both"/>
          </w:pPr>
        </w:pPrChange>
      </w:pPr>
    </w:p>
    <w:p w14:paraId="0F7DFF07" w14:textId="3CFA0952" w:rsidR="002804BB" w:rsidRPr="00A6625C" w:rsidRDefault="00A6625C">
      <w:pPr>
        <w:pStyle w:val="3"/>
        <w:numPr>
          <w:ilvl w:val="0"/>
          <w:numId w:val="92"/>
        </w:numPr>
        <w:rPr>
          <w:ins w:id="7264" w:author="Tima" w:date="2026-01-17T17:03:00Z"/>
          <w:rFonts w:ascii="Times New Roman" w:hAnsi="Times New Roman" w:cs="Times New Roman"/>
          <w:b/>
          <w:color w:val="000000" w:themeColor="text1"/>
          <w:rPrChange w:id="7265" w:author="Tima" w:date="2026-01-17T17:03:00Z">
            <w:rPr>
              <w:ins w:id="7266" w:author="Tima" w:date="2026-01-17T17:03:00Z"/>
            </w:rPr>
          </w:rPrChange>
        </w:rPr>
        <w:pPrChange w:id="7267" w:author="Tima" w:date="2026-01-14T22:14:00Z">
          <w:pPr>
            <w:ind w:firstLine="709"/>
            <w:jc w:val="both"/>
          </w:pPr>
        </w:pPrChange>
      </w:pPr>
      <w:bookmarkStart w:id="7268" w:name="_Toc219756824"/>
      <w:ins w:id="7269" w:author="Tima" w:date="2026-01-17T17:02:00Z">
        <w:r w:rsidRPr="00A6625C">
          <w:rPr>
            <w:rFonts w:ascii="Times New Roman" w:hAnsi="Times New Roman" w:cs="Times New Roman"/>
            <w:b/>
            <w:color w:val="000000" w:themeColor="text1"/>
            <w:rPrChange w:id="7270" w:author="Tima" w:date="2026-01-17T17:03:00Z">
              <w:rPr>
                <w:rFonts w:ascii="Times New Roman" w:hAnsi="Times New Roman" w:cs="Times New Roman"/>
              </w:rPr>
            </w:rPrChange>
          </w:rPr>
          <w:t xml:space="preserve">Шаг </w:t>
        </w:r>
      </w:ins>
      <w:ins w:id="7271" w:author="Tima" w:date="2026-01-17T17:03:00Z">
        <w:r w:rsidRPr="00A6625C">
          <w:rPr>
            <w:rFonts w:ascii="Times New Roman" w:hAnsi="Times New Roman" w:cs="Times New Roman"/>
            <w:b/>
            <w:color w:val="000000" w:themeColor="text1"/>
            <w:rPrChange w:id="7272" w:author="Tima" w:date="2026-01-17T17:03:00Z">
              <w:rPr>
                <w:rFonts w:ascii="Times New Roman" w:hAnsi="Times New Roman" w:cs="Times New Roman"/>
              </w:rPr>
            </w:rPrChange>
          </w:rPr>
          <w:t>4. Запрос на выпуск ЦФА</w:t>
        </w:r>
        <w:bookmarkEnd w:id="7268"/>
      </w:ins>
    </w:p>
    <w:p w14:paraId="31C557F9" w14:textId="668C14DC" w:rsidR="00A6625C" w:rsidRPr="00FA4881" w:rsidRDefault="00A6625C">
      <w:pPr>
        <w:spacing w:line="276" w:lineRule="auto"/>
        <w:ind w:firstLine="709"/>
        <w:jc w:val="both"/>
        <w:rPr>
          <w:ins w:id="7273" w:author="Tima" w:date="2026-01-17T17:03:00Z"/>
          <w:rFonts w:ascii="Times New Roman" w:hAnsi="Times New Roman" w:cs="Times New Roman"/>
          <w:sz w:val="24"/>
          <w:szCs w:val="24"/>
        </w:rPr>
        <w:pPrChange w:id="7274" w:author="Tima" w:date="2026-01-17T17:03:00Z">
          <w:pPr>
            <w:ind w:firstLine="709"/>
            <w:jc w:val="both"/>
          </w:pPr>
        </w:pPrChange>
      </w:pPr>
      <w:ins w:id="7275" w:author="Tima" w:date="2026-01-17T17:03:00Z">
        <w:r w:rsidRPr="00356E26">
          <w:rPr>
            <w:rFonts w:ascii="Times New Roman" w:hAnsi="Times New Roman" w:cs="Times New Roman"/>
            <w:sz w:val="24"/>
            <w:szCs w:val="24"/>
          </w:rPr>
          <w:t xml:space="preserve">Требования по обработке </w:t>
        </w:r>
        <w:r>
          <w:rPr>
            <w:rFonts w:ascii="Times New Roman" w:hAnsi="Times New Roman" w:cs="Times New Roman"/>
            <w:sz w:val="24"/>
            <w:szCs w:val="24"/>
          </w:rPr>
          <w:t>шага 4 представлены в таблице 1</w:t>
        </w:r>
      </w:ins>
      <w:ins w:id="7276" w:author="Tima" w:date="2026-01-18T22:20:00Z">
        <w:r w:rsidR="00B8411C">
          <w:rPr>
            <w:rFonts w:ascii="Times New Roman" w:hAnsi="Times New Roman" w:cs="Times New Roman"/>
            <w:sz w:val="24"/>
            <w:szCs w:val="24"/>
          </w:rPr>
          <w:t>6</w:t>
        </w:r>
      </w:ins>
      <w:ins w:id="7277" w:author="Tima" w:date="2026-01-17T17:03:00Z">
        <w:r>
          <w:rPr>
            <w:rFonts w:ascii="Times New Roman" w:hAnsi="Times New Roman" w:cs="Times New Roman"/>
            <w:sz w:val="24"/>
            <w:szCs w:val="24"/>
          </w:rPr>
          <w:t>.</w:t>
        </w:r>
      </w:ins>
    </w:p>
    <w:p w14:paraId="07982619" w14:textId="0948D9A9" w:rsidR="00A6625C" w:rsidRPr="00356E26" w:rsidRDefault="00A6625C" w:rsidP="00A6625C">
      <w:pPr>
        <w:pStyle w:val="af0"/>
        <w:rPr>
          <w:ins w:id="7278" w:author="Tima" w:date="2026-01-17T17:04:00Z"/>
        </w:rPr>
      </w:pPr>
      <w:ins w:id="7279" w:author="Tima" w:date="2026-01-17T17:04:00Z">
        <w:r>
          <w:t>Таблица 1</w:t>
        </w:r>
      </w:ins>
      <w:ins w:id="7280" w:author="Tima" w:date="2026-01-18T22:20:00Z">
        <w:r w:rsidR="00B8411C">
          <w:t>6</w:t>
        </w:r>
      </w:ins>
      <w:ins w:id="7281" w:author="Tima" w:date="2026-01-17T17:04:00Z">
        <w:r>
          <w:t xml:space="preserve"> – Требования к сообщению, отправляемому на шаге 4</w:t>
        </w:r>
      </w:ins>
    </w:p>
    <w:tbl>
      <w:tblPr>
        <w:tblStyle w:val="a4"/>
        <w:tblW w:w="0" w:type="auto"/>
        <w:tblLook w:val="04A0" w:firstRow="1" w:lastRow="0" w:firstColumn="1" w:lastColumn="0" w:noHBand="0" w:noVBand="1"/>
        <w:tblPrChange w:id="7282" w:author="Tima" w:date="2026-01-17T17:04:00Z">
          <w:tblPr>
            <w:tblStyle w:val="a4"/>
            <w:tblW w:w="0" w:type="auto"/>
            <w:tblLook w:val="04A0" w:firstRow="1" w:lastRow="0" w:firstColumn="1" w:lastColumn="0" w:noHBand="0" w:noVBand="1"/>
          </w:tblPr>
        </w:tblPrChange>
      </w:tblPr>
      <w:tblGrid>
        <w:gridCol w:w="1555"/>
        <w:gridCol w:w="7790"/>
        <w:tblGridChange w:id="7283">
          <w:tblGrid>
            <w:gridCol w:w="1555"/>
            <w:gridCol w:w="3117"/>
            <w:gridCol w:w="4673"/>
          </w:tblGrid>
        </w:tblGridChange>
      </w:tblGrid>
      <w:tr w:rsidR="00A6625C" w14:paraId="5C546BEF" w14:textId="77777777" w:rsidTr="00A6625C">
        <w:trPr>
          <w:ins w:id="7284" w:author="Tima" w:date="2026-01-17T17:04:00Z"/>
        </w:trPr>
        <w:tc>
          <w:tcPr>
            <w:tcW w:w="1555" w:type="dxa"/>
            <w:tcPrChange w:id="7285" w:author="Tima" w:date="2026-01-17T17:04:00Z">
              <w:tcPr>
                <w:tcW w:w="4672" w:type="dxa"/>
                <w:gridSpan w:val="2"/>
              </w:tcPr>
            </w:tcPrChange>
          </w:tcPr>
          <w:p w14:paraId="4BFB545F" w14:textId="23AFCF93" w:rsidR="00A6625C" w:rsidRDefault="00A6625C" w:rsidP="00A6625C">
            <w:pPr>
              <w:rPr>
                <w:ins w:id="7286" w:author="Tima" w:date="2026-01-17T17:04:00Z"/>
                <w:rFonts w:ascii="Times New Roman" w:hAnsi="Times New Roman" w:cs="Times New Roman"/>
                <w:sz w:val="24"/>
              </w:rPr>
            </w:pPr>
            <w:ins w:id="7287" w:author="Tima" w:date="2026-01-17T17:04:00Z">
              <w:r>
                <w:rPr>
                  <w:rFonts w:ascii="Times New Roman" w:hAnsi="Times New Roman" w:cs="Times New Roman"/>
                  <w:b/>
                  <w:sz w:val="24"/>
                </w:rPr>
                <w:t>Номер требования</w:t>
              </w:r>
            </w:ins>
          </w:p>
        </w:tc>
        <w:tc>
          <w:tcPr>
            <w:tcW w:w="7790" w:type="dxa"/>
            <w:tcPrChange w:id="7288" w:author="Tima" w:date="2026-01-17T17:04:00Z">
              <w:tcPr>
                <w:tcW w:w="4673" w:type="dxa"/>
              </w:tcPr>
            </w:tcPrChange>
          </w:tcPr>
          <w:p w14:paraId="03E0A632" w14:textId="2ABB0628" w:rsidR="00A6625C" w:rsidRDefault="00A6625C" w:rsidP="00A6625C">
            <w:pPr>
              <w:rPr>
                <w:ins w:id="7289" w:author="Tima" w:date="2026-01-17T17:04:00Z"/>
                <w:rFonts w:ascii="Times New Roman" w:hAnsi="Times New Roman" w:cs="Times New Roman"/>
                <w:sz w:val="24"/>
              </w:rPr>
            </w:pPr>
            <w:ins w:id="7290" w:author="Tima" w:date="2026-01-17T17:04:00Z">
              <w:r w:rsidRPr="00356E26">
                <w:rPr>
                  <w:rFonts w:ascii="Times New Roman" w:hAnsi="Times New Roman" w:cs="Times New Roman"/>
                  <w:b/>
                  <w:sz w:val="24"/>
                </w:rPr>
                <w:t>Опис</w:t>
              </w:r>
              <w:r>
                <w:rPr>
                  <w:rFonts w:ascii="Times New Roman" w:hAnsi="Times New Roman" w:cs="Times New Roman"/>
                  <w:b/>
                  <w:sz w:val="24"/>
                </w:rPr>
                <w:t>а</w:t>
              </w:r>
              <w:r w:rsidRPr="00356E26">
                <w:rPr>
                  <w:rFonts w:ascii="Times New Roman" w:hAnsi="Times New Roman" w:cs="Times New Roman"/>
                  <w:b/>
                  <w:sz w:val="24"/>
                </w:rPr>
                <w:t>ние требования</w:t>
              </w:r>
            </w:ins>
          </w:p>
        </w:tc>
      </w:tr>
      <w:tr w:rsidR="00A6625C" w14:paraId="2851747A" w14:textId="77777777" w:rsidTr="00A6625C">
        <w:trPr>
          <w:ins w:id="7291" w:author="Tima" w:date="2026-01-17T17:04:00Z"/>
        </w:trPr>
        <w:tc>
          <w:tcPr>
            <w:tcW w:w="1555" w:type="dxa"/>
            <w:tcPrChange w:id="7292" w:author="Tima" w:date="2026-01-17T17:04:00Z">
              <w:tcPr>
                <w:tcW w:w="4672" w:type="dxa"/>
                <w:gridSpan w:val="2"/>
              </w:tcPr>
            </w:tcPrChange>
          </w:tcPr>
          <w:p w14:paraId="2DBD8A44" w14:textId="04671A9B" w:rsidR="00A6625C" w:rsidRDefault="00A6625C" w:rsidP="00A6625C">
            <w:pPr>
              <w:rPr>
                <w:ins w:id="7293" w:author="Tima" w:date="2026-01-17T17:04:00Z"/>
                <w:rFonts w:ascii="Times New Roman" w:hAnsi="Times New Roman" w:cs="Times New Roman"/>
                <w:sz w:val="24"/>
              </w:rPr>
            </w:pPr>
            <w:ins w:id="7294" w:author="Tima" w:date="2026-01-17T17:04:00Z">
              <w:r>
                <w:rPr>
                  <w:rFonts w:ascii="Times New Roman" w:hAnsi="Times New Roman" w:cs="Times New Roman"/>
                  <w:sz w:val="24"/>
                </w:rPr>
                <w:lastRenderedPageBreak/>
                <w:t>1</w:t>
              </w:r>
            </w:ins>
          </w:p>
        </w:tc>
        <w:tc>
          <w:tcPr>
            <w:tcW w:w="7790" w:type="dxa"/>
            <w:tcPrChange w:id="7295" w:author="Tima" w:date="2026-01-17T17:04:00Z">
              <w:tcPr>
                <w:tcW w:w="4673" w:type="dxa"/>
              </w:tcPr>
            </w:tcPrChange>
          </w:tcPr>
          <w:p w14:paraId="5B6E0F65" w14:textId="7BB514B7" w:rsidR="00A6625C" w:rsidRDefault="007678DD">
            <w:pPr>
              <w:rPr>
                <w:ins w:id="7296" w:author="Tima" w:date="2026-01-17T17:04:00Z"/>
                <w:rFonts w:ascii="Times New Roman" w:hAnsi="Times New Roman" w:cs="Times New Roman"/>
                <w:sz w:val="24"/>
              </w:rPr>
            </w:pPr>
            <w:ins w:id="7297" w:author="Tima" w:date="2026-01-17T17:21:00Z">
              <w:r>
                <w:rPr>
                  <w:rFonts w:ascii="Times New Roman" w:hAnsi="Times New Roman" w:cs="Times New Roman"/>
                  <w:sz w:val="24"/>
                </w:rPr>
                <w:t>Дата и в</w:t>
              </w:r>
            </w:ins>
            <w:ins w:id="7298" w:author="Tima" w:date="2026-01-17T17:04:00Z">
              <w:r w:rsidR="00A6625C">
                <w:rPr>
                  <w:rFonts w:ascii="Times New Roman" w:hAnsi="Times New Roman" w:cs="Times New Roman"/>
                  <w:sz w:val="24"/>
                </w:rPr>
                <w:t xml:space="preserve">ремя начала </w:t>
              </w:r>
            </w:ins>
            <w:ins w:id="7299" w:author="Tima" w:date="2026-01-17T17:05:00Z">
              <w:r w:rsidR="00A6625C">
                <w:rPr>
                  <w:rFonts w:ascii="Times New Roman" w:hAnsi="Times New Roman" w:cs="Times New Roman"/>
                  <w:sz w:val="24"/>
                </w:rPr>
                <w:t>обмена (требование 1 из таблицы 1</w:t>
              </w:r>
            </w:ins>
            <w:ins w:id="7300" w:author="Tima" w:date="2026-01-18T22:20:00Z">
              <w:r w:rsidR="00B8411C">
                <w:rPr>
                  <w:rFonts w:ascii="Times New Roman" w:hAnsi="Times New Roman" w:cs="Times New Roman"/>
                  <w:sz w:val="24"/>
                </w:rPr>
                <w:t>3</w:t>
              </w:r>
            </w:ins>
            <w:ins w:id="7301" w:author="Tima" w:date="2026-01-17T17:05:00Z">
              <w:r w:rsidR="00A6625C">
                <w:rPr>
                  <w:rFonts w:ascii="Times New Roman" w:hAnsi="Times New Roman" w:cs="Times New Roman"/>
                  <w:sz w:val="24"/>
                </w:rPr>
                <w:t>)</w:t>
              </w:r>
            </w:ins>
          </w:p>
        </w:tc>
      </w:tr>
      <w:tr w:rsidR="00A6625C" w14:paraId="169E11F1" w14:textId="77777777" w:rsidTr="00A6625C">
        <w:trPr>
          <w:ins w:id="7302" w:author="Tima" w:date="2026-01-17T17:08:00Z"/>
        </w:trPr>
        <w:tc>
          <w:tcPr>
            <w:tcW w:w="1555" w:type="dxa"/>
          </w:tcPr>
          <w:p w14:paraId="69A59EB8" w14:textId="30DDF5A5" w:rsidR="00A6625C" w:rsidRDefault="00A6625C" w:rsidP="00A6625C">
            <w:pPr>
              <w:rPr>
                <w:ins w:id="7303" w:author="Tima" w:date="2026-01-17T17:08:00Z"/>
                <w:rFonts w:ascii="Times New Roman" w:hAnsi="Times New Roman" w:cs="Times New Roman"/>
                <w:sz w:val="24"/>
              </w:rPr>
            </w:pPr>
            <w:ins w:id="7304" w:author="Tima" w:date="2026-01-17T17:08:00Z">
              <w:r>
                <w:rPr>
                  <w:rFonts w:ascii="Times New Roman" w:hAnsi="Times New Roman" w:cs="Times New Roman"/>
                  <w:sz w:val="24"/>
                </w:rPr>
                <w:t>2</w:t>
              </w:r>
            </w:ins>
          </w:p>
        </w:tc>
        <w:tc>
          <w:tcPr>
            <w:tcW w:w="7790" w:type="dxa"/>
          </w:tcPr>
          <w:p w14:paraId="11C6E724" w14:textId="3CD1FC74" w:rsidR="00A6625C" w:rsidRDefault="00A6625C">
            <w:pPr>
              <w:rPr>
                <w:ins w:id="7305" w:author="Tima" w:date="2026-01-17T17:08:00Z"/>
                <w:rFonts w:ascii="Times New Roman" w:hAnsi="Times New Roman" w:cs="Times New Roman"/>
                <w:sz w:val="24"/>
              </w:rPr>
            </w:pPr>
            <w:proofErr w:type="spellStart"/>
            <w:ins w:id="7306" w:author="Tima" w:date="2026-01-17T17:08:00Z">
              <w:r>
                <w:rPr>
                  <w:rFonts w:ascii="Times New Roman" w:hAnsi="Times New Roman" w:cs="Times New Roman"/>
                  <w:sz w:val="24"/>
                </w:rPr>
                <w:t>Авторизационный</w:t>
              </w:r>
              <w:proofErr w:type="spellEnd"/>
              <w:r>
                <w:rPr>
                  <w:rFonts w:ascii="Times New Roman" w:hAnsi="Times New Roman" w:cs="Times New Roman"/>
                  <w:sz w:val="24"/>
                </w:rPr>
                <w:t xml:space="preserve"> код операции</w:t>
              </w:r>
            </w:ins>
            <w:ins w:id="7307" w:author="Tima" w:date="2026-01-17T17:09:00Z">
              <w:r>
                <w:rPr>
                  <w:rFonts w:ascii="Times New Roman" w:hAnsi="Times New Roman" w:cs="Times New Roman"/>
                  <w:sz w:val="24"/>
                </w:rPr>
                <w:t>(требование 6 из таблицы 1</w:t>
              </w:r>
            </w:ins>
            <w:ins w:id="7308" w:author="Tima" w:date="2026-01-18T22:20:00Z">
              <w:r w:rsidR="00B8411C">
                <w:rPr>
                  <w:rFonts w:ascii="Times New Roman" w:hAnsi="Times New Roman" w:cs="Times New Roman"/>
                  <w:sz w:val="24"/>
                </w:rPr>
                <w:t>4</w:t>
              </w:r>
            </w:ins>
            <w:ins w:id="7309" w:author="Tima" w:date="2026-01-17T17:09:00Z">
              <w:r>
                <w:rPr>
                  <w:rFonts w:ascii="Times New Roman" w:hAnsi="Times New Roman" w:cs="Times New Roman"/>
                  <w:sz w:val="24"/>
                </w:rPr>
                <w:t>)</w:t>
              </w:r>
            </w:ins>
          </w:p>
        </w:tc>
      </w:tr>
      <w:tr w:rsidR="00A6625C" w14:paraId="65AB56A3" w14:textId="77777777" w:rsidTr="00A6625C">
        <w:trPr>
          <w:ins w:id="7310" w:author="Tima" w:date="2026-01-17T17:04:00Z"/>
        </w:trPr>
        <w:tc>
          <w:tcPr>
            <w:tcW w:w="1555" w:type="dxa"/>
            <w:tcPrChange w:id="7311" w:author="Tima" w:date="2026-01-17T17:04:00Z">
              <w:tcPr>
                <w:tcW w:w="4672" w:type="dxa"/>
                <w:gridSpan w:val="2"/>
              </w:tcPr>
            </w:tcPrChange>
          </w:tcPr>
          <w:p w14:paraId="57EE3D8B" w14:textId="579EF2B8" w:rsidR="00A6625C" w:rsidRDefault="00D66543" w:rsidP="00A6625C">
            <w:pPr>
              <w:rPr>
                <w:ins w:id="7312" w:author="Tima" w:date="2026-01-17T17:04:00Z"/>
                <w:rFonts w:ascii="Times New Roman" w:hAnsi="Times New Roman" w:cs="Times New Roman"/>
                <w:sz w:val="24"/>
              </w:rPr>
            </w:pPr>
            <w:ins w:id="7313" w:author="Tima" w:date="2026-01-17T17:05:00Z">
              <w:r>
                <w:rPr>
                  <w:rFonts w:ascii="Times New Roman" w:hAnsi="Times New Roman" w:cs="Times New Roman"/>
                  <w:sz w:val="24"/>
                </w:rPr>
                <w:t>3</w:t>
              </w:r>
            </w:ins>
          </w:p>
        </w:tc>
        <w:tc>
          <w:tcPr>
            <w:tcW w:w="7790" w:type="dxa"/>
            <w:tcPrChange w:id="7314" w:author="Tima" w:date="2026-01-17T17:04:00Z">
              <w:tcPr>
                <w:tcW w:w="4673" w:type="dxa"/>
              </w:tcPr>
            </w:tcPrChange>
          </w:tcPr>
          <w:p w14:paraId="69BBD370" w14:textId="4593D90D" w:rsidR="00A6625C" w:rsidRDefault="00A6625C" w:rsidP="00A6625C">
            <w:pPr>
              <w:rPr>
                <w:ins w:id="7315" w:author="Tima" w:date="2026-01-17T17:04:00Z"/>
                <w:rFonts w:ascii="Times New Roman" w:hAnsi="Times New Roman" w:cs="Times New Roman"/>
                <w:sz w:val="24"/>
              </w:rPr>
            </w:pPr>
            <w:ins w:id="7316" w:author="Tima" w:date="2026-01-17T17:05:00Z">
              <w:r>
                <w:rPr>
                  <w:rFonts w:ascii="Times New Roman" w:hAnsi="Times New Roman" w:cs="Times New Roman"/>
                  <w:sz w:val="24"/>
                </w:rPr>
                <w:t>Фамилия, имя и от</w:t>
              </w:r>
            </w:ins>
            <w:ins w:id="7317" w:author="Tima" w:date="2026-01-17T17:06:00Z">
              <w:r>
                <w:rPr>
                  <w:rFonts w:ascii="Times New Roman" w:hAnsi="Times New Roman" w:cs="Times New Roman"/>
                  <w:sz w:val="24"/>
                </w:rPr>
                <w:t>че</w:t>
              </w:r>
            </w:ins>
            <w:ins w:id="7318" w:author="Tima" w:date="2026-01-17T17:05:00Z">
              <w:r>
                <w:rPr>
                  <w:rFonts w:ascii="Times New Roman" w:hAnsi="Times New Roman" w:cs="Times New Roman"/>
                  <w:sz w:val="24"/>
                </w:rPr>
                <w:t xml:space="preserve">ство </w:t>
              </w:r>
            </w:ins>
            <w:ins w:id="7319" w:author="Tima" w:date="2026-01-17T17:06:00Z">
              <w:r>
                <w:rPr>
                  <w:rFonts w:ascii="Times New Roman" w:hAnsi="Times New Roman" w:cs="Times New Roman"/>
                  <w:sz w:val="24"/>
                </w:rPr>
                <w:t>пользова</w:t>
              </w:r>
              <w:r w:rsidR="00B8411C">
                <w:rPr>
                  <w:rFonts w:ascii="Times New Roman" w:hAnsi="Times New Roman" w:cs="Times New Roman"/>
                  <w:sz w:val="24"/>
                </w:rPr>
                <w:t>теля (требование 2 из таблицы 13</w:t>
              </w:r>
              <w:r>
                <w:rPr>
                  <w:rFonts w:ascii="Times New Roman" w:hAnsi="Times New Roman" w:cs="Times New Roman"/>
                  <w:sz w:val="24"/>
                </w:rPr>
                <w:t>)</w:t>
              </w:r>
            </w:ins>
          </w:p>
        </w:tc>
      </w:tr>
      <w:tr w:rsidR="00D66543" w14:paraId="0BA15E8F" w14:textId="77777777" w:rsidTr="00A6625C">
        <w:trPr>
          <w:ins w:id="7320" w:author="Tima" w:date="2026-01-17T18:24:00Z"/>
        </w:trPr>
        <w:tc>
          <w:tcPr>
            <w:tcW w:w="1555" w:type="dxa"/>
          </w:tcPr>
          <w:p w14:paraId="2B1BC249" w14:textId="17442AA6" w:rsidR="00D66543" w:rsidRDefault="00D66543" w:rsidP="00A6625C">
            <w:pPr>
              <w:rPr>
                <w:ins w:id="7321" w:author="Tima" w:date="2026-01-17T18:24:00Z"/>
                <w:rFonts w:ascii="Times New Roman" w:hAnsi="Times New Roman" w:cs="Times New Roman"/>
                <w:sz w:val="24"/>
              </w:rPr>
            </w:pPr>
            <w:ins w:id="7322" w:author="Tima" w:date="2026-01-17T18:24:00Z">
              <w:r>
                <w:rPr>
                  <w:rFonts w:ascii="Times New Roman" w:hAnsi="Times New Roman" w:cs="Times New Roman"/>
                  <w:sz w:val="24"/>
                </w:rPr>
                <w:t>4</w:t>
              </w:r>
            </w:ins>
          </w:p>
        </w:tc>
        <w:tc>
          <w:tcPr>
            <w:tcW w:w="7790" w:type="dxa"/>
          </w:tcPr>
          <w:p w14:paraId="62F928DC" w14:textId="7C2840A3" w:rsidR="00D66543" w:rsidRPr="00FA4881" w:rsidRDefault="00D66543" w:rsidP="00A6625C">
            <w:pPr>
              <w:rPr>
                <w:ins w:id="7323" w:author="Tima" w:date="2026-01-17T18:24:00Z"/>
                <w:rFonts w:ascii="Times New Roman" w:hAnsi="Times New Roman" w:cs="Times New Roman"/>
                <w:sz w:val="24"/>
              </w:rPr>
            </w:pPr>
            <w:ins w:id="7324" w:author="Tima" w:date="2026-01-17T18:24:00Z">
              <w:r>
                <w:rPr>
                  <w:rFonts w:ascii="Times New Roman" w:hAnsi="Times New Roman" w:cs="Times New Roman"/>
                  <w:sz w:val="24"/>
                </w:rPr>
                <w:t>Электронный кошелёк сер</w:t>
              </w:r>
              <w:r w:rsidR="00B8411C">
                <w:rPr>
                  <w:rFonts w:ascii="Times New Roman" w:hAnsi="Times New Roman" w:cs="Times New Roman"/>
                  <w:sz w:val="24"/>
                </w:rPr>
                <w:t>виса (требование 4 из таблицы 13</w:t>
              </w:r>
              <w:r>
                <w:rPr>
                  <w:rFonts w:ascii="Times New Roman" w:hAnsi="Times New Roman" w:cs="Times New Roman"/>
                  <w:sz w:val="24"/>
                </w:rPr>
                <w:t>)</w:t>
              </w:r>
            </w:ins>
            <w:ins w:id="7325" w:author="Tima" w:date="2026-01-17T18:25:00Z">
              <w:r w:rsidR="0017051D">
                <w:rPr>
                  <w:rFonts w:ascii="Times New Roman" w:hAnsi="Times New Roman" w:cs="Times New Roman"/>
                  <w:sz w:val="24"/>
                </w:rPr>
                <w:t xml:space="preserve">, на котором находится депонированный </w:t>
              </w:r>
            </w:ins>
            <w:ins w:id="7326" w:author="Tima" w:date="2026-01-17T18:26:00Z">
              <w:r w:rsidR="0017051D">
                <w:rPr>
                  <w:rFonts w:ascii="Times New Roman" w:hAnsi="Times New Roman" w:cs="Times New Roman"/>
                  <w:sz w:val="24"/>
                  <w:lang w:val="en-US"/>
                </w:rPr>
                <w:t>NFT</w:t>
              </w:r>
            </w:ins>
          </w:p>
        </w:tc>
      </w:tr>
      <w:tr w:rsidR="00A6625C" w14:paraId="1DE3AB5A" w14:textId="77777777" w:rsidTr="00A6625C">
        <w:trPr>
          <w:ins w:id="7327" w:author="Tima" w:date="2026-01-17T17:04:00Z"/>
        </w:trPr>
        <w:tc>
          <w:tcPr>
            <w:tcW w:w="1555" w:type="dxa"/>
            <w:tcPrChange w:id="7328" w:author="Tima" w:date="2026-01-17T17:04:00Z">
              <w:tcPr>
                <w:tcW w:w="4672" w:type="dxa"/>
                <w:gridSpan w:val="2"/>
              </w:tcPr>
            </w:tcPrChange>
          </w:tcPr>
          <w:p w14:paraId="3013E090" w14:textId="49340B28" w:rsidR="00A6625C" w:rsidRDefault="0017051D" w:rsidP="00A6625C">
            <w:pPr>
              <w:rPr>
                <w:ins w:id="7329" w:author="Tima" w:date="2026-01-17T17:04:00Z"/>
                <w:rFonts w:ascii="Times New Roman" w:hAnsi="Times New Roman" w:cs="Times New Roman"/>
                <w:sz w:val="24"/>
              </w:rPr>
            </w:pPr>
            <w:ins w:id="7330" w:author="Tima" w:date="2026-01-17T17:06:00Z">
              <w:r>
                <w:rPr>
                  <w:rFonts w:ascii="Times New Roman" w:hAnsi="Times New Roman" w:cs="Times New Roman"/>
                  <w:sz w:val="24"/>
                </w:rPr>
                <w:t>5</w:t>
              </w:r>
            </w:ins>
          </w:p>
        </w:tc>
        <w:tc>
          <w:tcPr>
            <w:tcW w:w="7790" w:type="dxa"/>
            <w:tcPrChange w:id="7331" w:author="Tima" w:date="2026-01-17T17:04:00Z">
              <w:tcPr>
                <w:tcW w:w="4673" w:type="dxa"/>
              </w:tcPr>
            </w:tcPrChange>
          </w:tcPr>
          <w:p w14:paraId="059AC77D" w14:textId="2476F143" w:rsidR="00A6625C" w:rsidRPr="00FA4881" w:rsidRDefault="00A6625C" w:rsidP="00A6625C">
            <w:pPr>
              <w:rPr>
                <w:ins w:id="7332" w:author="Tima" w:date="2026-01-17T17:04:00Z"/>
                <w:rFonts w:ascii="Times New Roman" w:hAnsi="Times New Roman" w:cs="Times New Roman"/>
                <w:sz w:val="24"/>
              </w:rPr>
            </w:pPr>
            <w:ins w:id="7333" w:author="Tima" w:date="2026-01-17T17:06:00Z">
              <w:r>
                <w:rPr>
                  <w:rFonts w:ascii="Times New Roman" w:hAnsi="Times New Roman" w:cs="Times New Roman"/>
                  <w:sz w:val="24"/>
                  <w:lang w:val="en-US"/>
                </w:rPr>
                <w:t>NFT</w:t>
              </w:r>
              <w:r>
                <w:rPr>
                  <w:rFonts w:ascii="Times New Roman" w:hAnsi="Times New Roman" w:cs="Times New Roman"/>
                  <w:sz w:val="24"/>
                </w:rPr>
                <w:t xml:space="preserve">-коллекция обмениваемого </w:t>
              </w:r>
              <w:r>
                <w:rPr>
                  <w:rFonts w:ascii="Times New Roman" w:hAnsi="Times New Roman" w:cs="Times New Roman"/>
                  <w:sz w:val="24"/>
                  <w:lang w:val="en-US"/>
                </w:rPr>
                <w:t>NFT</w:t>
              </w:r>
            </w:ins>
            <w:ins w:id="7334" w:author="Tima" w:date="2026-01-17T17:07:00Z">
              <w:r w:rsidR="00D66543">
                <w:rPr>
                  <w:rFonts w:ascii="Times New Roman" w:hAnsi="Times New Roman" w:cs="Times New Roman"/>
                  <w:sz w:val="24"/>
                </w:rPr>
                <w:t xml:space="preserve"> (требование 5</w:t>
              </w:r>
              <w:r>
                <w:rPr>
                  <w:rFonts w:ascii="Times New Roman" w:hAnsi="Times New Roman" w:cs="Times New Roman"/>
                  <w:sz w:val="24"/>
                </w:rPr>
                <w:t xml:space="preserve"> из табли</w:t>
              </w:r>
              <w:r w:rsidR="00B8411C">
                <w:rPr>
                  <w:rFonts w:ascii="Times New Roman" w:hAnsi="Times New Roman" w:cs="Times New Roman"/>
                  <w:sz w:val="24"/>
                </w:rPr>
                <w:t>цы 13</w:t>
              </w:r>
              <w:r>
                <w:rPr>
                  <w:rFonts w:ascii="Times New Roman" w:hAnsi="Times New Roman" w:cs="Times New Roman"/>
                  <w:sz w:val="24"/>
                </w:rPr>
                <w:t>)</w:t>
              </w:r>
            </w:ins>
          </w:p>
        </w:tc>
      </w:tr>
      <w:tr w:rsidR="00A6625C" w14:paraId="2F1D6DB3" w14:textId="77777777" w:rsidTr="00A6625C">
        <w:trPr>
          <w:ins w:id="7335" w:author="Tima" w:date="2026-01-17T17:04:00Z"/>
        </w:trPr>
        <w:tc>
          <w:tcPr>
            <w:tcW w:w="1555" w:type="dxa"/>
            <w:tcPrChange w:id="7336" w:author="Tima" w:date="2026-01-17T17:04:00Z">
              <w:tcPr>
                <w:tcW w:w="4672" w:type="dxa"/>
                <w:gridSpan w:val="2"/>
              </w:tcPr>
            </w:tcPrChange>
          </w:tcPr>
          <w:p w14:paraId="4231643A" w14:textId="739B48A4" w:rsidR="00A6625C" w:rsidRDefault="0017051D" w:rsidP="00A6625C">
            <w:pPr>
              <w:rPr>
                <w:ins w:id="7337" w:author="Tima" w:date="2026-01-17T17:04:00Z"/>
                <w:rFonts w:ascii="Times New Roman" w:hAnsi="Times New Roman" w:cs="Times New Roman"/>
                <w:sz w:val="24"/>
              </w:rPr>
            </w:pPr>
            <w:ins w:id="7338" w:author="Tima" w:date="2026-01-17T17:06:00Z">
              <w:r>
                <w:rPr>
                  <w:rFonts w:ascii="Times New Roman" w:hAnsi="Times New Roman" w:cs="Times New Roman"/>
                  <w:sz w:val="24"/>
                  <w:lang w:val="en-US"/>
                </w:rPr>
                <w:t>6</w:t>
              </w:r>
            </w:ins>
          </w:p>
        </w:tc>
        <w:tc>
          <w:tcPr>
            <w:tcW w:w="7790" w:type="dxa"/>
            <w:tcPrChange w:id="7339" w:author="Tima" w:date="2026-01-17T17:04:00Z">
              <w:tcPr>
                <w:tcW w:w="4673" w:type="dxa"/>
              </w:tcPr>
            </w:tcPrChange>
          </w:tcPr>
          <w:p w14:paraId="7BDED850" w14:textId="6C0AA0FF" w:rsidR="00A6625C" w:rsidRPr="00FA4881" w:rsidRDefault="00A6625C" w:rsidP="00FA4881">
            <w:pPr>
              <w:rPr>
                <w:ins w:id="7340" w:author="Tima" w:date="2026-01-17T17:04:00Z"/>
                <w:rFonts w:ascii="Times New Roman" w:hAnsi="Times New Roman" w:cs="Times New Roman"/>
                <w:sz w:val="24"/>
              </w:rPr>
            </w:pPr>
            <w:ins w:id="7341" w:author="Tima" w:date="2026-01-17T17:06:00Z">
              <w:r>
                <w:rPr>
                  <w:rFonts w:ascii="Times New Roman" w:hAnsi="Times New Roman" w:cs="Times New Roman"/>
                  <w:sz w:val="24"/>
                </w:rPr>
                <w:t xml:space="preserve">Номер обмениваемого </w:t>
              </w:r>
              <w:r>
                <w:rPr>
                  <w:rFonts w:ascii="Times New Roman" w:hAnsi="Times New Roman" w:cs="Times New Roman"/>
                  <w:sz w:val="24"/>
                  <w:lang w:val="en-US"/>
                </w:rPr>
                <w:t>NFT</w:t>
              </w:r>
            </w:ins>
            <w:ins w:id="7342" w:author="Tima" w:date="2026-01-17T17:07:00Z">
              <w:r>
                <w:rPr>
                  <w:rFonts w:ascii="Times New Roman" w:hAnsi="Times New Roman" w:cs="Times New Roman"/>
                  <w:sz w:val="24"/>
                </w:rPr>
                <w:t xml:space="preserve"> (требование </w:t>
              </w:r>
            </w:ins>
            <w:ins w:id="7343" w:author="Tima" w:date="2026-01-17T18:25:00Z">
              <w:r w:rsidR="00D66543">
                <w:rPr>
                  <w:rFonts w:ascii="Times New Roman" w:hAnsi="Times New Roman" w:cs="Times New Roman"/>
                  <w:sz w:val="24"/>
                </w:rPr>
                <w:t>6</w:t>
              </w:r>
            </w:ins>
            <w:ins w:id="7344" w:author="Tima" w:date="2026-01-17T17:07:00Z">
              <w:r w:rsidR="00B8411C">
                <w:rPr>
                  <w:rFonts w:ascii="Times New Roman" w:hAnsi="Times New Roman" w:cs="Times New Roman"/>
                  <w:sz w:val="24"/>
                </w:rPr>
                <w:t xml:space="preserve"> из таблицы 13</w:t>
              </w:r>
              <w:r>
                <w:rPr>
                  <w:rFonts w:ascii="Times New Roman" w:hAnsi="Times New Roman" w:cs="Times New Roman"/>
                  <w:sz w:val="24"/>
                </w:rPr>
                <w:t>)</w:t>
              </w:r>
            </w:ins>
          </w:p>
        </w:tc>
      </w:tr>
      <w:tr w:rsidR="00A6625C" w14:paraId="5AD84DC0" w14:textId="77777777" w:rsidTr="00A6625C">
        <w:trPr>
          <w:ins w:id="7345" w:author="Tima" w:date="2026-01-17T17:06:00Z"/>
        </w:trPr>
        <w:tc>
          <w:tcPr>
            <w:tcW w:w="1555" w:type="dxa"/>
          </w:tcPr>
          <w:p w14:paraId="35FB0A0F" w14:textId="0D044389" w:rsidR="00A6625C" w:rsidRDefault="0017051D" w:rsidP="00A6625C">
            <w:pPr>
              <w:rPr>
                <w:ins w:id="7346" w:author="Tima" w:date="2026-01-17T17:06:00Z"/>
                <w:rFonts w:ascii="Times New Roman" w:hAnsi="Times New Roman" w:cs="Times New Roman"/>
                <w:sz w:val="24"/>
                <w:lang w:val="en-US"/>
              </w:rPr>
            </w:pPr>
            <w:ins w:id="7347" w:author="Tima" w:date="2026-01-17T17:06:00Z">
              <w:r>
                <w:rPr>
                  <w:rFonts w:ascii="Times New Roman" w:hAnsi="Times New Roman" w:cs="Times New Roman"/>
                  <w:sz w:val="24"/>
                </w:rPr>
                <w:t>7</w:t>
              </w:r>
            </w:ins>
          </w:p>
        </w:tc>
        <w:tc>
          <w:tcPr>
            <w:tcW w:w="7790" w:type="dxa"/>
          </w:tcPr>
          <w:p w14:paraId="7ABDB511" w14:textId="723EE9AF" w:rsidR="00A6625C" w:rsidRPr="00FA4881" w:rsidRDefault="00A6625C">
            <w:pPr>
              <w:rPr>
                <w:ins w:id="7348" w:author="Tima" w:date="2026-01-17T17:06:00Z"/>
                <w:rFonts w:ascii="Times New Roman" w:hAnsi="Times New Roman" w:cs="Times New Roman"/>
                <w:sz w:val="24"/>
              </w:rPr>
            </w:pPr>
            <w:ins w:id="7349" w:author="Tima" w:date="2026-01-17T17:06:00Z">
              <w:r>
                <w:rPr>
                  <w:rFonts w:ascii="Times New Roman" w:hAnsi="Times New Roman" w:cs="Times New Roman"/>
                  <w:sz w:val="24"/>
                </w:rPr>
                <w:t xml:space="preserve">Количество ЦФА, определённое для данного </w:t>
              </w:r>
              <w:r>
                <w:rPr>
                  <w:rFonts w:ascii="Times New Roman" w:hAnsi="Times New Roman" w:cs="Times New Roman"/>
                  <w:sz w:val="24"/>
                  <w:lang w:val="en-US"/>
                </w:rPr>
                <w:t>NFT</w:t>
              </w:r>
              <w:r w:rsidRPr="00356E26">
                <w:rPr>
                  <w:rFonts w:ascii="Times New Roman" w:hAnsi="Times New Roman" w:cs="Times New Roman"/>
                  <w:sz w:val="24"/>
                </w:rPr>
                <w:t xml:space="preserve"> </w:t>
              </w:r>
              <w:r>
                <w:rPr>
                  <w:rFonts w:ascii="Times New Roman" w:hAnsi="Times New Roman" w:cs="Times New Roman"/>
                  <w:sz w:val="24"/>
                </w:rPr>
                <w:t xml:space="preserve">в течение последних 20-ти минут Системой оценки </w:t>
              </w:r>
              <w:r>
                <w:rPr>
                  <w:rFonts w:ascii="Times New Roman" w:hAnsi="Times New Roman" w:cs="Times New Roman"/>
                  <w:sz w:val="24"/>
                  <w:lang w:val="en-US"/>
                </w:rPr>
                <w:t>NFT</w:t>
              </w:r>
            </w:ins>
            <w:ins w:id="7350" w:author="Tima" w:date="2026-01-17T17:07:00Z">
              <w:r w:rsidR="00D66543">
                <w:rPr>
                  <w:rFonts w:ascii="Times New Roman" w:hAnsi="Times New Roman" w:cs="Times New Roman"/>
                  <w:sz w:val="24"/>
                </w:rPr>
                <w:t xml:space="preserve"> (требование 7</w:t>
              </w:r>
              <w:r>
                <w:rPr>
                  <w:rFonts w:ascii="Times New Roman" w:hAnsi="Times New Roman" w:cs="Times New Roman"/>
                  <w:sz w:val="24"/>
                </w:rPr>
                <w:t xml:space="preserve"> из таблицы 1</w:t>
              </w:r>
            </w:ins>
            <w:ins w:id="7351" w:author="Tima" w:date="2026-01-18T22:20:00Z">
              <w:r w:rsidR="00B8411C">
                <w:rPr>
                  <w:rFonts w:ascii="Times New Roman" w:hAnsi="Times New Roman" w:cs="Times New Roman"/>
                  <w:sz w:val="24"/>
                </w:rPr>
                <w:t>3</w:t>
              </w:r>
            </w:ins>
            <w:ins w:id="7352" w:author="Tima" w:date="2026-01-17T17:08:00Z">
              <w:r>
                <w:rPr>
                  <w:rFonts w:ascii="Times New Roman" w:hAnsi="Times New Roman" w:cs="Times New Roman"/>
                  <w:sz w:val="24"/>
                </w:rPr>
                <w:t>)</w:t>
              </w:r>
            </w:ins>
          </w:p>
        </w:tc>
      </w:tr>
      <w:tr w:rsidR="007678DD" w14:paraId="102B7A23" w14:textId="77777777" w:rsidTr="00A6625C">
        <w:trPr>
          <w:ins w:id="7353" w:author="Tima" w:date="2026-01-17T17:12:00Z"/>
        </w:trPr>
        <w:tc>
          <w:tcPr>
            <w:tcW w:w="1555" w:type="dxa"/>
          </w:tcPr>
          <w:p w14:paraId="041F6EBD" w14:textId="53EBEFEC" w:rsidR="007678DD" w:rsidRDefault="0017051D" w:rsidP="007678DD">
            <w:pPr>
              <w:rPr>
                <w:ins w:id="7354" w:author="Tima" w:date="2026-01-17T17:12:00Z"/>
                <w:rFonts w:ascii="Times New Roman" w:hAnsi="Times New Roman" w:cs="Times New Roman"/>
                <w:sz w:val="24"/>
              </w:rPr>
            </w:pPr>
            <w:ins w:id="7355" w:author="Tima" w:date="2026-01-17T17:12:00Z">
              <w:r>
                <w:rPr>
                  <w:rFonts w:ascii="Times New Roman" w:hAnsi="Times New Roman" w:cs="Times New Roman"/>
                  <w:sz w:val="24"/>
                </w:rPr>
                <w:t>8</w:t>
              </w:r>
            </w:ins>
          </w:p>
        </w:tc>
        <w:tc>
          <w:tcPr>
            <w:tcW w:w="7790" w:type="dxa"/>
          </w:tcPr>
          <w:p w14:paraId="44E7EAE7" w14:textId="75309E0E" w:rsidR="007678DD" w:rsidRPr="00FA4881" w:rsidRDefault="007678DD" w:rsidP="00FA4881">
            <w:pPr>
              <w:rPr>
                <w:ins w:id="7356" w:author="Tima" w:date="2026-01-17T17:12:00Z"/>
                <w:rFonts w:ascii="Times New Roman" w:hAnsi="Times New Roman" w:cs="Times New Roman"/>
                <w:sz w:val="24"/>
              </w:rPr>
            </w:pPr>
            <w:ins w:id="7357" w:author="Tima" w:date="2026-01-17T17:12:00Z">
              <w:r>
                <w:rPr>
                  <w:rFonts w:ascii="Times New Roman" w:hAnsi="Times New Roman" w:cs="Times New Roman"/>
                  <w:sz w:val="24"/>
                </w:rPr>
                <w:t xml:space="preserve">Размер комиссии за обмен </w:t>
              </w:r>
            </w:ins>
            <w:ins w:id="7358" w:author="Tima" w:date="2026-01-17T17:13:00Z">
              <w:r>
                <w:rPr>
                  <w:rFonts w:ascii="Times New Roman" w:hAnsi="Times New Roman" w:cs="Times New Roman"/>
                  <w:sz w:val="24"/>
                  <w:lang w:val="en-US"/>
                </w:rPr>
                <w:t>NFT</w:t>
              </w:r>
              <w:r w:rsidRPr="007678DD">
                <w:rPr>
                  <w:rFonts w:ascii="Times New Roman" w:hAnsi="Times New Roman" w:cs="Times New Roman"/>
                  <w:sz w:val="24"/>
                  <w:rPrChange w:id="7359" w:author="Tima" w:date="2026-01-17T17:13:00Z">
                    <w:rPr>
                      <w:rFonts w:ascii="Times New Roman" w:hAnsi="Times New Roman" w:cs="Times New Roman"/>
                      <w:sz w:val="24"/>
                      <w:lang w:val="en-US"/>
                    </w:rPr>
                  </w:rPrChange>
                </w:rPr>
                <w:t xml:space="preserve"> </w:t>
              </w:r>
              <w:r>
                <w:rPr>
                  <w:rFonts w:ascii="Times New Roman" w:hAnsi="Times New Roman" w:cs="Times New Roman"/>
                  <w:sz w:val="24"/>
                </w:rPr>
                <w:t xml:space="preserve">на ЦФА </w:t>
              </w:r>
              <w:r w:rsidRPr="007678DD">
                <w:rPr>
                  <w:rFonts w:ascii="Times New Roman" w:hAnsi="Times New Roman" w:cs="Times New Roman"/>
                  <w:sz w:val="24"/>
                  <w:rPrChange w:id="7360" w:author="Tima" w:date="2026-01-17T17:13:00Z">
                    <w:rPr>
                      <w:rFonts w:ascii="Times New Roman" w:hAnsi="Times New Roman" w:cs="Times New Roman"/>
                      <w:sz w:val="24"/>
                      <w:lang w:val="en-US"/>
                    </w:rPr>
                  </w:rPrChange>
                </w:rPr>
                <w:t>(</w:t>
              </w:r>
              <w:r>
                <w:rPr>
                  <w:rFonts w:ascii="Times New Roman" w:hAnsi="Times New Roman" w:cs="Times New Roman"/>
                  <w:sz w:val="24"/>
                </w:rPr>
                <w:t xml:space="preserve">требование </w:t>
              </w:r>
            </w:ins>
            <w:ins w:id="7361" w:author="Tima" w:date="2026-01-17T18:25:00Z">
              <w:r w:rsidR="00D66543">
                <w:rPr>
                  <w:rFonts w:ascii="Times New Roman" w:hAnsi="Times New Roman" w:cs="Times New Roman"/>
                  <w:sz w:val="24"/>
                </w:rPr>
                <w:t>8</w:t>
              </w:r>
            </w:ins>
            <w:ins w:id="7362" w:author="Tima" w:date="2026-01-17T17:13:00Z">
              <w:r>
                <w:rPr>
                  <w:rFonts w:ascii="Times New Roman" w:hAnsi="Times New Roman" w:cs="Times New Roman"/>
                  <w:sz w:val="24"/>
                </w:rPr>
                <w:t xml:space="preserve"> из</w:t>
              </w:r>
              <w:r w:rsidR="00B8411C">
                <w:rPr>
                  <w:rFonts w:ascii="Times New Roman" w:hAnsi="Times New Roman" w:cs="Times New Roman"/>
                  <w:sz w:val="24"/>
                </w:rPr>
                <w:t xml:space="preserve"> таблицы 13</w:t>
              </w:r>
              <w:r>
                <w:rPr>
                  <w:rFonts w:ascii="Times New Roman" w:hAnsi="Times New Roman" w:cs="Times New Roman"/>
                  <w:sz w:val="24"/>
                </w:rPr>
                <w:t>)</w:t>
              </w:r>
            </w:ins>
          </w:p>
        </w:tc>
      </w:tr>
      <w:tr w:rsidR="007678DD" w14:paraId="2D28A379" w14:textId="77777777" w:rsidTr="00A6625C">
        <w:trPr>
          <w:ins w:id="7363" w:author="Tima" w:date="2026-01-17T17:10:00Z"/>
        </w:trPr>
        <w:tc>
          <w:tcPr>
            <w:tcW w:w="1555" w:type="dxa"/>
          </w:tcPr>
          <w:p w14:paraId="0BFAA77D" w14:textId="250E7552" w:rsidR="007678DD" w:rsidRDefault="0017051D" w:rsidP="007678DD">
            <w:pPr>
              <w:rPr>
                <w:ins w:id="7364" w:author="Tima" w:date="2026-01-17T17:10:00Z"/>
                <w:rFonts w:ascii="Times New Roman" w:hAnsi="Times New Roman" w:cs="Times New Roman"/>
                <w:sz w:val="24"/>
              </w:rPr>
            </w:pPr>
            <w:ins w:id="7365" w:author="Tima" w:date="2026-01-17T17:12:00Z">
              <w:r>
                <w:rPr>
                  <w:rFonts w:ascii="Times New Roman" w:hAnsi="Times New Roman" w:cs="Times New Roman"/>
                  <w:sz w:val="24"/>
                </w:rPr>
                <w:t>9</w:t>
              </w:r>
            </w:ins>
          </w:p>
        </w:tc>
        <w:tc>
          <w:tcPr>
            <w:tcW w:w="7790" w:type="dxa"/>
          </w:tcPr>
          <w:p w14:paraId="29F8141F" w14:textId="0EBD0C75" w:rsidR="007678DD" w:rsidRDefault="007678DD" w:rsidP="00FA4881">
            <w:pPr>
              <w:rPr>
                <w:ins w:id="7366" w:author="Tima" w:date="2026-01-17T17:10:00Z"/>
                <w:rFonts w:ascii="Times New Roman" w:hAnsi="Times New Roman" w:cs="Times New Roman"/>
                <w:sz w:val="24"/>
              </w:rPr>
            </w:pPr>
            <w:ins w:id="7367" w:author="Tima" w:date="2026-01-17T17:12:00Z">
              <w:r>
                <w:rPr>
                  <w:rFonts w:ascii="Times New Roman" w:hAnsi="Times New Roman" w:cs="Times New Roman"/>
                  <w:sz w:val="24"/>
                </w:rPr>
                <w:t>Размер комиссии за выпуск ЦФА, предстоящей к уплате сервисом на расчётный счёт ОИС (</w:t>
              </w:r>
            </w:ins>
            <w:ins w:id="7368" w:author="Tima" w:date="2026-01-17T17:13:00Z">
              <w:r w:rsidR="00D66543">
                <w:rPr>
                  <w:rFonts w:ascii="Times New Roman" w:hAnsi="Times New Roman" w:cs="Times New Roman"/>
                  <w:sz w:val="24"/>
                </w:rPr>
                <w:t>требование 9</w:t>
              </w:r>
              <w:r w:rsidR="00B8411C">
                <w:rPr>
                  <w:rFonts w:ascii="Times New Roman" w:hAnsi="Times New Roman" w:cs="Times New Roman"/>
                  <w:sz w:val="24"/>
                </w:rPr>
                <w:t xml:space="preserve"> из таблицы 13</w:t>
              </w:r>
              <w:r>
                <w:rPr>
                  <w:rFonts w:ascii="Times New Roman" w:hAnsi="Times New Roman" w:cs="Times New Roman"/>
                  <w:sz w:val="24"/>
                </w:rPr>
                <w:t>)</w:t>
              </w:r>
            </w:ins>
          </w:p>
        </w:tc>
      </w:tr>
      <w:tr w:rsidR="007678DD" w14:paraId="6A5515F4" w14:textId="77777777" w:rsidTr="00A6625C">
        <w:trPr>
          <w:ins w:id="7369" w:author="Tima" w:date="2026-01-17T17:14:00Z"/>
        </w:trPr>
        <w:tc>
          <w:tcPr>
            <w:tcW w:w="1555" w:type="dxa"/>
          </w:tcPr>
          <w:p w14:paraId="43097898" w14:textId="7B8EF15A" w:rsidR="007678DD" w:rsidRDefault="0017051D" w:rsidP="007678DD">
            <w:pPr>
              <w:rPr>
                <w:ins w:id="7370" w:author="Tima" w:date="2026-01-17T17:14:00Z"/>
                <w:rFonts w:ascii="Times New Roman" w:hAnsi="Times New Roman" w:cs="Times New Roman"/>
                <w:sz w:val="24"/>
              </w:rPr>
            </w:pPr>
            <w:ins w:id="7371" w:author="Tima" w:date="2026-01-17T17:14:00Z">
              <w:r>
                <w:rPr>
                  <w:rFonts w:ascii="Times New Roman" w:hAnsi="Times New Roman" w:cs="Times New Roman"/>
                  <w:sz w:val="24"/>
                </w:rPr>
                <w:t>10</w:t>
              </w:r>
            </w:ins>
          </w:p>
        </w:tc>
        <w:tc>
          <w:tcPr>
            <w:tcW w:w="7790" w:type="dxa"/>
          </w:tcPr>
          <w:p w14:paraId="5D64426C" w14:textId="052107D6" w:rsidR="007678DD" w:rsidRDefault="008D4C51" w:rsidP="00FA4881">
            <w:pPr>
              <w:rPr>
                <w:ins w:id="7372" w:author="Tima" w:date="2026-01-17T17:14:00Z"/>
                <w:rFonts w:ascii="Times New Roman" w:hAnsi="Times New Roman" w:cs="Times New Roman"/>
                <w:sz w:val="24"/>
              </w:rPr>
            </w:pPr>
            <w:ins w:id="7373" w:author="Tima" w:date="2026-01-17T17:42:00Z">
              <w:r>
                <w:rPr>
                  <w:rFonts w:ascii="Times New Roman" w:hAnsi="Times New Roman" w:cs="Times New Roman"/>
                  <w:sz w:val="24"/>
                </w:rPr>
                <w:t>Статус о</w:t>
              </w:r>
            </w:ins>
            <w:ins w:id="7374" w:author="Tima" w:date="2026-01-17T17:14:00Z">
              <w:r w:rsidR="007678DD">
                <w:rPr>
                  <w:rFonts w:ascii="Times New Roman" w:hAnsi="Times New Roman" w:cs="Times New Roman"/>
                  <w:sz w:val="24"/>
                </w:rPr>
                <w:t>плат</w:t>
              </w:r>
            </w:ins>
            <w:ins w:id="7375" w:author="Tima" w:date="2026-01-17T17:42:00Z">
              <w:r>
                <w:rPr>
                  <w:rFonts w:ascii="Times New Roman" w:hAnsi="Times New Roman" w:cs="Times New Roman"/>
                  <w:sz w:val="24"/>
                </w:rPr>
                <w:t>ы</w:t>
              </w:r>
            </w:ins>
            <w:ins w:id="7376" w:author="Tima" w:date="2026-01-17T17:14:00Z">
              <w:r w:rsidR="007678DD">
                <w:rPr>
                  <w:rFonts w:ascii="Times New Roman" w:hAnsi="Times New Roman" w:cs="Times New Roman"/>
                  <w:sz w:val="24"/>
                </w:rPr>
                <w:t xml:space="preserve"> комиссии за выпуск ЦФА на расчётный счёт ОИС (0 – не оплачена; 1 – оплачена)</w:t>
              </w:r>
            </w:ins>
          </w:p>
        </w:tc>
      </w:tr>
    </w:tbl>
    <w:p w14:paraId="37CF1032" w14:textId="207DFAF6" w:rsidR="00A6625C" w:rsidRDefault="00A6625C">
      <w:pPr>
        <w:rPr>
          <w:ins w:id="7377" w:author="Tima" w:date="2026-01-17T17:03:00Z"/>
          <w:rFonts w:ascii="Times New Roman" w:hAnsi="Times New Roman" w:cs="Times New Roman"/>
          <w:sz w:val="24"/>
        </w:rPr>
        <w:pPrChange w:id="7378" w:author="Tima" w:date="2026-01-14T22:14:00Z">
          <w:pPr>
            <w:ind w:firstLine="709"/>
            <w:jc w:val="both"/>
          </w:pPr>
        </w:pPrChange>
      </w:pPr>
    </w:p>
    <w:p w14:paraId="23E051A1" w14:textId="3004DE7D" w:rsidR="00A6625C" w:rsidRPr="007678DD" w:rsidRDefault="007678DD">
      <w:pPr>
        <w:pStyle w:val="3"/>
        <w:numPr>
          <w:ilvl w:val="0"/>
          <w:numId w:val="92"/>
        </w:numPr>
        <w:rPr>
          <w:ins w:id="7379" w:author="Tima" w:date="2026-01-17T17:03:00Z"/>
          <w:rFonts w:ascii="Times New Roman" w:hAnsi="Times New Roman" w:cs="Times New Roman"/>
          <w:b/>
          <w:color w:val="000000" w:themeColor="text1"/>
          <w:rPrChange w:id="7380" w:author="Tima" w:date="2026-01-17T17:18:00Z">
            <w:rPr>
              <w:ins w:id="7381" w:author="Tima" w:date="2026-01-17T17:03:00Z"/>
            </w:rPr>
          </w:rPrChange>
        </w:rPr>
        <w:pPrChange w:id="7382" w:author="Tima" w:date="2026-01-14T22:14:00Z">
          <w:pPr>
            <w:ind w:firstLine="709"/>
            <w:jc w:val="both"/>
          </w:pPr>
        </w:pPrChange>
      </w:pPr>
      <w:bookmarkStart w:id="7383" w:name="_Toc219756825"/>
      <w:ins w:id="7384" w:author="Tima" w:date="2026-01-17T17:17:00Z">
        <w:r w:rsidRPr="007678DD">
          <w:rPr>
            <w:rFonts w:ascii="Times New Roman" w:hAnsi="Times New Roman" w:cs="Times New Roman"/>
            <w:b/>
            <w:color w:val="000000" w:themeColor="text1"/>
            <w:rPrChange w:id="7385" w:author="Tima" w:date="2026-01-17T17:17:00Z">
              <w:rPr>
                <w:rFonts w:ascii="Times New Roman" w:hAnsi="Times New Roman" w:cs="Times New Roman"/>
              </w:rPr>
            </w:rPrChange>
          </w:rPr>
          <w:t>Шаг 5. Выпуск ЦФА и перевод их на электронный кошелёк сервиса</w:t>
        </w:r>
      </w:ins>
      <w:bookmarkEnd w:id="7383"/>
    </w:p>
    <w:p w14:paraId="641CBA7D" w14:textId="67784D38" w:rsidR="007678DD" w:rsidRPr="00356E26" w:rsidRDefault="007678DD" w:rsidP="007678DD">
      <w:pPr>
        <w:spacing w:line="276" w:lineRule="auto"/>
        <w:ind w:firstLine="709"/>
        <w:jc w:val="both"/>
        <w:rPr>
          <w:ins w:id="7386" w:author="Tima" w:date="2026-01-17T17:18:00Z"/>
          <w:rFonts w:ascii="Times New Roman" w:hAnsi="Times New Roman" w:cs="Times New Roman"/>
          <w:sz w:val="24"/>
          <w:szCs w:val="24"/>
        </w:rPr>
      </w:pPr>
      <w:ins w:id="7387" w:author="Tima" w:date="2026-01-17T17:18:00Z">
        <w:r w:rsidRPr="00356E26">
          <w:rPr>
            <w:rFonts w:ascii="Times New Roman" w:hAnsi="Times New Roman" w:cs="Times New Roman"/>
            <w:sz w:val="24"/>
            <w:szCs w:val="24"/>
          </w:rPr>
          <w:t xml:space="preserve">Требования по обработке </w:t>
        </w:r>
        <w:r>
          <w:rPr>
            <w:rFonts w:ascii="Times New Roman" w:hAnsi="Times New Roman" w:cs="Times New Roman"/>
            <w:sz w:val="24"/>
            <w:szCs w:val="24"/>
          </w:rPr>
          <w:t xml:space="preserve">шага </w:t>
        </w:r>
      </w:ins>
      <w:ins w:id="7388" w:author="Tima" w:date="2026-01-17T17:25:00Z">
        <w:r w:rsidR="0090012F">
          <w:rPr>
            <w:rFonts w:ascii="Times New Roman" w:hAnsi="Times New Roman" w:cs="Times New Roman"/>
            <w:sz w:val="24"/>
            <w:szCs w:val="24"/>
          </w:rPr>
          <w:t>5</w:t>
        </w:r>
      </w:ins>
      <w:ins w:id="7389" w:author="Tima" w:date="2026-01-17T17:18:00Z">
        <w:r w:rsidR="00B8411C">
          <w:rPr>
            <w:rFonts w:ascii="Times New Roman" w:hAnsi="Times New Roman" w:cs="Times New Roman"/>
            <w:sz w:val="24"/>
            <w:szCs w:val="24"/>
          </w:rPr>
          <w:t xml:space="preserve"> представлены в таблице 17</w:t>
        </w:r>
        <w:r>
          <w:rPr>
            <w:rFonts w:ascii="Times New Roman" w:hAnsi="Times New Roman" w:cs="Times New Roman"/>
            <w:sz w:val="24"/>
            <w:szCs w:val="24"/>
          </w:rPr>
          <w:t>.</w:t>
        </w:r>
      </w:ins>
    </w:p>
    <w:p w14:paraId="54E38A6D" w14:textId="409A1657" w:rsidR="007678DD" w:rsidRPr="00356E26" w:rsidRDefault="00B8411C" w:rsidP="007678DD">
      <w:pPr>
        <w:pStyle w:val="af0"/>
        <w:rPr>
          <w:ins w:id="7390" w:author="Tima" w:date="2026-01-17T17:18:00Z"/>
        </w:rPr>
      </w:pPr>
      <w:ins w:id="7391" w:author="Tima" w:date="2026-01-17T17:18:00Z">
        <w:r>
          <w:t>Таблица 17</w:t>
        </w:r>
        <w:r w:rsidR="007678DD">
          <w:t xml:space="preserve"> – Требования к сообщению, отправляемому на шаге 5</w:t>
        </w:r>
      </w:ins>
    </w:p>
    <w:tbl>
      <w:tblPr>
        <w:tblStyle w:val="a4"/>
        <w:tblW w:w="0" w:type="auto"/>
        <w:tblLook w:val="04A0" w:firstRow="1" w:lastRow="0" w:firstColumn="1" w:lastColumn="0" w:noHBand="0" w:noVBand="1"/>
      </w:tblPr>
      <w:tblGrid>
        <w:gridCol w:w="1555"/>
        <w:gridCol w:w="7790"/>
      </w:tblGrid>
      <w:tr w:rsidR="007678DD" w14:paraId="47935511" w14:textId="77777777" w:rsidTr="00A148AD">
        <w:trPr>
          <w:ins w:id="7392" w:author="Tima" w:date="2026-01-17T17:22:00Z"/>
        </w:trPr>
        <w:tc>
          <w:tcPr>
            <w:tcW w:w="1555" w:type="dxa"/>
          </w:tcPr>
          <w:p w14:paraId="41A520FA" w14:textId="77777777" w:rsidR="007678DD" w:rsidRDefault="007678DD" w:rsidP="00A148AD">
            <w:pPr>
              <w:rPr>
                <w:ins w:id="7393" w:author="Tima" w:date="2026-01-17T17:22:00Z"/>
                <w:rFonts w:ascii="Times New Roman" w:hAnsi="Times New Roman" w:cs="Times New Roman"/>
                <w:sz w:val="24"/>
              </w:rPr>
            </w:pPr>
            <w:ins w:id="7394" w:author="Tima" w:date="2026-01-17T17:22:00Z">
              <w:r>
                <w:rPr>
                  <w:rFonts w:ascii="Times New Roman" w:hAnsi="Times New Roman" w:cs="Times New Roman"/>
                  <w:b/>
                  <w:sz w:val="24"/>
                </w:rPr>
                <w:t>Номер требования</w:t>
              </w:r>
            </w:ins>
          </w:p>
        </w:tc>
        <w:tc>
          <w:tcPr>
            <w:tcW w:w="7790" w:type="dxa"/>
          </w:tcPr>
          <w:p w14:paraId="76EEF0A8" w14:textId="77777777" w:rsidR="007678DD" w:rsidRDefault="007678DD" w:rsidP="00A148AD">
            <w:pPr>
              <w:rPr>
                <w:ins w:id="7395" w:author="Tima" w:date="2026-01-17T17:22:00Z"/>
                <w:rFonts w:ascii="Times New Roman" w:hAnsi="Times New Roman" w:cs="Times New Roman"/>
                <w:sz w:val="24"/>
              </w:rPr>
            </w:pPr>
            <w:ins w:id="7396" w:author="Tima" w:date="2026-01-17T17:22:00Z">
              <w:r w:rsidRPr="00356E26">
                <w:rPr>
                  <w:rFonts w:ascii="Times New Roman" w:hAnsi="Times New Roman" w:cs="Times New Roman"/>
                  <w:b/>
                  <w:sz w:val="24"/>
                </w:rPr>
                <w:t>Опис</w:t>
              </w:r>
              <w:r>
                <w:rPr>
                  <w:rFonts w:ascii="Times New Roman" w:hAnsi="Times New Roman" w:cs="Times New Roman"/>
                  <w:b/>
                  <w:sz w:val="24"/>
                </w:rPr>
                <w:t>а</w:t>
              </w:r>
              <w:r w:rsidRPr="00356E26">
                <w:rPr>
                  <w:rFonts w:ascii="Times New Roman" w:hAnsi="Times New Roman" w:cs="Times New Roman"/>
                  <w:b/>
                  <w:sz w:val="24"/>
                </w:rPr>
                <w:t>ние требования</w:t>
              </w:r>
            </w:ins>
          </w:p>
        </w:tc>
      </w:tr>
      <w:tr w:rsidR="007678DD" w14:paraId="7A679B99" w14:textId="77777777" w:rsidTr="00A148AD">
        <w:trPr>
          <w:ins w:id="7397" w:author="Tima" w:date="2026-01-17T17:22:00Z"/>
        </w:trPr>
        <w:tc>
          <w:tcPr>
            <w:tcW w:w="1555" w:type="dxa"/>
          </w:tcPr>
          <w:p w14:paraId="7A3346B6" w14:textId="77777777" w:rsidR="007678DD" w:rsidRDefault="007678DD" w:rsidP="00A148AD">
            <w:pPr>
              <w:rPr>
                <w:ins w:id="7398" w:author="Tima" w:date="2026-01-17T17:22:00Z"/>
                <w:rFonts w:ascii="Times New Roman" w:hAnsi="Times New Roman" w:cs="Times New Roman"/>
                <w:sz w:val="24"/>
              </w:rPr>
            </w:pPr>
            <w:ins w:id="7399" w:author="Tima" w:date="2026-01-17T17:22:00Z">
              <w:r>
                <w:rPr>
                  <w:rFonts w:ascii="Times New Roman" w:hAnsi="Times New Roman" w:cs="Times New Roman"/>
                  <w:sz w:val="24"/>
                </w:rPr>
                <w:t>1</w:t>
              </w:r>
            </w:ins>
          </w:p>
        </w:tc>
        <w:tc>
          <w:tcPr>
            <w:tcW w:w="7790" w:type="dxa"/>
          </w:tcPr>
          <w:p w14:paraId="1C2CB6A5" w14:textId="537DD15C" w:rsidR="007678DD" w:rsidRDefault="007678DD">
            <w:pPr>
              <w:rPr>
                <w:ins w:id="7400" w:author="Tima" w:date="2026-01-17T17:22:00Z"/>
                <w:rFonts w:ascii="Times New Roman" w:hAnsi="Times New Roman" w:cs="Times New Roman"/>
                <w:sz w:val="24"/>
              </w:rPr>
            </w:pPr>
            <w:ins w:id="7401" w:author="Tima" w:date="2026-01-17T17:22:00Z">
              <w:r>
                <w:rPr>
                  <w:rFonts w:ascii="Times New Roman" w:hAnsi="Times New Roman" w:cs="Times New Roman"/>
                  <w:sz w:val="24"/>
                </w:rPr>
                <w:t>Дата и время начала обмена (требование 1 из таблицы 1</w:t>
              </w:r>
            </w:ins>
            <w:ins w:id="7402" w:author="Tima" w:date="2026-01-18T22:20:00Z">
              <w:r w:rsidR="00B8411C">
                <w:rPr>
                  <w:rFonts w:ascii="Times New Roman" w:hAnsi="Times New Roman" w:cs="Times New Roman"/>
                  <w:sz w:val="24"/>
                </w:rPr>
                <w:t>3</w:t>
              </w:r>
            </w:ins>
            <w:ins w:id="7403" w:author="Tima" w:date="2026-01-17T17:22:00Z">
              <w:r>
                <w:rPr>
                  <w:rFonts w:ascii="Times New Roman" w:hAnsi="Times New Roman" w:cs="Times New Roman"/>
                  <w:sz w:val="24"/>
                </w:rPr>
                <w:t>)</w:t>
              </w:r>
            </w:ins>
          </w:p>
        </w:tc>
      </w:tr>
      <w:tr w:rsidR="007678DD" w14:paraId="54B8F84E" w14:textId="77777777" w:rsidTr="00A148AD">
        <w:trPr>
          <w:ins w:id="7404" w:author="Tima" w:date="2026-01-17T17:22:00Z"/>
        </w:trPr>
        <w:tc>
          <w:tcPr>
            <w:tcW w:w="1555" w:type="dxa"/>
          </w:tcPr>
          <w:p w14:paraId="73C93D9B" w14:textId="77777777" w:rsidR="007678DD" w:rsidRDefault="007678DD" w:rsidP="00A148AD">
            <w:pPr>
              <w:rPr>
                <w:ins w:id="7405" w:author="Tima" w:date="2026-01-17T17:22:00Z"/>
                <w:rFonts w:ascii="Times New Roman" w:hAnsi="Times New Roman" w:cs="Times New Roman"/>
                <w:sz w:val="24"/>
              </w:rPr>
            </w:pPr>
            <w:ins w:id="7406" w:author="Tima" w:date="2026-01-17T17:22:00Z">
              <w:r>
                <w:rPr>
                  <w:rFonts w:ascii="Times New Roman" w:hAnsi="Times New Roman" w:cs="Times New Roman"/>
                  <w:sz w:val="24"/>
                </w:rPr>
                <w:t>2</w:t>
              </w:r>
            </w:ins>
          </w:p>
        </w:tc>
        <w:tc>
          <w:tcPr>
            <w:tcW w:w="7790" w:type="dxa"/>
          </w:tcPr>
          <w:p w14:paraId="0A4D5B6C" w14:textId="06FE0284" w:rsidR="007678DD" w:rsidRDefault="007678DD">
            <w:pPr>
              <w:rPr>
                <w:ins w:id="7407" w:author="Tima" w:date="2026-01-17T17:22:00Z"/>
                <w:rFonts w:ascii="Times New Roman" w:hAnsi="Times New Roman" w:cs="Times New Roman"/>
                <w:sz w:val="24"/>
              </w:rPr>
            </w:pPr>
            <w:proofErr w:type="spellStart"/>
            <w:ins w:id="7408" w:author="Tima" w:date="2026-01-17T17:22:00Z">
              <w:r>
                <w:rPr>
                  <w:rFonts w:ascii="Times New Roman" w:hAnsi="Times New Roman" w:cs="Times New Roman"/>
                  <w:sz w:val="24"/>
                </w:rPr>
                <w:t>Авторизационный</w:t>
              </w:r>
              <w:proofErr w:type="spellEnd"/>
              <w:r>
                <w:rPr>
                  <w:rFonts w:ascii="Times New Roman" w:hAnsi="Times New Roman" w:cs="Times New Roman"/>
                  <w:sz w:val="24"/>
                </w:rPr>
                <w:t xml:space="preserve"> код операции(требование 6 из таблицы 1</w:t>
              </w:r>
            </w:ins>
            <w:ins w:id="7409" w:author="Tima" w:date="2026-01-18T22:20:00Z">
              <w:r w:rsidR="00B8411C">
                <w:rPr>
                  <w:rFonts w:ascii="Times New Roman" w:hAnsi="Times New Roman" w:cs="Times New Roman"/>
                  <w:sz w:val="24"/>
                </w:rPr>
                <w:t>4</w:t>
              </w:r>
            </w:ins>
            <w:ins w:id="7410" w:author="Tima" w:date="2026-01-17T17:22:00Z">
              <w:r>
                <w:rPr>
                  <w:rFonts w:ascii="Times New Roman" w:hAnsi="Times New Roman" w:cs="Times New Roman"/>
                  <w:sz w:val="24"/>
                </w:rPr>
                <w:t>)</w:t>
              </w:r>
            </w:ins>
          </w:p>
        </w:tc>
      </w:tr>
      <w:tr w:rsidR="007678DD" w14:paraId="5DDDB5FF" w14:textId="77777777" w:rsidTr="00A148AD">
        <w:trPr>
          <w:ins w:id="7411" w:author="Tima" w:date="2026-01-17T17:22:00Z"/>
        </w:trPr>
        <w:tc>
          <w:tcPr>
            <w:tcW w:w="1555" w:type="dxa"/>
          </w:tcPr>
          <w:p w14:paraId="571A9968" w14:textId="53E4EB8C" w:rsidR="007678DD" w:rsidRDefault="0017051D" w:rsidP="00A148AD">
            <w:pPr>
              <w:rPr>
                <w:ins w:id="7412" w:author="Tima" w:date="2026-01-17T17:22:00Z"/>
                <w:rFonts w:ascii="Times New Roman" w:hAnsi="Times New Roman" w:cs="Times New Roman"/>
                <w:sz w:val="24"/>
              </w:rPr>
            </w:pPr>
            <w:ins w:id="7413" w:author="Tima" w:date="2026-01-17T17:22:00Z">
              <w:r>
                <w:rPr>
                  <w:rFonts w:ascii="Times New Roman" w:hAnsi="Times New Roman" w:cs="Times New Roman"/>
                  <w:sz w:val="24"/>
                </w:rPr>
                <w:t>3</w:t>
              </w:r>
            </w:ins>
          </w:p>
        </w:tc>
        <w:tc>
          <w:tcPr>
            <w:tcW w:w="7790" w:type="dxa"/>
          </w:tcPr>
          <w:p w14:paraId="327C1927" w14:textId="6FDC9D49" w:rsidR="007678DD" w:rsidRDefault="007678DD">
            <w:pPr>
              <w:rPr>
                <w:ins w:id="7414" w:author="Tima" w:date="2026-01-17T17:22:00Z"/>
                <w:rFonts w:ascii="Times New Roman" w:hAnsi="Times New Roman" w:cs="Times New Roman"/>
                <w:sz w:val="24"/>
              </w:rPr>
            </w:pPr>
            <w:ins w:id="7415" w:author="Tima" w:date="2026-01-17T17:22:00Z">
              <w:r>
                <w:rPr>
                  <w:rFonts w:ascii="Times New Roman" w:hAnsi="Times New Roman" w:cs="Times New Roman"/>
                  <w:sz w:val="24"/>
                </w:rPr>
                <w:t>Фамилия, имя и отчество пользователя (требование 2 из таблицы 1</w:t>
              </w:r>
            </w:ins>
            <w:ins w:id="7416" w:author="Tima" w:date="2026-01-18T22:20:00Z">
              <w:r w:rsidR="00B8411C">
                <w:rPr>
                  <w:rFonts w:ascii="Times New Roman" w:hAnsi="Times New Roman" w:cs="Times New Roman"/>
                  <w:sz w:val="24"/>
                </w:rPr>
                <w:t>3</w:t>
              </w:r>
            </w:ins>
            <w:ins w:id="7417" w:author="Tima" w:date="2026-01-17T17:22:00Z">
              <w:r>
                <w:rPr>
                  <w:rFonts w:ascii="Times New Roman" w:hAnsi="Times New Roman" w:cs="Times New Roman"/>
                  <w:sz w:val="24"/>
                </w:rPr>
                <w:t>)</w:t>
              </w:r>
            </w:ins>
          </w:p>
        </w:tc>
      </w:tr>
      <w:tr w:rsidR="0017051D" w14:paraId="5BBDFECF" w14:textId="77777777" w:rsidTr="00A148AD">
        <w:trPr>
          <w:ins w:id="7418" w:author="Tima" w:date="2026-01-17T18:26:00Z"/>
        </w:trPr>
        <w:tc>
          <w:tcPr>
            <w:tcW w:w="1555" w:type="dxa"/>
          </w:tcPr>
          <w:p w14:paraId="7C421385" w14:textId="6F079B9C" w:rsidR="0017051D" w:rsidRDefault="0017051D" w:rsidP="00A148AD">
            <w:pPr>
              <w:rPr>
                <w:ins w:id="7419" w:author="Tima" w:date="2026-01-17T18:26:00Z"/>
                <w:rFonts w:ascii="Times New Roman" w:hAnsi="Times New Roman" w:cs="Times New Roman"/>
                <w:sz w:val="24"/>
              </w:rPr>
            </w:pPr>
            <w:ins w:id="7420" w:author="Tima" w:date="2026-01-17T18:27:00Z">
              <w:r>
                <w:rPr>
                  <w:rFonts w:ascii="Times New Roman" w:hAnsi="Times New Roman" w:cs="Times New Roman"/>
                  <w:sz w:val="24"/>
                </w:rPr>
                <w:t>4</w:t>
              </w:r>
            </w:ins>
          </w:p>
        </w:tc>
        <w:tc>
          <w:tcPr>
            <w:tcW w:w="7790" w:type="dxa"/>
          </w:tcPr>
          <w:p w14:paraId="0DF3C44A" w14:textId="47AAB8F8" w:rsidR="0017051D" w:rsidRDefault="0017051D" w:rsidP="00A148AD">
            <w:pPr>
              <w:rPr>
                <w:ins w:id="7421" w:author="Tima" w:date="2026-01-17T18:26:00Z"/>
                <w:rFonts w:ascii="Times New Roman" w:hAnsi="Times New Roman" w:cs="Times New Roman"/>
                <w:sz w:val="24"/>
              </w:rPr>
            </w:pPr>
            <w:ins w:id="7422" w:author="Tima" w:date="2026-01-17T18:27:00Z">
              <w:r>
                <w:rPr>
                  <w:rFonts w:ascii="Times New Roman" w:hAnsi="Times New Roman" w:cs="Times New Roman"/>
                  <w:sz w:val="24"/>
                </w:rPr>
                <w:t>Электронный кошелёк сер</w:t>
              </w:r>
              <w:r w:rsidR="00B8411C">
                <w:rPr>
                  <w:rFonts w:ascii="Times New Roman" w:hAnsi="Times New Roman" w:cs="Times New Roman"/>
                  <w:sz w:val="24"/>
                </w:rPr>
                <w:t>виса (требование 4 из таблицы 13</w:t>
              </w:r>
              <w:r>
                <w:rPr>
                  <w:rFonts w:ascii="Times New Roman" w:hAnsi="Times New Roman" w:cs="Times New Roman"/>
                  <w:sz w:val="24"/>
                </w:rPr>
                <w:t xml:space="preserve">), на котором находится депонированный </w:t>
              </w:r>
              <w:r>
                <w:rPr>
                  <w:rFonts w:ascii="Times New Roman" w:hAnsi="Times New Roman" w:cs="Times New Roman"/>
                  <w:sz w:val="24"/>
                  <w:lang w:val="en-US"/>
                </w:rPr>
                <w:t>NFT</w:t>
              </w:r>
            </w:ins>
          </w:p>
        </w:tc>
      </w:tr>
      <w:tr w:rsidR="007678DD" w14:paraId="20F6909D" w14:textId="77777777" w:rsidTr="00A148AD">
        <w:trPr>
          <w:ins w:id="7423" w:author="Tima" w:date="2026-01-17T17:22:00Z"/>
        </w:trPr>
        <w:tc>
          <w:tcPr>
            <w:tcW w:w="1555" w:type="dxa"/>
          </w:tcPr>
          <w:p w14:paraId="1D9BE6C2" w14:textId="7352A521" w:rsidR="007678DD" w:rsidRDefault="0017051D" w:rsidP="00A148AD">
            <w:pPr>
              <w:rPr>
                <w:ins w:id="7424" w:author="Tima" w:date="2026-01-17T17:22:00Z"/>
                <w:rFonts w:ascii="Times New Roman" w:hAnsi="Times New Roman" w:cs="Times New Roman"/>
                <w:sz w:val="24"/>
              </w:rPr>
            </w:pPr>
            <w:ins w:id="7425" w:author="Tima" w:date="2026-01-17T17:22:00Z">
              <w:r>
                <w:rPr>
                  <w:rFonts w:ascii="Times New Roman" w:hAnsi="Times New Roman" w:cs="Times New Roman"/>
                  <w:sz w:val="24"/>
                </w:rPr>
                <w:t>5</w:t>
              </w:r>
            </w:ins>
          </w:p>
        </w:tc>
        <w:tc>
          <w:tcPr>
            <w:tcW w:w="7790" w:type="dxa"/>
          </w:tcPr>
          <w:p w14:paraId="00F06245" w14:textId="6CA2CBF3" w:rsidR="007678DD" w:rsidRPr="00356E26" w:rsidRDefault="007678DD">
            <w:pPr>
              <w:rPr>
                <w:ins w:id="7426" w:author="Tima" w:date="2026-01-17T17:22:00Z"/>
                <w:rFonts w:ascii="Times New Roman" w:hAnsi="Times New Roman" w:cs="Times New Roman"/>
                <w:sz w:val="24"/>
              </w:rPr>
            </w:pPr>
            <w:ins w:id="7427" w:author="Tima" w:date="2026-01-17T17:22:00Z">
              <w:r>
                <w:rPr>
                  <w:rFonts w:ascii="Times New Roman" w:hAnsi="Times New Roman" w:cs="Times New Roman"/>
                  <w:sz w:val="24"/>
                  <w:lang w:val="en-US"/>
                </w:rPr>
                <w:t>NFT</w:t>
              </w:r>
              <w:r>
                <w:rPr>
                  <w:rFonts w:ascii="Times New Roman" w:hAnsi="Times New Roman" w:cs="Times New Roman"/>
                  <w:sz w:val="24"/>
                </w:rPr>
                <w:t xml:space="preserve">-коллекция обмениваемого </w:t>
              </w:r>
              <w:r>
                <w:rPr>
                  <w:rFonts w:ascii="Times New Roman" w:hAnsi="Times New Roman" w:cs="Times New Roman"/>
                  <w:sz w:val="24"/>
                  <w:lang w:val="en-US"/>
                </w:rPr>
                <w:t>NFT</w:t>
              </w:r>
              <w:r w:rsidR="0017051D">
                <w:rPr>
                  <w:rFonts w:ascii="Times New Roman" w:hAnsi="Times New Roman" w:cs="Times New Roman"/>
                  <w:sz w:val="24"/>
                </w:rPr>
                <w:t xml:space="preserve"> (требование 5</w:t>
              </w:r>
              <w:r>
                <w:rPr>
                  <w:rFonts w:ascii="Times New Roman" w:hAnsi="Times New Roman" w:cs="Times New Roman"/>
                  <w:sz w:val="24"/>
                </w:rPr>
                <w:t xml:space="preserve"> из таблицы 1</w:t>
              </w:r>
            </w:ins>
            <w:ins w:id="7428" w:author="Tima" w:date="2026-01-18T22:21:00Z">
              <w:r w:rsidR="00B8411C">
                <w:rPr>
                  <w:rFonts w:ascii="Times New Roman" w:hAnsi="Times New Roman" w:cs="Times New Roman"/>
                  <w:sz w:val="24"/>
                </w:rPr>
                <w:t>3</w:t>
              </w:r>
            </w:ins>
            <w:ins w:id="7429" w:author="Tima" w:date="2026-01-17T17:22:00Z">
              <w:r>
                <w:rPr>
                  <w:rFonts w:ascii="Times New Roman" w:hAnsi="Times New Roman" w:cs="Times New Roman"/>
                  <w:sz w:val="24"/>
                </w:rPr>
                <w:t>)</w:t>
              </w:r>
            </w:ins>
          </w:p>
        </w:tc>
      </w:tr>
      <w:tr w:rsidR="007678DD" w14:paraId="6289F087" w14:textId="77777777" w:rsidTr="00A148AD">
        <w:trPr>
          <w:ins w:id="7430" w:author="Tima" w:date="2026-01-17T17:22:00Z"/>
        </w:trPr>
        <w:tc>
          <w:tcPr>
            <w:tcW w:w="1555" w:type="dxa"/>
          </w:tcPr>
          <w:p w14:paraId="2E169C92" w14:textId="49699AF3" w:rsidR="007678DD" w:rsidRDefault="0017051D" w:rsidP="00A148AD">
            <w:pPr>
              <w:rPr>
                <w:ins w:id="7431" w:author="Tima" w:date="2026-01-17T17:22:00Z"/>
                <w:rFonts w:ascii="Times New Roman" w:hAnsi="Times New Roman" w:cs="Times New Roman"/>
                <w:sz w:val="24"/>
              </w:rPr>
            </w:pPr>
            <w:ins w:id="7432" w:author="Tima" w:date="2026-01-17T17:22:00Z">
              <w:r>
                <w:rPr>
                  <w:rFonts w:ascii="Times New Roman" w:hAnsi="Times New Roman" w:cs="Times New Roman"/>
                  <w:sz w:val="24"/>
                  <w:lang w:val="en-US"/>
                </w:rPr>
                <w:t>6</w:t>
              </w:r>
            </w:ins>
          </w:p>
        </w:tc>
        <w:tc>
          <w:tcPr>
            <w:tcW w:w="7790" w:type="dxa"/>
          </w:tcPr>
          <w:p w14:paraId="34816199" w14:textId="3693C545" w:rsidR="007678DD" w:rsidRPr="00356E26" w:rsidRDefault="007678DD" w:rsidP="00A148AD">
            <w:pPr>
              <w:rPr>
                <w:ins w:id="7433" w:author="Tima" w:date="2026-01-17T17:22:00Z"/>
                <w:rFonts w:ascii="Times New Roman" w:hAnsi="Times New Roman" w:cs="Times New Roman"/>
                <w:sz w:val="24"/>
              </w:rPr>
            </w:pPr>
            <w:ins w:id="7434" w:author="Tima" w:date="2026-01-17T17:22:00Z">
              <w:r>
                <w:rPr>
                  <w:rFonts w:ascii="Times New Roman" w:hAnsi="Times New Roman" w:cs="Times New Roman"/>
                  <w:sz w:val="24"/>
                </w:rPr>
                <w:t xml:space="preserve">Номер обмениваемого </w:t>
              </w:r>
              <w:r>
                <w:rPr>
                  <w:rFonts w:ascii="Times New Roman" w:hAnsi="Times New Roman" w:cs="Times New Roman"/>
                  <w:sz w:val="24"/>
                  <w:lang w:val="en-US"/>
                </w:rPr>
                <w:t>NFT</w:t>
              </w:r>
              <w:r w:rsidR="0017051D">
                <w:rPr>
                  <w:rFonts w:ascii="Times New Roman" w:hAnsi="Times New Roman" w:cs="Times New Roman"/>
                  <w:sz w:val="24"/>
                </w:rPr>
                <w:t xml:space="preserve"> (требование 6</w:t>
              </w:r>
              <w:r w:rsidR="00B8411C">
                <w:rPr>
                  <w:rFonts w:ascii="Times New Roman" w:hAnsi="Times New Roman" w:cs="Times New Roman"/>
                  <w:sz w:val="24"/>
                </w:rPr>
                <w:t xml:space="preserve"> из таблицы 13</w:t>
              </w:r>
              <w:r>
                <w:rPr>
                  <w:rFonts w:ascii="Times New Roman" w:hAnsi="Times New Roman" w:cs="Times New Roman"/>
                  <w:sz w:val="24"/>
                </w:rPr>
                <w:t>)</w:t>
              </w:r>
            </w:ins>
          </w:p>
        </w:tc>
      </w:tr>
      <w:tr w:rsidR="007678DD" w14:paraId="1FB3F3D0" w14:textId="77777777" w:rsidTr="00A148AD">
        <w:trPr>
          <w:ins w:id="7435" w:author="Tima" w:date="2026-01-17T17:22:00Z"/>
        </w:trPr>
        <w:tc>
          <w:tcPr>
            <w:tcW w:w="1555" w:type="dxa"/>
          </w:tcPr>
          <w:p w14:paraId="60DD473E" w14:textId="055000F9" w:rsidR="007678DD" w:rsidRDefault="0017051D" w:rsidP="00A148AD">
            <w:pPr>
              <w:rPr>
                <w:ins w:id="7436" w:author="Tima" w:date="2026-01-17T17:22:00Z"/>
                <w:rFonts w:ascii="Times New Roman" w:hAnsi="Times New Roman" w:cs="Times New Roman"/>
                <w:sz w:val="24"/>
                <w:lang w:val="en-US"/>
              </w:rPr>
            </w:pPr>
            <w:ins w:id="7437" w:author="Tima" w:date="2026-01-17T17:22:00Z">
              <w:r>
                <w:rPr>
                  <w:rFonts w:ascii="Times New Roman" w:hAnsi="Times New Roman" w:cs="Times New Roman"/>
                  <w:sz w:val="24"/>
                </w:rPr>
                <w:t>7</w:t>
              </w:r>
            </w:ins>
          </w:p>
        </w:tc>
        <w:tc>
          <w:tcPr>
            <w:tcW w:w="7790" w:type="dxa"/>
          </w:tcPr>
          <w:p w14:paraId="2402EFBD" w14:textId="42ECDDA2" w:rsidR="007678DD" w:rsidRPr="00356E26" w:rsidRDefault="007678DD">
            <w:pPr>
              <w:rPr>
                <w:ins w:id="7438" w:author="Tima" w:date="2026-01-17T17:22:00Z"/>
                <w:rFonts w:ascii="Times New Roman" w:hAnsi="Times New Roman" w:cs="Times New Roman"/>
                <w:sz w:val="24"/>
              </w:rPr>
            </w:pPr>
            <w:ins w:id="7439" w:author="Tima" w:date="2026-01-17T17:22:00Z">
              <w:r>
                <w:rPr>
                  <w:rFonts w:ascii="Times New Roman" w:hAnsi="Times New Roman" w:cs="Times New Roman"/>
                  <w:sz w:val="24"/>
                </w:rPr>
                <w:t xml:space="preserve">Количество ЦФА, определённое для данного </w:t>
              </w:r>
              <w:r>
                <w:rPr>
                  <w:rFonts w:ascii="Times New Roman" w:hAnsi="Times New Roman" w:cs="Times New Roman"/>
                  <w:sz w:val="24"/>
                  <w:lang w:val="en-US"/>
                </w:rPr>
                <w:t>NFT</w:t>
              </w:r>
              <w:r w:rsidRPr="00356E26">
                <w:rPr>
                  <w:rFonts w:ascii="Times New Roman" w:hAnsi="Times New Roman" w:cs="Times New Roman"/>
                  <w:sz w:val="24"/>
                </w:rPr>
                <w:t xml:space="preserve"> </w:t>
              </w:r>
              <w:r>
                <w:rPr>
                  <w:rFonts w:ascii="Times New Roman" w:hAnsi="Times New Roman" w:cs="Times New Roman"/>
                  <w:sz w:val="24"/>
                </w:rPr>
                <w:t xml:space="preserve">в течение последних 20-ти минут Системой оценки </w:t>
              </w:r>
              <w:r>
                <w:rPr>
                  <w:rFonts w:ascii="Times New Roman" w:hAnsi="Times New Roman" w:cs="Times New Roman"/>
                  <w:sz w:val="24"/>
                  <w:lang w:val="en-US"/>
                </w:rPr>
                <w:t>NFT</w:t>
              </w:r>
              <w:r>
                <w:rPr>
                  <w:rFonts w:ascii="Times New Roman" w:hAnsi="Times New Roman" w:cs="Times New Roman"/>
                  <w:sz w:val="24"/>
                </w:rPr>
                <w:t xml:space="preserve"> (требование </w:t>
              </w:r>
            </w:ins>
            <w:ins w:id="7440" w:author="Tima" w:date="2026-01-17T18:27:00Z">
              <w:r w:rsidR="0017051D">
                <w:rPr>
                  <w:rFonts w:ascii="Times New Roman" w:hAnsi="Times New Roman" w:cs="Times New Roman"/>
                  <w:sz w:val="24"/>
                </w:rPr>
                <w:t>7</w:t>
              </w:r>
            </w:ins>
            <w:ins w:id="7441" w:author="Tima" w:date="2026-01-17T17:22:00Z">
              <w:r>
                <w:rPr>
                  <w:rFonts w:ascii="Times New Roman" w:hAnsi="Times New Roman" w:cs="Times New Roman"/>
                  <w:sz w:val="24"/>
                </w:rPr>
                <w:t xml:space="preserve"> из таблицы 1</w:t>
              </w:r>
            </w:ins>
            <w:ins w:id="7442" w:author="Tima" w:date="2026-01-18T22:21:00Z">
              <w:r w:rsidR="00B8411C">
                <w:rPr>
                  <w:rFonts w:ascii="Times New Roman" w:hAnsi="Times New Roman" w:cs="Times New Roman"/>
                  <w:sz w:val="24"/>
                </w:rPr>
                <w:t>3</w:t>
              </w:r>
            </w:ins>
            <w:ins w:id="7443" w:author="Tima" w:date="2026-01-17T17:22:00Z">
              <w:r>
                <w:rPr>
                  <w:rFonts w:ascii="Times New Roman" w:hAnsi="Times New Roman" w:cs="Times New Roman"/>
                  <w:sz w:val="24"/>
                </w:rPr>
                <w:t>)</w:t>
              </w:r>
            </w:ins>
          </w:p>
        </w:tc>
      </w:tr>
      <w:tr w:rsidR="007678DD" w14:paraId="378BE5E8" w14:textId="77777777" w:rsidTr="00A148AD">
        <w:trPr>
          <w:ins w:id="7444" w:author="Tima" w:date="2026-01-17T17:22:00Z"/>
        </w:trPr>
        <w:tc>
          <w:tcPr>
            <w:tcW w:w="1555" w:type="dxa"/>
          </w:tcPr>
          <w:p w14:paraId="01FF42FB" w14:textId="1BDF5F83" w:rsidR="007678DD" w:rsidRDefault="0017051D" w:rsidP="00A148AD">
            <w:pPr>
              <w:rPr>
                <w:ins w:id="7445" w:author="Tima" w:date="2026-01-17T17:22:00Z"/>
                <w:rFonts w:ascii="Times New Roman" w:hAnsi="Times New Roman" w:cs="Times New Roman"/>
                <w:sz w:val="24"/>
              </w:rPr>
            </w:pPr>
            <w:ins w:id="7446" w:author="Tima" w:date="2026-01-17T17:22:00Z">
              <w:r>
                <w:rPr>
                  <w:rFonts w:ascii="Times New Roman" w:hAnsi="Times New Roman" w:cs="Times New Roman"/>
                  <w:sz w:val="24"/>
                </w:rPr>
                <w:t>8</w:t>
              </w:r>
            </w:ins>
          </w:p>
        </w:tc>
        <w:tc>
          <w:tcPr>
            <w:tcW w:w="7790" w:type="dxa"/>
          </w:tcPr>
          <w:p w14:paraId="38B94B56" w14:textId="5E948A57" w:rsidR="007678DD" w:rsidRDefault="009F547D" w:rsidP="00A148AD">
            <w:pPr>
              <w:rPr>
                <w:ins w:id="7447" w:author="Tima" w:date="2026-01-17T17:22:00Z"/>
                <w:rFonts w:ascii="Times New Roman" w:hAnsi="Times New Roman" w:cs="Times New Roman"/>
                <w:sz w:val="24"/>
              </w:rPr>
            </w:pPr>
            <w:ins w:id="7448" w:author="Tima" w:date="2026-01-17T17:42:00Z">
              <w:r>
                <w:rPr>
                  <w:rFonts w:ascii="Times New Roman" w:hAnsi="Times New Roman" w:cs="Times New Roman"/>
                  <w:sz w:val="24"/>
                </w:rPr>
                <w:t>Статус в</w:t>
              </w:r>
            </w:ins>
            <w:ins w:id="7449" w:author="Tima" w:date="2026-01-17T17:22:00Z">
              <w:r w:rsidR="0090012F">
                <w:rPr>
                  <w:rFonts w:ascii="Times New Roman" w:hAnsi="Times New Roman" w:cs="Times New Roman"/>
                  <w:sz w:val="24"/>
                </w:rPr>
                <w:t>ыпуск</w:t>
              </w:r>
            </w:ins>
            <w:ins w:id="7450" w:author="Tima" w:date="2026-01-17T17:42:00Z">
              <w:r>
                <w:rPr>
                  <w:rFonts w:ascii="Times New Roman" w:hAnsi="Times New Roman" w:cs="Times New Roman"/>
                  <w:sz w:val="24"/>
                </w:rPr>
                <w:t>а</w:t>
              </w:r>
            </w:ins>
            <w:ins w:id="7451" w:author="Tima" w:date="2026-01-17T17:22:00Z">
              <w:r w:rsidR="0090012F">
                <w:rPr>
                  <w:rFonts w:ascii="Times New Roman" w:hAnsi="Times New Roman" w:cs="Times New Roman"/>
                  <w:sz w:val="24"/>
                </w:rPr>
                <w:t xml:space="preserve"> </w:t>
              </w:r>
            </w:ins>
            <w:ins w:id="7452" w:author="Tima" w:date="2026-01-17T17:23:00Z">
              <w:r w:rsidR="0090012F">
                <w:rPr>
                  <w:rFonts w:ascii="Times New Roman" w:hAnsi="Times New Roman" w:cs="Times New Roman"/>
                  <w:sz w:val="24"/>
                </w:rPr>
                <w:t>и перевод</w:t>
              </w:r>
            </w:ins>
            <w:ins w:id="7453" w:author="Tima" w:date="2026-01-17T17:42:00Z">
              <w:r>
                <w:rPr>
                  <w:rFonts w:ascii="Times New Roman" w:hAnsi="Times New Roman" w:cs="Times New Roman"/>
                  <w:sz w:val="24"/>
                </w:rPr>
                <w:t>а</w:t>
              </w:r>
            </w:ins>
            <w:ins w:id="7454" w:author="Tima" w:date="2026-01-17T17:23:00Z">
              <w:r w:rsidR="0090012F">
                <w:rPr>
                  <w:rFonts w:ascii="Times New Roman" w:hAnsi="Times New Roman" w:cs="Times New Roman"/>
                  <w:sz w:val="24"/>
                </w:rPr>
                <w:t xml:space="preserve"> </w:t>
              </w:r>
            </w:ins>
            <w:ins w:id="7455" w:author="Tima" w:date="2026-01-17T17:22:00Z">
              <w:r w:rsidR="0090012F">
                <w:rPr>
                  <w:rFonts w:ascii="Times New Roman" w:hAnsi="Times New Roman" w:cs="Times New Roman"/>
                  <w:sz w:val="24"/>
                </w:rPr>
                <w:t xml:space="preserve">ЦФА </w:t>
              </w:r>
            </w:ins>
            <w:ins w:id="7456" w:author="Tima" w:date="2026-01-17T17:23:00Z">
              <w:r w:rsidR="0090012F">
                <w:rPr>
                  <w:rFonts w:ascii="Times New Roman" w:hAnsi="Times New Roman" w:cs="Times New Roman"/>
                  <w:sz w:val="24"/>
                </w:rPr>
                <w:t xml:space="preserve">на электронный кошелёк сервиса (0 – </w:t>
              </w:r>
            </w:ins>
            <w:ins w:id="7457" w:author="Tima" w:date="2026-01-17T17:24:00Z">
              <w:r w:rsidR="0090012F">
                <w:rPr>
                  <w:rFonts w:ascii="Times New Roman" w:hAnsi="Times New Roman" w:cs="Times New Roman"/>
                  <w:sz w:val="24"/>
                </w:rPr>
                <w:t xml:space="preserve">ЦФА </w:t>
              </w:r>
            </w:ins>
            <w:ins w:id="7458" w:author="Tima" w:date="2026-01-17T17:23:00Z">
              <w:r w:rsidR="0090012F">
                <w:rPr>
                  <w:rFonts w:ascii="Times New Roman" w:hAnsi="Times New Roman" w:cs="Times New Roman"/>
                  <w:sz w:val="24"/>
                </w:rPr>
                <w:t>не выпущены и не переведены</w:t>
              </w:r>
            </w:ins>
            <w:ins w:id="7459" w:author="Tima" w:date="2026-01-17T17:27:00Z">
              <w:r w:rsidR="0090012F">
                <w:rPr>
                  <w:rFonts w:ascii="Times New Roman" w:hAnsi="Times New Roman" w:cs="Times New Roman"/>
                  <w:sz w:val="24"/>
                </w:rPr>
                <w:t>, возврат комиссии на счёт сервиса в банке</w:t>
              </w:r>
            </w:ins>
            <w:ins w:id="7460" w:author="Tima" w:date="2026-01-17T17:24:00Z">
              <w:r w:rsidR="0090012F">
                <w:rPr>
                  <w:rFonts w:ascii="Times New Roman" w:hAnsi="Times New Roman" w:cs="Times New Roman"/>
                  <w:sz w:val="24"/>
                </w:rPr>
                <w:t>; 1 – ЦФА выпущены и переведены)</w:t>
              </w:r>
            </w:ins>
          </w:p>
        </w:tc>
      </w:tr>
    </w:tbl>
    <w:p w14:paraId="38C5A92B" w14:textId="699449BC" w:rsidR="00A6625C" w:rsidRDefault="00A6625C">
      <w:pPr>
        <w:rPr>
          <w:ins w:id="7461" w:author="Tima" w:date="2026-01-17T17:18:00Z"/>
          <w:rFonts w:ascii="Times New Roman" w:hAnsi="Times New Roman" w:cs="Times New Roman"/>
          <w:sz w:val="24"/>
        </w:rPr>
        <w:pPrChange w:id="7462" w:author="Tima" w:date="2026-01-14T22:14:00Z">
          <w:pPr>
            <w:ind w:firstLine="709"/>
            <w:jc w:val="both"/>
          </w:pPr>
        </w:pPrChange>
      </w:pPr>
    </w:p>
    <w:p w14:paraId="47212D4B" w14:textId="69A159A0" w:rsidR="007678DD" w:rsidRPr="0090012F" w:rsidRDefault="0090012F">
      <w:pPr>
        <w:pStyle w:val="3"/>
        <w:numPr>
          <w:ilvl w:val="0"/>
          <w:numId w:val="92"/>
        </w:numPr>
        <w:rPr>
          <w:ins w:id="7463" w:author="Tima" w:date="2026-01-17T17:18:00Z"/>
          <w:rFonts w:ascii="Times New Roman" w:hAnsi="Times New Roman" w:cs="Times New Roman"/>
          <w:b/>
          <w:color w:val="000000" w:themeColor="text1"/>
          <w:rPrChange w:id="7464" w:author="Tima" w:date="2026-01-17T17:25:00Z">
            <w:rPr>
              <w:ins w:id="7465" w:author="Tima" w:date="2026-01-17T17:18:00Z"/>
            </w:rPr>
          </w:rPrChange>
        </w:rPr>
        <w:pPrChange w:id="7466" w:author="Tima" w:date="2026-01-14T22:14:00Z">
          <w:pPr>
            <w:ind w:firstLine="709"/>
            <w:jc w:val="both"/>
          </w:pPr>
        </w:pPrChange>
      </w:pPr>
      <w:bookmarkStart w:id="7467" w:name="_Toc219756826"/>
      <w:ins w:id="7468" w:author="Tima" w:date="2026-01-17T17:24:00Z">
        <w:r w:rsidRPr="0090012F">
          <w:rPr>
            <w:rFonts w:ascii="Times New Roman" w:hAnsi="Times New Roman" w:cs="Times New Roman"/>
            <w:b/>
            <w:color w:val="000000" w:themeColor="text1"/>
            <w:rPrChange w:id="7469" w:author="Tima" w:date="2026-01-17T17:25:00Z">
              <w:rPr>
                <w:rFonts w:ascii="Times New Roman" w:hAnsi="Times New Roman" w:cs="Times New Roman"/>
              </w:rPr>
            </w:rPrChange>
          </w:rPr>
          <w:t xml:space="preserve">Шаг </w:t>
        </w:r>
      </w:ins>
      <w:ins w:id="7470" w:author="Tima" w:date="2026-01-17T17:25:00Z">
        <w:r w:rsidRPr="0090012F">
          <w:rPr>
            <w:rFonts w:ascii="Times New Roman" w:hAnsi="Times New Roman" w:cs="Times New Roman"/>
            <w:b/>
            <w:color w:val="000000" w:themeColor="text1"/>
            <w:rPrChange w:id="7471" w:author="Tima" w:date="2026-01-17T17:25:00Z">
              <w:rPr>
                <w:rFonts w:ascii="Times New Roman" w:hAnsi="Times New Roman" w:cs="Times New Roman"/>
              </w:rPr>
            </w:rPrChange>
          </w:rPr>
          <w:t>6. Пополнение баланса пользователя и уведомление его об этом</w:t>
        </w:r>
      </w:ins>
      <w:bookmarkEnd w:id="7467"/>
    </w:p>
    <w:p w14:paraId="299B6383" w14:textId="740B1FA4" w:rsidR="0090012F" w:rsidRPr="00356E26" w:rsidRDefault="0090012F" w:rsidP="0090012F">
      <w:pPr>
        <w:spacing w:line="276" w:lineRule="auto"/>
        <w:ind w:firstLine="709"/>
        <w:jc w:val="both"/>
        <w:rPr>
          <w:ins w:id="7472" w:author="Tima" w:date="2026-01-17T17:25:00Z"/>
          <w:rFonts w:ascii="Times New Roman" w:hAnsi="Times New Roman" w:cs="Times New Roman"/>
          <w:sz w:val="24"/>
          <w:szCs w:val="24"/>
        </w:rPr>
      </w:pPr>
      <w:ins w:id="7473" w:author="Tima" w:date="2026-01-17T17:25:00Z">
        <w:r w:rsidRPr="00356E26">
          <w:rPr>
            <w:rFonts w:ascii="Times New Roman" w:hAnsi="Times New Roman" w:cs="Times New Roman"/>
            <w:sz w:val="24"/>
            <w:szCs w:val="24"/>
          </w:rPr>
          <w:t xml:space="preserve">Требования по обработке </w:t>
        </w:r>
        <w:r w:rsidR="00B8411C">
          <w:rPr>
            <w:rFonts w:ascii="Times New Roman" w:hAnsi="Times New Roman" w:cs="Times New Roman"/>
            <w:sz w:val="24"/>
            <w:szCs w:val="24"/>
          </w:rPr>
          <w:t>шага 6 представлены в таблице 18</w:t>
        </w:r>
        <w:r>
          <w:rPr>
            <w:rFonts w:ascii="Times New Roman" w:hAnsi="Times New Roman" w:cs="Times New Roman"/>
            <w:sz w:val="24"/>
            <w:szCs w:val="24"/>
          </w:rPr>
          <w:t>.</w:t>
        </w:r>
      </w:ins>
    </w:p>
    <w:p w14:paraId="4C8A95F5" w14:textId="370A369C" w:rsidR="0090012F" w:rsidRPr="00356E26" w:rsidRDefault="0090012F" w:rsidP="0090012F">
      <w:pPr>
        <w:pStyle w:val="af0"/>
        <w:rPr>
          <w:ins w:id="7474" w:author="Tima" w:date="2026-01-17T17:25:00Z"/>
        </w:rPr>
      </w:pPr>
      <w:ins w:id="7475" w:author="Tima" w:date="2026-01-17T17:25:00Z">
        <w:r>
          <w:t>Таблица 1</w:t>
        </w:r>
      </w:ins>
      <w:ins w:id="7476" w:author="Tima" w:date="2026-01-18T22:21:00Z">
        <w:r w:rsidR="00B8411C">
          <w:t>8</w:t>
        </w:r>
      </w:ins>
      <w:ins w:id="7477" w:author="Tima" w:date="2026-01-17T17:25:00Z">
        <w:r>
          <w:t xml:space="preserve"> – Требования к сообщению, отправляемому на шаге 6</w:t>
        </w:r>
      </w:ins>
    </w:p>
    <w:tbl>
      <w:tblPr>
        <w:tblStyle w:val="a4"/>
        <w:tblW w:w="0" w:type="auto"/>
        <w:tblLook w:val="04A0" w:firstRow="1" w:lastRow="0" w:firstColumn="1" w:lastColumn="0" w:noHBand="0" w:noVBand="1"/>
      </w:tblPr>
      <w:tblGrid>
        <w:gridCol w:w="1555"/>
        <w:gridCol w:w="7790"/>
      </w:tblGrid>
      <w:tr w:rsidR="0090012F" w14:paraId="5695713C" w14:textId="77777777" w:rsidTr="00A148AD">
        <w:trPr>
          <w:ins w:id="7478" w:author="Tima" w:date="2026-01-17T17:25:00Z"/>
        </w:trPr>
        <w:tc>
          <w:tcPr>
            <w:tcW w:w="1555" w:type="dxa"/>
          </w:tcPr>
          <w:p w14:paraId="0E16D31E" w14:textId="77777777" w:rsidR="0090012F" w:rsidRDefault="0090012F" w:rsidP="00A148AD">
            <w:pPr>
              <w:rPr>
                <w:ins w:id="7479" w:author="Tima" w:date="2026-01-17T17:25:00Z"/>
                <w:rFonts w:ascii="Times New Roman" w:hAnsi="Times New Roman" w:cs="Times New Roman"/>
                <w:sz w:val="24"/>
              </w:rPr>
            </w:pPr>
            <w:ins w:id="7480" w:author="Tima" w:date="2026-01-17T17:25:00Z">
              <w:r>
                <w:rPr>
                  <w:rFonts w:ascii="Times New Roman" w:hAnsi="Times New Roman" w:cs="Times New Roman"/>
                  <w:b/>
                  <w:sz w:val="24"/>
                </w:rPr>
                <w:t>Номер требования</w:t>
              </w:r>
            </w:ins>
          </w:p>
        </w:tc>
        <w:tc>
          <w:tcPr>
            <w:tcW w:w="7790" w:type="dxa"/>
          </w:tcPr>
          <w:p w14:paraId="1CADE777" w14:textId="77777777" w:rsidR="0090012F" w:rsidRDefault="0090012F" w:rsidP="00A148AD">
            <w:pPr>
              <w:rPr>
                <w:ins w:id="7481" w:author="Tima" w:date="2026-01-17T17:25:00Z"/>
                <w:rFonts w:ascii="Times New Roman" w:hAnsi="Times New Roman" w:cs="Times New Roman"/>
                <w:sz w:val="24"/>
              </w:rPr>
            </w:pPr>
            <w:ins w:id="7482" w:author="Tima" w:date="2026-01-17T17:25:00Z">
              <w:r w:rsidRPr="00356E26">
                <w:rPr>
                  <w:rFonts w:ascii="Times New Roman" w:hAnsi="Times New Roman" w:cs="Times New Roman"/>
                  <w:b/>
                  <w:sz w:val="24"/>
                </w:rPr>
                <w:t>Опис</w:t>
              </w:r>
              <w:r>
                <w:rPr>
                  <w:rFonts w:ascii="Times New Roman" w:hAnsi="Times New Roman" w:cs="Times New Roman"/>
                  <w:b/>
                  <w:sz w:val="24"/>
                </w:rPr>
                <w:t>а</w:t>
              </w:r>
              <w:r w:rsidRPr="00356E26">
                <w:rPr>
                  <w:rFonts w:ascii="Times New Roman" w:hAnsi="Times New Roman" w:cs="Times New Roman"/>
                  <w:b/>
                  <w:sz w:val="24"/>
                </w:rPr>
                <w:t>ние требования</w:t>
              </w:r>
            </w:ins>
          </w:p>
        </w:tc>
      </w:tr>
      <w:tr w:rsidR="0090012F" w14:paraId="36D68F72" w14:textId="77777777" w:rsidTr="00A148AD">
        <w:trPr>
          <w:ins w:id="7483" w:author="Tima" w:date="2026-01-17T17:25:00Z"/>
        </w:trPr>
        <w:tc>
          <w:tcPr>
            <w:tcW w:w="1555" w:type="dxa"/>
          </w:tcPr>
          <w:p w14:paraId="3E25DCB2" w14:textId="77777777" w:rsidR="0090012F" w:rsidRDefault="0090012F" w:rsidP="00A148AD">
            <w:pPr>
              <w:rPr>
                <w:ins w:id="7484" w:author="Tima" w:date="2026-01-17T17:25:00Z"/>
                <w:rFonts w:ascii="Times New Roman" w:hAnsi="Times New Roman" w:cs="Times New Roman"/>
                <w:sz w:val="24"/>
              </w:rPr>
            </w:pPr>
            <w:ins w:id="7485" w:author="Tima" w:date="2026-01-17T17:25:00Z">
              <w:r>
                <w:rPr>
                  <w:rFonts w:ascii="Times New Roman" w:hAnsi="Times New Roman" w:cs="Times New Roman"/>
                  <w:sz w:val="24"/>
                </w:rPr>
                <w:t>1</w:t>
              </w:r>
            </w:ins>
          </w:p>
        </w:tc>
        <w:tc>
          <w:tcPr>
            <w:tcW w:w="7790" w:type="dxa"/>
          </w:tcPr>
          <w:p w14:paraId="4D906098" w14:textId="5000EDF2" w:rsidR="0090012F" w:rsidRDefault="0090012F">
            <w:pPr>
              <w:rPr>
                <w:ins w:id="7486" w:author="Tima" w:date="2026-01-17T17:25:00Z"/>
                <w:rFonts w:ascii="Times New Roman" w:hAnsi="Times New Roman" w:cs="Times New Roman"/>
                <w:sz w:val="24"/>
              </w:rPr>
            </w:pPr>
            <w:ins w:id="7487" w:author="Tima" w:date="2026-01-17T17:25:00Z">
              <w:r>
                <w:rPr>
                  <w:rFonts w:ascii="Times New Roman" w:hAnsi="Times New Roman" w:cs="Times New Roman"/>
                  <w:sz w:val="24"/>
                </w:rPr>
                <w:t>Дата и время начала обмена (требование 1 из таблицы 1</w:t>
              </w:r>
            </w:ins>
            <w:ins w:id="7488" w:author="Tima" w:date="2026-01-18T22:21:00Z">
              <w:r w:rsidR="00B8411C">
                <w:rPr>
                  <w:rFonts w:ascii="Times New Roman" w:hAnsi="Times New Roman" w:cs="Times New Roman"/>
                  <w:sz w:val="24"/>
                </w:rPr>
                <w:t>3</w:t>
              </w:r>
            </w:ins>
            <w:ins w:id="7489" w:author="Tima" w:date="2026-01-17T17:25:00Z">
              <w:r>
                <w:rPr>
                  <w:rFonts w:ascii="Times New Roman" w:hAnsi="Times New Roman" w:cs="Times New Roman"/>
                  <w:sz w:val="24"/>
                </w:rPr>
                <w:t>)</w:t>
              </w:r>
            </w:ins>
          </w:p>
        </w:tc>
      </w:tr>
      <w:tr w:rsidR="0090012F" w14:paraId="09CA9FD4" w14:textId="77777777" w:rsidTr="00A148AD">
        <w:trPr>
          <w:ins w:id="7490" w:author="Tima" w:date="2026-01-17T17:25:00Z"/>
        </w:trPr>
        <w:tc>
          <w:tcPr>
            <w:tcW w:w="1555" w:type="dxa"/>
          </w:tcPr>
          <w:p w14:paraId="6049D54A" w14:textId="77777777" w:rsidR="0090012F" w:rsidRDefault="0090012F" w:rsidP="00A148AD">
            <w:pPr>
              <w:rPr>
                <w:ins w:id="7491" w:author="Tima" w:date="2026-01-17T17:25:00Z"/>
                <w:rFonts w:ascii="Times New Roman" w:hAnsi="Times New Roman" w:cs="Times New Roman"/>
                <w:sz w:val="24"/>
              </w:rPr>
            </w:pPr>
            <w:ins w:id="7492" w:author="Tima" w:date="2026-01-17T17:25:00Z">
              <w:r>
                <w:rPr>
                  <w:rFonts w:ascii="Times New Roman" w:hAnsi="Times New Roman" w:cs="Times New Roman"/>
                  <w:sz w:val="24"/>
                </w:rPr>
                <w:t>2</w:t>
              </w:r>
            </w:ins>
          </w:p>
        </w:tc>
        <w:tc>
          <w:tcPr>
            <w:tcW w:w="7790" w:type="dxa"/>
          </w:tcPr>
          <w:p w14:paraId="0B885FA9" w14:textId="1F8AAEF4" w:rsidR="0090012F" w:rsidRDefault="0090012F">
            <w:pPr>
              <w:rPr>
                <w:ins w:id="7493" w:author="Tima" w:date="2026-01-17T17:25:00Z"/>
                <w:rFonts w:ascii="Times New Roman" w:hAnsi="Times New Roman" w:cs="Times New Roman"/>
                <w:sz w:val="24"/>
              </w:rPr>
            </w:pPr>
            <w:proofErr w:type="spellStart"/>
            <w:ins w:id="7494" w:author="Tima" w:date="2026-01-17T17:25:00Z">
              <w:r>
                <w:rPr>
                  <w:rFonts w:ascii="Times New Roman" w:hAnsi="Times New Roman" w:cs="Times New Roman"/>
                  <w:sz w:val="24"/>
                </w:rPr>
                <w:t>Авторизационный</w:t>
              </w:r>
              <w:proofErr w:type="spellEnd"/>
              <w:r>
                <w:rPr>
                  <w:rFonts w:ascii="Times New Roman" w:hAnsi="Times New Roman" w:cs="Times New Roman"/>
                  <w:sz w:val="24"/>
                </w:rPr>
                <w:t xml:space="preserve"> код операции(требование 6 из таблицы 1</w:t>
              </w:r>
            </w:ins>
            <w:ins w:id="7495" w:author="Tima" w:date="2026-01-18T22:21:00Z">
              <w:r w:rsidR="00B8411C">
                <w:rPr>
                  <w:rFonts w:ascii="Times New Roman" w:hAnsi="Times New Roman" w:cs="Times New Roman"/>
                  <w:sz w:val="24"/>
                </w:rPr>
                <w:t>4</w:t>
              </w:r>
            </w:ins>
            <w:ins w:id="7496" w:author="Tima" w:date="2026-01-17T17:25:00Z">
              <w:r>
                <w:rPr>
                  <w:rFonts w:ascii="Times New Roman" w:hAnsi="Times New Roman" w:cs="Times New Roman"/>
                  <w:sz w:val="24"/>
                </w:rPr>
                <w:t>)</w:t>
              </w:r>
            </w:ins>
          </w:p>
        </w:tc>
      </w:tr>
      <w:tr w:rsidR="0090012F" w14:paraId="1FFCF05E" w14:textId="77777777" w:rsidTr="00A148AD">
        <w:trPr>
          <w:ins w:id="7497" w:author="Tima" w:date="2026-01-17T17:25:00Z"/>
        </w:trPr>
        <w:tc>
          <w:tcPr>
            <w:tcW w:w="1555" w:type="dxa"/>
          </w:tcPr>
          <w:p w14:paraId="3D623BCB" w14:textId="527BF7CE" w:rsidR="0090012F" w:rsidRDefault="0017051D" w:rsidP="00A148AD">
            <w:pPr>
              <w:rPr>
                <w:ins w:id="7498" w:author="Tima" w:date="2026-01-17T17:25:00Z"/>
                <w:rFonts w:ascii="Times New Roman" w:hAnsi="Times New Roman" w:cs="Times New Roman"/>
                <w:sz w:val="24"/>
              </w:rPr>
            </w:pPr>
            <w:ins w:id="7499" w:author="Tima" w:date="2026-01-17T17:25:00Z">
              <w:r>
                <w:rPr>
                  <w:rFonts w:ascii="Times New Roman" w:hAnsi="Times New Roman" w:cs="Times New Roman"/>
                  <w:sz w:val="24"/>
                </w:rPr>
                <w:t>3</w:t>
              </w:r>
            </w:ins>
          </w:p>
        </w:tc>
        <w:tc>
          <w:tcPr>
            <w:tcW w:w="7790" w:type="dxa"/>
          </w:tcPr>
          <w:p w14:paraId="7C9CA1ED" w14:textId="463F93F8" w:rsidR="0090012F" w:rsidRDefault="0090012F" w:rsidP="00A148AD">
            <w:pPr>
              <w:rPr>
                <w:ins w:id="7500" w:author="Tima" w:date="2026-01-17T17:25:00Z"/>
                <w:rFonts w:ascii="Times New Roman" w:hAnsi="Times New Roman" w:cs="Times New Roman"/>
                <w:sz w:val="24"/>
              </w:rPr>
            </w:pPr>
            <w:ins w:id="7501" w:author="Tima" w:date="2026-01-17T17:25:00Z">
              <w:r>
                <w:rPr>
                  <w:rFonts w:ascii="Times New Roman" w:hAnsi="Times New Roman" w:cs="Times New Roman"/>
                  <w:sz w:val="24"/>
                </w:rPr>
                <w:t>Фамилия, имя и отчество пользовател</w:t>
              </w:r>
              <w:r w:rsidR="00B8411C">
                <w:rPr>
                  <w:rFonts w:ascii="Times New Roman" w:hAnsi="Times New Roman" w:cs="Times New Roman"/>
                  <w:sz w:val="24"/>
                </w:rPr>
                <w:t>я (требование 2 из таблицы 13</w:t>
              </w:r>
              <w:r>
                <w:rPr>
                  <w:rFonts w:ascii="Times New Roman" w:hAnsi="Times New Roman" w:cs="Times New Roman"/>
                  <w:sz w:val="24"/>
                </w:rPr>
                <w:t>)</w:t>
              </w:r>
            </w:ins>
          </w:p>
        </w:tc>
      </w:tr>
      <w:tr w:rsidR="004C7E46" w14:paraId="4880D4F3" w14:textId="77777777" w:rsidTr="00A148AD">
        <w:trPr>
          <w:ins w:id="7502" w:author="Tima" w:date="2026-01-17T22:27:00Z"/>
        </w:trPr>
        <w:tc>
          <w:tcPr>
            <w:tcW w:w="1555" w:type="dxa"/>
          </w:tcPr>
          <w:p w14:paraId="2C1389A5" w14:textId="7E353B22" w:rsidR="004C7E46" w:rsidRDefault="004C7E46" w:rsidP="00A148AD">
            <w:pPr>
              <w:rPr>
                <w:ins w:id="7503" w:author="Tima" w:date="2026-01-17T22:27:00Z"/>
                <w:rFonts w:ascii="Times New Roman" w:hAnsi="Times New Roman" w:cs="Times New Roman"/>
                <w:sz w:val="24"/>
              </w:rPr>
            </w:pPr>
            <w:ins w:id="7504" w:author="Tima" w:date="2026-01-17T22:27:00Z">
              <w:r>
                <w:rPr>
                  <w:rFonts w:ascii="Times New Roman" w:hAnsi="Times New Roman" w:cs="Times New Roman"/>
                  <w:sz w:val="24"/>
                </w:rPr>
                <w:t>4</w:t>
              </w:r>
            </w:ins>
          </w:p>
        </w:tc>
        <w:tc>
          <w:tcPr>
            <w:tcW w:w="7790" w:type="dxa"/>
          </w:tcPr>
          <w:p w14:paraId="04944DFF" w14:textId="39BAD031" w:rsidR="004C7E46" w:rsidRDefault="004C7E46" w:rsidP="00A148AD">
            <w:pPr>
              <w:rPr>
                <w:ins w:id="7505" w:author="Tima" w:date="2026-01-17T22:27:00Z"/>
                <w:rFonts w:ascii="Times New Roman" w:hAnsi="Times New Roman" w:cs="Times New Roman"/>
                <w:sz w:val="24"/>
              </w:rPr>
            </w:pPr>
            <w:ins w:id="7506" w:author="Tima" w:date="2026-01-17T22:27:00Z">
              <w:r>
                <w:rPr>
                  <w:rFonts w:ascii="Times New Roman" w:hAnsi="Times New Roman" w:cs="Times New Roman"/>
                  <w:sz w:val="24"/>
                </w:rPr>
                <w:t>Электронный кошелёк пользова</w:t>
              </w:r>
              <w:r w:rsidR="00B8411C">
                <w:rPr>
                  <w:rFonts w:ascii="Times New Roman" w:hAnsi="Times New Roman" w:cs="Times New Roman"/>
                  <w:sz w:val="24"/>
                </w:rPr>
                <w:t>теля (требование 3 из таблицы 13</w:t>
              </w:r>
              <w:r>
                <w:rPr>
                  <w:rFonts w:ascii="Times New Roman" w:hAnsi="Times New Roman" w:cs="Times New Roman"/>
                  <w:sz w:val="24"/>
                </w:rPr>
                <w:t>)</w:t>
              </w:r>
            </w:ins>
          </w:p>
        </w:tc>
      </w:tr>
      <w:tr w:rsidR="0090012F" w14:paraId="5281062B" w14:textId="77777777" w:rsidTr="00A148AD">
        <w:trPr>
          <w:ins w:id="7507" w:author="Tima" w:date="2026-01-17T17:25:00Z"/>
        </w:trPr>
        <w:tc>
          <w:tcPr>
            <w:tcW w:w="1555" w:type="dxa"/>
          </w:tcPr>
          <w:p w14:paraId="459E15F2" w14:textId="0A99E201" w:rsidR="0090012F" w:rsidRDefault="004C7E46" w:rsidP="00A148AD">
            <w:pPr>
              <w:rPr>
                <w:ins w:id="7508" w:author="Tima" w:date="2026-01-17T17:25:00Z"/>
                <w:rFonts w:ascii="Times New Roman" w:hAnsi="Times New Roman" w:cs="Times New Roman"/>
                <w:sz w:val="24"/>
              </w:rPr>
            </w:pPr>
            <w:ins w:id="7509" w:author="Tima" w:date="2026-01-17T17:25:00Z">
              <w:r>
                <w:rPr>
                  <w:rFonts w:ascii="Times New Roman" w:hAnsi="Times New Roman" w:cs="Times New Roman"/>
                  <w:sz w:val="24"/>
                </w:rPr>
                <w:t>5</w:t>
              </w:r>
            </w:ins>
          </w:p>
        </w:tc>
        <w:tc>
          <w:tcPr>
            <w:tcW w:w="7790" w:type="dxa"/>
          </w:tcPr>
          <w:p w14:paraId="5CBCCFE9" w14:textId="49A3893A" w:rsidR="0090012F" w:rsidRPr="00356E26" w:rsidRDefault="0090012F">
            <w:pPr>
              <w:rPr>
                <w:ins w:id="7510" w:author="Tima" w:date="2026-01-17T17:25:00Z"/>
                <w:rFonts w:ascii="Times New Roman" w:hAnsi="Times New Roman" w:cs="Times New Roman"/>
                <w:sz w:val="24"/>
              </w:rPr>
            </w:pPr>
            <w:ins w:id="7511" w:author="Tima" w:date="2026-01-17T17:25:00Z">
              <w:r>
                <w:rPr>
                  <w:rFonts w:ascii="Times New Roman" w:hAnsi="Times New Roman" w:cs="Times New Roman"/>
                  <w:sz w:val="24"/>
                  <w:lang w:val="en-US"/>
                </w:rPr>
                <w:t>NFT</w:t>
              </w:r>
              <w:r>
                <w:rPr>
                  <w:rFonts w:ascii="Times New Roman" w:hAnsi="Times New Roman" w:cs="Times New Roman"/>
                  <w:sz w:val="24"/>
                </w:rPr>
                <w:t xml:space="preserve">-коллекция обмениваемого </w:t>
              </w:r>
              <w:r>
                <w:rPr>
                  <w:rFonts w:ascii="Times New Roman" w:hAnsi="Times New Roman" w:cs="Times New Roman"/>
                  <w:sz w:val="24"/>
                  <w:lang w:val="en-US"/>
                </w:rPr>
                <w:t>NFT</w:t>
              </w:r>
              <w:r>
                <w:rPr>
                  <w:rFonts w:ascii="Times New Roman" w:hAnsi="Times New Roman" w:cs="Times New Roman"/>
                  <w:sz w:val="24"/>
                </w:rPr>
                <w:t xml:space="preserve"> (требование 4 из таблицы 1</w:t>
              </w:r>
            </w:ins>
            <w:ins w:id="7512" w:author="Tima" w:date="2026-01-18T22:21:00Z">
              <w:r w:rsidR="00B8411C">
                <w:rPr>
                  <w:rFonts w:ascii="Times New Roman" w:hAnsi="Times New Roman" w:cs="Times New Roman"/>
                  <w:sz w:val="24"/>
                </w:rPr>
                <w:t>3</w:t>
              </w:r>
            </w:ins>
            <w:ins w:id="7513" w:author="Tima" w:date="2026-01-17T17:25:00Z">
              <w:r>
                <w:rPr>
                  <w:rFonts w:ascii="Times New Roman" w:hAnsi="Times New Roman" w:cs="Times New Roman"/>
                  <w:sz w:val="24"/>
                </w:rPr>
                <w:t>)</w:t>
              </w:r>
            </w:ins>
          </w:p>
        </w:tc>
      </w:tr>
      <w:tr w:rsidR="0090012F" w14:paraId="05AC58C5" w14:textId="77777777" w:rsidTr="00A148AD">
        <w:trPr>
          <w:ins w:id="7514" w:author="Tima" w:date="2026-01-17T17:25:00Z"/>
        </w:trPr>
        <w:tc>
          <w:tcPr>
            <w:tcW w:w="1555" w:type="dxa"/>
          </w:tcPr>
          <w:p w14:paraId="3AD6885F" w14:textId="266EDD56" w:rsidR="0090012F" w:rsidRDefault="004C7E46" w:rsidP="00A148AD">
            <w:pPr>
              <w:rPr>
                <w:ins w:id="7515" w:author="Tima" w:date="2026-01-17T17:25:00Z"/>
                <w:rFonts w:ascii="Times New Roman" w:hAnsi="Times New Roman" w:cs="Times New Roman"/>
                <w:sz w:val="24"/>
              </w:rPr>
            </w:pPr>
            <w:ins w:id="7516" w:author="Tima" w:date="2026-01-17T17:25:00Z">
              <w:r>
                <w:rPr>
                  <w:rFonts w:ascii="Times New Roman" w:hAnsi="Times New Roman" w:cs="Times New Roman"/>
                  <w:sz w:val="24"/>
                  <w:lang w:val="en-US"/>
                </w:rPr>
                <w:t>6</w:t>
              </w:r>
            </w:ins>
          </w:p>
        </w:tc>
        <w:tc>
          <w:tcPr>
            <w:tcW w:w="7790" w:type="dxa"/>
          </w:tcPr>
          <w:p w14:paraId="533A7BCD" w14:textId="73AAD330" w:rsidR="0090012F" w:rsidRPr="00356E26" w:rsidRDefault="0090012F">
            <w:pPr>
              <w:rPr>
                <w:ins w:id="7517" w:author="Tima" w:date="2026-01-17T17:25:00Z"/>
                <w:rFonts w:ascii="Times New Roman" w:hAnsi="Times New Roman" w:cs="Times New Roman"/>
                <w:sz w:val="24"/>
              </w:rPr>
            </w:pPr>
            <w:ins w:id="7518" w:author="Tima" w:date="2026-01-17T17:25:00Z">
              <w:r>
                <w:rPr>
                  <w:rFonts w:ascii="Times New Roman" w:hAnsi="Times New Roman" w:cs="Times New Roman"/>
                  <w:sz w:val="24"/>
                </w:rPr>
                <w:t xml:space="preserve">Номер обмениваемого </w:t>
              </w:r>
              <w:r>
                <w:rPr>
                  <w:rFonts w:ascii="Times New Roman" w:hAnsi="Times New Roman" w:cs="Times New Roman"/>
                  <w:sz w:val="24"/>
                  <w:lang w:val="en-US"/>
                </w:rPr>
                <w:t>NFT</w:t>
              </w:r>
              <w:r>
                <w:rPr>
                  <w:rFonts w:ascii="Times New Roman" w:hAnsi="Times New Roman" w:cs="Times New Roman"/>
                  <w:sz w:val="24"/>
                </w:rPr>
                <w:t xml:space="preserve"> (требование 5 из таблицы 1</w:t>
              </w:r>
            </w:ins>
            <w:ins w:id="7519" w:author="Tima" w:date="2026-01-18T22:21:00Z">
              <w:r w:rsidR="00B8411C">
                <w:rPr>
                  <w:rFonts w:ascii="Times New Roman" w:hAnsi="Times New Roman" w:cs="Times New Roman"/>
                  <w:sz w:val="24"/>
                </w:rPr>
                <w:t>3</w:t>
              </w:r>
            </w:ins>
            <w:ins w:id="7520" w:author="Tima" w:date="2026-01-17T17:25:00Z">
              <w:r>
                <w:rPr>
                  <w:rFonts w:ascii="Times New Roman" w:hAnsi="Times New Roman" w:cs="Times New Roman"/>
                  <w:sz w:val="24"/>
                </w:rPr>
                <w:t>)</w:t>
              </w:r>
            </w:ins>
          </w:p>
        </w:tc>
      </w:tr>
      <w:tr w:rsidR="0090012F" w14:paraId="22CF11A1" w14:textId="77777777" w:rsidTr="00A148AD">
        <w:trPr>
          <w:ins w:id="7521" w:author="Tima" w:date="2026-01-17T17:25:00Z"/>
        </w:trPr>
        <w:tc>
          <w:tcPr>
            <w:tcW w:w="1555" w:type="dxa"/>
          </w:tcPr>
          <w:p w14:paraId="3FD62341" w14:textId="5414D01F" w:rsidR="0090012F" w:rsidRDefault="004C7E46" w:rsidP="00A148AD">
            <w:pPr>
              <w:rPr>
                <w:ins w:id="7522" w:author="Tima" w:date="2026-01-17T17:25:00Z"/>
                <w:rFonts w:ascii="Times New Roman" w:hAnsi="Times New Roman" w:cs="Times New Roman"/>
                <w:sz w:val="24"/>
                <w:lang w:val="en-US"/>
              </w:rPr>
            </w:pPr>
            <w:ins w:id="7523" w:author="Tima" w:date="2026-01-17T17:25:00Z">
              <w:r>
                <w:rPr>
                  <w:rFonts w:ascii="Times New Roman" w:hAnsi="Times New Roman" w:cs="Times New Roman"/>
                  <w:sz w:val="24"/>
                </w:rPr>
                <w:lastRenderedPageBreak/>
                <w:t>7</w:t>
              </w:r>
            </w:ins>
          </w:p>
        </w:tc>
        <w:tc>
          <w:tcPr>
            <w:tcW w:w="7790" w:type="dxa"/>
          </w:tcPr>
          <w:p w14:paraId="15135C78" w14:textId="7C8FB3B5" w:rsidR="0090012F" w:rsidRPr="00FA4881" w:rsidRDefault="00F55C36" w:rsidP="00FA4881">
            <w:pPr>
              <w:rPr>
                <w:ins w:id="7524" w:author="Tima" w:date="2026-01-17T17:25:00Z"/>
                <w:rFonts w:ascii="Times New Roman" w:hAnsi="Times New Roman" w:cs="Times New Roman"/>
                <w:sz w:val="24"/>
              </w:rPr>
            </w:pPr>
            <w:ins w:id="7525" w:author="Tima" w:date="2026-01-17T17:43:00Z">
              <w:r>
                <w:rPr>
                  <w:rFonts w:ascii="Times New Roman" w:hAnsi="Times New Roman" w:cs="Times New Roman"/>
                  <w:sz w:val="24"/>
                </w:rPr>
                <w:t>Итоговое к</w:t>
              </w:r>
            </w:ins>
            <w:ins w:id="7526" w:author="Tima" w:date="2026-01-17T17:25:00Z">
              <w:r w:rsidR="0090012F">
                <w:rPr>
                  <w:rFonts w:ascii="Times New Roman" w:hAnsi="Times New Roman" w:cs="Times New Roman"/>
                  <w:sz w:val="24"/>
                </w:rPr>
                <w:t>оличество ЦФА,</w:t>
              </w:r>
            </w:ins>
            <w:ins w:id="7527" w:author="Tima" w:date="2026-01-17T17:28:00Z">
              <w:r w:rsidR="0090012F">
                <w:rPr>
                  <w:rFonts w:ascii="Times New Roman" w:hAnsi="Times New Roman" w:cs="Times New Roman"/>
                  <w:sz w:val="24"/>
                </w:rPr>
                <w:t xml:space="preserve"> полученное в результате обмена </w:t>
              </w:r>
              <w:r w:rsidR="0090012F">
                <w:rPr>
                  <w:rFonts w:ascii="Times New Roman" w:hAnsi="Times New Roman" w:cs="Times New Roman"/>
                  <w:sz w:val="24"/>
                  <w:lang w:val="en-US"/>
                </w:rPr>
                <w:t>NFT</w:t>
              </w:r>
              <w:r w:rsidR="0090012F" w:rsidRPr="0090012F">
                <w:rPr>
                  <w:rFonts w:ascii="Times New Roman" w:hAnsi="Times New Roman" w:cs="Times New Roman"/>
                  <w:sz w:val="24"/>
                  <w:rPrChange w:id="7528" w:author="Tima" w:date="2026-01-17T17:28:00Z">
                    <w:rPr>
                      <w:rFonts w:ascii="Times New Roman" w:hAnsi="Times New Roman" w:cs="Times New Roman"/>
                      <w:sz w:val="24"/>
                      <w:lang w:val="en-US"/>
                    </w:rPr>
                  </w:rPrChange>
                </w:rPr>
                <w:t xml:space="preserve"> </w:t>
              </w:r>
            </w:ins>
            <w:ins w:id="7529" w:author="Tima" w:date="2026-01-17T17:29:00Z">
              <w:r w:rsidR="0090012F">
                <w:rPr>
                  <w:rFonts w:ascii="Times New Roman" w:hAnsi="Times New Roman" w:cs="Times New Roman"/>
                  <w:sz w:val="24"/>
                </w:rPr>
                <w:t>на ЦФА</w:t>
              </w:r>
            </w:ins>
          </w:p>
        </w:tc>
      </w:tr>
      <w:tr w:rsidR="0090012F" w14:paraId="59A5597A" w14:textId="77777777" w:rsidTr="00A148AD">
        <w:trPr>
          <w:ins w:id="7530" w:author="Tima" w:date="2026-01-17T17:25:00Z"/>
        </w:trPr>
        <w:tc>
          <w:tcPr>
            <w:tcW w:w="1555" w:type="dxa"/>
          </w:tcPr>
          <w:p w14:paraId="7CE42381" w14:textId="67FC7C95" w:rsidR="0090012F" w:rsidRDefault="004C7E46" w:rsidP="00A148AD">
            <w:pPr>
              <w:rPr>
                <w:ins w:id="7531" w:author="Tima" w:date="2026-01-17T17:25:00Z"/>
                <w:rFonts w:ascii="Times New Roman" w:hAnsi="Times New Roman" w:cs="Times New Roman"/>
                <w:sz w:val="24"/>
              </w:rPr>
            </w:pPr>
            <w:ins w:id="7532" w:author="Tima" w:date="2026-01-17T17:25:00Z">
              <w:r>
                <w:rPr>
                  <w:rFonts w:ascii="Times New Roman" w:hAnsi="Times New Roman" w:cs="Times New Roman"/>
                  <w:sz w:val="24"/>
                </w:rPr>
                <w:t>8</w:t>
              </w:r>
            </w:ins>
          </w:p>
        </w:tc>
        <w:tc>
          <w:tcPr>
            <w:tcW w:w="7790" w:type="dxa"/>
          </w:tcPr>
          <w:p w14:paraId="5732F9C8" w14:textId="5ABAD269" w:rsidR="0090012F" w:rsidRDefault="0090012F" w:rsidP="00A148AD">
            <w:pPr>
              <w:rPr>
                <w:ins w:id="7533" w:author="Tima" w:date="2026-01-17T17:25:00Z"/>
                <w:rFonts w:ascii="Times New Roman" w:hAnsi="Times New Roman" w:cs="Times New Roman"/>
                <w:sz w:val="24"/>
              </w:rPr>
            </w:pPr>
            <w:ins w:id="7534" w:author="Tima" w:date="2026-01-17T17:26:00Z">
              <w:r>
                <w:rPr>
                  <w:rFonts w:ascii="Times New Roman" w:hAnsi="Times New Roman" w:cs="Times New Roman"/>
                  <w:sz w:val="24"/>
                </w:rPr>
                <w:t xml:space="preserve">Статус обмена </w:t>
              </w:r>
            </w:ins>
            <w:ins w:id="7535" w:author="Tima" w:date="2026-01-17T17:27:00Z">
              <w:r>
                <w:rPr>
                  <w:rFonts w:ascii="Times New Roman" w:hAnsi="Times New Roman" w:cs="Times New Roman"/>
                  <w:sz w:val="24"/>
                  <w:lang w:val="en-US"/>
                </w:rPr>
                <w:t>NFT</w:t>
              </w:r>
              <w:r w:rsidRPr="0090012F">
                <w:rPr>
                  <w:rFonts w:ascii="Times New Roman" w:hAnsi="Times New Roman" w:cs="Times New Roman"/>
                  <w:sz w:val="24"/>
                  <w:rPrChange w:id="7536" w:author="Tima" w:date="2026-01-17T17:27:00Z">
                    <w:rPr>
                      <w:rFonts w:ascii="Times New Roman" w:hAnsi="Times New Roman" w:cs="Times New Roman"/>
                      <w:sz w:val="24"/>
                      <w:lang w:val="en-US"/>
                    </w:rPr>
                  </w:rPrChange>
                </w:rPr>
                <w:t xml:space="preserve"> </w:t>
              </w:r>
              <w:r>
                <w:rPr>
                  <w:rFonts w:ascii="Times New Roman" w:hAnsi="Times New Roman" w:cs="Times New Roman"/>
                  <w:sz w:val="24"/>
                </w:rPr>
                <w:t>на ЦФА</w:t>
              </w:r>
            </w:ins>
            <w:ins w:id="7537" w:author="Tima" w:date="2026-01-17T17:26:00Z">
              <w:r>
                <w:rPr>
                  <w:rFonts w:ascii="Times New Roman" w:hAnsi="Times New Roman" w:cs="Times New Roman"/>
                  <w:sz w:val="24"/>
                </w:rPr>
                <w:t xml:space="preserve"> (0 – неуспешно</w:t>
              </w:r>
            </w:ins>
            <w:ins w:id="7538" w:author="Tima" w:date="2026-01-17T17:27:00Z">
              <w:r>
                <w:rPr>
                  <w:rFonts w:ascii="Times New Roman" w:hAnsi="Times New Roman" w:cs="Times New Roman"/>
                  <w:sz w:val="24"/>
                </w:rPr>
                <w:t xml:space="preserve">, происходит возврат </w:t>
              </w:r>
              <w:r>
                <w:rPr>
                  <w:rFonts w:ascii="Times New Roman" w:hAnsi="Times New Roman" w:cs="Times New Roman"/>
                  <w:sz w:val="24"/>
                  <w:lang w:val="en-US"/>
                </w:rPr>
                <w:t>NFT</w:t>
              </w:r>
              <w:r w:rsidRPr="0090012F">
                <w:rPr>
                  <w:rFonts w:ascii="Times New Roman" w:hAnsi="Times New Roman" w:cs="Times New Roman"/>
                  <w:sz w:val="24"/>
                  <w:rPrChange w:id="7539" w:author="Tima" w:date="2026-01-17T17:27:00Z">
                    <w:rPr>
                      <w:rFonts w:ascii="Times New Roman" w:hAnsi="Times New Roman" w:cs="Times New Roman"/>
                      <w:sz w:val="24"/>
                      <w:lang w:val="en-US"/>
                    </w:rPr>
                  </w:rPrChange>
                </w:rPr>
                <w:t xml:space="preserve"> </w:t>
              </w:r>
              <w:r>
                <w:rPr>
                  <w:rFonts w:ascii="Times New Roman" w:hAnsi="Times New Roman" w:cs="Times New Roman"/>
                  <w:sz w:val="24"/>
                </w:rPr>
                <w:t>и уплаченной комиссии пользователю</w:t>
              </w:r>
            </w:ins>
            <w:ins w:id="7540" w:author="Tima" w:date="2026-01-17T17:26:00Z">
              <w:r>
                <w:rPr>
                  <w:rFonts w:ascii="Times New Roman" w:hAnsi="Times New Roman" w:cs="Times New Roman"/>
                  <w:sz w:val="24"/>
                </w:rPr>
                <w:t>; 1 – успешно)</w:t>
              </w:r>
            </w:ins>
          </w:p>
        </w:tc>
      </w:tr>
    </w:tbl>
    <w:p w14:paraId="2430840A" w14:textId="66182F4C" w:rsidR="007678DD" w:rsidRDefault="007678DD">
      <w:pPr>
        <w:rPr>
          <w:ins w:id="7541" w:author="Tima" w:date="2026-01-17T17:18:00Z"/>
          <w:rFonts w:ascii="Times New Roman" w:hAnsi="Times New Roman" w:cs="Times New Roman"/>
          <w:sz w:val="24"/>
        </w:rPr>
        <w:pPrChange w:id="7542" w:author="Tima" w:date="2026-01-14T22:14:00Z">
          <w:pPr>
            <w:ind w:firstLine="709"/>
            <w:jc w:val="both"/>
          </w:pPr>
        </w:pPrChange>
      </w:pPr>
    </w:p>
    <w:p w14:paraId="48DB56BE" w14:textId="3ED4D650" w:rsidR="007678DD" w:rsidRDefault="0090012F">
      <w:pPr>
        <w:pStyle w:val="2"/>
        <w:numPr>
          <w:ilvl w:val="0"/>
          <w:numId w:val="91"/>
        </w:numPr>
        <w:rPr>
          <w:ins w:id="7543" w:author="Tima" w:date="2026-01-18T22:21:00Z"/>
          <w:rFonts w:ascii="Times New Roman" w:hAnsi="Times New Roman" w:cs="Times New Roman"/>
          <w:b/>
          <w:color w:val="000000" w:themeColor="text1"/>
          <w:sz w:val="28"/>
        </w:rPr>
        <w:pPrChange w:id="7544" w:author="Tima" w:date="2026-01-17T17:30:00Z">
          <w:pPr>
            <w:ind w:firstLine="709"/>
            <w:jc w:val="both"/>
          </w:pPr>
        </w:pPrChange>
      </w:pPr>
      <w:bookmarkStart w:id="7545" w:name="_Toc219756827"/>
      <w:ins w:id="7546" w:author="Tima" w:date="2026-01-17T17:30:00Z">
        <w:r w:rsidRPr="0090012F">
          <w:rPr>
            <w:rFonts w:ascii="Times New Roman" w:hAnsi="Times New Roman" w:cs="Times New Roman"/>
            <w:b/>
            <w:color w:val="000000" w:themeColor="text1"/>
            <w:sz w:val="28"/>
            <w:rPrChange w:id="7547" w:author="Tima" w:date="2026-01-17T17:30:00Z">
              <w:rPr>
                <w:rFonts w:cs="Times New Roman"/>
                <w:b/>
                <w:bCs/>
              </w:rPr>
            </w:rPrChange>
          </w:rPr>
          <w:t>Сводный перечень ЭБД</w:t>
        </w:r>
      </w:ins>
      <w:bookmarkEnd w:id="7545"/>
    </w:p>
    <w:p w14:paraId="062E876B" w14:textId="0B4588AF" w:rsidR="00B8411C" w:rsidRPr="00B8411C" w:rsidRDefault="00B8411C">
      <w:pPr>
        <w:spacing w:line="276" w:lineRule="auto"/>
        <w:ind w:firstLine="709"/>
        <w:jc w:val="both"/>
        <w:rPr>
          <w:ins w:id="7548" w:author="Tima" w:date="2026-01-17T17:45:00Z"/>
          <w:rFonts w:ascii="Times New Roman" w:hAnsi="Times New Roman" w:cs="Times New Roman"/>
          <w:sz w:val="24"/>
          <w:szCs w:val="24"/>
          <w:rPrChange w:id="7549" w:author="Tima" w:date="2026-01-18T22:22:00Z">
            <w:rPr>
              <w:ins w:id="7550" w:author="Tima" w:date="2026-01-17T17:45:00Z"/>
              <w:rFonts w:ascii="Times New Roman" w:hAnsi="Times New Roman" w:cs="Times New Roman"/>
              <w:b/>
              <w:color w:val="000000" w:themeColor="text1"/>
              <w:sz w:val="28"/>
            </w:rPr>
          </w:rPrChange>
        </w:rPr>
        <w:pPrChange w:id="7551" w:author="Tima" w:date="2026-01-18T22:21:00Z">
          <w:pPr>
            <w:ind w:firstLine="709"/>
            <w:jc w:val="both"/>
          </w:pPr>
        </w:pPrChange>
      </w:pPr>
      <w:ins w:id="7552" w:author="Tima" w:date="2026-01-18T22:22:00Z">
        <w:r>
          <w:rPr>
            <w:rFonts w:ascii="Times New Roman" w:hAnsi="Times New Roman" w:cs="Times New Roman"/>
            <w:sz w:val="24"/>
            <w:szCs w:val="24"/>
          </w:rPr>
          <w:t>Составим сводный перечень Элементов бизнес-данных в таблице 19.</w:t>
        </w:r>
      </w:ins>
    </w:p>
    <w:p w14:paraId="65B990F9" w14:textId="15085E72" w:rsidR="0032440F" w:rsidRPr="00FA4881" w:rsidRDefault="0032440F">
      <w:pPr>
        <w:pStyle w:val="af0"/>
        <w:ind w:left="1440"/>
        <w:rPr>
          <w:ins w:id="7553" w:author="Tima" w:date="2026-01-17T17:18:00Z"/>
        </w:rPr>
        <w:pPrChange w:id="7554" w:author="Tima" w:date="2026-01-17T17:46:00Z">
          <w:pPr>
            <w:ind w:firstLine="709"/>
            <w:jc w:val="both"/>
          </w:pPr>
        </w:pPrChange>
      </w:pPr>
      <w:ins w:id="7555" w:author="Tima" w:date="2026-01-17T17:45:00Z">
        <w:r>
          <w:t>Таблица 1</w:t>
        </w:r>
      </w:ins>
      <w:ins w:id="7556" w:author="Tima" w:date="2026-01-18T22:21:00Z">
        <w:r w:rsidR="00B8411C">
          <w:t>9</w:t>
        </w:r>
      </w:ins>
      <w:ins w:id="7557" w:author="Tima" w:date="2026-01-17T17:45:00Z">
        <w:r>
          <w:t xml:space="preserve"> – </w:t>
        </w:r>
      </w:ins>
      <w:ins w:id="7558" w:author="Tima" w:date="2026-01-17T17:46:00Z">
        <w:r>
          <w:t>Сводный перечень элементов бизнес-данных</w:t>
        </w:r>
      </w:ins>
    </w:p>
    <w:tbl>
      <w:tblPr>
        <w:tblStyle w:val="a4"/>
        <w:tblW w:w="0" w:type="auto"/>
        <w:tblLook w:val="04A0" w:firstRow="1" w:lastRow="0" w:firstColumn="1" w:lastColumn="0" w:noHBand="0" w:noVBand="1"/>
        <w:tblPrChange w:id="7559" w:author="Tima" w:date="2026-01-17T17:31:00Z">
          <w:tblPr>
            <w:tblStyle w:val="a4"/>
            <w:tblW w:w="0" w:type="auto"/>
            <w:tblLook w:val="04A0" w:firstRow="1" w:lastRow="0" w:firstColumn="1" w:lastColumn="0" w:noHBand="0" w:noVBand="1"/>
          </w:tblPr>
        </w:tblPrChange>
      </w:tblPr>
      <w:tblGrid>
        <w:gridCol w:w="704"/>
        <w:gridCol w:w="1749"/>
        <w:gridCol w:w="6892"/>
        <w:tblGridChange w:id="7560">
          <w:tblGrid>
            <w:gridCol w:w="704"/>
            <w:gridCol w:w="1749"/>
            <w:gridCol w:w="662"/>
            <w:gridCol w:w="3115"/>
            <w:gridCol w:w="3115"/>
          </w:tblGrid>
        </w:tblGridChange>
      </w:tblGrid>
      <w:tr w:rsidR="0090012F" w14:paraId="11952A8C" w14:textId="77777777" w:rsidTr="00716DAD">
        <w:trPr>
          <w:ins w:id="7561" w:author="Tima" w:date="2026-01-17T17:31:00Z"/>
        </w:trPr>
        <w:tc>
          <w:tcPr>
            <w:tcW w:w="704" w:type="dxa"/>
            <w:tcPrChange w:id="7562" w:author="Tima" w:date="2026-01-17T17:31:00Z">
              <w:tcPr>
                <w:tcW w:w="3115" w:type="dxa"/>
                <w:gridSpan w:val="3"/>
              </w:tcPr>
            </w:tcPrChange>
          </w:tcPr>
          <w:p w14:paraId="0C7DB156" w14:textId="4B1A013E" w:rsidR="0090012F" w:rsidRPr="0090012F" w:rsidRDefault="0090012F">
            <w:pPr>
              <w:rPr>
                <w:ins w:id="7563" w:author="Tima" w:date="2026-01-17T17:31:00Z"/>
                <w:rFonts w:ascii="Times New Roman" w:hAnsi="Times New Roman" w:cs="Times New Roman"/>
                <w:b/>
                <w:sz w:val="24"/>
                <w:rPrChange w:id="7564" w:author="Tima" w:date="2026-01-17T17:31:00Z">
                  <w:rPr>
                    <w:ins w:id="7565" w:author="Tima" w:date="2026-01-17T17:31:00Z"/>
                    <w:rFonts w:ascii="Times New Roman" w:hAnsi="Times New Roman" w:cs="Times New Roman"/>
                    <w:sz w:val="24"/>
                  </w:rPr>
                </w:rPrChange>
              </w:rPr>
            </w:pPr>
            <w:ins w:id="7566" w:author="Tima" w:date="2026-01-17T17:31:00Z">
              <w:r w:rsidRPr="0090012F">
                <w:rPr>
                  <w:rFonts w:ascii="Times New Roman" w:hAnsi="Times New Roman" w:cs="Times New Roman"/>
                  <w:b/>
                  <w:sz w:val="24"/>
                  <w:rPrChange w:id="7567" w:author="Tima" w:date="2026-01-17T17:31:00Z">
                    <w:rPr>
                      <w:rFonts w:ascii="Times New Roman" w:hAnsi="Times New Roman" w:cs="Times New Roman"/>
                      <w:sz w:val="24"/>
                    </w:rPr>
                  </w:rPrChange>
                </w:rPr>
                <w:t>№ ЭБД</w:t>
              </w:r>
            </w:ins>
          </w:p>
        </w:tc>
        <w:tc>
          <w:tcPr>
            <w:tcW w:w="1749" w:type="dxa"/>
            <w:tcPrChange w:id="7568" w:author="Tima" w:date="2026-01-17T17:31:00Z">
              <w:tcPr>
                <w:tcW w:w="3115" w:type="dxa"/>
              </w:tcPr>
            </w:tcPrChange>
          </w:tcPr>
          <w:p w14:paraId="4D08DE19" w14:textId="60FF0391" w:rsidR="0090012F" w:rsidRPr="0090012F" w:rsidRDefault="0090012F">
            <w:pPr>
              <w:rPr>
                <w:ins w:id="7569" w:author="Tima" w:date="2026-01-17T17:31:00Z"/>
                <w:rFonts w:ascii="Times New Roman" w:hAnsi="Times New Roman" w:cs="Times New Roman"/>
                <w:b/>
                <w:sz w:val="24"/>
                <w:rPrChange w:id="7570" w:author="Tima" w:date="2026-01-17T17:31:00Z">
                  <w:rPr>
                    <w:ins w:id="7571" w:author="Tima" w:date="2026-01-17T17:31:00Z"/>
                    <w:rFonts w:ascii="Times New Roman" w:hAnsi="Times New Roman" w:cs="Times New Roman"/>
                    <w:sz w:val="24"/>
                  </w:rPr>
                </w:rPrChange>
              </w:rPr>
            </w:pPr>
            <w:ins w:id="7572" w:author="Tima" w:date="2026-01-17T17:31:00Z">
              <w:r w:rsidRPr="0090012F">
                <w:rPr>
                  <w:rFonts w:ascii="Times New Roman" w:hAnsi="Times New Roman" w:cs="Times New Roman"/>
                  <w:b/>
                  <w:sz w:val="24"/>
                  <w:rPrChange w:id="7573" w:author="Tima" w:date="2026-01-17T17:31:00Z">
                    <w:rPr>
                      <w:rFonts w:ascii="Times New Roman" w:hAnsi="Times New Roman" w:cs="Times New Roman"/>
                      <w:sz w:val="24"/>
                    </w:rPr>
                  </w:rPrChange>
                </w:rPr>
                <w:t>Аббревиатура</w:t>
              </w:r>
            </w:ins>
          </w:p>
        </w:tc>
        <w:tc>
          <w:tcPr>
            <w:tcW w:w="6892" w:type="dxa"/>
            <w:tcPrChange w:id="7574" w:author="Tima" w:date="2026-01-17T17:31:00Z">
              <w:tcPr>
                <w:tcW w:w="3115" w:type="dxa"/>
              </w:tcPr>
            </w:tcPrChange>
          </w:tcPr>
          <w:p w14:paraId="683D4537" w14:textId="39D561E3" w:rsidR="0090012F" w:rsidRPr="0090012F" w:rsidRDefault="0090012F">
            <w:pPr>
              <w:rPr>
                <w:ins w:id="7575" w:author="Tima" w:date="2026-01-17T17:31:00Z"/>
                <w:rFonts w:ascii="Times New Roman" w:hAnsi="Times New Roman" w:cs="Times New Roman"/>
                <w:b/>
                <w:sz w:val="24"/>
                <w:rPrChange w:id="7576" w:author="Tima" w:date="2026-01-17T17:31:00Z">
                  <w:rPr>
                    <w:ins w:id="7577" w:author="Tima" w:date="2026-01-17T17:31:00Z"/>
                    <w:rFonts w:ascii="Times New Roman" w:hAnsi="Times New Roman" w:cs="Times New Roman"/>
                    <w:sz w:val="24"/>
                  </w:rPr>
                </w:rPrChange>
              </w:rPr>
            </w:pPr>
            <w:ins w:id="7578" w:author="Tima" w:date="2026-01-17T17:31:00Z">
              <w:r w:rsidRPr="0090012F">
                <w:rPr>
                  <w:rFonts w:ascii="Times New Roman" w:hAnsi="Times New Roman" w:cs="Times New Roman"/>
                  <w:b/>
                  <w:sz w:val="24"/>
                  <w:rPrChange w:id="7579" w:author="Tima" w:date="2026-01-17T17:31:00Z">
                    <w:rPr>
                      <w:rFonts w:ascii="Times New Roman" w:hAnsi="Times New Roman" w:cs="Times New Roman"/>
                      <w:sz w:val="24"/>
                    </w:rPr>
                  </w:rPrChange>
                </w:rPr>
                <w:t>Элемент бизнес-данных</w:t>
              </w:r>
            </w:ins>
          </w:p>
        </w:tc>
      </w:tr>
      <w:tr w:rsidR="0090012F" w14:paraId="4A3A79A1" w14:textId="77777777" w:rsidTr="00716DAD">
        <w:trPr>
          <w:ins w:id="7580" w:author="Tima" w:date="2026-01-17T17:31:00Z"/>
        </w:trPr>
        <w:tc>
          <w:tcPr>
            <w:tcW w:w="704" w:type="dxa"/>
            <w:tcPrChange w:id="7581" w:author="Tima" w:date="2026-01-17T17:31:00Z">
              <w:tcPr>
                <w:tcW w:w="3115" w:type="dxa"/>
                <w:gridSpan w:val="3"/>
              </w:tcPr>
            </w:tcPrChange>
          </w:tcPr>
          <w:p w14:paraId="228DEEFD" w14:textId="645B4AD6" w:rsidR="0090012F" w:rsidRDefault="008D4C51">
            <w:pPr>
              <w:rPr>
                <w:ins w:id="7582" w:author="Tima" w:date="2026-01-17T17:31:00Z"/>
                <w:rFonts w:ascii="Times New Roman" w:hAnsi="Times New Roman" w:cs="Times New Roman"/>
                <w:sz w:val="24"/>
              </w:rPr>
            </w:pPr>
            <w:ins w:id="7583" w:author="Tima" w:date="2026-01-17T17:32:00Z">
              <w:r>
                <w:rPr>
                  <w:rFonts w:ascii="Times New Roman" w:hAnsi="Times New Roman" w:cs="Times New Roman"/>
                  <w:sz w:val="24"/>
                </w:rPr>
                <w:t>1</w:t>
              </w:r>
            </w:ins>
          </w:p>
        </w:tc>
        <w:tc>
          <w:tcPr>
            <w:tcW w:w="1749" w:type="dxa"/>
            <w:tcPrChange w:id="7584" w:author="Tima" w:date="2026-01-17T17:31:00Z">
              <w:tcPr>
                <w:tcW w:w="3115" w:type="dxa"/>
              </w:tcPr>
            </w:tcPrChange>
          </w:tcPr>
          <w:p w14:paraId="3A16273E" w14:textId="7FC6C8A7" w:rsidR="0090012F" w:rsidRDefault="00134227">
            <w:pPr>
              <w:rPr>
                <w:ins w:id="7585" w:author="Tima" w:date="2026-01-17T17:31:00Z"/>
                <w:rFonts w:ascii="Times New Roman" w:hAnsi="Times New Roman" w:cs="Times New Roman"/>
                <w:sz w:val="24"/>
              </w:rPr>
            </w:pPr>
            <w:proofErr w:type="spellStart"/>
            <w:ins w:id="7586" w:author="Tima" w:date="2026-01-17T17:32:00Z">
              <w:r>
                <w:rPr>
                  <w:rFonts w:ascii="Times New Roman" w:hAnsi="Times New Roman" w:cs="Times New Roman"/>
                  <w:sz w:val="24"/>
                </w:rPr>
                <w:t>Ди</w:t>
              </w:r>
              <w:r w:rsidR="008D4C51">
                <w:rPr>
                  <w:rFonts w:ascii="Times New Roman" w:hAnsi="Times New Roman" w:cs="Times New Roman"/>
                  <w:sz w:val="24"/>
                </w:rPr>
                <w:t>ВО</w:t>
              </w:r>
            </w:ins>
            <w:proofErr w:type="spellEnd"/>
          </w:p>
        </w:tc>
        <w:tc>
          <w:tcPr>
            <w:tcW w:w="6892" w:type="dxa"/>
            <w:tcPrChange w:id="7587" w:author="Tima" w:date="2026-01-17T17:31:00Z">
              <w:tcPr>
                <w:tcW w:w="3115" w:type="dxa"/>
              </w:tcPr>
            </w:tcPrChange>
          </w:tcPr>
          <w:p w14:paraId="7EEC4C5D" w14:textId="26148673" w:rsidR="0090012F" w:rsidRDefault="008D4C51">
            <w:pPr>
              <w:rPr>
                <w:ins w:id="7588" w:author="Tima" w:date="2026-01-17T17:31:00Z"/>
                <w:rFonts w:ascii="Times New Roman" w:hAnsi="Times New Roman" w:cs="Times New Roman"/>
                <w:sz w:val="24"/>
              </w:rPr>
            </w:pPr>
            <w:ins w:id="7589" w:author="Tima" w:date="2026-01-17T17:32:00Z">
              <w:r>
                <w:rPr>
                  <w:rFonts w:ascii="Times New Roman" w:hAnsi="Times New Roman" w:cs="Times New Roman"/>
                  <w:sz w:val="24"/>
                </w:rPr>
                <w:t>Дата и время обмена</w:t>
              </w:r>
            </w:ins>
          </w:p>
        </w:tc>
      </w:tr>
      <w:tr w:rsidR="0090012F" w14:paraId="2D3DE640" w14:textId="77777777" w:rsidTr="00716DAD">
        <w:trPr>
          <w:ins w:id="7590" w:author="Tima" w:date="2026-01-17T17:31:00Z"/>
        </w:trPr>
        <w:tc>
          <w:tcPr>
            <w:tcW w:w="704" w:type="dxa"/>
            <w:tcPrChange w:id="7591" w:author="Tima" w:date="2026-01-17T17:31:00Z">
              <w:tcPr>
                <w:tcW w:w="3115" w:type="dxa"/>
                <w:gridSpan w:val="3"/>
              </w:tcPr>
            </w:tcPrChange>
          </w:tcPr>
          <w:p w14:paraId="4058FA6B" w14:textId="2EC66C24" w:rsidR="0090012F" w:rsidRDefault="008D4C51">
            <w:pPr>
              <w:rPr>
                <w:ins w:id="7592" w:author="Tima" w:date="2026-01-17T17:31:00Z"/>
                <w:rFonts w:ascii="Times New Roman" w:hAnsi="Times New Roman" w:cs="Times New Roman"/>
                <w:sz w:val="24"/>
              </w:rPr>
            </w:pPr>
            <w:ins w:id="7593" w:author="Tima" w:date="2026-01-17T17:32:00Z">
              <w:r>
                <w:rPr>
                  <w:rFonts w:ascii="Times New Roman" w:hAnsi="Times New Roman" w:cs="Times New Roman"/>
                  <w:sz w:val="24"/>
                </w:rPr>
                <w:t>2</w:t>
              </w:r>
            </w:ins>
          </w:p>
        </w:tc>
        <w:tc>
          <w:tcPr>
            <w:tcW w:w="1749" w:type="dxa"/>
            <w:tcPrChange w:id="7594" w:author="Tima" w:date="2026-01-17T17:31:00Z">
              <w:tcPr>
                <w:tcW w:w="3115" w:type="dxa"/>
              </w:tcPr>
            </w:tcPrChange>
          </w:tcPr>
          <w:p w14:paraId="308BA80C" w14:textId="214355D1" w:rsidR="0090012F" w:rsidRDefault="008D4C51">
            <w:pPr>
              <w:rPr>
                <w:ins w:id="7595" w:author="Tima" w:date="2026-01-17T17:31:00Z"/>
                <w:rFonts w:ascii="Times New Roman" w:hAnsi="Times New Roman" w:cs="Times New Roman"/>
                <w:sz w:val="24"/>
              </w:rPr>
            </w:pPr>
            <w:ins w:id="7596" w:author="Tima" w:date="2026-01-17T17:33:00Z">
              <w:r>
                <w:rPr>
                  <w:rFonts w:ascii="Times New Roman" w:hAnsi="Times New Roman" w:cs="Times New Roman"/>
                  <w:sz w:val="24"/>
                </w:rPr>
                <w:t>АКП</w:t>
              </w:r>
            </w:ins>
          </w:p>
        </w:tc>
        <w:tc>
          <w:tcPr>
            <w:tcW w:w="6892" w:type="dxa"/>
            <w:tcPrChange w:id="7597" w:author="Tima" w:date="2026-01-17T17:31:00Z">
              <w:tcPr>
                <w:tcW w:w="3115" w:type="dxa"/>
              </w:tcPr>
            </w:tcPrChange>
          </w:tcPr>
          <w:p w14:paraId="78BAB1A4" w14:textId="66A72712" w:rsidR="0090012F" w:rsidRDefault="008D4C51">
            <w:pPr>
              <w:rPr>
                <w:ins w:id="7598" w:author="Tima" w:date="2026-01-17T17:31:00Z"/>
                <w:rFonts w:ascii="Times New Roman" w:hAnsi="Times New Roman" w:cs="Times New Roman"/>
                <w:sz w:val="24"/>
              </w:rPr>
            </w:pPr>
            <w:proofErr w:type="spellStart"/>
            <w:ins w:id="7599" w:author="Tima" w:date="2026-01-17T17:33:00Z">
              <w:r>
                <w:rPr>
                  <w:rFonts w:ascii="Times New Roman" w:hAnsi="Times New Roman" w:cs="Times New Roman"/>
                  <w:sz w:val="24"/>
                </w:rPr>
                <w:t>Авторизационный</w:t>
              </w:r>
              <w:proofErr w:type="spellEnd"/>
              <w:r>
                <w:rPr>
                  <w:rFonts w:ascii="Times New Roman" w:hAnsi="Times New Roman" w:cs="Times New Roman"/>
                  <w:sz w:val="24"/>
                </w:rPr>
                <w:t xml:space="preserve"> код операции</w:t>
              </w:r>
            </w:ins>
          </w:p>
        </w:tc>
      </w:tr>
      <w:tr w:rsidR="008D4C51" w14:paraId="05AB8FBD" w14:textId="77777777" w:rsidTr="00716DAD">
        <w:trPr>
          <w:ins w:id="7600" w:author="Tima" w:date="2026-01-17T17:33:00Z"/>
        </w:trPr>
        <w:tc>
          <w:tcPr>
            <w:tcW w:w="704" w:type="dxa"/>
          </w:tcPr>
          <w:p w14:paraId="42408604" w14:textId="158D3B9E" w:rsidR="008D4C51" w:rsidRDefault="008D4C51">
            <w:pPr>
              <w:rPr>
                <w:ins w:id="7601" w:author="Tima" w:date="2026-01-17T17:33:00Z"/>
                <w:rFonts w:ascii="Times New Roman" w:hAnsi="Times New Roman" w:cs="Times New Roman"/>
                <w:sz w:val="24"/>
              </w:rPr>
            </w:pPr>
            <w:ins w:id="7602" w:author="Tima" w:date="2026-01-17T17:33:00Z">
              <w:r>
                <w:rPr>
                  <w:rFonts w:ascii="Times New Roman" w:hAnsi="Times New Roman" w:cs="Times New Roman"/>
                  <w:sz w:val="24"/>
                </w:rPr>
                <w:t>3</w:t>
              </w:r>
            </w:ins>
          </w:p>
        </w:tc>
        <w:tc>
          <w:tcPr>
            <w:tcW w:w="1749" w:type="dxa"/>
          </w:tcPr>
          <w:p w14:paraId="40622989" w14:textId="2FC153D1" w:rsidR="008D4C51" w:rsidRDefault="008D4C51">
            <w:pPr>
              <w:rPr>
                <w:ins w:id="7603" w:author="Tima" w:date="2026-01-17T17:33:00Z"/>
                <w:rFonts w:ascii="Times New Roman" w:hAnsi="Times New Roman" w:cs="Times New Roman"/>
                <w:sz w:val="24"/>
              </w:rPr>
            </w:pPr>
            <w:ins w:id="7604" w:author="Tima" w:date="2026-01-17T17:34:00Z">
              <w:r>
                <w:rPr>
                  <w:rFonts w:ascii="Times New Roman" w:hAnsi="Times New Roman" w:cs="Times New Roman"/>
                  <w:sz w:val="24"/>
                </w:rPr>
                <w:t>ФИО</w:t>
              </w:r>
            </w:ins>
            <w:ins w:id="7605" w:author="Tima" w:date="2026-01-17T17:36:00Z">
              <w:r>
                <w:rPr>
                  <w:rFonts w:ascii="Times New Roman" w:hAnsi="Times New Roman" w:cs="Times New Roman"/>
                  <w:sz w:val="24"/>
                </w:rPr>
                <w:t xml:space="preserve"> </w:t>
              </w:r>
            </w:ins>
            <w:ins w:id="7606" w:author="Tima" w:date="2026-01-17T17:34:00Z">
              <w:r>
                <w:rPr>
                  <w:rFonts w:ascii="Times New Roman" w:hAnsi="Times New Roman" w:cs="Times New Roman"/>
                  <w:sz w:val="24"/>
                </w:rPr>
                <w:t>ПОЛ</w:t>
              </w:r>
            </w:ins>
          </w:p>
        </w:tc>
        <w:tc>
          <w:tcPr>
            <w:tcW w:w="6892" w:type="dxa"/>
          </w:tcPr>
          <w:p w14:paraId="10E03DB2" w14:textId="1D336D21" w:rsidR="008D4C51" w:rsidRDefault="008D4C51">
            <w:pPr>
              <w:rPr>
                <w:ins w:id="7607" w:author="Tima" w:date="2026-01-17T17:33:00Z"/>
                <w:rFonts w:ascii="Times New Roman" w:hAnsi="Times New Roman" w:cs="Times New Roman"/>
                <w:sz w:val="24"/>
              </w:rPr>
            </w:pPr>
            <w:ins w:id="7608" w:author="Tima" w:date="2026-01-17T17:34:00Z">
              <w:r>
                <w:rPr>
                  <w:rFonts w:ascii="Times New Roman" w:hAnsi="Times New Roman" w:cs="Times New Roman"/>
                  <w:sz w:val="24"/>
                </w:rPr>
                <w:t>Фамилия, имя и отчество пользователя</w:t>
              </w:r>
            </w:ins>
          </w:p>
        </w:tc>
      </w:tr>
      <w:tr w:rsidR="0090012F" w14:paraId="1626B3EB" w14:textId="77777777" w:rsidTr="00716DAD">
        <w:trPr>
          <w:ins w:id="7609" w:author="Tima" w:date="2026-01-17T17:31:00Z"/>
        </w:trPr>
        <w:tc>
          <w:tcPr>
            <w:tcW w:w="704" w:type="dxa"/>
            <w:tcPrChange w:id="7610" w:author="Tima" w:date="2026-01-17T17:31:00Z">
              <w:tcPr>
                <w:tcW w:w="3115" w:type="dxa"/>
                <w:gridSpan w:val="3"/>
              </w:tcPr>
            </w:tcPrChange>
          </w:tcPr>
          <w:p w14:paraId="3AB700E3" w14:textId="0347D761" w:rsidR="0090012F" w:rsidRDefault="008D4C51">
            <w:pPr>
              <w:rPr>
                <w:ins w:id="7611" w:author="Tima" w:date="2026-01-17T17:31:00Z"/>
                <w:rFonts w:ascii="Times New Roman" w:hAnsi="Times New Roman" w:cs="Times New Roman"/>
                <w:sz w:val="24"/>
              </w:rPr>
            </w:pPr>
            <w:ins w:id="7612" w:author="Tima" w:date="2026-01-17T17:33:00Z">
              <w:r>
                <w:rPr>
                  <w:rFonts w:ascii="Times New Roman" w:hAnsi="Times New Roman" w:cs="Times New Roman"/>
                  <w:sz w:val="24"/>
                </w:rPr>
                <w:t>4</w:t>
              </w:r>
            </w:ins>
          </w:p>
        </w:tc>
        <w:tc>
          <w:tcPr>
            <w:tcW w:w="1749" w:type="dxa"/>
            <w:tcPrChange w:id="7613" w:author="Tima" w:date="2026-01-17T17:31:00Z">
              <w:tcPr>
                <w:tcW w:w="3115" w:type="dxa"/>
              </w:tcPr>
            </w:tcPrChange>
          </w:tcPr>
          <w:p w14:paraId="19A9E3ED" w14:textId="05F7D651" w:rsidR="0090012F" w:rsidRDefault="00134227">
            <w:pPr>
              <w:rPr>
                <w:ins w:id="7614" w:author="Tima" w:date="2026-01-17T17:31:00Z"/>
                <w:rFonts w:ascii="Times New Roman" w:hAnsi="Times New Roman" w:cs="Times New Roman"/>
                <w:sz w:val="24"/>
              </w:rPr>
            </w:pPr>
            <w:ins w:id="7615" w:author="Tima" w:date="2026-01-17T17:33:00Z">
              <w:r>
                <w:rPr>
                  <w:rFonts w:ascii="Times New Roman" w:hAnsi="Times New Roman" w:cs="Times New Roman"/>
                  <w:sz w:val="24"/>
                </w:rPr>
                <w:t>Э</w:t>
              </w:r>
            </w:ins>
            <w:ins w:id="7616" w:author="Tima" w:date="2026-01-17T22:05:00Z">
              <w:r>
                <w:rPr>
                  <w:rFonts w:ascii="Times New Roman" w:hAnsi="Times New Roman" w:cs="Times New Roman"/>
                  <w:sz w:val="24"/>
                </w:rPr>
                <w:t>КП</w:t>
              </w:r>
            </w:ins>
          </w:p>
        </w:tc>
        <w:tc>
          <w:tcPr>
            <w:tcW w:w="6892" w:type="dxa"/>
            <w:tcPrChange w:id="7617" w:author="Tima" w:date="2026-01-17T17:31:00Z">
              <w:tcPr>
                <w:tcW w:w="3115" w:type="dxa"/>
              </w:tcPr>
            </w:tcPrChange>
          </w:tcPr>
          <w:p w14:paraId="2599BE4F" w14:textId="7D17F953" w:rsidR="0090012F" w:rsidRDefault="008D4C51">
            <w:pPr>
              <w:rPr>
                <w:ins w:id="7618" w:author="Tima" w:date="2026-01-17T17:31:00Z"/>
                <w:rFonts w:ascii="Times New Roman" w:hAnsi="Times New Roman" w:cs="Times New Roman"/>
                <w:sz w:val="24"/>
              </w:rPr>
            </w:pPr>
            <w:ins w:id="7619" w:author="Tima" w:date="2026-01-17T17:33:00Z">
              <w:r>
                <w:rPr>
                  <w:rFonts w:ascii="Times New Roman" w:hAnsi="Times New Roman" w:cs="Times New Roman"/>
                  <w:sz w:val="24"/>
                </w:rPr>
                <w:t>Электронный кошелёк пользователя</w:t>
              </w:r>
            </w:ins>
          </w:p>
        </w:tc>
      </w:tr>
      <w:tr w:rsidR="0017051D" w14:paraId="5C9054AA" w14:textId="77777777" w:rsidTr="00716DAD">
        <w:trPr>
          <w:ins w:id="7620" w:author="Tima" w:date="2026-01-17T18:27:00Z"/>
        </w:trPr>
        <w:tc>
          <w:tcPr>
            <w:tcW w:w="704" w:type="dxa"/>
          </w:tcPr>
          <w:p w14:paraId="63229677" w14:textId="1BBB1C3C" w:rsidR="0017051D" w:rsidRDefault="0017051D">
            <w:pPr>
              <w:rPr>
                <w:ins w:id="7621" w:author="Tima" w:date="2026-01-17T18:27:00Z"/>
                <w:rFonts w:ascii="Times New Roman" w:hAnsi="Times New Roman" w:cs="Times New Roman"/>
                <w:sz w:val="24"/>
              </w:rPr>
            </w:pPr>
            <w:ins w:id="7622" w:author="Tima" w:date="2026-01-17T18:27:00Z">
              <w:r>
                <w:rPr>
                  <w:rFonts w:ascii="Times New Roman" w:hAnsi="Times New Roman" w:cs="Times New Roman"/>
                  <w:sz w:val="24"/>
                </w:rPr>
                <w:t>5</w:t>
              </w:r>
            </w:ins>
          </w:p>
        </w:tc>
        <w:tc>
          <w:tcPr>
            <w:tcW w:w="1749" w:type="dxa"/>
          </w:tcPr>
          <w:p w14:paraId="40F34D84" w14:textId="6D657394" w:rsidR="0017051D" w:rsidRDefault="0017051D">
            <w:pPr>
              <w:rPr>
                <w:ins w:id="7623" w:author="Tima" w:date="2026-01-17T18:27:00Z"/>
                <w:rFonts w:ascii="Times New Roman" w:hAnsi="Times New Roman" w:cs="Times New Roman"/>
                <w:sz w:val="24"/>
              </w:rPr>
            </w:pPr>
            <w:ins w:id="7624" w:author="Tima" w:date="2026-01-17T18:27:00Z">
              <w:r>
                <w:rPr>
                  <w:rFonts w:ascii="Times New Roman" w:hAnsi="Times New Roman" w:cs="Times New Roman"/>
                  <w:sz w:val="24"/>
                </w:rPr>
                <w:t>ЭКС</w:t>
              </w:r>
            </w:ins>
          </w:p>
        </w:tc>
        <w:tc>
          <w:tcPr>
            <w:tcW w:w="6892" w:type="dxa"/>
          </w:tcPr>
          <w:p w14:paraId="50F18536" w14:textId="620439E2" w:rsidR="0017051D" w:rsidRDefault="0017051D">
            <w:pPr>
              <w:rPr>
                <w:ins w:id="7625" w:author="Tima" w:date="2026-01-17T18:27:00Z"/>
                <w:rFonts w:ascii="Times New Roman" w:hAnsi="Times New Roman" w:cs="Times New Roman"/>
                <w:sz w:val="24"/>
              </w:rPr>
            </w:pPr>
            <w:ins w:id="7626" w:author="Tima" w:date="2026-01-17T18:27:00Z">
              <w:r>
                <w:rPr>
                  <w:rFonts w:ascii="Times New Roman" w:hAnsi="Times New Roman" w:cs="Times New Roman"/>
                  <w:sz w:val="24"/>
                </w:rPr>
                <w:t>Электронный кошелёк сервиса</w:t>
              </w:r>
            </w:ins>
          </w:p>
        </w:tc>
      </w:tr>
      <w:tr w:rsidR="0090012F" w14:paraId="67A36972" w14:textId="77777777" w:rsidTr="00716DAD">
        <w:trPr>
          <w:ins w:id="7627" w:author="Tima" w:date="2026-01-17T17:31:00Z"/>
        </w:trPr>
        <w:tc>
          <w:tcPr>
            <w:tcW w:w="704" w:type="dxa"/>
            <w:tcPrChange w:id="7628" w:author="Tima" w:date="2026-01-17T17:31:00Z">
              <w:tcPr>
                <w:tcW w:w="3115" w:type="dxa"/>
                <w:gridSpan w:val="3"/>
              </w:tcPr>
            </w:tcPrChange>
          </w:tcPr>
          <w:p w14:paraId="65D10254" w14:textId="02AA31A1" w:rsidR="0090012F" w:rsidRDefault="0017051D">
            <w:pPr>
              <w:rPr>
                <w:ins w:id="7629" w:author="Tima" w:date="2026-01-17T17:31:00Z"/>
                <w:rFonts w:ascii="Times New Roman" w:hAnsi="Times New Roman" w:cs="Times New Roman"/>
                <w:sz w:val="24"/>
              </w:rPr>
            </w:pPr>
            <w:ins w:id="7630" w:author="Tima" w:date="2026-01-17T17:34:00Z">
              <w:r>
                <w:rPr>
                  <w:rFonts w:ascii="Times New Roman" w:hAnsi="Times New Roman" w:cs="Times New Roman"/>
                  <w:sz w:val="24"/>
                </w:rPr>
                <w:t>6</w:t>
              </w:r>
            </w:ins>
          </w:p>
        </w:tc>
        <w:tc>
          <w:tcPr>
            <w:tcW w:w="1749" w:type="dxa"/>
            <w:tcPrChange w:id="7631" w:author="Tima" w:date="2026-01-17T17:31:00Z">
              <w:tcPr>
                <w:tcW w:w="3115" w:type="dxa"/>
              </w:tcPr>
            </w:tcPrChange>
          </w:tcPr>
          <w:p w14:paraId="1E53470E" w14:textId="3EFE1B27" w:rsidR="0090012F" w:rsidRPr="00FA4881" w:rsidRDefault="008D4C51">
            <w:pPr>
              <w:rPr>
                <w:ins w:id="7632" w:author="Tima" w:date="2026-01-17T17:31:00Z"/>
                <w:rFonts w:ascii="Times New Roman" w:hAnsi="Times New Roman" w:cs="Times New Roman"/>
                <w:sz w:val="24"/>
              </w:rPr>
            </w:pPr>
            <w:ins w:id="7633" w:author="Tima" w:date="2026-01-17T17:35:00Z">
              <w:r>
                <w:rPr>
                  <w:rFonts w:ascii="Times New Roman" w:hAnsi="Times New Roman" w:cs="Times New Roman"/>
                  <w:sz w:val="24"/>
                  <w:lang w:val="en-US"/>
                </w:rPr>
                <w:t>NFT</w:t>
              </w:r>
            </w:ins>
            <w:ins w:id="7634" w:author="Tima" w:date="2026-01-17T17:36:00Z">
              <w:r>
                <w:rPr>
                  <w:rFonts w:ascii="Times New Roman" w:hAnsi="Times New Roman" w:cs="Times New Roman"/>
                  <w:sz w:val="24"/>
                </w:rPr>
                <w:t>-</w:t>
              </w:r>
            </w:ins>
            <w:ins w:id="7635" w:author="Tima" w:date="2026-01-17T17:35:00Z">
              <w:r>
                <w:rPr>
                  <w:rFonts w:ascii="Times New Roman" w:hAnsi="Times New Roman" w:cs="Times New Roman"/>
                  <w:sz w:val="24"/>
                </w:rPr>
                <w:t>КОЛ</w:t>
              </w:r>
            </w:ins>
          </w:p>
        </w:tc>
        <w:tc>
          <w:tcPr>
            <w:tcW w:w="6892" w:type="dxa"/>
            <w:tcPrChange w:id="7636" w:author="Tima" w:date="2026-01-17T17:31:00Z">
              <w:tcPr>
                <w:tcW w:w="3115" w:type="dxa"/>
              </w:tcPr>
            </w:tcPrChange>
          </w:tcPr>
          <w:p w14:paraId="7BD9A532" w14:textId="20DD1A86" w:rsidR="0090012F" w:rsidRPr="00FA4881" w:rsidRDefault="008D4C51">
            <w:pPr>
              <w:rPr>
                <w:ins w:id="7637" w:author="Tima" w:date="2026-01-17T17:31:00Z"/>
                <w:rFonts w:ascii="Times New Roman" w:hAnsi="Times New Roman" w:cs="Times New Roman"/>
                <w:sz w:val="24"/>
              </w:rPr>
            </w:pPr>
            <w:ins w:id="7638" w:author="Tima" w:date="2026-01-17T17:35:00Z">
              <w:r>
                <w:rPr>
                  <w:rFonts w:ascii="Times New Roman" w:hAnsi="Times New Roman" w:cs="Times New Roman"/>
                  <w:sz w:val="24"/>
                  <w:lang w:val="en-US"/>
                </w:rPr>
                <w:t>NFT</w:t>
              </w:r>
              <w:r>
                <w:rPr>
                  <w:rFonts w:ascii="Times New Roman" w:hAnsi="Times New Roman" w:cs="Times New Roman"/>
                  <w:sz w:val="24"/>
                </w:rPr>
                <w:t>-коллекция</w:t>
              </w:r>
            </w:ins>
          </w:p>
        </w:tc>
      </w:tr>
      <w:tr w:rsidR="0090012F" w14:paraId="5DAEAD4A" w14:textId="77777777" w:rsidTr="00716DAD">
        <w:trPr>
          <w:ins w:id="7639" w:author="Tima" w:date="2026-01-17T17:31:00Z"/>
        </w:trPr>
        <w:tc>
          <w:tcPr>
            <w:tcW w:w="704" w:type="dxa"/>
            <w:tcPrChange w:id="7640" w:author="Tima" w:date="2026-01-17T17:31:00Z">
              <w:tcPr>
                <w:tcW w:w="3115" w:type="dxa"/>
                <w:gridSpan w:val="3"/>
              </w:tcPr>
            </w:tcPrChange>
          </w:tcPr>
          <w:p w14:paraId="0311250B" w14:textId="6476BAA9" w:rsidR="0090012F" w:rsidRDefault="0017051D">
            <w:pPr>
              <w:rPr>
                <w:ins w:id="7641" w:author="Tima" w:date="2026-01-17T17:31:00Z"/>
                <w:rFonts w:ascii="Times New Roman" w:hAnsi="Times New Roman" w:cs="Times New Roman"/>
                <w:sz w:val="24"/>
              </w:rPr>
            </w:pPr>
            <w:ins w:id="7642" w:author="Tima" w:date="2026-01-17T17:35:00Z">
              <w:r>
                <w:rPr>
                  <w:rFonts w:ascii="Times New Roman" w:hAnsi="Times New Roman" w:cs="Times New Roman"/>
                  <w:sz w:val="24"/>
                </w:rPr>
                <w:t>7</w:t>
              </w:r>
            </w:ins>
          </w:p>
        </w:tc>
        <w:tc>
          <w:tcPr>
            <w:tcW w:w="1749" w:type="dxa"/>
            <w:tcPrChange w:id="7643" w:author="Tima" w:date="2026-01-17T17:31:00Z">
              <w:tcPr>
                <w:tcW w:w="3115" w:type="dxa"/>
              </w:tcPr>
            </w:tcPrChange>
          </w:tcPr>
          <w:p w14:paraId="43C6B651" w14:textId="68904405" w:rsidR="0090012F" w:rsidRPr="00FA4881" w:rsidRDefault="008D4C51">
            <w:pPr>
              <w:rPr>
                <w:ins w:id="7644" w:author="Tima" w:date="2026-01-17T17:31:00Z"/>
                <w:rFonts w:ascii="Times New Roman" w:hAnsi="Times New Roman" w:cs="Times New Roman"/>
                <w:sz w:val="24"/>
              </w:rPr>
            </w:pPr>
            <w:ins w:id="7645" w:author="Tima" w:date="2026-01-17T17:35:00Z">
              <w:r>
                <w:rPr>
                  <w:rFonts w:ascii="Times New Roman" w:hAnsi="Times New Roman" w:cs="Times New Roman"/>
                  <w:sz w:val="24"/>
                  <w:lang w:val="en-US"/>
                </w:rPr>
                <w:t>NFT</w:t>
              </w:r>
            </w:ins>
            <w:ins w:id="7646" w:author="Tima" w:date="2026-01-17T17:36:00Z">
              <w:r>
                <w:rPr>
                  <w:rFonts w:ascii="Times New Roman" w:hAnsi="Times New Roman" w:cs="Times New Roman"/>
                  <w:sz w:val="24"/>
                </w:rPr>
                <w:t xml:space="preserve"> </w:t>
              </w:r>
            </w:ins>
            <w:ins w:id="7647" w:author="Tima" w:date="2026-01-17T17:35:00Z">
              <w:r>
                <w:rPr>
                  <w:rFonts w:ascii="Times New Roman" w:hAnsi="Times New Roman" w:cs="Times New Roman"/>
                  <w:sz w:val="24"/>
                </w:rPr>
                <w:t>НОМ</w:t>
              </w:r>
            </w:ins>
          </w:p>
        </w:tc>
        <w:tc>
          <w:tcPr>
            <w:tcW w:w="6892" w:type="dxa"/>
            <w:tcPrChange w:id="7648" w:author="Tima" w:date="2026-01-17T17:31:00Z">
              <w:tcPr>
                <w:tcW w:w="3115" w:type="dxa"/>
              </w:tcPr>
            </w:tcPrChange>
          </w:tcPr>
          <w:p w14:paraId="394D186C" w14:textId="16AF56F3" w:rsidR="0090012F" w:rsidRPr="00FA4881" w:rsidRDefault="008D4C51">
            <w:pPr>
              <w:rPr>
                <w:ins w:id="7649" w:author="Tima" w:date="2026-01-17T17:31:00Z"/>
                <w:rFonts w:ascii="Times New Roman" w:hAnsi="Times New Roman" w:cs="Times New Roman"/>
                <w:sz w:val="24"/>
              </w:rPr>
            </w:pPr>
            <w:ins w:id="7650" w:author="Tima" w:date="2026-01-17T17:35:00Z">
              <w:r>
                <w:rPr>
                  <w:rFonts w:ascii="Times New Roman" w:hAnsi="Times New Roman" w:cs="Times New Roman"/>
                  <w:sz w:val="24"/>
                </w:rPr>
                <w:t xml:space="preserve">Номер </w:t>
              </w:r>
              <w:r>
                <w:rPr>
                  <w:rFonts w:ascii="Times New Roman" w:hAnsi="Times New Roman" w:cs="Times New Roman"/>
                  <w:sz w:val="24"/>
                  <w:lang w:val="en-US"/>
                </w:rPr>
                <w:t>NFT</w:t>
              </w:r>
            </w:ins>
          </w:p>
        </w:tc>
      </w:tr>
      <w:tr w:rsidR="0090012F" w14:paraId="09B07ACC" w14:textId="77777777" w:rsidTr="00716DAD">
        <w:trPr>
          <w:ins w:id="7651" w:author="Tima" w:date="2026-01-17T17:31:00Z"/>
        </w:trPr>
        <w:tc>
          <w:tcPr>
            <w:tcW w:w="704" w:type="dxa"/>
            <w:tcPrChange w:id="7652" w:author="Tima" w:date="2026-01-17T17:31:00Z">
              <w:tcPr>
                <w:tcW w:w="3115" w:type="dxa"/>
                <w:gridSpan w:val="3"/>
              </w:tcPr>
            </w:tcPrChange>
          </w:tcPr>
          <w:p w14:paraId="113AE9B8" w14:textId="59E78A47" w:rsidR="0090012F" w:rsidRDefault="0017051D">
            <w:pPr>
              <w:rPr>
                <w:ins w:id="7653" w:author="Tima" w:date="2026-01-17T17:31:00Z"/>
                <w:rFonts w:ascii="Times New Roman" w:hAnsi="Times New Roman" w:cs="Times New Roman"/>
                <w:sz w:val="24"/>
              </w:rPr>
            </w:pPr>
            <w:ins w:id="7654" w:author="Tima" w:date="2026-01-17T17:36:00Z">
              <w:r>
                <w:rPr>
                  <w:rFonts w:ascii="Times New Roman" w:hAnsi="Times New Roman" w:cs="Times New Roman"/>
                  <w:sz w:val="24"/>
                </w:rPr>
                <w:t>8</w:t>
              </w:r>
            </w:ins>
          </w:p>
        </w:tc>
        <w:tc>
          <w:tcPr>
            <w:tcW w:w="1749" w:type="dxa"/>
            <w:tcPrChange w:id="7655" w:author="Tima" w:date="2026-01-17T17:31:00Z">
              <w:tcPr>
                <w:tcW w:w="3115" w:type="dxa"/>
              </w:tcPr>
            </w:tcPrChange>
          </w:tcPr>
          <w:p w14:paraId="1C24F8A9" w14:textId="42034394" w:rsidR="0090012F" w:rsidRDefault="008D4C51">
            <w:pPr>
              <w:rPr>
                <w:ins w:id="7656" w:author="Tima" w:date="2026-01-17T17:31:00Z"/>
                <w:rFonts w:ascii="Times New Roman" w:hAnsi="Times New Roman" w:cs="Times New Roman"/>
                <w:sz w:val="24"/>
              </w:rPr>
            </w:pPr>
            <w:ins w:id="7657" w:author="Tima" w:date="2026-01-17T17:36:00Z">
              <w:r>
                <w:rPr>
                  <w:rFonts w:ascii="Times New Roman" w:hAnsi="Times New Roman" w:cs="Times New Roman"/>
                  <w:sz w:val="24"/>
                </w:rPr>
                <w:t>КОЛ ЦФА</w:t>
              </w:r>
            </w:ins>
          </w:p>
        </w:tc>
        <w:tc>
          <w:tcPr>
            <w:tcW w:w="6892" w:type="dxa"/>
            <w:tcPrChange w:id="7658" w:author="Tima" w:date="2026-01-17T17:31:00Z">
              <w:tcPr>
                <w:tcW w:w="3115" w:type="dxa"/>
              </w:tcPr>
            </w:tcPrChange>
          </w:tcPr>
          <w:p w14:paraId="51642371" w14:textId="4314DFAC" w:rsidR="0090012F" w:rsidRPr="00C04C35" w:rsidRDefault="00134227">
            <w:pPr>
              <w:rPr>
                <w:ins w:id="7659" w:author="Tima" w:date="2026-01-17T17:31:00Z"/>
                <w:rFonts w:ascii="Times New Roman" w:hAnsi="Times New Roman" w:cs="Times New Roman"/>
                <w:sz w:val="24"/>
              </w:rPr>
            </w:pPr>
            <w:ins w:id="7660" w:author="Tima" w:date="2026-01-17T17:36:00Z">
              <w:r>
                <w:rPr>
                  <w:rFonts w:ascii="Times New Roman" w:hAnsi="Times New Roman" w:cs="Times New Roman"/>
                  <w:sz w:val="24"/>
                </w:rPr>
                <w:t>Количество ЦФА</w:t>
              </w:r>
            </w:ins>
            <w:ins w:id="7661" w:author="Tima" w:date="2026-01-17T22:11:00Z">
              <w:r>
                <w:rPr>
                  <w:rFonts w:ascii="Times New Roman" w:hAnsi="Times New Roman" w:cs="Times New Roman"/>
                  <w:sz w:val="24"/>
                </w:rPr>
                <w:t xml:space="preserve">, </w:t>
              </w:r>
            </w:ins>
            <w:ins w:id="7662" w:author="Tima" w:date="2026-01-17T17:36:00Z">
              <w:r w:rsidR="008D4C51">
                <w:rPr>
                  <w:rFonts w:ascii="Times New Roman" w:hAnsi="Times New Roman" w:cs="Times New Roman"/>
                  <w:sz w:val="24"/>
                </w:rPr>
                <w:t xml:space="preserve">определённое для данного </w:t>
              </w:r>
              <w:r w:rsidR="008D4C51">
                <w:rPr>
                  <w:rFonts w:ascii="Times New Roman" w:hAnsi="Times New Roman" w:cs="Times New Roman"/>
                  <w:sz w:val="24"/>
                  <w:lang w:val="en-US"/>
                </w:rPr>
                <w:t>NFT</w:t>
              </w:r>
              <w:r w:rsidR="008D4C51" w:rsidRPr="00356E26">
                <w:rPr>
                  <w:rFonts w:ascii="Times New Roman" w:hAnsi="Times New Roman" w:cs="Times New Roman"/>
                  <w:sz w:val="24"/>
                </w:rPr>
                <w:t xml:space="preserve"> </w:t>
              </w:r>
              <w:r w:rsidR="008D4C51">
                <w:rPr>
                  <w:rFonts w:ascii="Times New Roman" w:hAnsi="Times New Roman" w:cs="Times New Roman"/>
                  <w:sz w:val="24"/>
                </w:rPr>
                <w:t xml:space="preserve">в течение последних 20-ти минут Системой оценки </w:t>
              </w:r>
              <w:r w:rsidR="008D4C51">
                <w:rPr>
                  <w:rFonts w:ascii="Times New Roman" w:hAnsi="Times New Roman" w:cs="Times New Roman"/>
                  <w:sz w:val="24"/>
                  <w:lang w:val="en-US"/>
                </w:rPr>
                <w:t>NFT</w:t>
              </w:r>
            </w:ins>
          </w:p>
        </w:tc>
      </w:tr>
      <w:tr w:rsidR="0090012F" w14:paraId="18A83EC0" w14:textId="77777777" w:rsidTr="00716DAD">
        <w:trPr>
          <w:ins w:id="7663" w:author="Tima" w:date="2026-01-17T17:31:00Z"/>
        </w:trPr>
        <w:tc>
          <w:tcPr>
            <w:tcW w:w="704" w:type="dxa"/>
            <w:tcPrChange w:id="7664" w:author="Tima" w:date="2026-01-17T17:31:00Z">
              <w:tcPr>
                <w:tcW w:w="3115" w:type="dxa"/>
                <w:gridSpan w:val="3"/>
              </w:tcPr>
            </w:tcPrChange>
          </w:tcPr>
          <w:p w14:paraId="5263A84B" w14:textId="7E1A1521" w:rsidR="0090012F" w:rsidRDefault="0017051D">
            <w:pPr>
              <w:rPr>
                <w:ins w:id="7665" w:author="Tima" w:date="2026-01-17T17:31:00Z"/>
                <w:rFonts w:ascii="Times New Roman" w:hAnsi="Times New Roman" w:cs="Times New Roman"/>
                <w:sz w:val="24"/>
              </w:rPr>
            </w:pPr>
            <w:ins w:id="7666" w:author="Tima" w:date="2026-01-17T17:36:00Z">
              <w:r>
                <w:rPr>
                  <w:rFonts w:ascii="Times New Roman" w:hAnsi="Times New Roman" w:cs="Times New Roman"/>
                  <w:sz w:val="24"/>
                </w:rPr>
                <w:t>9</w:t>
              </w:r>
            </w:ins>
          </w:p>
        </w:tc>
        <w:tc>
          <w:tcPr>
            <w:tcW w:w="1749" w:type="dxa"/>
            <w:tcPrChange w:id="7667" w:author="Tima" w:date="2026-01-17T17:31:00Z">
              <w:tcPr>
                <w:tcW w:w="3115" w:type="dxa"/>
              </w:tcPr>
            </w:tcPrChange>
          </w:tcPr>
          <w:p w14:paraId="543C2A53" w14:textId="35D23947" w:rsidR="0090012F" w:rsidRDefault="008D4C51">
            <w:pPr>
              <w:rPr>
                <w:ins w:id="7668" w:author="Tima" w:date="2026-01-17T17:31:00Z"/>
                <w:rFonts w:ascii="Times New Roman" w:hAnsi="Times New Roman" w:cs="Times New Roman"/>
                <w:sz w:val="24"/>
              </w:rPr>
            </w:pPr>
            <w:ins w:id="7669" w:author="Tima" w:date="2026-01-17T17:36:00Z">
              <w:r>
                <w:rPr>
                  <w:rFonts w:ascii="Times New Roman" w:hAnsi="Times New Roman" w:cs="Times New Roman"/>
                  <w:sz w:val="24"/>
                </w:rPr>
                <w:t>КОМО</w:t>
              </w:r>
            </w:ins>
          </w:p>
        </w:tc>
        <w:tc>
          <w:tcPr>
            <w:tcW w:w="6892" w:type="dxa"/>
            <w:tcPrChange w:id="7670" w:author="Tima" w:date="2026-01-17T17:31:00Z">
              <w:tcPr>
                <w:tcW w:w="3115" w:type="dxa"/>
              </w:tcPr>
            </w:tcPrChange>
          </w:tcPr>
          <w:p w14:paraId="23308D44" w14:textId="5DBBC59F" w:rsidR="0090012F" w:rsidRDefault="008D4C51">
            <w:pPr>
              <w:rPr>
                <w:ins w:id="7671" w:author="Tima" w:date="2026-01-17T17:31:00Z"/>
                <w:rFonts w:ascii="Times New Roman" w:hAnsi="Times New Roman" w:cs="Times New Roman"/>
                <w:sz w:val="24"/>
              </w:rPr>
            </w:pPr>
            <w:ins w:id="7672" w:author="Tima" w:date="2026-01-17T17:36:00Z">
              <w:r>
                <w:rPr>
                  <w:rFonts w:ascii="Times New Roman" w:hAnsi="Times New Roman" w:cs="Times New Roman"/>
                  <w:sz w:val="24"/>
                </w:rPr>
                <w:t>Комиссия за обмен</w:t>
              </w:r>
            </w:ins>
            <w:ins w:id="7673" w:author="Tima" w:date="2026-01-17T17:37:00Z">
              <w:r>
                <w:rPr>
                  <w:rFonts w:ascii="Times New Roman" w:hAnsi="Times New Roman" w:cs="Times New Roman"/>
                  <w:sz w:val="24"/>
                </w:rPr>
                <w:t xml:space="preserve"> (1% от стоимости </w:t>
              </w:r>
              <w:r>
                <w:rPr>
                  <w:rFonts w:ascii="Times New Roman" w:hAnsi="Times New Roman" w:cs="Times New Roman"/>
                  <w:sz w:val="24"/>
                  <w:lang w:val="en-US"/>
                </w:rPr>
                <w:t>NFT</w:t>
              </w:r>
              <w:r>
                <w:rPr>
                  <w:rFonts w:ascii="Times New Roman" w:hAnsi="Times New Roman" w:cs="Times New Roman"/>
                  <w:sz w:val="24"/>
                </w:rPr>
                <w:t xml:space="preserve">, определённой Системой оценки </w:t>
              </w:r>
              <w:r>
                <w:rPr>
                  <w:rFonts w:ascii="Times New Roman" w:hAnsi="Times New Roman" w:cs="Times New Roman"/>
                  <w:sz w:val="24"/>
                  <w:lang w:val="en-US"/>
                </w:rPr>
                <w:t>NFT</w:t>
              </w:r>
              <w:r>
                <w:rPr>
                  <w:rFonts w:ascii="Times New Roman" w:hAnsi="Times New Roman" w:cs="Times New Roman"/>
                  <w:sz w:val="24"/>
                </w:rPr>
                <w:t>). В рублях, округление в м</w:t>
              </w:r>
              <w:r w:rsidRPr="00356E26">
                <w:rPr>
                  <w:rFonts w:ascii="Times New Roman" w:hAnsi="Times New Roman" w:cs="Times New Roman"/>
                  <w:i/>
                  <w:sz w:val="24"/>
                </w:rPr>
                <w:t>е</w:t>
              </w:r>
              <w:r>
                <w:rPr>
                  <w:rFonts w:ascii="Times New Roman" w:hAnsi="Times New Roman" w:cs="Times New Roman"/>
                  <w:sz w:val="24"/>
                </w:rPr>
                <w:t>ньшую сторону</w:t>
              </w:r>
            </w:ins>
          </w:p>
        </w:tc>
      </w:tr>
      <w:tr w:rsidR="008D4C51" w14:paraId="20A4FE78" w14:textId="77777777" w:rsidTr="00716DAD">
        <w:trPr>
          <w:ins w:id="7674" w:author="Tima" w:date="2026-01-17T17:37:00Z"/>
        </w:trPr>
        <w:tc>
          <w:tcPr>
            <w:tcW w:w="704" w:type="dxa"/>
          </w:tcPr>
          <w:p w14:paraId="4CB1798F" w14:textId="561CB191" w:rsidR="008D4C51" w:rsidRDefault="0017051D">
            <w:pPr>
              <w:rPr>
                <w:ins w:id="7675" w:author="Tima" w:date="2026-01-17T17:37:00Z"/>
                <w:rFonts w:ascii="Times New Roman" w:hAnsi="Times New Roman" w:cs="Times New Roman"/>
                <w:sz w:val="24"/>
              </w:rPr>
            </w:pPr>
            <w:ins w:id="7676" w:author="Tima" w:date="2026-01-17T17:37:00Z">
              <w:r>
                <w:rPr>
                  <w:rFonts w:ascii="Times New Roman" w:hAnsi="Times New Roman" w:cs="Times New Roman"/>
                  <w:sz w:val="24"/>
                </w:rPr>
                <w:t>10</w:t>
              </w:r>
            </w:ins>
          </w:p>
        </w:tc>
        <w:tc>
          <w:tcPr>
            <w:tcW w:w="1749" w:type="dxa"/>
          </w:tcPr>
          <w:p w14:paraId="4F912E67" w14:textId="250F7103" w:rsidR="008D4C51" w:rsidRDefault="00134227">
            <w:pPr>
              <w:rPr>
                <w:ins w:id="7677" w:author="Tima" w:date="2026-01-17T17:37:00Z"/>
                <w:rFonts w:ascii="Times New Roman" w:hAnsi="Times New Roman" w:cs="Times New Roman"/>
                <w:sz w:val="24"/>
              </w:rPr>
            </w:pPr>
            <w:proofErr w:type="spellStart"/>
            <w:ins w:id="7678" w:author="Tima" w:date="2026-01-17T17:37:00Z">
              <w:r>
                <w:rPr>
                  <w:rFonts w:ascii="Times New Roman" w:hAnsi="Times New Roman" w:cs="Times New Roman"/>
                  <w:sz w:val="24"/>
                </w:rPr>
                <w:t>КО</w:t>
              </w:r>
              <w:r w:rsidR="008D4C51">
                <w:rPr>
                  <w:rFonts w:ascii="Times New Roman" w:hAnsi="Times New Roman" w:cs="Times New Roman"/>
                  <w:sz w:val="24"/>
                </w:rPr>
                <w:t>В</w:t>
              </w:r>
            </w:ins>
            <w:ins w:id="7679" w:author="Tima" w:date="2026-01-17T22:13:00Z">
              <w:r>
                <w:rPr>
                  <w:rFonts w:ascii="Times New Roman" w:hAnsi="Times New Roman" w:cs="Times New Roman"/>
                  <w:sz w:val="24"/>
                </w:rPr>
                <w:t>илиПЗ</w:t>
              </w:r>
            </w:ins>
            <w:proofErr w:type="spellEnd"/>
          </w:p>
        </w:tc>
        <w:tc>
          <w:tcPr>
            <w:tcW w:w="6892" w:type="dxa"/>
          </w:tcPr>
          <w:p w14:paraId="0FADFBE3" w14:textId="50109A12" w:rsidR="008D4C51" w:rsidRDefault="008D4C51">
            <w:pPr>
              <w:rPr>
                <w:ins w:id="7680" w:author="Tima" w:date="2026-01-17T17:37:00Z"/>
                <w:rFonts w:ascii="Times New Roman" w:hAnsi="Times New Roman" w:cs="Times New Roman"/>
                <w:sz w:val="24"/>
              </w:rPr>
            </w:pPr>
            <w:ins w:id="7681" w:author="Tima" w:date="2026-01-17T17:37:00Z">
              <w:r>
                <w:rPr>
                  <w:rFonts w:ascii="Times New Roman" w:hAnsi="Times New Roman" w:cs="Times New Roman"/>
                  <w:sz w:val="24"/>
                </w:rPr>
                <w:t>Комиссия за выпуск</w:t>
              </w:r>
            </w:ins>
            <w:ins w:id="7682" w:author="Tima" w:date="2026-01-17T22:06:00Z">
              <w:r w:rsidR="00134227">
                <w:rPr>
                  <w:rFonts w:ascii="Times New Roman" w:hAnsi="Times New Roman" w:cs="Times New Roman"/>
                  <w:sz w:val="24"/>
                </w:rPr>
                <w:t xml:space="preserve"> или погашение записей о</w:t>
              </w:r>
            </w:ins>
            <w:ins w:id="7683" w:author="Tima" w:date="2026-01-17T17:37:00Z">
              <w:r>
                <w:rPr>
                  <w:rFonts w:ascii="Times New Roman" w:hAnsi="Times New Roman" w:cs="Times New Roman"/>
                  <w:sz w:val="24"/>
                </w:rPr>
                <w:t xml:space="preserve"> ЦФА</w:t>
              </w:r>
            </w:ins>
            <w:ins w:id="7684" w:author="Tima" w:date="2026-01-17T17:38:00Z">
              <w:r>
                <w:rPr>
                  <w:rFonts w:ascii="Times New Roman" w:hAnsi="Times New Roman" w:cs="Times New Roman"/>
                  <w:sz w:val="24"/>
                </w:rPr>
                <w:t>, уплачиваемая сервисом на расчётный счёт ОИС (30% от общей комиссии за обмен). В рублях, округление в б</w:t>
              </w:r>
              <w:r w:rsidRPr="00356E26">
                <w:rPr>
                  <w:rFonts w:ascii="Times New Roman" w:hAnsi="Times New Roman" w:cs="Times New Roman"/>
                  <w:i/>
                  <w:sz w:val="24"/>
                </w:rPr>
                <w:t>о</w:t>
              </w:r>
              <w:r>
                <w:rPr>
                  <w:rFonts w:ascii="Times New Roman" w:hAnsi="Times New Roman" w:cs="Times New Roman"/>
                  <w:sz w:val="24"/>
                </w:rPr>
                <w:t>льшую сторону</w:t>
              </w:r>
            </w:ins>
          </w:p>
        </w:tc>
      </w:tr>
      <w:tr w:rsidR="008D4C51" w14:paraId="57EC9D82" w14:textId="77777777" w:rsidTr="00716DAD">
        <w:trPr>
          <w:ins w:id="7685" w:author="Tima" w:date="2026-01-17T17:38:00Z"/>
        </w:trPr>
        <w:tc>
          <w:tcPr>
            <w:tcW w:w="704" w:type="dxa"/>
          </w:tcPr>
          <w:p w14:paraId="31D43484" w14:textId="70A12E5D" w:rsidR="008D4C51" w:rsidRDefault="0017051D">
            <w:pPr>
              <w:rPr>
                <w:ins w:id="7686" w:author="Tima" w:date="2026-01-17T17:38:00Z"/>
                <w:rFonts w:ascii="Times New Roman" w:hAnsi="Times New Roman" w:cs="Times New Roman"/>
                <w:sz w:val="24"/>
              </w:rPr>
            </w:pPr>
            <w:ins w:id="7687" w:author="Tima" w:date="2026-01-17T17:39:00Z">
              <w:r>
                <w:rPr>
                  <w:rFonts w:ascii="Times New Roman" w:hAnsi="Times New Roman" w:cs="Times New Roman"/>
                  <w:sz w:val="24"/>
                </w:rPr>
                <w:t>11</w:t>
              </w:r>
            </w:ins>
          </w:p>
        </w:tc>
        <w:tc>
          <w:tcPr>
            <w:tcW w:w="1749" w:type="dxa"/>
          </w:tcPr>
          <w:p w14:paraId="34EF8232" w14:textId="10E7D9C0" w:rsidR="008D4C51" w:rsidRDefault="008D4C51">
            <w:pPr>
              <w:rPr>
                <w:ins w:id="7688" w:author="Tima" w:date="2026-01-17T17:38:00Z"/>
                <w:rFonts w:ascii="Times New Roman" w:hAnsi="Times New Roman" w:cs="Times New Roman"/>
                <w:sz w:val="24"/>
              </w:rPr>
            </w:pPr>
            <w:ins w:id="7689" w:author="Tima" w:date="2026-01-17T17:39:00Z">
              <w:r>
                <w:rPr>
                  <w:rFonts w:ascii="Times New Roman" w:hAnsi="Times New Roman" w:cs="Times New Roman"/>
                  <w:sz w:val="24"/>
                </w:rPr>
                <w:t>НСС</w:t>
              </w:r>
            </w:ins>
          </w:p>
        </w:tc>
        <w:tc>
          <w:tcPr>
            <w:tcW w:w="6892" w:type="dxa"/>
          </w:tcPr>
          <w:p w14:paraId="636294A0" w14:textId="2D1A4105" w:rsidR="008D4C51" w:rsidRDefault="008D4C51">
            <w:pPr>
              <w:rPr>
                <w:ins w:id="7690" w:author="Tima" w:date="2026-01-17T17:38:00Z"/>
                <w:rFonts w:ascii="Times New Roman" w:hAnsi="Times New Roman" w:cs="Times New Roman"/>
                <w:sz w:val="24"/>
              </w:rPr>
            </w:pPr>
            <w:ins w:id="7691" w:author="Tima" w:date="2026-01-17T17:39:00Z">
              <w:r>
                <w:rPr>
                  <w:rFonts w:ascii="Times New Roman" w:hAnsi="Times New Roman" w:cs="Times New Roman"/>
                  <w:sz w:val="24"/>
                </w:rPr>
                <w:t>Номер счёта сервиса в банке</w:t>
              </w:r>
            </w:ins>
          </w:p>
        </w:tc>
      </w:tr>
      <w:tr w:rsidR="008D4C51" w14:paraId="4AFA450E" w14:textId="77777777" w:rsidTr="00716DAD">
        <w:trPr>
          <w:ins w:id="7692" w:author="Tima" w:date="2026-01-17T17:39:00Z"/>
        </w:trPr>
        <w:tc>
          <w:tcPr>
            <w:tcW w:w="704" w:type="dxa"/>
          </w:tcPr>
          <w:p w14:paraId="4C8DC49F" w14:textId="758237F6" w:rsidR="008D4C51" w:rsidRDefault="0017051D">
            <w:pPr>
              <w:rPr>
                <w:ins w:id="7693" w:author="Tima" w:date="2026-01-17T17:39:00Z"/>
                <w:rFonts w:ascii="Times New Roman" w:hAnsi="Times New Roman" w:cs="Times New Roman"/>
                <w:sz w:val="24"/>
              </w:rPr>
            </w:pPr>
            <w:ins w:id="7694" w:author="Tima" w:date="2026-01-17T17:39:00Z">
              <w:r>
                <w:rPr>
                  <w:rFonts w:ascii="Times New Roman" w:hAnsi="Times New Roman" w:cs="Times New Roman"/>
                  <w:sz w:val="24"/>
                </w:rPr>
                <w:t>12</w:t>
              </w:r>
            </w:ins>
          </w:p>
        </w:tc>
        <w:tc>
          <w:tcPr>
            <w:tcW w:w="1749" w:type="dxa"/>
          </w:tcPr>
          <w:p w14:paraId="75BCD3D0" w14:textId="34C9A33A" w:rsidR="008D4C51" w:rsidRDefault="008D4C51">
            <w:pPr>
              <w:rPr>
                <w:ins w:id="7695" w:author="Tima" w:date="2026-01-17T17:39:00Z"/>
                <w:rFonts w:ascii="Times New Roman" w:hAnsi="Times New Roman" w:cs="Times New Roman"/>
                <w:sz w:val="24"/>
              </w:rPr>
            </w:pPr>
            <w:ins w:id="7696" w:author="Tima" w:date="2026-01-17T17:39:00Z">
              <w:r>
                <w:rPr>
                  <w:rFonts w:ascii="Times New Roman" w:hAnsi="Times New Roman" w:cs="Times New Roman"/>
                  <w:sz w:val="24"/>
                </w:rPr>
                <w:t>НРСО</w:t>
              </w:r>
            </w:ins>
          </w:p>
        </w:tc>
        <w:tc>
          <w:tcPr>
            <w:tcW w:w="6892" w:type="dxa"/>
          </w:tcPr>
          <w:p w14:paraId="6816BA69" w14:textId="7E19610C" w:rsidR="008D4C51" w:rsidRDefault="008D4C51">
            <w:pPr>
              <w:rPr>
                <w:ins w:id="7697" w:author="Tima" w:date="2026-01-17T17:39:00Z"/>
                <w:rFonts w:ascii="Times New Roman" w:hAnsi="Times New Roman" w:cs="Times New Roman"/>
                <w:sz w:val="24"/>
              </w:rPr>
            </w:pPr>
            <w:ins w:id="7698" w:author="Tima" w:date="2026-01-17T17:39:00Z">
              <w:r>
                <w:rPr>
                  <w:rFonts w:ascii="Times New Roman" w:hAnsi="Times New Roman" w:cs="Times New Roman"/>
                  <w:sz w:val="24"/>
                </w:rPr>
                <w:t>Номер расчётного счёта ОИС</w:t>
              </w:r>
            </w:ins>
          </w:p>
        </w:tc>
      </w:tr>
      <w:tr w:rsidR="008D4C51" w14:paraId="1E14DB92" w14:textId="77777777" w:rsidTr="00716DAD">
        <w:trPr>
          <w:ins w:id="7699" w:author="Tima" w:date="2026-01-17T17:40:00Z"/>
        </w:trPr>
        <w:tc>
          <w:tcPr>
            <w:tcW w:w="704" w:type="dxa"/>
          </w:tcPr>
          <w:p w14:paraId="208BD507" w14:textId="4EC38081" w:rsidR="008D4C51" w:rsidRDefault="0017051D">
            <w:pPr>
              <w:rPr>
                <w:ins w:id="7700" w:author="Tima" w:date="2026-01-17T17:40:00Z"/>
                <w:rFonts w:ascii="Times New Roman" w:hAnsi="Times New Roman" w:cs="Times New Roman"/>
                <w:sz w:val="24"/>
              </w:rPr>
            </w:pPr>
            <w:ins w:id="7701" w:author="Tima" w:date="2026-01-17T17:40:00Z">
              <w:r>
                <w:rPr>
                  <w:rFonts w:ascii="Times New Roman" w:hAnsi="Times New Roman" w:cs="Times New Roman"/>
                  <w:sz w:val="24"/>
                </w:rPr>
                <w:t>13</w:t>
              </w:r>
            </w:ins>
          </w:p>
        </w:tc>
        <w:tc>
          <w:tcPr>
            <w:tcW w:w="1749" w:type="dxa"/>
          </w:tcPr>
          <w:p w14:paraId="2F784164" w14:textId="4DDF3224" w:rsidR="008D4C51" w:rsidRDefault="008D4C51">
            <w:pPr>
              <w:rPr>
                <w:ins w:id="7702" w:author="Tima" w:date="2026-01-17T17:40:00Z"/>
                <w:rFonts w:ascii="Times New Roman" w:hAnsi="Times New Roman" w:cs="Times New Roman"/>
                <w:sz w:val="24"/>
              </w:rPr>
            </w:pPr>
            <w:ins w:id="7703" w:author="Tima" w:date="2026-01-17T17:40:00Z">
              <w:r>
                <w:rPr>
                  <w:rFonts w:ascii="Times New Roman" w:hAnsi="Times New Roman" w:cs="Times New Roman"/>
                  <w:sz w:val="24"/>
                </w:rPr>
                <w:t>СТП</w:t>
              </w:r>
            </w:ins>
          </w:p>
        </w:tc>
        <w:tc>
          <w:tcPr>
            <w:tcW w:w="6892" w:type="dxa"/>
          </w:tcPr>
          <w:p w14:paraId="3371569F" w14:textId="7F3BFF7B" w:rsidR="008D4C51" w:rsidRDefault="008D4C51">
            <w:pPr>
              <w:rPr>
                <w:ins w:id="7704" w:author="Tima" w:date="2026-01-17T17:40:00Z"/>
                <w:rFonts w:ascii="Times New Roman" w:hAnsi="Times New Roman" w:cs="Times New Roman"/>
                <w:sz w:val="24"/>
              </w:rPr>
            </w:pPr>
            <w:ins w:id="7705" w:author="Tima" w:date="2026-01-17T17:40:00Z">
              <w:r>
                <w:rPr>
                  <w:rFonts w:ascii="Times New Roman" w:hAnsi="Times New Roman" w:cs="Times New Roman"/>
                  <w:sz w:val="24"/>
                </w:rPr>
                <w:t>Статус перевода (запрос на перевод – для сервиса или уведомление о списании – для банка сервиса)</w:t>
              </w:r>
            </w:ins>
          </w:p>
        </w:tc>
      </w:tr>
      <w:tr w:rsidR="008D4C51" w14:paraId="7116415A" w14:textId="77777777" w:rsidTr="00716DAD">
        <w:trPr>
          <w:ins w:id="7706" w:author="Tima" w:date="2026-01-17T17:40:00Z"/>
        </w:trPr>
        <w:tc>
          <w:tcPr>
            <w:tcW w:w="704" w:type="dxa"/>
          </w:tcPr>
          <w:p w14:paraId="51AFC44C" w14:textId="03CA7AC4" w:rsidR="008D4C51" w:rsidRDefault="00716DAD">
            <w:pPr>
              <w:rPr>
                <w:ins w:id="7707" w:author="Tima" w:date="2026-01-17T17:40:00Z"/>
                <w:rFonts w:ascii="Times New Roman" w:hAnsi="Times New Roman" w:cs="Times New Roman"/>
                <w:sz w:val="24"/>
              </w:rPr>
            </w:pPr>
            <w:ins w:id="7708" w:author="Tima" w:date="2026-01-17T17:41:00Z">
              <w:r>
                <w:rPr>
                  <w:rFonts w:ascii="Times New Roman" w:hAnsi="Times New Roman" w:cs="Times New Roman"/>
                  <w:sz w:val="24"/>
                </w:rPr>
                <w:t>14</w:t>
              </w:r>
            </w:ins>
          </w:p>
        </w:tc>
        <w:tc>
          <w:tcPr>
            <w:tcW w:w="1749" w:type="dxa"/>
          </w:tcPr>
          <w:p w14:paraId="5F0A6FF3" w14:textId="1BEE3188" w:rsidR="008D4C51" w:rsidRDefault="008D4C51">
            <w:pPr>
              <w:rPr>
                <w:ins w:id="7709" w:author="Tima" w:date="2026-01-17T17:40:00Z"/>
                <w:rFonts w:ascii="Times New Roman" w:hAnsi="Times New Roman" w:cs="Times New Roman"/>
                <w:sz w:val="24"/>
              </w:rPr>
            </w:pPr>
            <w:ins w:id="7710" w:author="Tima" w:date="2026-01-17T17:41:00Z">
              <w:r>
                <w:rPr>
                  <w:rFonts w:ascii="Times New Roman" w:hAnsi="Times New Roman" w:cs="Times New Roman"/>
                  <w:sz w:val="24"/>
                </w:rPr>
                <w:t>СОК</w:t>
              </w:r>
            </w:ins>
          </w:p>
        </w:tc>
        <w:tc>
          <w:tcPr>
            <w:tcW w:w="6892" w:type="dxa"/>
          </w:tcPr>
          <w:p w14:paraId="2E759D09" w14:textId="122FCA8F" w:rsidR="008D4C51" w:rsidRDefault="008D4C51" w:rsidP="00FA4881">
            <w:pPr>
              <w:rPr>
                <w:ins w:id="7711" w:author="Tima" w:date="2026-01-17T17:40:00Z"/>
                <w:rFonts w:ascii="Times New Roman" w:hAnsi="Times New Roman" w:cs="Times New Roman"/>
                <w:sz w:val="24"/>
              </w:rPr>
            </w:pPr>
            <w:ins w:id="7712" w:author="Tima" w:date="2026-01-17T17:41:00Z">
              <w:r>
                <w:rPr>
                  <w:rFonts w:ascii="Times New Roman" w:hAnsi="Times New Roman" w:cs="Times New Roman"/>
                  <w:sz w:val="24"/>
                </w:rPr>
                <w:t>Статус оплаты комиссии за выпуск ЦФА на расчётный счёт ОИС (0 – не оплачена; 1 – оплачена)</w:t>
              </w:r>
            </w:ins>
          </w:p>
        </w:tc>
      </w:tr>
      <w:tr w:rsidR="009F547D" w14:paraId="02BD3A51" w14:textId="77777777" w:rsidTr="00716DAD">
        <w:trPr>
          <w:ins w:id="7713" w:author="Tima" w:date="2026-01-17T17:42:00Z"/>
        </w:trPr>
        <w:tc>
          <w:tcPr>
            <w:tcW w:w="704" w:type="dxa"/>
          </w:tcPr>
          <w:p w14:paraId="076DC86B" w14:textId="144500AA" w:rsidR="009F547D" w:rsidRDefault="00716DAD">
            <w:pPr>
              <w:rPr>
                <w:ins w:id="7714" w:author="Tima" w:date="2026-01-17T17:42:00Z"/>
                <w:rFonts w:ascii="Times New Roman" w:hAnsi="Times New Roman" w:cs="Times New Roman"/>
                <w:sz w:val="24"/>
              </w:rPr>
            </w:pPr>
            <w:ins w:id="7715" w:author="Tima" w:date="2026-01-17T17:42:00Z">
              <w:r>
                <w:rPr>
                  <w:rFonts w:ascii="Times New Roman" w:hAnsi="Times New Roman" w:cs="Times New Roman"/>
                  <w:sz w:val="24"/>
                </w:rPr>
                <w:t>15</w:t>
              </w:r>
            </w:ins>
          </w:p>
        </w:tc>
        <w:tc>
          <w:tcPr>
            <w:tcW w:w="1749" w:type="dxa"/>
          </w:tcPr>
          <w:p w14:paraId="19AE5FDB" w14:textId="27678A9A" w:rsidR="009F547D" w:rsidRDefault="00170E7D">
            <w:pPr>
              <w:rPr>
                <w:ins w:id="7716" w:author="Tima" w:date="2026-01-17T17:42:00Z"/>
                <w:rFonts w:ascii="Times New Roman" w:hAnsi="Times New Roman" w:cs="Times New Roman"/>
                <w:sz w:val="24"/>
              </w:rPr>
            </w:pPr>
            <w:proofErr w:type="spellStart"/>
            <w:ins w:id="7717" w:author="Tima" w:date="2026-01-17T17:42:00Z">
              <w:r>
                <w:rPr>
                  <w:rFonts w:ascii="Times New Roman" w:hAnsi="Times New Roman" w:cs="Times New Roman"/>
                  <w:sz w:val="24"/>
                </w:rPr>
                <w:t>СВи</w:t>
              </w:r>
              <w:r w:rsidR="009F547D">
                <w:rPr>
                  <w:rFonts w:ascii="Times New Roman" w:hAnsi="Times New Roman" w:cs="Times New Roman"/>
                  <w:sz w:val="24"/>
                </w:rPr>
                <w:t>П</w:t>
              </w:r>
              <w:proofErr w:type="spellEnd"/>
            </w:ins>
          </w:p>
        </w:tc>
        <w:tc>
          <w:tcPr>
            <w:tcW w:w="6892" w:type="dxa"/>
          </w:tcPr>
          <w:p w14:paraId="51A003C3" w14:textId="7DE9A8F0" w:rsidR="009F547D" w:rsidRDefault="009F547D" w:rsidP="008D4C51">
            <w:pPr>
              <w:rPr>
                <w:ins w:id="7718" w:author="Tima" w:date="2026-01-17T17:42:00Z"/>
                <w:rFonts w:ascii="Times New Roman" w:hAnsi="Times New Roman" w:cs="Times New Roman"/>
                <w:sz w:val="24"/>
              </w:rPr>
            </w:pPr>
            <w:ins w:id="7719" w:author="Tima" w:date="2026-01-17T17:42:00Z">
              <w:r>
                <w:rPr>
                  <w:rFonts w:ascii="Times New Roman" w:hAnsi="Times New Roman" w:cs="Times New Roman"/>
                  <w:sz w:val="24"/>
                </w:rPr>
                <w:t>Статус выпуска и перевода ЦФА на электронный кошелёк сервиса (0 – ЦФА не выпущены и не переведены, возврат комиссии на счёт сервиса в банке; 1 – ЦФА выпущены и переведены)</w:t>
              </w:r>
            </w:ins>
          </w:p>
        </w:tc>
      </w:tr>
      <w:tr w:rsidR="00716DAD" w14:paraId="428E4FF6" w14:textId="77777777" w:rsidTr="00716DAD">
        <w:trPr>
          <w:ins w:id="7720" w:author="Tima" w:date="2026-01-17T19:05:00Z"/>
        </w:trPr>
        <w:tc>
          <w:tcPr>
            <w:tcW w:w="704" w:type="dxa"/>
          </w:tcPr>
          <w:p w14:paraId="724DCD87" w14:textId="00038043" w:rsidR="00716DAD" w:rsidRDefault="00716DAD">
            <w:pPr>
              <w:rPr>
                <w:ins w:id="7721" w:author="Tima" w:date="2026-01-17T19:05:00Z"/>
                <w:rFonts w:ascii="Times New Roman" w:hAnsi="Times New Roman" w:cs="Times New Roman"/>
                <w:sz w:val="24"/>
              </w:rPr>
            </w:pPr>
            <w:ins w:id="7722" w:author="Tima" w:date="2026-01-17T19:05:00Z">
              <w:r>
                <w:rPr>
                  <w:rFonts w:ascii="Times New Roman" w:hAnsi="Times New Roman" w:cs="Times New Roman"/>
                  <w:sz w:val="24"/>
                </w:rPr>
                <w:t>16</w:t>
              </w:r>
            </w:ins>
          </w:p>
        </w:tc>
        <w:tc>
          <w:tcPr>
            <w:tcW w:w="1749" w:type="dxa"/>
          </w:tcPr>
          <w:p w14:paraId="2DD2B7D8" w14:textId="64016293" w:rsidR="00716DAD" w:rsidRDefault="00716DAD">
            <w:pPr>
              <w:rPr>
                <w:ins w:id="7723" w:author="Tima" w:date="2026-01-17T19:05:00Z"/>
                <w:rFonts w:ascii="Times New Roman" w:hAnsi="Times New Roman" w:cs="Times New Roman"/>
                <w:sz w:val="24"/>
              </w:rPr>
            </w:pPr>
            <w:ins w:id="7724" w:author="Tima" w:date="2026-01-17T19:05:00Z">
              <w:r>
                <w:rPr>
                  <w:rFonts w:ascii="Times New Roman" w:hAnsi="Times New Roman" w:cs="Times New Roman"/>
                  <w:sz w:val="24"/>
                </w:rPr>
                <w:t>СПЗ</w:t>
              </w:r>
            </w:ins>
          </w:p>
        </w:tc>
        <w:tc>
          <w:tcPr>
            <w:tcW w:w="6892" w:type="dxa"/>
          </w:tcPr>
          <w:p w14:paraId="07E3A06E" w14:textId="27C89F33" w:rsidR="00716DAD" w:rsidRPr="00FA4881" w:rsidRDefault="00716DAD" w:rsidP="008D4C51">
            <w:pPr>
              <w:rPr>
                <w:ins w:id="7725" w:author="Tima" w:date="2026-01-17T19:05:00Z"/>
                <w:rFonts w:ascii="Times New Roman" w:hAnsi="Times New Roman" w:cs="Times New Roman"/>
                <w:sz w:val="24"/>
              </w:rPr>
            </w:pPr>
            <w:ins w:id="7726" w:author="Tima" w:date="2026-01-17T19:06:00Z">
              <w:r>
                <w:rPr>
                  <w:rFonts w:ascii="Times New Roman" w:hAnsi="Times New Roman" w:cs="Times New Roman"/>
                  <w:sz w:val="24"/>
                </w:rPr>
                <w:t xml:space="preserve">Статус погашения записей о ЦФА (используется вместо </w:t>
              </w:r>
              <w:r w:rsidR="00B76E89">
                <w:rPr>
                  <w:rFonts w:ascii="Times New Roman" w:hAnsi="Times New Roman" w:cs="Times New Roman"/>
                  <w:sz w:val="24"/>
                </w:rPr>
                <w:t xml:space="preserve">ЭБД №15 в обмене </w:t>
              </w:r>
            </w:ins>
            <w:ins w:id="7727" w:author="Tima" w:date="2026-01-17T19:07:00Z">
              <w:r w:rsidR="00B76E89">
                <w:rPr>
                  <w:rFonts w:ascii="Times New Roman" w:hAnsi="Times New Roman" w:cs="Times New Roman"/>
                  <w:sz w:val="24"/>
                </w:rPr>
                <w:t xml:space="preserve">ЦФА на </w:t>
              </w:r>
              <w:r w:rsidR="00B76E89">
                <w:rPr>
                  <w:rFonts w:ascii="Times New Roman" w:hAnsi="Times New Roman" w:cs="Times New Roman"/>
                  <w:sz w:val="24"/>
                  <w:lang w:val="en-US"/>
                </w:rPr>
                <w:t>NFT</w:t>
              </w:r>
              <w:r w:rsidR="00B76E89">
                <w:rPr>
                  <w:rFonts w:ascii="Times New Roman" w:hAnsi="Times New Roman" w:cs="Times New Roman"/>
                  <w:sz w:val="24"/>
                </w:rPr>
                <w:t>)</w:t>
              </w:r>
            </w:ins>
          </w:p>
        </w:tc>
      </w:tr>
      <w:tr w:rsidR="00F55C36" w14:paraId="742658F2" w14:textId="77777777" w:rsidTr="00716DAD">
        <w:trPr>
          <w:ins w:id="7728" w:author="Tima" w:date="2026-01-17T17:43:00Z"/>
        </w:trPr>
        <w:tc>
          <w:tcPr>
            <w:tcW w:w="704" w:type="dxa"/>
          </w:tcPr>
          <w:p w14:paraId="2923D77E" w14:textId="3F11D121" w:rsidR="00F55C36" w:rsidRDefault="00134227">
            <w:pPr>
              <w:rPr>
                <w:ins w:id="7729" w:author="Tima" w:date="2026-01-17T17:43:00Z"/>
                <w:rFonts w:ascii="Times New Roman" w:hAnsi="Times New Roman" w:cs="Times New Roman"/>
                <w:sz w:val="24"/>
              </w:rPr>
            </w:pPr>
            <w:ins w:id="7730" w:author="Tima" w:date="2026-01-17T17:43:00Z">
              <w:r>
                <w:rPr>
                  <w:rFonts w:ascii="Times New Roman" w:hAnsi="Times New Roman" w:cs="Times New Roman"/>
                  <w:sz w:val="24"/>
                </w:rPr>
                <w:t>17</w:t>
              </w:r>
            </w:ins>
          </w:p>
        </w:tc>
        <w:tc>
          <w:tcPr>
            <w:tcW w:w="1749" w:type="dxa"/>
          </w:tcPr>
          <w:p w14:paraId="5F0EC4EE" w14:textId="7E00B72E" w:rsidR="00F55C36" w:rsidRDefault="00F55C36">
            <w:pPr>
              <w:rPr>
                <w:ins w:id="7731" w:author="Tima" w:date="2026-01-17T17:43:00Z"/>
                <w:rFonts w:ascii="Times New Roman" w:hAnsi="Times New Roman" w:cs="Times New Roman"/>
                <w:sz w:val="24"/>
              </w:rPr>
            </w:pPr>
            <w:ins w:id="7732" w:author="Tima" w:date="2026-01-17T17:43:00Z">
              <w:r>
                <w:rPr>
                  <w:rFonts w:ascii="Times New Roman" w:hAnsi="Times New Roman" w:cs="Times New Roman"/>
                  <w:sz w:val="24"/>
                </w:rPr>
                <w:t>ИКЦФА</w:t>
              </w:r>
            </w:ins>
          </w:p>
        </w:tc>
        <w:tc>
          <w:tcPr>
            <w:tcW w:w="6892" w:type="dxa"/>
          </w:tcPr>
          <w:p w14:paraId="54A5B53A" w14:textId="1C042EF9" w:rsidR="00F55C36" w:rsidRDefault="00F55C36" w:rsidP="008D4C51">
            <w:pPr>
              <w:rPr>
                <w:ins w:id="7733" w:author="Tima" w:date="2026-01-17T17:43:00Z"/>
                <w:rFonts w:ascii="Times New Roman" w:hAnsi="Times New Roman" w:cs="Times New Roman"/>
                <w:sz w:val="24"/>
              </w:rPr>
            </w:pPr>
            <w:ins w:id="7734" w:author="Tima" w:date="2026-01-17T17:43:00Z">
              <w:r>
                <w:rPr>
                  <w:rFonts w:ascii="Times New Roman" w:hAnsi="Times New Roman" w:cs="Times New Roman"/>
                  <w:sz w:val="24"/>
                </w:rPr>
                <w:t xml:space="preserve">Итоговое количество ЦФА, полученное в результате обмена </w:t>
              </w:r>
              <w:r>
                <w:rPr>
                  <w:rFonts w:ascii="Times New Roman" w:hAnsi="Times New Roman" w:cs="Times New Roman"/>
                  <w:sz w:val="24"/>
                  <w:lang w:val="en-US"/>
                </w:rPr>
                <w:t>NFT</w:t>
              </w:r>
              <w:r w:rsidRPr="00356E26">
                <w:rPr>
                  <w:rFonts w:ascii="Times New Roman" w:hAnsi="Times New Roman" w:cs="Times New Roman"/>
                  <w:sz w:val="24"/>
                </w:rPr>
                <w:t xml:space="preserve"> </w:t>
              </w:r>
              <w:r>
                <w:rPr>
                  <w:rFonts w:ascii="Times New Roman" w:hAnsi="Times New Roman" w:cs="Times New Roman"/>
                  <w:sz w:val="24"/>
                </w:rPr>
                <w:t>на ЦФА</w:t>
              </w:r>
            </w:ins>
          </w:p>
        </w:tc>
      </w:tr>
      <w:tr w:rsidR="00F55C36" w14:paraId="2B492EA8" w14:textId="77777777" w:rsidTr="00716DAD">
        <w:trPr>
          <w:ins w:id="7735" w:author="Tima" w:date="2026-01-17T17:43:00Z"/>
        </w:trPr>
        <w:tc>
          <w:tcPr>
            <w:tcW w:w="704" w:type="dxa"/>
          </w:tcPr>
          <w:p w14:paraId="69A8A02A" w14:textId="5287C441" w:rsidR="00F55C36" w:rsidRDefault="00134227">
            <w:pPr>
              <w:rPr>
                <w:ins w:id="7736" w:author="Tima" w:date="2026-01-17T17:43:00Z"/>
                <w:rFonts w:ascii="Times New Roman" w:hAnsi="Times New Roman" w:cs="Times New Roman"/>
                <w:sz w:val="24"/>
              </w:rPr>
            </w:pPr>
            <w:ins w:id="7737" w:author="Tima" w:date="2026-01-17T17:43:00Z">
              <w:r>
                <w:rPr>
                  <w:rFonts w:ascii="Times New Roman" w:hAnsi="Times New Roman" w:cs="Times New Roman"/>
                  <w:sz w:val="24"/>
                </w:rPr>
                <w:t>18</w:t>
              </w:r>
            </w:ins>
          </w:p>
        </w:tc>
        <w:tc>
          <w:tcPr>
            <w:tcW w:w="1749" w:type="dxa"/>
          </w:tcPr>
          <w:p w14:paraId="0515598E" w14:textId="56DA3605" w:rsidR="00F55C36" w:rsidRDefault="00F55C36">
            <w:pPr>
              <w:rPr>
                <w:ins w:id="7738" w:author="Tima" w:date="2026-01-17T17:43:00Z"/>
                <w:rFonts w:ascii="Times New Roman" w:hAnsi="Times New Roman" w:cs="Times New Roman"/>
                <w:sz w:val="24"/>
              </w:rPr>
            </w:pPr>
            <w:ins w:id="7739" w:author="Tima" w:date="2026-01-17T17:44:00Z">
              <w:r>
                <w:rPr>
                  <w:rFonts w:ascii="Times New Roman" w:hAnsi="Times New Roman" w:cs="Times New Roman"/>
                  <w:sz w:val="24"/>
                </w:rPr>
                <w:t>СО</w:t>
              </w:r>
              <w:r w:rsidR="0070545C">
                <w:rPr>
                  <w:rFonts w:ascii="Times New Roman" w:hAnsi="Times New Roman" w:cs="Times New Roman"/>
                  <w:sz w:val="24"/>
                </w:rPr>
                <w:t>НЦ</w:t>
              </w:r>
            </w:ins>
          </w:p>
        </w:tc>
        <w:tc>
          <w:tcPr>
            <w:tcW w:w="6892" w:type="dxa"/>
          </w:tcPr>
          <w:p w14:paraId="1F195E73" w14:textId="24A16E20" w:rsidR="00F55C36" w:rsidRDefault="00F55C36" w:rsidP="008D4C51">
            <w:pPr>
              <w:rPr>
                <w:ins w:id="7740" w:author="Tima" w:date="2026-01-17T17:43:00Z"/>
                <w:rFonts w:ascii="Times New Roman" w:hAnsi="Times New Roman" w:cs="Times New Roman"/>
                <w:sz w:val="24"/>
              </w:rPr>
            </w:pPr>
            <w:ins w:id="7741" w:author="Tima" w:date="2026-01-17T17:44:00Z">
              <w:r>
                <w:rPr>
                  <w:rFonts w:ascii="Times New Roman" w:hAnsi="Times New Roman" w:cs="Times New Roman"/>
                  <w:sz w:val="24"/>
                </w:rPr>
                <w:t xml:space="preserve">Статус обмена </w:t>
              </w:r>
              <w:r>
                <w:rPr>
                  <w:rFonts w:ascii="Times New Roman" w:hAnsi="Times New Roman" w:cs="Times New Roman"/>
                  <w:sz w:val="24"/>
                  <w:lang w:val="en-US"/>
                </w:rPr>
                <w:t>NFT</w:t>
              </w:r>
              <w:r w:rsidRPr="00356E26">
                <w:rPr>
                  <w:rFonts w:ascii="Times New Roman" w:hAnsi="Times New Roman" w:cs="Times New Roman"/>
                  <w:sz w:val="24"/>
                </w:rPr>
                <w:t xml:space="preserve"> </w:t>
              </w:r>
              <w:r>
                <w:rPr>
                  <w:rFonts w:ascii="Times New Roman" w:hAnsi="Times New Roman" w:cs="Times New Roman"/>
                  <w:sz w:val="24"/>
                </w:rPr>
                <w:t xml:space="preserve">на ЦФА (0 – неуспешно, происходит возврат </w:t>
              </w:r>
              <w:r>
                <w:rPr>
                  <w:rFonts w:ascii="Times New Roman" w:hAnsi="Times New Roman" w:cs="Times New Roman"/>
                  <w:sz w:val="24"/>
                  <w:lang w:val="en-US"/>
                </w:rPr>
                <w:t>NFT</w:t>
              </w:r>
              <w:r w:rsidRPr="00356E26">
                <w:rPr>
                  <w:rFonts w:ascii="Times New Roman" w:hAnsi="Times New Roman" w:cs="Times New Roman"/>
                  <w:sz w:val="24"/>
                </w:rPr>
                <w:t xml:space="preserve"> </w:t>
              </w:r>
              <w:r>
                <w:rPr>
                  <w:rFonts w:ascii="Times New Roman" w:hAnsi="Times New Roman" w:cs="Times New Roman"/>
                  <w:sz w:val="24"/>
                </w:rPr>
                <w:t>и уплаченной комиссии пользователю; 1 – успешно)</w:t>
              </w:r>
            </w:ins>
          </w:p>
        </w:tc>
      </w:tr>
    </w:tbl>
    <w:p w14:paraId="6831F027" w14:textId="77777777" w:rsidR="0017051D" w:rsidRDefault="0017051D">
      <w:pPr>
        <w:rPr>
          <w:ins w:id="7742" w:author="Tima" w:date="2026-01-17T18:28:00Z"/>
          <w:rFonts w:ascii="Times New Roman" w:hAnsi="Times New Roman" w:cs="Times New Roman"/>
          <w:sz w:val="24"/>
        </w:rPr>
        <w:pPrChange w:id="7743" w:author="Tima" w:date="2026-01-14T22:14:00Z">
          <w:pPr>
            <w:ind w:firstLine="709"/>
            <w:jc w:val="both"/>
          </w:pPr>
        </w:pPrChange>
      </w:pPr>
    </w:p>
    <w:p w14:paraId="63E14DD7" w14:textId="7868D14A" w:rsidR="007678DD" w:rsidRDefault="00CE008B">
      <w:pPr>
        <w:rPr>
          <w:ins w:id="7744" w:author="Tima" w:date="2026-01-17T17:18:00Z"/>
          <w:rFonts w:ascii="Times New Roman" w:hAnsi="Times New Roman" w:cs="Times New Roman"/>
          <w:sz w:val="24"/>
        </w:rPr>
        <w:pPrChange w:id="7745" w:author="Tima" w:date="2026-01-14T22:14:00Z">
          <w:pPr>
            <w:ind w:firstLine="709"/>
            <w:jc w:val="both"/>
          </w:pPr>
        </w:pPrChange>
      </w:pPr>
      <w:ins w:id="7746" w:author="Tima" w:date="2026-01-17T18:02:00Z">
        <w:r>
          <w:rPr>
            <w:rFonts w:ascii="Times New Roman" w:hAnsi="Times New Roman" w:cs="Times New Roman"/>
            <w:sz w:val="24"/>
          </w:rPr>
          <w:br w:type="page"/>
        </w:r>
      </w:ins>
    </w:p>
    <w:p w14:paraId="709F68BA" w14:textId="6CACFF13" w:rsidR="007678DD" w:rsidRPr="00CE008B" w:rsidRDefault="00CE008B">
      <w:pPr>
        <w:pStyle w:val="2"/>
        <w:numPr>
          <w:ilvl w:val="0"/>
          <w:numId w:val="91"/>
        </w:numPr>
        <w:rPr>
          <w:ins w:id="7747" w:author="Tima" w:date="2026-01-17T18:00:00Z"/>
          <w:rFonts w:ascii="Times New Roman" w:hAnsi="Times New Roman" w:cs="Times New Roman"/>
          <w:b/>
          <w:color w:val="000000" w:themeColor="text1"/>
          <w:sz w:val="28"/>
          <w:rPrChange w:id="7748" w:author="Tima" w:date="2026-01-17T18:00:00Z">
            <w:rPr>
              <w:ins w:id="7749" w:author="Tima" w:date="2026-01-17T18:00:00Z"/>
              <w:rFonts w:ascii="Times New Roman" w:hAnsi="Times New Roman" w:cs="Times New Roman"/>
              <w:sz w:val="24"/>
            </w:rPr>
          </w:rPrChange>
        </w:rPr>
        <w:pPrChange w:id="7750" w:author="Tima" w:date="2026-01-17T18:00:00Z">
          <w:pPr>
            <w:ind w:firstLine="709"/>
            <w:jc w:val="both"/>
          </w:pPr>
        </w:pPrChange>
      </w:pPr>
      <w:bookmarkStart w:id="7751" w:name="_Toc219756828"/>
      <w:ins w:id="7752" w:author="Tima" w:date="2026-01-17T18:00:00Z">
        <w:r w:rsidRPr="00CE008B">
          <w:rPr>
            <w:rFonts w:ascii="Times New Roman" w:hAnsi="Times New Roman" w:cs="Times New Roman"/>
            <w:b/>
            <w:color w:val="000000" w:themeColor="text1"/>
            <w:sz w:val="28"/>
            <w:rPrChange w:id="7753" w:author="Tima" w:date="2026-01-17T18:00:00Z">
              <w:rPr>
                <w:rFonts w:cs="Times New Roman"/>
                <w:b/>
                <w:bCs/>
              </w:rPr>
            </w:rPrChange>
          </w:rPr>
          <w:lastRenderedPageBreak/>
          <w:t>Справочник ЭБД</w:t>
        </w:r>
        <w:bookmarkEnd w:id="7751"/>
      </w:ins>
    </w:p>
    <w:p w14:paraId="61C37503" w14:textId="146E5ADF" w:rsidR="00CE008B" w:rsidRDefault="00CE008B">
      <w:pPr>
        <w:spacing w:line="276" w:lineRule="auto"/>
        <w:ind w:firstLine="709"/>
        <w:jc w:val="both"/>
        <w:rPr>
          <w:ins w:id="7754" w:author="Tima" w:date="2026-01-17T19:17:00Z"/>
          <w:rFonts w:ascii="Times New Roman" w:hAnsi="Times New Roman" w:cs="Times New Roman"/>
          <w:sz w:val="24"/>
          <w:szCs w:val="24"/>
        </w:rPr>
        <w:pPrChange w:id="7755" w:author="Tima" w:date="2026-01-17T18:03:00Z">
          <w:pPr>
            <w:ind w:firstLine="709"/>
            <w:jc w:val="both"/>
          </w:pPr>
        </w:pPrChange>
      </w:pPr>
      <w:ins w:id="7756" w:author="Tima" w:date="2026-01-17T18:03:00Z">
        <w:r w:rsidRPr="00FA4881">
          <w:rPr>
            <w:rFonts w:ascii="Times New Roman" w:hAnsi="Times New Roman" w:cs="Times New Roman"/>
            <w:sz w:val="24"/>
            <w:szCs w:val="24"/>
          </w:rPr>
          <w:t>Опишем все элементы бизнес-данных</w:t>
        </w:r>
        <w:r w:rsidR="00A148AD" w:rsidRPr="00FA4881">
          <w:rPr>
            <w:rFonts w:ascii="Times New Roman" w:hAnsi="Times New Roman" w:cs="Times New Roman"/>
            <w:sz w:val="24"/>
            <w:szCs w:val="24"/>
          </w:rPr>
          <w:t xml:space="preserve"> в таблице </w:t>
        </w:r>
        <w:r w:rsidR="00B8411C">
          <w:rPr>
            <w:rFonts w:ascii="Times New Roman" w:hAnsi="Times New Roman" w:cs="Times New Roman"/>
            <w:sz w:val="24"/>
            <w:szCs w:val="24"/>
          </w:rPr>
          <w:t>20</w:t>
        </w:r>
        <w:r w:rsidR="00A148AD">
          <w:rPr>
            <w:rFonts w:ascii="Times New Roman" w:hAnsi="Times New Roman" w:cs="Times New Roman"/>
            <w:sz w:val="24"/>
            <w:szCs w:val="24"/>
          </w:rPr>
          <w:t>.</w:t>
        </w:r>
      </w:ins>
    </w:p>
    <w:p w14:paraId="7E74D9D5" w14:textId="77CE1FEB" w:rsidR="00831E85" w:rsidRPr="00E07331" w:rsidRDefault="00831E85">
      <w:pPr>
        <w:pStyle w:val="af0"/>
        <w:ind w:left="1440"/>
        <w:rPr>
          <w:ins w:id="7757" w:author="Tima" w:date="2026-01-17T18:00:00Z"/>
        </w:rPr>
        <w:pPrChange w:id="7758" w:author="Tima" w:date="2026-01-17T19:17:00Z">
          <w:pPr>
            <w:ind w:firstLine="709"/>
            <w:jc w:val="both"/>
          </w:pPr>
        </w:pPrChange>
      </w:pPr>
      <w:ins w:id="7759" w:author="Tima" w:date="2026-01-17T19:17:00Z">
        <w:r>
          <w:t xml:space="preserve">Таблица </w:t>
        </w:r>
      </w:ins>
      <w:ins w:id="7760" w:author="Tima" w:date="2026-01-18T22:22:00Z">
        <w:r w:rsidR="00B8411C">
          <w:t>20</w:t>
        </w:r>
      </w:ins>
      <w:ins w:id="7761" w:author="Tima" w:date="2026-01-17T19:17:00Z">
        <w:r>
          <w:t xml:space="preserve"> – Справочник элементов бизнес-данны</w:t>
        </w:r>
      </w:ins>
      <w:ins w:id="7762" w:author="Tima" w:date="2026-01-17T19:18:00Z">
        <w:r>
          <w:t>х</w:t>
        </w:r>
      </w:ins>
    </w:p>
    <w:tbl>
      <w:tblPr>
        <w:tblStyle w:val="a4"/>
        <w:tblW w:w="0" w:type="auto"/>
        <w:tblLayout w:type="fixed"/>
        <w:tblLook w:val="04A0" w:firstRow="1" w:lastRow="0" w:firstColumn="1" w:lastColumn="0" w:noHBand="0" w:noVBand="1"/>
        <w:tblPrChange w:id="7763" w:author="Tima" w:date="2026-01-17T22:10:00Z">
          <w:tblPr>
            <w:tblStyle w:val="a4"/>
            <w:tblW w:w="0" w:type="auto"/>
            <w:tblLook w:val="04A0" w:firstRow="1" w:lastRow="0" w:firstColumn="1" w:lastColumn="0" w:noHBand="0" w:noVBand="1"/>
          </w:tblPr>
        </w:tblPrChange>
      </w:tblPr>
      <w:tblGrid>
        <w:gridCol w:w="846"/>
        <w:gridCol w:w="1417"/>
        <w:gridCol w:w="2552"/>
        <w:gridCol w:w="1191"/>
        <w:gridCol w:w="1510"/>
        <w:gridCol w:w="1829"/>
        <w:tblGridChange w:id="7764">
          <w:tblGrid>
            <w:gridCol w:w="846"/>
            <w:gridCol w:w="515"/>
            <w:gridCol w:w="1371"/>
            <w:gridCol w:w="116"/>
            <w:gridCol w:w="1555"/>
            <w:gridCol w:w="59"/>
            <w:gridCol w:w="1448"/>
            <w:gridCol w:w="96"/>
            <w:gridCol w:w="1460"/>
            <w:gridCol w:w="50"/>
            <w:gridCol w:w="1829"/>
          </w:tblGrid>
        </w:tblGridChange>
      </w:tblGrid>
      <w:tr w:rsidR="00A148AD" w14:paraId="2D512D82" w14:textId="77777777" w:rsidTr="00134227">
        <w:trPr>
          <w:ins w:id="7765" w:author="Tima" w:date="2026-01-17T18:05:00Z"/>
        </w:trPr>
        <w:tc>
          <w:tcPr>
            <w:tcW w:w="846" w:type="dxa"/>
            <w:tcPrChange w:id="7766" w:author="Tima" w:date="2026-01-17T22:10:00Z">
              <w:tcPr>
                <w:tcW w:w="1557" w:type="dxa"/>
                <w:gridSpan w:val="2"/>
              </w:tcPr>
            </w:tcPrChange>
          </w:tcPr>
          <w:p w14:paraId="645832E2" w14:textId="328AF1AB" w:rsidR="00A148AD" w:rsidRPr="00A148AD" w:rsidRDefault="00A148AD">
            <w:pPr>
              <w:rPr>
                <w:ins w:id="7767" w:author="Tima" w:date="2026-01-17T18:05:00Z"/>
                <w:rFonts w:ascii="Times New Roman" w:hAnsi="Times New Roman" w:cs="Times New Roman"/>
                <w:b/>
                <w:sz w:val="24"/>
                <w:rPrChange w:id="7768" w:author="Tima" w:date="2026-01-17T18:06:00Z">
                  <w:rPr>
                    <w:ins w:id="7769" w:author="Tima" w:date="2026-01-17T18:05:00Z"/>
                    <w:rFonts w:ascii="Times New Roman" w:hAnsi="Times New Roman" w:cs="Times New Roman"/>
                    <w:sz w:val="24"/>
                  </w:rPr>
                </w:rPrChange>
              </w:rPr>
            </w:pPr>
            <w:ins w:id="7770" w:author="Tima" w:date="2026-01-17T18:05:00Z">
              <w:r w:rsidRPr="00A148AD">
                <w:rPr>
                  <w:rFonts w:ascii="Times New Roman" w:hAnsi="Times New Roman" w:cs="Times New Roman"/>
                  <w:b/>
                  <w:sz w:val="24"/>
                  <w:rPrChange w:id="7771" w:author="Tima" w:date="2026-01-17T18:06:00Z">
                    <w:rPr>
                      <w:rFonts w:ascii="Times New Roman" w:hAnsi="Times New Roman" w:cs="Times New Roman"/>
                      <w:sz w:val="24"/>
                    </w:rPr>
                  </w:rPrChange>
                </w:rPr>
                <w:t>№ ЭБД</w:t>
              </w:r>
            </w:ins>
          </w:p>
        </w:tc>
        <w:tc>
          <w:tcPr>
            <w:tcW w:w="1417" w:type="dxa"/>
            <w:tcPrChange w:id="7772" w:author="Tima" w:date="2026-01-17T22:10:00Z">
              <w:tcPr>
                <w:tcW w:w="1557" w:type="dxa"/>
                <w:gridSpan w:val="2"/>
              </w:tcPr>
            </w:tcPrChange>
          </w:tcPr>
          <w:p w14:paraId="26A50010" w14:textId="754A1B56" w:rsidR="00A148AD" w:rsidRPr="00A148AD" w:rsidRDefault="00A148AD">
            <w:pPr>
              <w:rPr>
                <w:ins w:id="7773" w:author="Tima" w:date="2026-01-17T18:05:00Z"/>
                <w:rFonts w:ascii="Times New Roman" w:hAnsi="Times New Roman" w:cs="Times New Roman"/>
                <w:b/>
                <w:sz w:val="24"/>
                <w:rPrChange w:id="7774" w:author="Tima" w:date="2026-01-17T18:06:00Z">
                  <w:rPr>
                    <w:ins w:id="7775" w:author="Tima" w:date="2026-01-17T18:05:00Z"/>
                    <w:rFonts w:ascii="Times New Roman" w:hAnsi="Times New Roman" w:cs="Times New Roman"/>
                    <w:sz w:val="24"/>
                  </w:rPr>
                </w:rPrChange>
              </w:rPr>
            </w:pPr>
            <w:ins w:id="7776" w:author="Tima" w:date="2026-01-17T18:05:00Z">
              <w:r w:rsidRPr="00A148AD">
                <w:rPr>
                  <w:rFonts w:ascii="Times New Roman" w:hAnsi="Times New Roman" w:cs="Times New Roman"/>
                  <w:b/>
                  <w:sz w:val="24"/>
                  <w:rPrChange w:id="7777" w:author="Tima" w:date="2026-01-17T18:06:00Z">
                    <w:rPr>
                      <w:rFonts w:ascii="Times New Roman" w:hAnsi="Times New Roman" w:cs="Times New Roman"/>
                      <w:sz w:val="24"/>
                    </w:rPr>
                  </w:rPrChange>
                </w:rPr>
                <w:t>Название ЭБД</w:t>
              </w:r>
            </w:ins>
          </w:p>
        </w:tc>
        <w:tc>
          <w:tcPr>
            <w:tcW w:w="2552" w:type="dxa"/>
            <w:tcPrChange w:id="7778" w:author="Tima" w:date="2026-01-17T22:10:00Z">
              <w:tcPr>
                <w:tcW w:w="1557" w:type="dxa"/>
                <w:gridSpan w:val="2"/>
              </w:tcPr>
            </w:tcPrChange>
          </w:tcPr>
          <w:p w14:paraId="2300383C" w14:textId="6A7A2EC4" w:rsidR="00A148AD" w:rsidRPr="00A148AD" w:rsidRDefault="00A148AD">
            <w:pPr>
              <w:rPr>
                <w:ins w:id="7779" w:author="Tima" w:date="2026-01-17T18:05:00Z"/>
                <w:rFonts w:ascii="Times New Roman" w:hAnsi="Times New Roman" w:cs="Times New Roman"/>
                <w:b/>
                <w:sz w:val="24"/>
                <w:rPrChange w:id="7780" w:author="Tima" w:date="2026-01-17T18:06:00Z">
                  <w:rPr>
                    <w:ins w:id="7781" w:author="Tima" w:date="2026-01-17T18:05:00Z"/>
                    <w:rFonts w:ascii="Times New Roman" w:hAnsi="Times New Roman" w:cs="Times New Roman"/>
                    <w:sz w:val="24"/>
                  </w:rPr>
                </w:rPrChange>
              </w:rPr>
            </w:pPr>
            <w:ins w:id="7782" w:author="Tima" w:date="2026-01-17T18:05:00Z">
              <w:r w:rsidRPr="00A148AD">
                <w:rPr>
                  <w:rFonts w:ascii="Times New Roman" w:hAnsi="Times New Roman" w:cs="Times New Roman"/>
                  <w:b/>
                  <w:sz w:val="24"/>
                  <w:rPrChange w:id="7783" w:author="Tima" w:date="2026-01-17T18:06:00Z">
                    <w:rPr>
                      <w:rFonts w:ascii="Times New Roman" w:hAnsi="Times New Roman" w:cs="Times New Roman"/>
                      <w:sz w:val="24"/>
                    </w:rPr>
                  </w:rPrChange>
                </w:rPr>
                <w:t>Описание (назначение) ЭБД</w:t>
              </w:r>
            </w:ins>
          </w:p>
        </w:tc>
        <w:tc>
          <w:tcPr>
            <w:tcW w:w="1191" w:type="dxa"/>
            <w:tcPrChange w:id="7784" w:author="Tima" w:date="2026-01-17T22:10:00Z">
              <w:tcPr>
                <w:tcW w:w="1558" w:type="dxa"/>
              </w:tcPr>
            </w:tcPrChange>
          </w:tcPr>
          <w:p w14:paraId="5A7A2824" w14:textId="7F7D3093" w:rsidR="00A148AD" w:rsidRPr="00A148AD" w:rsidRDefault="00A148AD">
            <w:pPr>
              <w:rPr>
                <w:ins w:id="7785" w:author="Tima" w:date="2026-01-17T18:05:00Z"/>
                <w:rFonts w:ascii="Times New Roman" w:hAnsi="Times New Roman" w:cs="Times New Roman"/>
                <w:b/>
                <w:sz w:val="24"/>
                <w:rPrChange w:id="7786" w:author="Tima" w:date="2026-01-17T18:06:00Z">
                  <w:rPr>
                    <w:ins w:id="7787" w:author="Tima" w:date="2026-01-17T18:05:00Z"/>
                    <w:rFonts w:ascii="Times New Roman" w:hAnsi="Times New Roman" w:cs="Times New Roman"/>
                    <w:sz w:val="24"/>
                  </w:rPr>
                </w:rPrChange>
              </w:rPr>
            </w:pPr>
            <w:ins w:id="7788" w:author="Tima" w:date="2026-01-17T18:05:00Z">
              <w:r w:rsidRPr="00A148AD">
                <w:rPr>
                  <w:rFonts w:ascii="Times New Roman" w:hAnsi="Times New Roman" w:cs="Times New Roman"/>
                  <w:b/>
                  <w:sz w:val="24"/>
                  <w:rPrChange w:id="7789" w:author="Tima" w:date="2026-01-17T18:06:00Z">
                    <w:rPr>
                      <w:rFonts w:ascii="Times New Roman" w:hAnsi="Times New Roman" w:cs="Times New Roman"/>
                      <w:sz w:val="24"/>
                    </w:rPr>
                  </w:rPrChange>
                </w:rPr>
                <w:t>Формат</w:t>
              </w:r>
            </w:ins>
          </w:p>
        </w:tc>
        <w:tc>
          <w:tcPr>
            <w:tcW w:w="1510" w:type="dxa"/>
            <w:tcPrChange w:id="7790" w:author="Tima" w:date="2026-01-17T22:10:00Z">
              <w:tcPr>
                <w:tcW w:w="1558" w:type="dxa"/>
                <w:gridSpan w:val="2"/>
              </w:tcPr>
            </w:tcPrChange>
          </w:tcPr>
          <w:p w14:paraId="1B62DED2" w14:textId="151013F4" w:rsidR="00A148AD" w:rsidRPr="00A148AD" w:rsidRDefault="00A148AD">
            <w:pPr>
              <w:rPr>
                <w:ins w:id="7791" w:author="Tima" w:date="2026-01-17T18:05:00Z"/>
                <w:rFonts w:ascii="Times New Roman" w:hAnsi="Times New Roman" w:cs="Times New Roman"/>
                <w:b/>
                <w:sz w:val="24"/>
                <w:rPrChange w:id="7792" w:author="Tima" w:date="2026-01-17T18:06:00Z">
                  <w:rPr>
                    <w:ins w:id="7793" w:author="Tima" w:date="2026-01-17T18:05:00Z"/>
                    <w:rFonts w:ascii="Times New Roman" w:hAnsi="Times New Roman" w:cs="Times New Roman"/>
                    <w:sz w:val="24"/>
                  </w:rPr>
                </w:rPrChange>
              </w:rPr>
            </w:pPr>
            <w:ins w:id="7794" w:author="Tima" w:date="2026-01-17T18:05:00Z">
              <w:r w:rsidRPr="00A148AD">
                <w:rPr>
                  <w:rFonts w:ascii="Times New Roman" w:hAnsi="Times New Roman" w:cs="Times New Roman"/>
                  <w:b/>
                  <w:sz w:val="24"/>
                  <w:rPrChange w:id="7795" w:author="Tima" w:date="2026-01-17T18:06:00Z">
                    <w:rPr>
                      <w:rFonts w:ascii="Times New Roman" w:hAnsi="Times New Roman" w:cs="Times New Roman"/>
                      <w:sz w:val="24"/>
                    </w:rPr>
                  </w:rPrChange>
                </w:rPr>
                <w:t>Диапазон допустимых значений</w:t>
              </w:r>
            </w:ins>
          </w:p>
        </w:tc>
        <w:tc>
          <w:tcPr>
            <w:tcW w:w="1829" w:type="dxa"/>
            <w:tcPrChange w:id="7796" w:author="Tima" w:date="2026-01-17T22:10:00Z">
              <w:tcPr>
                <w:tcW w:w="1558" w:type="dxa"/>
                <w:gridSpan w:val="2"/>
              </w:tcPr>
            </w:tcPrChange>
          </w:tcPr>
          <w:p w14:paraId="3B0AEDCA" w14:textId="18EDA5DA" w:rsidR="00A148AD" w:rsidRPr="00A148AD" w:rsidRDefault="00A148AD">
            <w:pPr>
              <w:rPr>
                <w:ins w:id="7797" w:author="Tima" w:date="2026-01-17T18:05:00Z"/>
                <w:rFonts w:ascii="Times New Roman" w:hAnsi="Times New Roman" w:cs="Times New Roman"/>
                <w:b/>
                <w:sz w:val="24"/>
                <w:rPrChange w:id="7798" w:author="Tima" w:date="2026-01-17T18:06:00Z">
                  <w:rPr>
                    <w:ins w:id="7799" w:author="Tima" w:date="2026-01-17T18:05:00Z"/>
                    <w:rFonts w:ascii="Times New Roman" w:hAnsi="Times New Roman" w:cs="Times New Roman"/>
                    <w:sz w:val="24"/>
                  </w:rPr>
                </w:rPrChange>
              </w:rPr>
            </w:pPr>
            <w:ins w:id="7800" w:author="Tima" w:date="2026-01-17T18:06:00Z">
              <w:r w:rsidRPr="00A148AD">
                <w:rPr>
                  <w:rFonts w:ascii="Times New Roman" w:hAnsi="Times New Roman" w:cs="Times New Roman"/>
                  <w:b/>
                  <w:sz w:val="24"/>
                  <w:rPrChange w:id="7801" w:author="Tima" w:date="2026-01-17T18:06:00Z">
                    <w:rPr>
                      <w:rFonts w:ascii="Times New Roman" w:hAnsi="Times New Roman" w:cs="Times New Roman"/>
                      <w:sz w:val="24"/>
                    </w:rPr>
                  </w:rPrChange>
                </w:rPr>
                <w:t>Использование ЭБД в сообщениях</w:t>
              </w:r>
            </w:ins>
          </w:p>
        </w:tc>
      </w:tr>
      <w:tr w:rsidR="00A148AD" w14:paraId="71B1C913" w14:textId="77777777" w:rsidTr="00134227">
        <w:trPr>
          <w:ins w:id="7802" w:author="Tima" w:date="2026-01-17T18:05:00Z"/>
        </w:trPr>
        <w:tc>
          <w:tcPr>
            <w:tcW w:w="846" w:type="dxa"/>
            <w:tcPrChange w:id="7803" w:author="Tima" w:date="2026-01-17T22:10:00Z">
              <w:tcPr>
                <w:tcW w:w="1557" w:type="dxa"/>
                <w:gridSpan w:val="2"/>
              </w:tcPr>
            </w:tcPrChange>
          </w:tcPr>
          <w:p w14:paraId="1E4BA6E0" w14:textId="18D1640A" w:rsidR="00A148AD" w:rsidRDefault="00A148AD">
            <w:pPr>
              <w:rPr>
                <w:ins w:id="7804" w:author="Tima" w:date="2026-01-17T18:05:00Z"/>
                <w:rFonts w:ascii="Times New Roman" w:hAnsi="Times New Roman" w:cs="Times New Roman"/>
                <w:sz w:val="24"/>
              </w:rPr>
            </w:pPr>
            <w:ins w:id="7805" w:author="Tima" w:date="2026-01-17T18:06:00Z">
              <w:r>
                <w:rPr>
                  <w:rFonts w:ascii="Times New Roman" w:hAnsi="Times New Roman" w:cs="Times New Roman"/>
                  <w:sz w:val="24"/>
                </w:rPr>
                <w:t>1</w:t>
              </w:r>
            </w:ins>
          </w:p>
        </w:tc>
        <w:tc>
          <w:tcPr>
            <w:tcW w:w="1417" w:type="dxa"/>
            <w:tcPrChange w:id="7806" w:author="Tima" w:date="2026-01-17T22:10:00Z">
              <w:tcPr>
                <w:tcW w:w="1557" w:type="dxa"/>
                <w:gridSpan w:val="2"/>
              </w:tcPr>
            </w:tcPrChange>
          </w:tcPr>
          <w:p w14:paraId="574DA043" w14:textId="2E53339C" w:rsidR="00A148AD" w:rsidRDefault="00A148AD">
            <w:pPr>
              <w:rPr>
                <w:ins w:id="7807" w:author="Tima" w:date="2026-01-17T18:05:00Z"/>
                <w:rFonts w:ascii="Times New Roman" w:hAnsi="Times New Roman" w:cs="Times New Roman"/>
                <w:sz w:val="24"/>
              </w:rPr>
            </w:pPr>
            <w:ins w:id="7808" w:author="Tima" w:date="2026-01-17T18:07:00Z">
              <w:r>
                <w:rPr>
                  <w:rFonts w:ascii="Times New Roman" w:hAnsi="Times New Roman" w:cs="Times New Roman"/>
                  <w:sz w:val="24"/>
                </w:rPr>
                <w:t>Дата и время обмена</w:t>
              </w:r>
            </w:ins>
          </w:p>
        </w:tc>
        <w:tc>
          <w:tcPr>
            <w:tcW w:w="2552" w:type="dxa"/>
            <w:tcPrChange w:id="7809" w:author="Tima" w:date="2026-01-17T22:10:00Z">
              <w:tcPr>
                <w:tcW w:w="1557" w:type="dxa"/>
                <w:gridSpan w:val="2"/>
              </w:tcPr>
            </w:tcPrChange>
          </w:tcPr>
          <w:p w14:paraId="580A0FB7" w14:textId="35124B69" w:rsidR="00A148AD" w:rsidRDefault="00A148AD">
            <w:pPr>
              <w:rPr>
                <w:ins w:id="7810" w:author="Tima" w:date="2026-01-17T18:05:00Z"/>
                <w:rFonts w:ascii="Times New Roman" w:hAnsi="Times New Roman" w:cs="Times New Roman"/>
                <w:sz w:val="24"/>
              </w:rPr>
            </w:pPr>
            <w:ins w:id="7811" w:author="Tima" w:date="2026-01-17T18:07:00Z">
              <w:r>
                <w:rPr>
                  <w:rFonts w:ascii="Times New Roman" w:hAnsi="Times New Roman" w:cs="Times New Roman"/>
                  <w:sz w:val="24"/>
                </w:rPr>
                <w:t>Используется для сопоставления операций</w:t>
              </w:r>
            </w:ins>
          </w:p>
        </w:tc>
        <w:tc>
          <w:tcPr>
            <w:tcW w:w="1191" w:type="dxa"/>
            <w:tcPrChange w:id="7812" w:author="Tima" w:date="2026-01-17T22:10:00Z">
              <w:tcPr>
                <w:tcW w:w="1558" w:type="dxa"/>
              </w:tcPr>
            </w:tcPrChange>
          </w:tcPr>
          <w:p w14:paraId="1509D678" w14:textId="58616859" w:rsidR="00A148AD" w:rsidRPr="00FA4881" w:rsidRDefault="00A148AD">
            <w:pPr>
              <w:rPr>
                <w:ins w:id="7813" w:author="Tima" w:date="2026-01-17T18:05:00Z"/>
                <w:rFonts w:ascii="Times New Roman" w:hAnsi="Times New Roman" w:cs="Times New Roman"/>
                <w:sz w:val="24"/>
              </w:rPr>
            </w:pPr>
            <w:ins w:id="7814" w:author="Tima" w:date="2026-01-17T18:08:00Z">
              <w:r>
                <w:rPr>
                  <w:rFonts w:ascii="Times New Roman" w:hAnsi="Times New Roman" w:cs="Times New Roman"/>
                  <w:sz w:val="24"/>
                </w:rPr>
                <w:t xml:space="preserve">ДД.ММ.ГГГГ </w:t>
              </w:r>
              <w:proofErr w:type="spellStart"/>
              <w:r>
                <w:rPr>
                  <w:rFonts w:ascii="Times New Roman" w:hAnsi="Times New Roman" w:cs="Times New Roman"/>
                  <w:sz w:val="24"/>
                  <w:lang w:val="en-US"/>
                </w:rPr>
                <w:t>nn</w:t>
              </w:r>
              <w:proofErr w:type="spellEnd"/>
              <w:r w:rsidRPr="00A148AD">
                <w:rPr>
                  <w:rFonts w:ascii="Times New Roman" w:hAnsi="Times New Roman" w:cs="Times New Roman"/>
                  <w:sz w:val="24"/>
                  <w:rPrChange w:id="7815" w:author="Tima" w:date="2026-01-17T18:08:00Z">
                    <w:rPr>
                      <w:rFonts w:ascii="Times New Roman" w:hAnsi="Times New Roman" w:cs="Times New Roman"/>
                      <w:sz w:val="24"/>
                      <w:lang w:val="en-US"/>
                    </w:rPr>
                  </w:rPrChange>
                </w:rPr>
                <w:t>:</w:t>
              </w:r>
              <w:proofErr w:type="spellStart"/>
              <w:r>
                <w:rPr>
                  <w:rFonts w:ascii="Times New Roman" w:hAnsi="Times New Roman" w:cs="Times New Roman"/>
                  <w:sz w:val="24"/>
                  <w:lang w:val="en-US"/>
                </w:rPr>
                <w:t>nn</w:t>
              </w:r>
              <w:proofErr w:type="spellEnd"/>
              <w:r w:rsidRPr="00A148AD">
                <w:rPr>
                  <w:rFonts w:ascii="Times New Roman" w:hAnsi="Times New Roman" w:cs="Times New Roman"/>
                  <w:sz w:val="24"/>
                  <w:rPrChange w:id="7816" w:author="Tima" w:date="2026-01-17T18:08:00Z">
                    <w:rPr>
                      <w:rFonts w:ascii="Times New Roman" w:hAnsi="Times New Roman" w:cs="Times New Roman"/>
                      <w:sz w:val="24"/>
                      <w:lang w:val="en-US"/>
                    </w:rPr>
                  </w:rPrChange>
                </w:rPr>
                <w:t>*</w:t>
              </w:r>
            </w:ins>
          </w:p>
        </w:tc>
        <w:tc>
          <w:tcPr>
            <w:tcW w:w="1510" w:type="dxa"/>
            <w:tcPrChange w:id="7817" w:author="Tima" w:date="2026-01-17T22:10:00Z">
              <w:tcPr>
                <w:tcW w:w="1558" w:type="dxa"/>
                <w:gridSpan w:val="2"/>
              </w:tcPr>
            </w:tcPrChange>
          </w:tcPr>
          <w:p w14:paraId="35757E27" w14:textId="665DE3E4" w:rsidR="00A148AD" w:rsidRDefault="00D66543">
            <w:pPr>
              <w:rPr>
                <w:ins w:id="7818" w:author="Tima" w:date="2026-01-17T18:05:00Z"/>
                <w:rFonts w:ascii="Times New Roman" w:hAnsi="Times New Roman" w:cs="Times New Roman"/>
                <w:sz w:val="24"/>
              </w:rPr>
            </w:pPr>
            <w:ins w:id="7819" w:author="Tima" w:date="2026-01-17T18:15:00Z">
              <w:r>
                <w:rPr>
                  <w:rFonts w:ascii="Times New Roman" w:hAnsi="Times New Roman" w:cs="Times New Roman"/>
                  <w:sz w:val="24"/>
                </w:rPr>
                <w:t>17.01.2026 18</w:t>
              </w:r>
            </w:ins>
            <w:ins w:id="7820" w:author="Tima" w:date="2026-01-17T18:16:00Z">
              <w:r>
                <w:rPr>
                  <w:rFonts w:ascii="Times New Roman" w:hAnsi="Times New Roman" w:cs="Times New Roman"/>
                  <w:sz w:val="24"/>
                </w:rPr>
                <w:t>:15 и далее по временной шкале</w:t>
              </w:r>
            </w:ins>
          </w:p>
        </w:tc>
        <w:tc>
          <w:tcPr>
            <w:tcW w:w="1829" w:type="dxa"/>
            <w:tcPrChange w:id="7821" w:author="Tima" w:date="2026-01-17T22:10:00Z">
              <w:tcPr>
                <w:tcW w:w="1558" w:type="dxa"/>
                <w:gridSpan w:val="2"/>
              </w:tcPr>
            </w:tcPrChange>
          </w:tcPr>
          <w:p w14:paraId="77757FB9" w14:textId="190C652E" w:rsidR="00A148AD" w:rsidRDefault="00D66543">
            <w:pPr>
              <w:rPr>
                <w:ins w:id="7822" w:author="Tima" w:date="2026-01-17T18:05:00Z"/>
                <w:rFonts w:ascii="Times New Roman" w:hAnsi="Times New Roman" w:cs="Times New Roman"/>
                <w:sz w:val="24"/>
              </w:rPr>
            </w:pPr>
            <w:ins w:id="7823" w:author="Tima" w:date="2026-01-17T18:16:00Z">
              <w:r>
                <w:rPr>
                  <w:rFonts w:ascii="Times New Roman" w:hAnsi="Times New Roman" w:cs="Times New Roman"/>
                  <w:sz w:val="24"/>
                </w:rPr>
                <w:t xml:space="preserve">Формируется в сообщении </w:t>
              </w:r>
            </w:ins>
            <w:ins w:id="7824" w:author="Tima" w:date="2026-01-17T18:18:00Z">
              <w:r>
                <w:rPr>
                  <w:rFonts w:ascii="Times New Roman" w:hAnsi="Times New Roman" w:cs="Times New Roman"/>
                  <w:sz w:val="24"/>
                </w:rPr>
                <w:t>на</w:t>
              </w:r>
            </w:ins>
            <w:ins w:id="7825" w:author="Tima" w:date="2026-01-17T18:16:00Z">
              <w:r>
                <w:rPr>
                  <w:rFonts w:ascii="Times New Roman" w:hAnsi="Times New Roman" w:cs="Times New Roman"/>
                  <w:sz w:val="24"/>
                </w:rPr>
                <w:t xml:space="preserve"> шаге 1, повторяется эхом в сообщениях на всех остальных шагах</w:t>
              </w:r>
            </w:ins>
          </w:p>
        </w:tc>
      </w:tr>
      <w:tr w:rsidR="00A148AD" w14:paraId="33BA65EC" w14:textId="77777777" w:rsidTr="00134227">
        <w:trPr>
          <w:ins w:id="7826" w:author="Tima" w:date="2026-01-17T18:05:00Z"/>
        </w:trPr>
        <w:tc>
          <w:tcPr>
            <w:tcW w:w="846" w:type="dxa"/>
            <w:tcPrChange w:id="7827" w:author="Tima" w:date="2026-01-17T22:10:00Z">
              <w:tcPr>
                <w:tcW w:w="1557" w:type="dxa"/>
                <w:gridSpan w:val="2"/>
              </w:tcPr>
            </w:tcPrChange>
          </w:tcPr>
          <w:p w14:paraId="4C7BDB42" w14:textId="7A3406A1" w:rsidR="00A148AD" w:rsidRDefault="00D66543">
            <w:pPr>
              <w:rPr>
                <w:ins w:id="7828" w:author="Tima" w:date="2026-01-17T18:05:00Z"/>
                <w:rFonts w:ascii="Times New Roman" w:hAnsi="Times New Roman" w:cs="Times New Roman"/>
                <w:sz w:val="24"/>
              </w:rPr>
            </w:pPr>
            <w:ins w:id="7829" w:author="Tima" w:date="2026-01-17T18:16:00Z">
              <w:r>
                <w:rPr>
                  <w:rFonts w:ascii="Times New Roman" w:hAnsi="Times New Roman" w:cs="Times New Roman"/>
                  <w:sz w:val="24"/>
                </w:rPr>
                <w:t>2</w:t>
              </w:r>
            </w:ins>
          </w:p>
        </w:tc>
        <w:tc>
          <w:tcPr>
            <w:tcW w:w="1417" w:type="dxa"/>
            <w:tcPrChange w:id="7830" w:author="Tima" w:date="2026-01-17T22:10:00Z">
              <w:tcPr>
                <w:tcW w:w="1557" w:type="dxa"/>
                <w:gridSpan w:val="2"/>
              </w:tcPr>
            </w:tcPrChange>
          </w:tcPr>
          <w:p w14:paraId="46974878" w14:textId="53BB63DF" w:rsidR="00A148AD" w:rsidRDefault="00D66543">
            <w:pPr>
              <w:rPr>
                <w:ins w:id="7831" w:author="Tima" w:date="2026-01-17T18:05:00Z"/>
                <w:rFonts w:ascii="Times New Roman" w:hAnsi="Times New Roman" w:cs="Times New Roman"/>
                <w:sz w:val="24"/>
              </w:rPr>
            </w:pPr>
            <w:proofErr w:type="spellStart"/>
            <w:ins w:id="7832" w:author="Tima" w:date="2026-01-17T18:17:00Z">
              <w:r>
                <w:rPr>
                  <w:rFonts w:ascii="Times New Roman" w:hAnsi="Times New Roman" w:cs="Times New Roman"/>
                  <w:sz w:val="24"/>
                </w:rPr>
                <w:t>Авторизационный</w:t>
              </w:r>
              <w:proofErr w:type="spellEnd"/>
              <w:r>
                <w:rPr>
                  <w:rFonts w:ascii="Times New Roman" w:hAnsi="Times New Roman" w:cs="Times New Roman"/>
                  <w:sz w:val="24"/>
                </w:rPr>
                <w:t xml:space="preserve"> код операции</w:t>
              </w:r>
            </w:ins>
          </w:p>
        </w:tc>
        <w:tc>
          <w:tcPr>
            <w:tcW w:w="2552" w:type="dxa"/>
            <w:tcPrChange w:id="7833" w:author="Tima" w:date="2026-01-17T22:10:00Z">
              <w:tcPr>
                <w:tcW w:w="1557" w:type="dxa"/>
                <w:gridSpan w:val="2"/>
              </w:tcPr>
            </w:tcPrChange>
          </w:tcPr>
          <w:p w14:paraId="34C40719" w14:textId="5AA5F887" w:rsidR="00A148AD" w:rsidRDefault="00D66543">
            <w:pPr>
              <w:rPr>
                <w:ins w:id="7834" w:author="Tima" w:date="2026-01-17T18:05:00Z"/>
                <w:rFonts w:ascii="Times New Roman" w:hAnsi="Times New Roman" w:cs="Times New Roman"/>
                <w:sz w:val="24"/>
              </w:rPr>
            </w:pPr>
            <w:ins w:id="7835" w:author="Tima" w:date="2026-01-17T18:17:00Z">
              <w:r>
                <w:rPr>
                  <w:rFonts w:ascii="Times New Roman" w:hAnsi="Times New Roman" w:cs="Times New Roman"/>
                  <w:sz w:val="24"/>
                </w:rPr>
                <w:t>Используется для учёта операций</w:t>
              </w:r>
            </w:ins>
          </w:p>
        </w:tc>
        <w:tc>
          <w:tcPr>
            <w:tcW w:w="1191" w:type="dxa"/>
            <w:tcPrChange w:id="7836" w:author="Tima" w:date="2026-01-17T22:10:00Z">
              <w:tcPr>
                <w:tcW w:w="1558" w:type="dxa"/>
              </w:tcPr>
            </w:tcPrChange>
          </w:tcPr>
          <w:p w14:paraId="5F512C50" w14:textId="2A64B9CC" w:rsidR="00A148AD" w:rsidRPr="00FA4881" w:rsidRDefault="00D66543">
            <w:pPr>
              <w:rPr>
                <w:ins w:id="7837" w:author="Tima" w:date="2026-01-17T18:05:00Z"/>
                <w:rFonts w:ascii="Times New Roman" w:hAnsi="Times New Roman" w:cs="Times New Roman"/>
                <w:sz w:val="24"/>
              </w:rPr>
            </w:pPr>
            <w:ins w:id="7838" w:author="Tima" w:date="2026-01-17T18:20:00Z">
              <w:r>
                <w:rPr>
                  <w:rFonts w:ascii="Times New Roman" w:hAnsi="Times New Roman" w:cs="Times New Roman"/>
                  <w:sz w:val="24"/>
                  <w:lang w:val="en-US"/>
                </w:rPr>
                <w:t>n</w:t>
              </w:r>
            </w:ins>
          </w:p>
        </w:tc>
        <w:tc>
          <w:tcPr>
            <w:tcW w:w="1510" w:type="dxa"/>
            <w:tcPrChange w:id="7839" w:author="Tima" w:date="2026-01-17T22:10:00Z">
              <w:tcPr>
                <w:tcW w:w="1558" w:type="dxa"/>
                <w:gridSpan w:val="2"/>
              </w:tcPr>
            </w:tcPrChange>
          </w:tcPr>
          <w:p w14:paraId="481DD7EC" w14:textId="6AE27BC0" w:rsidR="00A148AD" w:rsidRPr="00D66543" w:rsidRDefault="00D66543">
            <w:pPr>
              <w:rPr>
                <w:ins w:id="7840" w:author="Tima" w:date="2026-01-17T18:05:00Z"/>
                <w:rFonts w:ascii="Times New Roman" w:hAnsi="Times New Roman" w:cs="Times New Roman"/>
                <w:sz w:val="24"/>
                <w:lang w:val="en-US"/>
                <w:rPrChange w:id="7841" w:author="Tima" w:date="2026-01-17T18:18:00Z">
                  <w:rPr>
                    <w:ins w:id="7842" w:author="Tima" w:date="2026-01-17T18:05:00Z"/>
                    <w:rFonts w:ascii="Times New Roman" w:hAnsi="Times New Roman" w:cs="Times New Roman"/>
                    <w:sz w:val="24"/>
                  </w:rPr>
                </w:rPrChange>
              </w:rPr>
            </w:pPr>
            <w:ins w:id="7843" w:author="Tima" w:date="2026-01-17T18:18:00Z">
              <w:r>
                <w:rPr>
                  <w:rFonts w:ascii="Times New Roman" w:hAnsi="Times New Roman" w:cs="Times New Roman"/>
                  <w:sz w:val="24"/>
                  <w:lang w:val="en-US"/>
                </w:rPr>
                <w:t>6</w:t>
              </w:r>
            </w:ins>
          </w:p>
        </w:tc>
        <w:tc>
          <w:tcPr>
            <w:tcW w:w="1829" w:type="dxa"/>
            <w:tcPrChange w:id="7844" w:author="Tima" w:date="2026-01-17T22:10:00Z">
              <w:tcPr>
                <w:tcW w:w="1558" w:type="dxa"/>
                <w:gridSpan w:val="2"/>
              </w:tcPr>
            </w:tcPrChange>
          </w:tcPr>
          <w:p w14:paraId="3BF150ED" w14:textId="490C348D" w:rsidR="00A148AD" w:rsidRPr="00FA4881" w:rsidRDefault="00D66543">
            <w:pPr>
              <w:rPr>
                <w:ins w:id="7845" w:author="Tima" w:date="2026-01-17T18:05:00Z"/>
                <w:rFonts w:ascii="Times New Roman" w:hAnsi="Times New Roman" w:cs="Times New Roman"/>
                <w:sz w:val="24"/>
              </w:rPr>
            </w:pPr>
            <w:ins w:id="7846" w:author="Tima" w:date="2026-01-17T18:18:00Z">
              <w:r>
                <w:rPr>
                  <w:rFonts w:ascii="Times New Roman" w:hAnsi="Times New Roman" w:cs="Times New Roman"/>
                  <w:sz w:val="24"/>
                </w:rPr>
                <w:t>Формируется в сообщении на шаге 2, повторяется эхом в последующих сообщениях</w:t>
              </w:r>
            </w:ins>
          </w:p>
        </w:tc>
      </w:tr>
      <w:tr w:rsidR="00A148AD" w14:paraId="289AFB53" w14:textId="77777777" w:rsidTr="00134227">
        <w:trPr>
          <w:ins w:id="7847" w:author="Tima" w:date="2026-01-17T18:05:00Z"/>
        </w:trPr>
        <w:tc>
          <w:tcPr>
            <w:tcW w:w="846" w:type="dxa"/>
            <w:tcPrChange w:id="7848" w:author="Tima" w:date="2026-01-17T22:10:00Z">
              <w:tcPr>
                <w:tcW w:w="1557" w:type="dxa"/>
                <w:gridSpan w:val="2"/>
              </w:tcPr>
            </w:tcPrChange>
          </w:tcPr>
          <w:p w14:paraId="10E4CFB3" w14:textId="1CD8458B" w:rsidR="00A148AD" w:rsidRDefault="00D66543">
            <w:pPr>
              <w:rPr>
                <w:ins w:id="7849" w:author="Tima" w:date="2026-01-17T18:05:00Z"/>
                <w:rFonts w:ascii="Times New Roman" w:hAnsi="Times New Roman" w:cs="Times New Roman"/>
                <w:sz w:val="24"/>
              </w:rPr>
            </w:pPr>
            <w:ins w:id="7850" w:author="Tima" w:date="2026-01-17T18:19:00Z">
              <w:r>
                <w:rPr>
                  <w:rFonts w:ascii="Times New Roman" w:hAnsi="Times New Roman" w:cs="Times New Roman"/>
                  <w:sz w:val="24"/>
                </w:rPr>
                <w:t>3</w:t>
              </w:r>
            </w:ins>
          </w:p>
        </w:tc>
        <w:tc>
          <w:tcPr>
            <w:tcW w:w="1417" w:type="dxa"/>
            <w:tcPrChange w:id="7851" w:author="Tima" w:date="2026-01-17T22:10:00Z">
              <w:tcPr>
                <w:tcW w:w="1557" w:type="dxa"/>
                <w:gridSpan w:val="2"/>
              </w:tcPr>
            </w:tcPrChange>
          </w:tcPr>
          <w:p w14:paraId="3500CC03" w14:textId="07FB76E2" w:rsidR="00A148AD" w:rsidRDefault="00D66543">
            <w:pPr>
              <w:rPr>
                <w:ins w:id="7852" w:author="Tima" w:date="2026-01-17T18:05:00Z"/>
                <w:rFonts w:ascii="Times New Roman" w:hAnsi="Times New Roman" w:cs="Times New Roman"/>
                <w:sz w:val="24"/>
              </w:rPr>
            </w:pPr>
            <w:ins w:id="7853" w:author="Tima" w:date="2026-01-17T18:19:00Z">
              <w:r>
                <w:rPr>
                  <w:rFonts w:ascii="Times New Roman" w:hAnsi="Times New Roman" w:cs="Times New Roman"/>
                  <w:sz w:val="24"/>
                </w:rPr>
                <w:t>Фамилия, имя и отчество пользователя</w:t>
              </w:r>
            </w:ins>
          </w:p>
        </w:tc>
        <w:tc>
          <w:tcPr>
            <w:tcW w:w="2552" w:type="dxa"/>
            <w:tcPrChange w:id="7854" w:author="Tima" w:date="2026-01-17T22:10:00Z">
              <w:tcPr>
                <w:tcW w:w="1557" w:type="dxa"/>
                <w:gridSpan w:val="2"/>
              </w:tcPr>
            </w:tcPrChange>
          </w:tcPr>
          <w:p w14:paraId="7A9F5B97" w14:textId="05C44F1C" w:rsidR="00A148AD" w:rsidRDefault="00D66543">
            <w:pPr>
              <w:rPr>
                <w:ins w:id="7855" w:author="Tima" w:date="2026-01-17T18:05:00Z"/>
                <w:rFonts w:ascii="Times New Roman" w:hAnsi="Times New Roman" w:cs="Times New Roman"/>
                <w:sz w:val="24"/>
              </w:rPr>
            </w:pPr>
            <w:ins w:id="7856" w:author="Tima" w:date="2026-01-17T18:19:00Z">
              <w:r>
                <w:rPr>
                  <w:rFonts w:ascii="Times New Roman" w:hAnsi="Times New Roman" w:cs="Times New Roman"/>
                  <w:sz w:val="24"/>
                </w:rPr>
                <w:t>Используется для идентификации пользователя</w:t>
              </w:r>
            </w:ins>
          </w:p>
        </w:tc>
        <w:tc>
          <w:tcPr>
            <w:tcW w:w="1191" w:type="dxa"/>
            <w:tcPrChange w:id="7857" w:author="Tima" w:date="2026-01-17T22:10:00Z">
              <w:tcPr>
                <w:tcW w:w="1558" w:type="dxa"/>
              </w:tcPr>
            </w:tcPrChange>
          </w:tcPr>
          <w:p w14:paraId="4E899B27" w14:textId="030CAD74" w:rsidR="00A148AD" w:rsidRPr="00D66543" w:rsidRDefault="00D66543">
            <w:pPr>
              <w:rPr>
                <w:ins w:id="7858" w:author="Tima" w:date="2026-01-17T18:05:00Z"/>
                <w:rFonts w:ascii="Times New Roman" w:hAnsi="Times New Roman" w:cs="Times New Roman"/>
                <w:sz w:val="24"/>
                <w:lang w:val="en-US"/>
                <w:rPrChange w:id="7859" w:author="Tima" w:date="2026-01-17T18:20:00Z">
                  <w:rPr>
                    <w:ins w:id="7860" w:author="Tima" w:date="2026-01-17T18:05:00Z"/>
                    <w:rFonts w:ascii="Times New Roman" w:hAnsi="Times New Roman" w:cs="Times New Roman"/>
                    <w:sz w:val="24"/>
                  </w:rPr>
                </w:rPrChange>
              </w:rPr>
            </w:pPr>
            <w:ins w:id="7861" w:author="Tima" w:date="2026-01-17T18:20:00Z">
              <w:r>
                <w:rPr>
                  <w:rFonts w:ascii="Times New Roman" w:hAnsi="Times New Roman" w:cs="Times New Roman"/>
                  <w:sz w:val="24"/>
                  <w:lang w:val="en-US"/>
                </w:rPr>
                <w:t>s</w:t>
              </w:r>
            </w:ins>
          </w:p>
        </w:tc>
        <w:tc>
          <w:tcPr>
            <w:tcW w:w="1510" w:type="dxa"/>
            <w:tcPrChange w:id="7862" w:author="Tima" w:date="2026-01-17T22:10:00Z">
              <w:tcPr>
                <w:tcW w:w="1558" w:type="dxa"/>
                <w:gridSpan w:val="2"/>
              </w:tcPr>
            </w:tcPrChange>
          </w:tcPr>
          <w:p w14:paraId="10120535" w14:textId="7EF952B1" w:rsidR="00A148AD" w:rsidRDefault="00D66543">
            <w:pPr>
              <w:rPr>
                <w:ins w:id="7863" w:author="Tima" w:date="2026-01-17T18:05:00Z"/>
                <w:rFonts w:ascii="Times New Roman" w:hAnsi="Times New Roman" w:cs="Times New Roman"/>
                <w:sz w:val="24"/>
              </w:rPr>
            </w:pPr>
            <w:ins w:id="7864" w:author="Tima" w:date="2026-01-17T18:21:00Z">
              <w:r>
                <w:rPr>
                  <w:rFonts w:ascii="Times New Roman" w:hAnsi="Times New Roman" w:cs="Times New Roman"/>
                  <w:sz w:val="24"/>
                </w:rPr>
                <w:t>5-100</w:t>
              </w:r>
            </w:ins>
          </w:p>
        </w:tc>
        <w:tc>
          <w:tcPr>
            <w:tcW w:w="1829" w:type="dxa"/>
            <w:tcPrChange w:id="7865" w:author="Tima" w:date="2026-01-17T22:10:00Z">
              <w:tcPr>
                <w:tcW w:w="1558" w:type="dxa"/>
                <w:gridSpan w:val="2"/>
              </w:tcPr>
            </w:tcPrChange>
          </w:tcPr>
          <w:p w14:paraId="1E5E7429" w14:textId="182EFB8C" w:rsidR="00A148AD" w:rsidRDefault="00D66543" w:rsidP="00FA4881">
            <w:pPr>
              <w:rPr>
                <w:ins w:id="7866" w:author="Tima" w:date="2026-01-17T18:05:00Z"/>
                <w:rFonts w:ascii="Times New Roman" w:hAnsi="Times New Roman" w:cs="Times New Roman"/>
                <w:sz w:val="24"/>
              </w:rPr>
            </w:pPr>
            <w:ins w:id="7867" w:author="Tima" w:date="2026-01-17T18:21:00Z">
              <w:r>
                <w:rPr>
                  <w:rFonts w:ascii="Times New Roman" w:hAnsi="Times New Roman" w:cs="Times New Roman"/>
                  <w:sz w:val="24"/>
                </w:rPr>
                <w:t xml:space="preserve">Формируется в сообщении на шаге 1, повторяется эхом в сообщениях на шагах </w:t>
              </w:r>
            </w:ins>
            <w:ins w:id="7868" w:author="Tima" w:date="2026-01-17T18:22:00Z">
              <w:r>
                <w:rPr>
                  <w:rFonts w:ascii="Times New Roman" w:hAnsi="Times New Roman" w:cs="Times New Roman"/>
                  <w:sz w:val="24"/>
                </w:rPr>
                <w:t>4, 5</w:t>
              </w:r>
            </w:ins>
            <w:ins w:id="7869" w:author="Tima" w:date="2026-01-17T18:32:00Z">
              <w:r w:rsidR="0017051D">
                <w:rPr>
                  <w:rFonts w:ascii="Times New Roman" w:hAnsi="Times New Roman" w:cs="Times New Roman"/>
                  <w:sz w:val="24"/>
                </w:rPr>
                <w:t xml:space="preserve"> и</w:t>
              </w:r>
            </w:ins>
            <w:ins w:id="7870" w:author="Tima" w:date="2026-01-17T18:22:00Z">
              <w:r>
                <w:rPr>
                  <w:rFonts w:ascii="Times New Roman" w:hAnsi="Times New Roman" w:cs="Times New Roman"/>
                  <w:sz w:val="24"/>
                </w:rPr>
                <w:t xml:space="preserve"> 6</w:t>
              </w:r>
            </w:ins>
          </w:p>
        </w:tc>
      </w:tr>
      <w:tr w:rsidR="00A148AD" w14:paraId="3C73272B" w14:textId="77777777" w:rsidTr="00134227">
        <w:trPr>
          <w:ins w:id="7871" w:author="Tima" w:date="2026-01-17T18:05:00Z"/>
        </w:trPr>
        <w:tc>
          <w:tcPr>
            <w:tcW w:w="846" w:type="dxa"/>
            <w:tcPrChange w:id="7872" w:author="Tima" w:date="2026-01-17T22:10:00Z">
              <w:tcPr>
                <w:tcW w:w="1557" w:type="dxa"/>
                <w:gridSpan w:val="2"/>
              </w:tcPr>
            </w:tcPrChange>
          </w:tcPr>
          <w:p w14:paraId="5CA85BFE" w14:textId="5CADC6ED" w:rsidR="00A148AD" w:rsidRDefault="00D66543">
            <w:pPr>
              <w:rPr>
                <w:ins w:id="7873" w:author="Tima" w:date="2026-01-17T18:05:00Z"/>
                <w:rFonts w:ascii="Times New Roman" w:hAnsi="Times New Roman" w:cs="Times New Roman"/>
                <w:sz w:val="24"/>
              </w:rPr>
            </w:pPr>
            <w:ins w:id="7874" w:author="Tima" w:date="2026-01-17T18:22:00Z">
              <w:r>
                <w:rPr>
                  <w:rFonts w:ascii="Times New Roman" w:hAnsi="Times New Roman" w:cs="Times New Roman"/>
                  <w:sz w:val="24"/>
                </w:rPr>
                <w:t>4</w:t>
              </w:r>
            </w:ins>
          </w:p>
        </w:tc>
        <w:tc>
          <w:tcPr>
            <w:tcW w:w="1417" w:type="dxa"/>
            <w:tcPrChange w:id="7875" w:author="Tima" w:date="2026-01-17T22:10:00Z">
              <w:tcPr>
                <w:tcW w:w="1557" w:type="dxa"/>
                <w:gridSpan w:val="2"/>
              </w:tcPr>
            </w:tcPrChange>
          </w:tcPr>
          <w:p w14:paraId="41DE0BFF" w14:textId="27E486A6" w:rsidR="00A148AD" w:rsidRDefault="00D66543">
            <w:pPr>
              <w:rPr>
                <w:ins w:id="7876" w:author="Tima" w:date="2026-01-17T18:05:00Z"/>
                <w:rFonts w:ascii="Times New Roman" w:hAnsi="Times New Roman" w:cs="Times New Roman"/>
                <w:sz w:val="24"/>
              </w:rPr>
            </w:pPr>
            <w:ins w:id="7877" w:author="Tima" w:date="2026-01-17T18:22:00Z">
              <w:r>
                <w:rPr>
                  <w:rFonts w:ascii="Times New Roman" w:hAnsi="Times New Roman" w:cs="Times New Roman"/>
                  <w:sz w:val="24"/>
                </w:rPr>
                <w:t>Электронный кошелёк пользователя</w:t>
              </w:r>
            </w:ins>
          </w:p>
        </w:tc>
        <w:tc>
          <w:tcPr>
            <w:tcW w:w="2552" w:type="dxa"/>
            <w:tcPrChange w:id="7878" w:author="Tima" w:date="2026-01-17T22:10:00Z">
              <w:tcPr>
                <w:tcW w:w="1557" w:type="dxa"/>
                <w:gridSpan w:val="2"/>
              </w:tcPr>
            </w:tcPrChange>
          </w:tcPr>
          <w:p w14:paraId="7E7EFE9D" w14:textId="1677BB50" w:rsidR="00A148AD" w:rsidRPr="00FA4881" w:rsidRDefault="00D66543">
            <w:pPr>
              <w:rPr>
                <w:ins w:id="7879" w:author="Tima" w:date="2026-01-17T18:05:00Z"/>
                <w:rFonts w:ascii="Times New Roman" w:hAnsi="Times New Roman" w:cs="Times New Roman"/>
                <w:sz w:val="24"/>
              </w:rPr>
            </w:pPr>
            <w:ins w:id="7880" w:author="Tima" w:date="2026-01-17T18:22:00Z">
              <w:r>
                <w:rPr>
                  <w:rFonts w:ascii="Times New Roman" w:hAnsi="Times New Roman" w:cs="Times New Roman"/>
                  <w:sz w:val="24"/>
                </w:rPr>
                <w:t xml:space="preserve">Используется для запроса в нём транзакции перевода </w:t>
              </w:r>
            </w:ins>
            <w:ins w:id="7881" w:author="Tima" w:date="2026-01-17T18:23:00Z">
              <w:r>
                <w:rPr>
                  <w:rFonts w:ascii="Times New Roman" w:hAnsi="Times New Roman" w:cs="Times New Roman"/>
                  <w:sz w:val="24"/>
                  <w:lang w:val="en-US"/>
                </w:rPr>
                <w:t>NFT</w:t>
              </w:r>
              <w:r w:rsidRPr="00D66543">
                <w:rPr>
                  <w:rFonts w:ascii="Times New Roman" w:hAnsi="Times New Roman" w:cs="Times New Roman"/>
                  <w:sz w:val="24"/>
                  <w:rPrChange w:id="7882" w:author="Tima" w:date="2026-01-17T18:23:00Z">
                    <w:rPr>
                      <w:rFonts w:ascii="Times New Roman" w:hAnsi="Times New Roman" w:cs="Times New Roman"/>
                      <w:sz w:val="24"/>
                      <w:lang w:val="en-US"/>
                    </w:rPr>
                  </w:rPrChange>
                </w:rPr>
                <w:t xml:space="preserve"> </w:t>
              </w:r>
              <w:r>
                <w:rPr>
                  <w:rFonts w:ascii="Times New Roman" w:hAnsi="Times New Roman" w:cs="Times New Roman"/>
                  <w:sz w:val="24"/>
                </w:rPr>
                <w:t>на электронный кошелёк сервиса</w:t>
              </w:r>
            </w:ins>
          </w:p>
        </w:tc>
        <w:tc>
          <w:tcPr>
            <w:tcW w:w="1191" w:type="dxa"/>
            <w:tcPrChange w:id="7883" w:author="Tima" w:date="2026-01-17T22:10:00Z">
              <w:tcPr>
                <w:tcW w:w="1558" w:type="dxa"/>
              </w:tcPr>
            </w:tcPrChange>
          </w:tcPr>
          <w:p w14:paraId="68FACA17" w14:textId="26833E2C" w:rsidR="00A148AD" w:rsidRPr="0017051D" w:rsidRDefault="0017051D">
            <w:pPr>
              <w:rPr>
                <w:ins w:id="7884" w:author="Tima" w:date="2026-01-17T18:05:00Z"/>
                <w:rFonts w:ascii="Times New Roman" w:hAnsi="Times New Roman" w:cs="Times New Roman"/>
                <w:sz w:val="24"/>
                <w:lang w:val="en-US"/>
                <w:rPrChange w:id="7885" w:author="Tima" w:date="2026-01-17T18:28:00Z">
                  <w:rPr>
                    <w:ins w:id="7886" w:author="Tima" w:date="2026-01-17T18:05:00Z"/>
                    <w:rFonts w:ascii="Times New Roman" w:hAnsi="Times New Roman" w:cs="Times New Roman"/>
                    <w:sz w:val="24"/>
                  </w:rPr>
                </w:rPrChange>
              </w:rPr>
            </w:pPr>
            <w:ins w:id="7887" w:author="Tima" w:date="2026-01-17T18:28:00Z">
              <w:r>
                <w:rPr>
                  <w:rFonts w:ascii="Times New Roman" w:hAnsi="Times New Roman" w:cs="Times New Roman"/>
                  <w:sz w:val="24"/>
                  <w:lang w:val="en-US"/>
                </w:rPr>
                <w:t>ns</w:t>
              </w:r>
            </w:ins>
          </w:p>
        </w:tc>
        <w:tc>
          <w:tcPr>
            <w:tcW w:w="1510" w:type="dxa"/>
            <w:tcPrChange w:id="7888" w:author="Tima" w:date="2026-01-17T22:10:00Z">
              <w:tcPr>
                <w:tcW w:w="1558" w:type="dxa"/>
                <w:gridSpan w:val="2"/>
              </w:tcPr>
            </w:tcPrChange>
          </w:tcPr>
          <w:p w14:paraId="7827B456" w14:textId="314A8DB0" w:rsidR="00A148AD" w:rsidRPr="0017051D" w:rsidRDefault="0017051D">
            <w:pPr>
              <w:rPr>
                <w:ins w:id="7889" w:author="Tima" w:date="2026-01-17T18:05:00Z"/>
                <w:rFonts w:ascii="Times New Roman" w:hAnsi="Times New Roman" w:cs="Times New Roman"/>
                <w:sz w:val="24"/>
                <w:lang w:val="en-US"/>
                <w:rPrChange w:id="7890" w:author="Tima" w:date="2026-01-17T18:29:00Z">
                  <w:rPr>
                    <w:ins w:id="7891" w:author="Tima" w:date="2026-01-17T18:05:00Z"/>
                    <w:rFonts w:ascii="Times New Roman" w:hAnsi="Times New Roman" w:cs="Times New Roman"/>
                    <w:sz w:val="24"/>
                  </w:rPr>
                </w:rPrChange>
              </w:rPr>
            </w:pPr>
            <w:ins w:id="7892" w:author="Tima" w:date="2026-01-17T18:29:00Z">
              <w:r>
                <w:rPr>
                  <w:rFonts w:ascii="Times New Roman" w:hAnsi="Times New Roman" w:cs="Times New Roman"/>
                  <w:sz w:val="24"/>
                  <w:lang w:val="en-US"/>
                </w:rPr>
                <w:t>26-63</w:t>
              </w:r>
            </w:ins>
          </w:p>
        </w:tc>
        <w:tc>
          <w:tcPr>
            <w:tcW w:w="1829" w:type="dxa"/>
            <w:tcPrChange w:id="7893" w:author="Tima" w:date="2026-01-17T22:10:00Z">
              <w:tcPr>
                <w:tcW w:w="1558" w:type="dxa"/>
                <w:gridSpan w:val="2"/>
              </w:tcPr>
            </w:tcPrChange>
          </w:tcPr>
          <w:p w14:paraId="263E3B3C" w14:textId="0C707918" w:rsidR="00A148AD" w:rsidRPr="00FA4881" w:rsidRDefault="0017051D" w:rsidP="00FA4881">
            <w:pPr>
              <w:rPr>
                <w:ins w:id="7894" w:author="Tima" w:date="2026-01-17T18:05:00Z"/>
                <w:rFonts w:ascii="Times New Roman" w:hAnsi="Times New Roman" w:cs="Times New Roman"/>
                <w:sz w:val="24"/>
              </w:rPr>
            </w:pPr>
            <w:ins w:id="7895" w:author="Tima" w:date="2026-01-17T18:29:00Z">
              <w:r>
                <w:rPr>
                  <w:rFonts w:ascii="Times New Roman" w:hAnsi="Times New Roman" w:cs="Times New Roman"/>
                  <w:sz w:val="24"/>
                </w:rPr>
                <w:t>Формируется в сообщении на шаге 1, повторяется эхом в сообщениях на шагах 4</w:t>
              </w:r>
            </w:ins>
            <w:ins w:id="7896" w:author="Tima" w:date="2026-01-17T18:30:00Z">
              <w:r>
                <w:rPr>
                  <w:rFonts w:ascii="Times New Roman" w:hAnsi="Times New Roman" w:cs="Times New Roman"/>
                  <w:sz w:val="24"/>
                </w:rPr>
                <w:t>, 5</w:t>
              </w:r>
            </w:ins>
            <w:ins w:id="7897" w:author="Tima" w:date="2026-01-17T18:32:00Z">
              <w:r>
                <w:rPr>
                  <w:rFonts w:ascii="Times New Roman" w:hAnsi="Times New Roman" w:cs="Times New Roman"/>
                  <w:sz w:val="24"/>
                </w:rPr>
                <w:t xml:space="preserve"> и</w:t>
              </w:r>
            </w:ins>
            <w:ins w:id="7898" w:author="Tima" w:date="2026-01-17T18:30:00Z">
              <w:r>
                <w:rPr>
                  <w:rFonts w:ascii="Times New Roman" w:hAnsi="Times New Roman" w:cs="Times New Roman"/>
                  <w:sz w:val="24"/>
                </w:rPr>
                <w:t xml:space="preserve"> 6</w:t>
              </w:r>
            </w:ins>
          </w:p>
        </w:tc>
      </w:tr>
      <w:tr w:rsidR="00A148AD" w14:paraId="28F99213" w14:textId="77777777" w:rsidTr="00134227">
        <w:trPr>
          <w:ins w:id="7899" w:author="Tima" w:date="2026-01-17T18:05:00Z"/>
        </w:trPr>
        <w:tc>
          <w:tcPr>
            <w:tcW w:w="846" w:type="dxa"/>
            <w:tcPrChange w:id="7900" w:author="Tima" w:date="2026-01-17T22:10:00Z">
              <w:tcPr>
                <w:tcW w:w="1557" w:type="dxa"/>
                <w:gridSpan w:val="2"/>
              </w:tcPr>
            </w:tcPrChange>
          </w:tcPr>
          <w:p w14:paraId="28B26335" w14:textId="439B0B52" w:rsidR="00A148AD" w:rsidRDefault="0017051D">
            <w:pPr>
              <w:rPr>
                <w:ins w:id="7901" w:author="Tima" w:date="2026-01-17T18:05:00Z"/>
                <w:rFonts w:ascii="Times New Roman" w:hAnsi="Times New Roman" w:cs="Times New Roman"/>
                <w:sz w:val="24"/>
              </w:rPr>
            </w:pPr>
            <w:ins w:id="7902" w:author="Tima" w:date="2026-01-17T18:28:00Z">
              <w:r>
                <w:rPr>
                  <w:rFonts w:ascii="Times New Roman" w:hAnsi="Times New Roman" w:cs="Times New Roman"/>
                  <w:sz w:val="24"/>
                </w:rPr>
                <w:t>5</w:t>
              </w:r>
            </w:ins>
          </w:p>
        </w:tc>
        <w:tc>
          <w:tcPr>
            <w:tcW w:w="1417" w:type="dxa"/>
            <w:tcPrChange w:id="7903" w:author="Tima" w:date="2026-01-17T22:10:00Z">
              <w:tcPr>
                <w:tcW w:w="1557" w:type="dxa"/>
                <w:gridSpan w:val="2"/>
              </w:tcPr>
            </w:tcPrChange>
          </w:tcPr>
          <w:p w14:paraId="5E949FC6" w14:textId="4F9979F4" w:rsidR="00A148AD" w:rsidRDefault="0017051D">
            <w:pPr>
              <w:rPr>
                <w:ins w:id="7904" w:author="Tima" w:date="2026-01-17T18:05:00Z"/>
                <w:rFonts w:ascii="Times New Roman" w:hAnsi="Times New Roman" w:cs="Times New Roman"/>
                <w:sz w:val="24"/>
              </w:rPr>
            </w:pPr>
            <w:ins w:id="7905" w:author="Tima" w:date="2026-01-17T18:28:00Z">
              <w:r>
                <w:rPr>
                  <w:rFonts w:ascii="Times New Roman" w:hAnsi="Times New Roman" w:cs="Times New Roman"/>
                  <w:sz w:val="24"/>
                </w:rPr>
                <w:t>Электронный кошелёк сервиса</w:t>
              </w:r>
            </w:ins>
          </w:p>
        </w:tc>
        <w:tc>
          <w:tcPr>
            <w:tcW w:w="2552" w:type="dxa"/>
            <w:tcPrChange w:id="7906" w:author="Tima" w:date="2026-01-17T22:10:00Z">
              <w:tcPr>
                <w:tcW w:w="1557" w:type="dxa"/>
                <w:gridSpan w:val="2"/>
              </w:tcPr>
            </w:tcPrChange>
          </w:tcPr>
          <w:p w14:paraId="06C25FA0" w14:textId="0E80051B" w:rsidR="00A148AD" w:rsidRPr="00FA4881" w:rsidRDefault="0017051D">
            <w:pPr>
              <w:rPr>
                <w:ins w:id="7907" w:author="Tima" w:date="2026-01-17T18:05:00Z"/>
                <w:rFonts w:ascii="Times New Roman" w:hAnsi="Times New Roman" w:cs="Times New Roman"/>
                <w:sz w:val="24"/>
              </w:rPr>
            </w:pPr>
            <w:ins w:id="7908" w:author="Tima" w:date="2026-01-17T18:31:00Z">
              <w:r>
                <w:rPr>
                  <w:rFonts w:ascii="Times New Roman" w:hAnsi="Times New Roman" w:cs="Times New Roman"/>
                  <w:sz w:val="24"/>
                </w:rPr>
                <w:t xml:space="preserve">Используется для хранения депонированных </w:t>
              </w:r>
              <w:r>
                <w:rPr>
                  <w:rFonts w:ascii="Times New Roman" w:hAnsi="Times New Roman" w:cs="Times New Roman"/>
                  <w:sz w:val="24"/>
                  <w:lang w:val="en-US"/>
                </w:rPr>
                <w:t>NFT</w:t>
              </w:r>
              <w:r>
                <w:rPr>
                  <w:rFonts w:ascii="Times New Roman" w:hAnsi="Times New Roman" w:cs="Times New Roman"/>
                  <w:sz w:val="24"/>
                </w:rPr>
                <w:t xml:space="preserve"> и выпущенных ЦФА</w:t>
              </w:r>
            </w:ins>
          </w:p>
        </w:tc>
        <w:tc>
          <w:tcPr>
            <w:tcW w:w="1191" w:type="dxa"/>
            <w:tcPrChange w:id="7909" w:author="Tima" w:date="2026-01-17T22:10:00Z">
              <w:tcPr>
                <w:tcW w:w="1558" w:type="dxa"/>
              </w:tcPr>
            </w:tcPrChange>
          </w:tcPr>
          <w:p w14:paraId="69DB37CB" w14:textId="0A15AB83" w:rsidR="00A148AD" w:rsidRPr="0017051D" w:rsidRDefault="0017051D">
            <w:pPr>
              <w:rPr>
                <w:ins w:id="7910" w:author="Tima" w:date="2026-01-17T18:05:00Z"/>
                <w:rFonts w:ascii="Times New Roman" w:hAnsi="Times New Roman" w:cs="Times New Roman"/>
                <w:sz w:val="24"/>
                <w:lang w:val="en-US"/>
                <w:rPrChange w:id="7911" w:author="Tima" w:date="2026-01-17T18:31:00Z">
                  <w:rPr>
                    <w:ins w:id="7912" w:author="Tima" w:date="2026-01-17T18:05:00Z"/>
                    <w:rFonts w:ascii="Times New Roman" w:hAnsi="Times New Roman" w:cs="Times New Roman"/>
                    <w:sz w:val="24"/>
                  </w:rPr>
                </w:rPrChange>
              </w:rPr>
            </w:pPr>
            <w:ins w:id="7913" w:author="Tima" w:date="2026-01-17T18:31:00Z">
              <w:r>
                <w:rPr>
                  <w:rFonts w:ascii="Times New Roman" w:hAnsi="Times New Roman" w:cs="Times New Roman"/>
                  <w:sz w:val="24"/>
                  <w:lang w:val="en-US"/>
                </w:rPr>
                <w:t>ns</w:t>
              </w:r>
            </w:ins>
          </w:p>
        </w:tc>
        <w:tc>
          <w:tcPr>
            <w:tcW w:w="1510" w:type="dxa"/>
            <w:tcPrChange w:id="7914" w:author="Tima" w:date="2026-01-17T22:10:00Z">
              <w:tcPr>
                <w:tcW w:w="1558" w:type="dxa"/>
                <w:gridSpan w:val="2"/>
              </w:tcPr>
            </w:tcPrChange>
          </w:tcPr>
          <w:p w14:paraId="19F84934" w14:textId="1D1A79CB" w:rsidR="00A148AD" w:rsidRPr="0017051D" w:rsidRDefault="0017051D">
            <w:pPr>
              <w:rPr>
                <w:ins w:id="7915" w:author="Tima" w:date="2026-01-17T18:05:00Z"/>
                <w:rFonts w:ascii="Times New Roman" w:hAnsi="Times New Roman" w:cs="Times New Roman"/>
                <w:sz w:val="24"/>
                <w:lang w:val="en-US"/>
                <w:rPrChange w:id="7916" w:author="Tima" w:date="2026-01-17T18:32:00Z">
                  <w:rPr>
                    <w:ins w:id="7917" w:author="Tima" w:date="2026-01-17T18:05:00Z"/>
                    <w:rFonts w:ascii="Times New Roman" w:hAnsi="Times New Roman" w:cs="Times New Roman"/>
                    <w:sz w:val="24"/>
                  </w:rPr>
                </w:rPrChange>
              </w:rPr>
            </w:pPr>
            <w:ins w:id="7918" w:author="Tima" w:date="2026-01-17T18:32:00Z">
              <w:r>
                <w:rPr>
                  <w:rFonts w:ascii="Times New Roman" w:hAnsi="Times New Roman" w:cs="Times New Roman"/>
                  <w:sz w:val="24"/>
                  <w:lang w:val="en-US"/>
                </w:rPr>
                <w:t>26-63</w:t>
              </w:r>
            </w:ins>
          </w:p>
        </w:tc>
        <w:tc>
          <w:tcPr>
            <w:tcW w:w="1829" w:type="dxa"/>
            <w:tcPrChange w:id="7919" w:author="Tima" w:date="2026-01-17T22:10:00Z">
              <w:tcPr>
                <w:tcW w:w="1558" w:type="dxa"/>
                <w:gridSpan w:val="2"/>
              </w:tcPr>
            </w:tcPrChange>
          </w:tcPr>
          <w:p w14:paraId="651D1D4A" w14:textId="4DDE92BD" w:rsidR="00A148AD" w:rsidRPr="00FA4881" w:rsidRDefault="0017051D">
            <w:pPr>
              <w:rPr>
                <w:ins w:id="7920" w:author="Tima" w:date="2026-01-17T18:05:00Z"/>
                <w:rFonts w:ascii="Times New Roman" w:hAnsi="Times New Roman" w:cs="Times New Roman"/>
                <w:sz w:val="24"/>
              </w:rPr>
            </w:pPr>
            <w:ins w:id="7921" w:author="Tima" w:date="2026-01-17T18:32:00Z">
              <w:r>
                <w:rPr>
                  <w:rFonts w:ascii="Times New Roman" w:hAnsi="Times New Roman" w:cs="Times New Roman"/>
                  <w:sz w:val="24"/>
                </w:rPr>
                <w:t>Формируется в сообщении на шаге 1, повторяется эхом в сообщениях 4 и 5</w:t>
              </w:r>
            </w:ins>
          </w:p>
        </w:tc>
      </w:tr>
      <w:tr w:rsidR="00A148AD" w14:paraId="7B5DC896" w14:textId="77777777" w:rsidTr="00134227">
        <w:trPr>
          <w:ins w:id="7922" w:author="Tima" w:date="2026-01-17T18:05:00Z"/>
        </w:trPr>
        <w:tc>
          <w:tcPr>
            <w:tcW w:w="846" w:type="dxa"/>
            <w:tcPrChange w:id="7923" w:author="Tima" w:date="2026-01-17T22:10:00Z">
              <w:tcPr>
                <w:tcW w:w="1557" w:type="dxa"/>
                <w:gridSpan w:val="2"/>
              </w:tcPr>
            </w:tcPrChange>
          </w:tcPr>
          <w:p w14:paraId="0965B5DA" w14:textId="359B4DCA" w:rsidR="00A148AD" w:rsidRDefault="0017051D">
            <w:pPr>
              <w:rPr>
                <w:ins w:id="7924" w:author="Tima" w:date="2026-01-17T18:05:00Z"/>
                <w:rFonts w:ascii="Times New Roman" w:hAnsi="Times New Roman" w:cs="Times New Roman"/>
                <w:sz w:val="24"/>
              </w:rPr>
            </w:pPr>
            <w:ins w:id="7925" w:author="Tima" w:date="2026-01-17T18:32:00Z">
              <w:r>
                <w:rPr>
                  <w:rFonts w:ascii="Times New Roman" w:hAnsi="Times New Roman" w:cs="Times New Roman"/>
                  <w:sz w:val="24"/>
                </w:rPr>
                <w:t>6</w:t>
              </w:r>
            </w:ins>
          </w:p>
        </w:tc>
        <w:tc>
          <w:tcPr>
            <w:tcW w:w="1417" w:type="dxa"/>
            <w:tcPrChange w:id="7926" w:author="Tima" w:date="2026-01-17T22:10:00Z">
              <w:tcPr>
                <w:tcW w:w="1557" w:type="dxa"/>
                <w:gridSpan w:val="2"/>
              </w:tcPr>
            </w:tcPrChange>
          </w:tcPr>
          <w:p w14:paraId="1DFE2298" w14:textId="107B94F3" w:rsidR="00A148AD" w:rsidRDefault="0017051D">
            <w:pPr>
              <w:rPr>
                <w:ins w:id="7927" w:author="Tima" w:date="2026-01-17T18:05:00Z"/>
                <w:rFonts w:ascii="Times New Roman" w:hAnsi="Times New Roman" w:cs="Times New Roman"/>
                <w:sz w:val="24"/>
              </w:rPr>
            </w:pPr>
            <w:ins w:id="7928" w:author="Tima" w:date="2026-01-17T18:33:00Z">
              <w:r>
                <w:rPr>
                  <w:rFonts w:ascii="Times New Roman" w:hAnsi="Times New Roman" w:cs="Times New Roman"/>
                  <w:sz w:val="24"/>
                  <w:lang w:val="en-US"/>
                </w:rPr>
                <w:t>NFT</w:t>
              </w:r>
              <w:r>
                <w:rPr>
                  <w:rFonts w:ascii="Times New Roman" w:hAnsi="Times New Roman" w:cs="Times New Roman"/>
                  <w:sz w:val="24"/>
                </w:rPr>
                <w:t>-коллекция</w:t>
              </w:r>
            </w:ins>
          </w:p>
        </w:tc>
        <w:tc>
          <w:tcPr>
            <w:tcW w:w="2552" w:type="dxa"/>
            <w:tcPrChange w:id="7929" w:author="Tima" w:date="2026-01-17T22:10:00Z">
              <w:tcPr>
                <w:tcW w:w="1557" w:type="dxa"/>
                <w:gridSpan w:val="2"/>
              </w:tcPr>
            </w:tcPrChange>
          </w:tcPr>
          <w:p w14:paraId="3981F61D" w14:textId="0C6D8688" w:rsidR="00A148AD" w:rsidRPr="00FA4881" w:rsidRDefault="0017051D">
            <w:pPr>
              <w:rPr>
                <w:ins w:id="7930" w:author="Tima" w:date="2026-01-17T18:05:00Z"/>
                <w:rFonts w:ascii="Times New Roman" w:hAnsi="Times New Roman" w:cs="Times New Roman"/>
                <w:sz w:val="24"/>
              </w:rPr>
            </w:pPr>
            <w:ins w:id="7931" w:author="Tima" w:date="2026-01-17T18:33:00Z">
              <w:r>
                <w:rPr>
                  <w:rFonts w:ascii="Times New Roman" w:hAnsi="Times New Roman" w:cs="Times New Roman"/>
                  <w:sz w:val="24"/>
                </w:rPr>
                <w:t xml:space="preserve">Используется Системой оценки </w:t>
              </w:r>
              <w:r>
                <w:rPr>
                  <w:rFonts w:ascii="Times New Roman" w:hAnsi="Times New Roman" w:cs="Times New Roman"/>
                  <w:sz w:val="24"/>
                  <w:lang w:val="en-US"/>
                </w:rPr>
                <w:t>NFT</w:t>
              </w:r>
              <w:r w:rsidRPr="0017051D">
                <w:rPr>
                  <w:rFonts w:ascii="Times New Roman" w:hAnsi="Times New Roman" w:cs="Times New Roman"/>
                  <w:sz w:val="24"/>
                  <w:rPrChange w:id="7932" w:author="Tima" w:date="2026-01-17T18:33:00Z">
                    <w:rPr>
                      <w:rFonts w:ascii="Times New Roman" w:hAnsi="Times New Roman" w:cs="Times New Roman"/>
                      <w:sz w:val="24"/>
                      <w:lang w:val="en-US"/>
                    </w:rPr>
                  </w:rPrChange>
                </w:rPr>
                <w:t xml:space="preserve"> </w:t>
              </w:r>
              <w:r>
                <w:rPr>
                  <w:rFonts w:ascii="Times New Roman" w:hAnsi="Times New Roman" w:cs="Times New Roman"/>
                  <w:sz w:val="24"/>
                </w:rPr>
                <w:t xml:space="preserve">для определения количества ЦФА к получению пользователем за его </w:t>
              </w:r>
            </w:ins>
            <w:ins w:id="7933" w:author="Tima" w:date="2026-01-17T18:34:00Z">
              <w:r>
                <w:rPr>
                  <w:rFonts w:ascii="Times New Roman" w:hAnsi="Times New Roman" w:cs="Times New Roman"/>
                  <w:sz w:val="24"/>
                  <w:lang w:val="en-US"/>
                </w:rPr>
                <w:t>NFT</w:t>
              </w:r>
            </w:ins>
          </w:p>
        </w:tc>
        <w:tc>
          <w:tcPr>
            <w:tcW w:w="1191" w:type="dxa"/>
            <w:tcPrChange w:id="7934" w:author="Tima" w:date="2026-01-17T22:10:00Z">
              <w:tcPr>
                <w:tcW w:w="1558" w:type="dxa"/>
              </w:tcPr>
            </w:tcPrChange>
          </w:tcPr>
          <w:p w14:paraId="49CB88A8" w14:textId="77ACF3C1" w:rsidR="00A148AD" w:rsidRPr="00FA4881" w:rsidRDefault="0017051D">
            <w:pPr>
              <w:rPr>
                <w:ins w:id="7935" w:author="Tima" w:date="2026-01-17T18:05:00Z"/>
                <w:rFonts w:ascii="Times New Roman" w:hAnsi="Times New Roman" w:cs="Times New Roman"/>
                <w:sz w:val="24"/>
              </w:rPr>
            </w:pPr>
            <w:proofErr w:type="spellStart"/>
            <w:ins w:id="7936" w:author="Tima" w:date="2026-01-17T18:34:00Z">
              <w:r>
                <w:rPr>
                  <w:rFonts w:ascii="Times New Roman" w:hAnsi="Times New Roman" w:cs="Times New Roman"/>
                  <w:sz w:val="24"/>
                  <w:lang w:val="en-US"/>
                </w:rPr>
                <w:t>ans</w:t>
              </w:r>
            </w:ins>
            <w:proofErr w:type="spellEnd"/>
          </w:p>
        </w:tc>
        <w:tc>
          <w:tcPr>
            <w:tcW w:w="1510" w:type="dxa"/>
            <w:tcPrChange w:id="7937" w:author="Tima" w:date="2026-01-17T22:10:00Z">
              <w:tcPr>
                <w:tcW w:w="1558" w:type="dxa"/>
                <w:gridSpan w:val="2"/>
              </w:tcPr>
            </w:tcPrChange>
          </w:tcPr>
          <w:p w14:paraId="204671DF" w14:textId="5DD54009" w:rsidR="00A148AD" w:rsidRDefault="0017051D">
            <w:pPr>
              <w:rPr>
                <w:ins w:id="7938" w:author="Tima" w:date="2026-01-17T18:05:00Z"/>
                <w:rFonts w:ascii="Times New Roman" w:hAnsi="Times New Roman" w:cs="Times New Roman"/>
                <w:sz w:val="24"/>
              </w:rPr>
            </w:pPr>
            <w:ins w:id="7939" w:author="Tima" w:date="2026-01-17T18:34:00Z">
              <w:r>
                <w:rPr>
                  <w:rFonts w:ascii="Times New Roman" w:hAnsi="Times New Roman" w:cs="Times New Roman"/>
                  <w:sz w:val="24"/>
                </w:rPr>
                <w:t>1-100</w:t>
              </w:r>
            </w:ins>
          </w:p>
        </w:tc>
        <w:tc>
          <w:tcPr>
            <w:tcW w:w="1829" w:type="dxa"/>
            <w:tcPrChange w:id="7940" w:author="Tima" w:date="2026-01-17T22:10:00Z">
              <w:tcPr>
                <w:tcW w:w="1558" w:type="dxa"/>
                <w:gridSpan w:val="2"/>
              </w:tcPr>
            </w:tcPrChange>
          </w:tcPr>
          <w:p w14:paraId="498B2D83" w14:textId="2409530C" w:rsidR="00A148AD" w:rsidRDefault="0017051D">
            <w:pPr>
              <w:rPr>
                <w:ins w:id="7941" w:author="Tima" w:date="2026-01-17T18:05:00Z"/>
                <w:rFonts w:ascii="Times New Roman" w:hAnsi="Times New Roman" w:cs="Times New Roman"/>
                <w:sz w:val="24"/>
              </w:rPr>
            </w:pPr>
            <w:ins w:id="7942" w:author="Tima" w:date="2026-01-17T18:34:00Z">
              <w:r>
                <w:rPr>
                  <w:rFonts w:ascii="Times New Roman" w:hAnsi="Times New Roman" w:cs="Times New Roman"/>
                  <w:sz w:val="24"/>
                </w:rPr>
                <w:t>Формируется в сообщении на шаге 1, повторяется эхом в сообщениях 4, 5 и 6</w:t>
              </w:r>
            </w:ins>
          </w:p>
        </w:tc>
      </w:tr>
      <w:tr w:rsidR="00A148AD" w14:paraId="6E83D294" w14:textId="77777777" w:rsidTr="00134227">
        <w:trPr>
          <w:ins w:id="7943" w:author="Tima" w:date="2026-01-17T18:05:00Z"/>
        </w:trPr>
        <w:tc>
          <w:tcPr>
            <w:tcW w:w="846" w:type="dxa"/>
            <w:tcPrChange w:id="7944" w:author="Tima" w:date="2026-01-17T22:10:00Z">
              <w:tcPr>
                <w:tcW w:w="1557" w:type="dxa"/>
                <w:gridSpan w:val="2"/>
              </w:tcPr>
            </w:tcPrChange>
          </w:tcPr>
          <w:p w14:paraId="57E52611" w14:textId="718BA476" w:rsidR="00A148AD" w:rsidRDefault="0017051D">
            <w:pPr>
              <w:rPr>
                <w:ins w:id="7945" w:author="Tima" w:date="2026-01-17T18:05:00Z"/>
                <w:rFonts w:ascii="Times New Roman" w:hAnsi="Times New Roman" w:cs="Times New Roman"/>
                <w:sz w:val="24"/>
              </w:rPr>
            </w:pPr>
            <w:ins w:id="7946" w:author="Tima" w:date="2026-01-17T18:35:00Z">
              <w:r>
                <w:rPr>
                  <w:rFonts w:ascii="Times New Roman" w:hAnsi="Times New Roman" w:cs="Times New Roman"/>
                  <w:sz w:val="24"/>
                </w:rPr>
                <w:lastRenderedPageBreak/>
                <w:t>7</w:t>
              </w:r>
            </w:ins>
          </w:p>
        </w:tc>
        <w:tc>
          <w:tcPr>
            <w:tcW w:w="1417" w:type="dxa"/>
            <w:tcPrChange w:id="7947" w:author="Tima" w:date="2026-01-17T22:10:00Z">
              <w:tcPr>
                <w:tcW w:w="1557" w:type="dxa"/>
                <w:gridSpan w:val="2"/>
              </w:tcPr>
            </w:tcPrChange>
          </w:tcPr>
          <w:p w14:paraId="0CF23285" w14:textId="253B6B26" w:rsidR="00A148AD" w:rsidRDefault="0017051D">
            <w:pPr>
              <w:rPr>
                <w:ins w:id="7948" w:author="Tima" w:date="2026-01-17T18:05:00Z"/>
                <w:rFonts w:ascii="Times New Roman" w:hAnsi="Times New Roman" w:cs="Times New Roman"/>
                <w:sz w:val="24"/>
              </w:rPr>
            </w:pPr>
            <w:ins w:id="7949" w:author="Tima" w:date="2026-01-17T18:35:00Z">
              <w:r>
                <w:rPr>
                  <w:rFonts w:ascii="Times New Roman" w:hAnsi="Times New Roman" w:cs="Times New Roman"/>
                  <w:sz w:val="24"/>
                </w:rPr>
                <w:t xml:space="preserve">Номер </w:t>
              </w:r>
              <w:r>
                <w:rPr>
                  <w:rFonts w:ascii="Times New Roman" w:hAnsi="Times New Roman" w:cs="Times New Roman"/>
                  <w:sz w:val="24"/>
                  <w:lang w:val="en-US"/>
                </w:rPr>
                <w:t>NFT</w:t>
              </w:r>
            </w:ins>
          </w:p>
        </w:tc>
        <w:tc>
          <w:tcPr>
            <w:tcW w:w="2552" w:type="dxa"/>
            <w:tcPrChange w:id="7950" w:author="Tima" w:date="2026-01-17T22:10:00Z">
              <w:tcPr>
                <w:tcW w:w="1557" w:type="dxa"/>
                <w:gridSpan w:val="2"/>
              </w:tcPr>
            </w:tcPrChange>
          </w:tcPr>
          <w:p w14:paraId="4288D1B6" w14:textId="1992DDFB" w:rsidR="00A148AD" w:rsidRDefault="0017051D">
            <w:pPr>
              <w:rPr>
                <w:ins w:id="7951" w:author="Tima" w:date="2026-01-17T18:05:00Z"/>
                <w:rFonts w:ascii="Times New Roman" w:hAnsi="Times New Roman" w:cs="Times New Roman"/>
                <w:sz w:val="24"/>
              </w:rPr>
            </w:pPr>
            <w:ins w:id="7952" w:author="Tima" w:date="2026-01-17T18:35:00Z">
              <w:r>
                <w:rPr>
                  <w:rFonts w:ascii="Times New Roman" w:hAnsi="Times New Roman" w:cs="Times New Roman"/>
                  <w:sz w:val="24"/>
                </w:rPr>
                <w:t xml:space="preserve">Используется Системой оценки </w:t>
              </w:r>
              <w:r>
                <w:rPr>
                  <w:rFonts w:ascii="Times New Roman" w:hAnsi="Times New Roman" w:cs="Times New Roman"/>
                  <w:sz w:val="24"/>
                  <w:lang w:val="en-US"/>
                </w:rPr>
                <w:t>NFT</w:t>
              </w:r>
              <w:r w:rsidRPr="00356E26">
                <w:rPr>
                  <w:rFonts w:ascii="Times New Roman" w:hAnsi="Times New Roman" w:cs="Times New Roman"/>
                  <w:sz w:val="24"/>
                </w:rPr>
                <w:t xml:space="preserve"> </w:t>
              </w:r>
              <w:r>
                <w:rPr>
                  <w:rFonts w:ascii="Times New Roman" w:hAnsi="Times New Roman" w:cs="Times New Roman"/>
                  <w:sz w:val="24"/>
                </w:rPr>
                <w:t xml:space="preserve">для определения количества ЦФА к получению пользователем за его </w:t>
              </w:r>
              <w:r>
                <w:rPr>
                  <w:rFonts w:ascii="Times New Roman" w:hAnsi="Times New Roman" w:cs="Times New Roman"/>
                  <w:sz w:val="24"/>
                  <w:lang w:val="en-US"/>
                </w:rPr>
                <w:t>NFT</w:t>
              </w:r>
            </w:ins>
          </w:p>
        </w:tc>
        <w:tc>
          <w:tcPr>
            <w:tcW w:w="1191" w:type="dxa"/>
            <w:tcPrChange w:id="7953" w:author="Tima" w:date="2026-01-17T22:10:00Z">
              <w:tcPr>
                <w:tcW w:w="1558" w:type="dxa"/>
              </w:tcPr>
            </w:tcPrChange>
          </w:tcPr>
          <w:p w14:paraId="15E21234" w14:textId="6F2A9C4B" w:rsidR="00A148AD" w:rsidRPr="00FA4881" w:rsidRDefault="0017051D">
            <w:pPr>
              <w:rPr>
                <w:ins w:id="7954" w:author="Tima" w:date="2026-01-17T18:05:00Z"/>
                <w:rFonts w:ascii="Times New Roman" w:hAnsi="Times New Roman" w:cs="Times New Roman"/>
                <w:sz w:val="24"/>
              </w:rPr>
            </w:pPr>
            <w:ins w:id="7955" w:author="Tima" w:date="2026-01-17T18:35:00Z">
              <w:r>
                <w:rPr>
                  <w:rFonts w:ascii="Times New Roman" w:hAnsi="Times New Roman" w:cs="Times New Roman"/>
                  <w:sz w:val="24"/>
                  <w:lang w:val="en-US"/>
                </w:rPr>
                <w:t>n</w:t>
              </w:r>
            </w:ins>
          </w:p>
        </w:tc>
        <w:tc>
          <w:tcPr>
            <w:tcW w:w="1510" w:type="dxa"/>
            <w:tcPrChange w:id="7956" w:author="Tima" w:date="2026-01-17T22:10:00Z">
              <w:tcPr>
                <w:tcW w:w="1558" w:type="dxa"/>
                <w:gridSpan w:val="2"/>
              </w:tcPr>
            </w:tcPrChange>
          </w:tcPr>
          <w:p w14:paraId="1CE11BA0" w14:textId="17E87423" w:rsidR="00A148AD" w:rsidRDefault="0017051D">
            <w:pPr>
              <w:rPr>
                <w:ins w:id="7957" w:author="Tima" w:date="2026-01-17T18:05:00Z"/>
                <w:rFonts w:ascii="Times New Roman" w:hAnsi="Times New Roman" w:cs="Times New Roman"/>
                <w:sz w:val="24"/>
              </w:rPr>
            </w:pPr>
            <w:ins w:id="7958" w:author="Tima" w:date="2026-01-17T18:35:00Z">
              <w:r>
                <w:rPr>
                  <w:rFonts w:ascii="Times New Roman" w:hAnsi="Times New Roman" w:cs="Times New Roman"/>
                  <w:sz w:val="24"/>
                </w:rPr>
                <w:t>1-</w:t>
              </w:r>
              <w:r w:rsidR="001C1AB9">
                <w:rPr>
                  <w:rFonts w:ascii="Times New Roman" w:hAnsi="Times New Roman" w:cs="Times New Roman"/>
                  <w:sz w:val="24"/>
                </w:rPr>
                <w:t>10</w:t>
              </w:r>
            </w:ins>
          </w:p>
        </w:tc>
        <w:tc>
          <w:tcPr>
            <w:tcW w:w="1829" w:type="dxa"/>
            <w:tcPrChange w:id="7959" w:author="Tima" w:date="2026-01-17T22:10:00Z">
              <w:tcPr>
                <w:tcW w:w="1558" w:type="dxa"/>
                <w:gridSpan w:val="2"/>
              </w:tcPr>
            </w:tcPrChange>
          </w:tcPr>
          <w:p w14:paraId="02ED8E96" w14:textId="324DC359" w:rsidR="00A148AD" w:rsidRDefault="001C1AB9">
            <w:pPr>
              <w:rPr>
                <w:ins w:id="7960" w:author="Tima" w:date="2026-01-17T18:05:00Z"/>
                <w:rFonts w:ascii="Times New Roman" w:hAnsi="Times New Roman" w:cs="Times New Roman"/>
                <w:sz w:val="24"/>
              </w:rPr>
            </w:pPr>
            <w:ins w:id="7961" w:author="Tima" w:date="2026-01-17T18:35:00Z">
              <w:r>
                <w:rPr>
                  <w:rFonts w:ascii="Times New Roman" w:hAnsi="Times New Roman" w:cs="Times New Roman"/>
                  <w:sz w:val="24"/>
                </w:rPr>
                <w:t>Формируется в сообщении на шаге 1, повторяется</w:t>
              </w:r>
            </w:ins>
            <w:ins w:id="7962" w:author="Tima" w:date="2026-01-17T18:36:00Z">
              <w:r>
                <w:rPr>
                  <w:rFonts w:ascii="Times New Roman" w:hAnsi="Times New Roman" w:cs="Times New Roman"/>
                  <w:sz w:val="24"/>
                </w:rPr>
                <w:t xml:space="preserve"> эхом</w:t>
              </w:r>
            </w:ins>
            <w:ins w:id="7963" w:author="Tima" w:date="2026-01-17T18:35:00Z">
              <w:r>
                <w:rPr>
                  <w:rFonts w:ascii="Times New Roman" w:hAnsi="Times New Roman" w:cs="Times New Roman"/>
                  <w:sz w:val="24"/>
                </w:rPr>
                <w:t xml:space="preserve"> в сообщениях на </w:t>
              </w:r>
            </w:ins>
            <w:ins w:id="7964" w:author="Tima" w:date="2026-01-17T18:36:00Z">
              <w:r>
                <w:rPr>
                  <w:rFonts w:ascii="Times New Roman" w:hAnsi="Times New Roman" w:cs="Times New Roman"/>
                  <w:sz w:val="24"/>
                </w:rPr>
                <w:t>шагах 4, 5 и 6</w:t>
              </w:r>
            </w:ins>
          </w:p>
        </w:tc>
      </w:tr>
      <w:tr w:rsidR="001C1AB9" w14:paraId="550BA894" w14:textId="77777777" w:rsidTr="00134227">
        <w:tblPrEx>
          <w:tblPrExChange w:id="7965" w:author="Tima" w:date="2026-01-17T22:10:00Z">
            <w:tblPrEx>
              <w:tblLayout w:type="fixed"/>
            </w:tblPrEx>
          </w:tblPrExChange>
        </w:tblPrEx>
        <w:trPr>
          <w:ins w:id="7966" w:author="Tima" w:date="2026-01-17T18:36:00Z"/>
        </w:trPr>
        <w:tc>
          <w:tcPr>
            <w:tcW w:w="846" w:type="dxa"/>
            <w:tcPrChange w:id="7967" w:author="Tima" w:date="2026-01-17T22:10:00Z">
              <w:tcPr>
                <w:tcW w:w="846" w:type="dxa"/>
              </w:tcPr>
            </w:tcPrChange>
          </w:tcPr>
          <w:p w14:paraId="6EC4A120" w14:textId="49274615" w:rsidR="001C1AB9" w:rsidRDefault="001C1AB9">
            <w:pPr>
              <w:rPr>
                <w:ins w:id="7968" w:author="Tima" w:date="2026-01-17T18:36:00Z"/>
                <w:rFonts w:ascii="Times New Roman" w:hAnsi="Times New Roman" w:cs="Times New Roman"/>
                <w:sz w:val="24"/>
              </w:rPr>
            </w:pPr>
            <w:ins w:id="7969" w:author="Tima" w:date="2026-01-17T18:36:00Z">
              <w:r>
                <w:rPr>
                  <w:rFonts w:ascii="Times New Roman" w:hAnsi="Times New Roman" w:cs="Times New Roman"/>
                  <w:sz w:val="24"/>
                </w:rPr>
                <w:t>8</w:t>
              </w:r>
            </w:ins>
          </w:p>
        </w:tc>
        <w:tc>
          <w:tcPr>
            <w:tcW w:w="1417" w:type="dxa"/>
            <w:tcPrChange w:id="7970" w:author="Tima" w:date="2026-01-17T22:10:00Z">
              <w:tcPr>
                <w:tcW w:w="1886" w:type="dxa"/>
                <w:gridSpan w:val="2"/>
              </w:tcPr>
            </w:tcPrChange>
          </w:tcPr>
          <w:p w14:paraId="08664A7B" w14:textId="0DEB3E5D" w:rsidR="001C1AB9" w:rsidRDefault="00134227" w:rsidP="00FA4881">
            <w:pPr>
              <w:rPr>
                <w:ins w:id="7971" w:author="Tima" w:date="2026-01-17T18:36:00Z"/>
                <w:rFonts w:ascii="Times New Roman" w:hAnsi="Times New Roman" w:cs="Times New Roman"/>
                <w:sz w:val="24"/>
              </w:rPr>
            </w:pPr>
            <w:ins w:id="7972" w:author="Tima" w:date="2026-01-17T18:36:00Z">
              <w:r>
                <w:rPr>
                  <w:rFonts w:ascii="Times New Roman" w:hAnsi="Times New Roman" w:cs="Times New Roman"/>
                  <w:sz w:val="24"/>
                </w:rPr>
                <w:t>Количество ЦФА</w:t>
              </w:r>
            </w:ins>
          </w:p>
        </w:tc>
        <w:tc>
          <w:tcPr>
            <w:tcW w:w="2552" w:type="dxa"/>
            <w:tcPrChange w:id="7973" w:author="Tima" w:date="2026-01-17T22:10:00Z">
              <w:tcPr>
                <w:tcW w:w="1671" w:type="dxa"/>
                <w:gridSpan w:val="2"/>
              </w:tcPr>
            </w:tcPrChange>
          </w:tcPr>
          <w:p w14:paraId="5743FBEB" w14:textId="5F0C83CA" w:rsidR="001C1AB9" w:rsidRDefault="00134227">
            <w:pPr>
              <w:rPr>
                <w:ins w:id="7974" w:author="Tima" w:date="2026-01-17T18:36:00Z"/>
                <w:rFonts w:ascii="Times New Roman" w:hAnsi="Times New Roman" w:cs="Times New Roman"/>
                <w:sz w:val="24"/>
              </w:rPr>
            </w:pPr>
            <w:ins w:id="7975" w:author="Tima" w:date="2026-01-17T22:07:00Z">
              <w:r>
                <w:rPr>
                  <w:rFonts w:ascii="Times New Roman" w:hAnsi="Times New Roman" w:cs="Times New Roman"/>
                  <w:sz w:val="24"/>
                </w:rPr>
                <w:t xml:space="preserve">Число, определённое для данного </w:t>
              </w:r>
              <w:r>
                <w:rPr>
                  <w:rFonts w:ascii="Times New Roman" w:hAnsi="Times New Roman" w:cs="Times New Roman"/>
                  <w:sz w:val="24"/>
                  <w:lang w:val="en-US"/>
                </w:rPr>
                <w:t>NFT</w:t>
              </w:r>
              <w:r w:rsidRPr="00356E26">
                <w:rPr>
                  <w:rFonts w:ascii="Times New Roman" w:hAnsi="Times New Roman" w:cs="Times New Roman"/>
                  <w:sz w:val="24"/>
                </w:rPr>
                <w:t xml:space="preserve"> </w:t>
              </w:r>
              <w:r>
                <w:rPr>
                  <w:rFonts w:ascii="Times New Roman" w:hAnsi="Times New Roman" w:cs="Times New Roman"/>
                  <w:sz w:val="24"/>
                </w:rPr>
                <w:t xml:space="preserve">в течение последних 20-ти минут Системой оценки </w:t>
              </w:r>
              <w:r>
                <w:rPr>
                  <w:rFonts w:ascii="Times New Roman" w:hAnsi="Times New Roman" w:cs="Times New Roman"/>
                  <w:sz w:val="24"/>
                  <w:lang w:val="en-US"/>
                </w:rPr>
                <w:t>NFT</w:t>
              </w:r>
              <w:r>
                <w:rPr>
                  <w:rFonts w:ascii="Times New Roman" w:hAnsi="Times New Roman" w:cs="Times New Roman"/>
                  <w:sz w:val="24"/>
                </w:rPr>
                <w:t xml:space="preserve">. </w:t>
              </w:r>
            </w:ins>
            <w:ins w:id="7976" w:author="Tima" w:date="2026-01-17T18:37:00Z">
              <w:r w:rsidR="001C1AB9">
                <w:rPr>
                  <w:rFonts w:ascii="Times New Roman" w:hAnsi="Times New Roman" w:cs="Times New Roman"/>
                  <w:sz w:val="24"/>
                </w:rPr>
                <w:t>Используется для запроса от сервиса к ОИС на выпуск ЦФА</w:t>
              </w:r>
            </w:ins>
          </w:p>
        </w:tc>
        <w:tc>
          <w:tcPr>
            <w:tcW w:w="1191" w:type="dxa"/>
            <w:tcPrChange w:id="7977" w:author="Tima" w:date="2026-01-17T22:10:00Z">
              <w:tcPr>
                <w:tcW w:w="1603" w:type="dxa"/>
                <w:gridSpan w:val="3"/>
              </w:tcPr>
            </w:tcPrChange>
          </w:tcPr>
          <w:p w14:paraId="662438CA" w14:textId="71E71404" w:rsidR="001C1AB9" w:rsidRPr="00134227" w:rsidRDefault="001C1AB9">
            <w:pPr>
              <w:rPr>
                <w:ins w:id="7978" w:author="Tima" w:date="2026-01-17T18:36:00Z"/>
                <w:rFonts w:ascii="Times New Roman" w:hAnsi="Times New Roman" w:cs="Times New Roman"/>
                <w:sz w:val="24"/>
                <w:rPrChange w:id="7979" w:author="Tima" w:date="2026-01-17T22:07:00Z">
                  <w:rPr>
                    <w:ins w:id="7980" w:author="Tima" w:date="2026-01-17T18:36:00Z"/>
                    <w:rFonts w:ascii="Times New Roman" w:hAnsi="Times New Roman" w:cs="Times New Roman"/>
                    <w:sz w:val="24"/>
                    <w:lang w:val="en-US"/>
                  </w:rPr>
                </w:rPrChange>
              </w:rPr>
            </w:pPr>
            <w:ins w:id="7981" w:author="Tima" w:date="2026-01-17T18:37:00Z">
              <w:r>
                <w:rPr>
                  <w:rFonts w:ascii="Times New Roman" w:hAnsi="Times New Roman" w:cs="Times New Roman"/>
                  <w:sz w:val="24"/>
                  <w:lang w:val="en-US"/>
                </w:rPr>
                <w:t>n</w:t>
              </w:r>
            </w:ins>
          </w:p>
        </w:tc>
        <w:tc>
          <w:tcPr>
            <w:tcW w:w="1510" w:type="dxa"/>
            <w:tcPrChange w:id="7982" w:author="Tima" w:date="2026-01-17T22:10:00Z">
              <w:tcPr>
                <w:tcW w:w="1510" w:type="dxa"/>
                <w:gridSpan w:val="2"/>
              </w:tcPr>
            </w:tcPrChange>
          </w:tcPr>
          <w:p w14:paraId="16A39618" w14:textId="64C766A3" w:rsidR="001C1AB9" w:rsidRPr="00FA4881" w:rsidRDefault="001C1AB9">
            <w:pPr>
              <w:rPr>
                <w:ins w:id="7983" w:author="Tima" w:date="2026-01-17T18:36:00Z"/>
                <w:rFonts w:ascii="Times New Roman" w:hAnsi="Times New Roman" w:cs="Times New Roman"/>
                <w:sz w:val="24"/>
              </w:rPr>
            </w:pPr>
            <w:ins w:id="7984" w:author="Tima" w:date="2026-01-17T18:37:00Z">
              <w:r w:rsidRPr="00134227">
                <w:rPr>
                  <w:rFonts w:ascii="Times New Roman" w:hAnsi="Times New Roman" w:cs="Times New Roman"/>
                  <w:sz w:val="24"/>
                  <w:rPrChange w:id="7985" w:author="Tima" w:date="2026-01-17T22:07:00Z">
                    <w:rPr>
                      <w:rFonts w:ascii="Times New Roman" w:hAnsi="Times New Roman" w:cs="Times New Roman"/>
                      <w:sz w:val="24"/>
                      <w:lang w:val="en-US"/>
                    </w:rPr>
                  </w:rPrChange>
                </w:rPr>
                <w:t>1-15</w:t>
              </w:r>
            </w:ins>
          </w:p>
        </w:tc>
        <w:tc>
          <w:tcPr>
            <w:tcW w:w="1829" w:type="dxa"/>
            <w:tcPrChange w:id="7986" w:author="Tima" w:date="2026-01-17T22:10:00Z">
              <w:tcPr>
                <w:tcW w:w="1829" w:type="dxa"/>
              </w:tcPr>
            </w:tcPrChange>
          </w:tcPr>
          <w:p w14:paraId="1CC1E219" w14:textId="579FF6A8" w:rsidR="001C1AB9" w:rsidRDefault="001C1AB9">
            <w:pPr>
              <w:rPr>
                <w:ins w:id="7987" w:author="Tima" w:date="2026-01-17T18:36:00Z"/>
                <w:rFonts w:ascii="Times New Roman" w:hAnsi="Times New Roman" w:cs="Times New Roman"/>
                <w:sz w:val="24"/>
              </w:rPr>
            </w:pPr>
            <w:ins w:id="7988" w:author="Tima" w:date="2026-01-17T18:38:00Z">
              <w:r>
                <w:rPr>
                  <w:rFonts w:ascii="Times New Roman" w:hAnsi="Times New Roman" w:cs="Times New Roman"/>
                  <w:sz w:val="24"/>
                </w:rPr>
                <w:t>Формируется в сообщении на шаге 1, повторяется эхом в сообщениях 4 и 5</w:t>
              </w:r>
            </w:ins>
          </w:p>
        </w:tc>
      </w:tr>
      <w:tr w:rsidR="001C1AB9" w14:paraId="3DCCC338" w14:textId="77777777" w:rsidTr="00134227">
        <w:tblPrEx>
          <w:tblPrExChange w:id="7989" w:author="Tima" w:date="2026-01-17T22:10:00Z">
            <w:tblPrEx>
              <w:tblLayout w:type="fixed"/>
            </w:tblPrEx>
          </w:tblPrExChange>
        </w:tblPrEx>
        <w:trPr>
          <w:ins w:id="7990" w:author="Tima" w:date="2026-01-17T18:36:00Z"/>
        </w:trPr>
        <w:tc>
          <w:tcPr>
            <w:tcW w:w="846" w:type="dxa"/>
            <w:tcPrChange w:id="7991" w:author="Tima" w:date="2026-01-17T22:10:00Z">
              <w:tcPr>
                <w:tcW w:w="846" w:type="dxa"/>
              </w:tcPr>
            </w:tcPrChange>
          </w:tcPr>
          <w:p w14:paraId="1BC3FFCF" w14:textId="7F9B22D4" w:rsidR="001C1AB9" w:rsidRDefault="001C1AB9">
            <w:pPr>
              <w:rPr>
                <w:ins w:id="7992" w:author="Tima" w:date="2026-01-17T18:36:00Z"/>
                <w:rFonts w:ascii="Times New Roman" w:hAnsi="Times New Roman" w:cs="Times New Roman"/>
                <w:sz w:val="24"/>
              </w:rPr>
            </w:pPr>
            <w:ins w:id="7993" w:author="Tima" w:date="2026-01-17T18:39:00Z">
              <w:r>
                <w:rPr>
                  <w:rFonts w:ascii="Times New Roman" w:hAnsi="Times New Roman" w:cs="Times New Roman"/>
                  <w:sz w:val="24"/>
                </w:rPr>
                <w:t>9</w:t>
              </w:r>
            </w:ins>
          </w:p>
        </w:tc>
        <w:tc>
          <w:tcPr>
            <w:tcW w:w="1417" w:type="dxa"/>
            <w:tcPrChange w:id="7994" w:author="Tima" w:date="2026-01-17T22:10:00Z">
              <w:tcPr>
                <w:tcW w:w="1886" w:type="dxa"/>
                <w:gridSpan w:val="2"/>
              </w:tcPr>
            </w:tcPrChange>
          </w:tcPr>
          <w:p w14:paraId="493957A1" w14:textId="607E0052" w:rsidR="001C1AB9" w:rsidRDefault="00134227" w:rsidP="00FA4881">
            <w:pPr>
              <w:rPr>
                <w:ins w:id="7995" w:author="Tima" w:date="2026-01-17T18:36:00Z"/>
                <w:rFonts w:ascii="Times New Roman" w:hAnsi="Times New Roman" w:cs="Times New Roman"/>
                <w:sz w:val="24"/>
              </w:rPr>
            </w:pPr>
            <w:ins w:id="7996" w:author="Tima" w:date="2026-01-17T18:39:00Z">
              <w:r>
                <w:rPr>
                  <w:rFonts w:ascii="Times New Roman" w:hAnsi="Times New Roman" w:cs="Times New Roman"/>
                  <w:sz w:val="24"/>
                </w:rPr>
                <w:t>Комиссия за обмен</w:t>
              </w:r>
            </w:ins>
          </w:p>
        </w:tc>
        <w:tc>
          <w:tcPr>
            <w:tcW w:w="2552" w:type="dxa"/>
            <w:tcPrChange w:id="7997" w:author="Tima" w:date="2026-01-17T22:10:00Z">
              <w:tcPr>
                <w:tcW w:w="1671" w:type="dxa"/>
                <w:gridSpan w:val="2"/>
              </w:tcPr>
            </w:tcPrChange>
          </w:tcPr>
          <w:p w14:paraId="37E39481" w14:textId="1E6BFBFF" w:rsidR="001C1AB9" w:rsidRDefault="00134227" w:rsidP="00FA4881">
            <w:pPr>
              <w:rPr>
                <w:ins w:id="7998" w:author="Tima" w:date="2026-01-17T18:36:00Z"/>
                <w:rFonts w:ascii="Times New Roman" w:hAnsi="Times New Roman" w:cs="Times New Roman"/>
                <w:sz w:val="24"/>
              </w:rPr>
            </w:pPr>
            <w:ins w:id="7999" w:author="Tima" w:date="2026-01-17T22:07:00Z">
              <w:r>
                <w:rPr>
                  <w:rFonts w:ascii="Times New Roman" w:hAnsi="Times New Roman" w:cs="Times New Roman"/>
                  <w:sz w:val="24"/>
                </w:rPr>
                <w:t xml:space="preserve">1% от стоимости </w:t>
              </w:r>
              <w:r>
                <w:rPr>
                  <w:rFonts w:ascii="Times New Roman" w:hAnsi="Times New Roman" w:cs="Times New Roman"/>
                  <w:sz w:val="24"/>
                  <w:lang w:val="en-US"/>
                </w:rPr>
                <w:t>NFT</w:t>
              </w:r>
              <w:r>
                <w:rPr>
                  <w:rFonts w:ascii="Times New Roman" w:hAnsi="Times New Roman" w:cs="Times New Roman"/>
                  <w:sz w:val="24"/>
                </w:rPr>
                <w:t xml:space="preserve">, определённой Системой оценки </w:t>
              </w:r>
              <w:r>
                <w:rPr>
                  <w:rFonts w:ascii="Times New Roman" w:hAnsi="Times New Roman" w:cs="Times New Roman"/>
                  <w:sz w:val="24"/>
                  <w:lang w:val="en-US"/>
                </w:rPr>
                <w:t>NFT</w:t>
              </w:r>
              <w:r>
                <w:rPr>
                  <w:rFonts w:ascii="Times New Roman" w:hAnsi="Times New Roman" w:cs="Times New Roman"/>
                  <w:sz w:val="24"/>
                </w:rPr>
                <w:t>. В рублях, округление в м</w:t>
              </w:r>
              <w:r w:rsidRPr="00356E26">
                <w:rPr>
                  <w:rFonts w:ascii="Times New Roman" w:hAnsi="Times New Roman" w:cs="Times New Roman"/>
                  <w:i/>
                  <w:sz w:val="24"/>
                </w:rPr>
                <w:t>е</w:t>
              </w:r>
              <w:r>
                <w:rPr>
                  <w:rFonts w:ascii="Times New Roman" w:hAnsi="Times New Roman" w:cs="Times New Roman"/>
                  <w:sz w:val="24"/>
                </w:rPr>
                <w:t>ньшую сторону</w:t>
              </w:r>
            </w:ins>
            <w:ins w:id="8000" w:author="Tima" w:date="2026-01-17T22:08:00Z">
              <w:r>
                <w:rPr>
                  <w:rFonts w:ascii="Times New Roman" w:hAnsi="Times New Roman" w:cs="Times New Roman"/>
                  <w:sz w:val="24"/>
                </w:rPr>
                <w:t>.</w:t>
              </w:r>
            </w:ins>
            <w:ins w:id="8001" w:author="Tima" w:date="2026-01-17T22:07:00Z">
              <w:r>
                <w:rPr>
                  <w:rFonts w:ascii="Times New Roman" w:hAnsi="Times New Roman" w:cs="Times New Roman"/>
                  <w:sz w:val="24"/>
                </w:rPr>
                <w:t xml:space="preserve"> </w:t>
              </w:r>
            </w:ins>
            <w:ins w:id="8002" w:author="Tima" w:date="2026-01-17T18:39:00Z">
              <w:r w:rsidR="001C1AB9">
                <w:rPr>
                  <w:rFonts w:ascii="Times New Roman" w:hAnsi="Times New Roman" w:cs="Times New Roman"/>
                  <w:sz w:val="24"/>
                </w:rPr>
                <w:t xml:space="preserve">Используется для </w:t>
              </w:r>
            </w:ins>
            <w:ins w:id="8003" w:author="Tima" w:date="2026-01-17T18:44:00Z">
              <w:r w:rsidR="001C1AB9">
                <w:rPr>
                  <w:rFonts w:ascii="Times New Roman" w:hAnsi="Times New Roman" w:cs="Times New Roman"/>
                  <w:sz w:val="24"/>
                </w:rPr>
                <w:t>определения суммы списания со счёта пользоват</w:t>
              </w:r>
            </w:ins>
            <w:ins w:id="8004" w:author="Tima" w:date="2026-01-17T18:45:00Z">
              <w:r w:rsidR="001C1AB9">
                <w:rPr>
                  <w:rFonts w:ascii="Times New Roman" w:hAnsi="Times New Roman" w:cs="Times New Roman"/>
                  <w:sz w:val="24"/>
                </w:rPr>
                <w:t>е</w:t>
              </w:r>
            </w:ins>
            <w:ins w:id="8005" w:author="Tima" w:date="2026-01-17T18:44:00Z">
              <w:r w:rsidR="001C1AB9">
                <w:rPr>
                  <w:rFonts w:ascii="Times New Roman" w:hAnsi="Times New Roman" w:cs="Times New Roman"/>
                  <w:sz w:val="24"/>
                </w:rPr>
                <w:t>ля в сервисе</w:t>
              </w:r>
            </w:ins>
          </w:p>
        </w:tc>
        <w:tc>
          <w:tcPr>
            <w:tcW w:w="1191" w:type="dxa"/>
            <w:tcPrChange w:id="8006" w:author="Tima" w:date="2026-01-17T22:10:00Z">
              <w:tcPr>
                <w:tcW w:w="1603" w:type="dxa"/>
                <w:gridSpan w:val="3"/>
              </w:tcPr>
            </w:tcPrChange>
          </w:tcPr>
          <w:p w14:paraId="30C4EA9C" w14:textId="5D9FF851" w:rsidR="001C1AB9" w:rsidRPr="00FA4881" w:rsidRDefault="001C1AB9">
            <w:pPr>
              <w:rPr>
                <w:ins w:id="8007" w:author="Tima" w:date="2026-01-17T18:36:00Z"/>
                <w:rFonts w:ascii="Times New Roman" w:hAnsi="Times New Roman" w:cs="Times New Roman"/>
                <w:sz w:val="24"/>
                <w:lang w:val="en-US"/>
              </w:rPr>
            </w:pPr>
            <w:ins w:id="8008" w:author="Tima" w:date="2026-01-17T18:45:00Z">
              <w:r>
                <w:rPr>
                  <w:rFonts w:ascii="Times New Roman" w:hAnsi="Times New Roman" w:cs="Times New Roman"/>
                  <w:sz w:val="24"/>
                  <w:lang w:val="en-US"/>
                </w:rPr>
                <w:t>n</w:t>
              </w:r>
            </w:ins>
          </w:p>
        </w:tc>
        <w:tc>
          <w:tcPr>
            <w:tcW w:w="1510" w:type="dxa"/>
            <w:tcPrChange w:id="8009" w:author="Tima" w:date="2026-01-17T22:10:00Z">
              <w:tcPr>
                <w:tcW w:w="1510" w:type="dxa"/>
                <w:gridSpan w:val="2"/>
              </w:tcPr>
            </w:tcPrChange>
          </w:tcPr>
          <w:p w14:paraId="0D694308" w14:textId="606413B0" w:rsidR="001C1AB9" w:rsidRPr="001C1AB9" w:rsidRDefault="001C1AB9">
            <w:pPr>
              <w:rPr>
                <w:ins w:id="8010" w:author="Tima" w:date="2026-01-17T18:36:00Z"/>
                <w:rFonts w:ascii="Times New Roman" w:hAnsi="Times New Roman" w:cs="Times New Roman"/>
                <w:sz w:val="24"/>
                <w:lang w:val="en-US"/>
                <w:rPrChange w:id="8011" w:author="Tima" w:date="2026-01-17T18:45:00Z">
                  <w:rPr>
                    <w:ins w:id="8012" w:author="Tima" w:date="2026-01-17T18:36:00Z"/>
                    <w:rFonts w:ascii="Times New Roman" w:hAnsi="Times New Roman" w:cs="Times New Roman"/>
                    <w:sz w:val="24"/>
                  </w:rPr>
                </w:rPrChange>
              </w:rPr>
            </w:pPr>
            <w:ins w:id="8013" w:author="Tima" w:date="2026-01-17T18:45:00Z">
              <w:r>
                <w:rPr>
                  <w:rFonts w:ascii="Times New Roman" w:hAnsi="Times New Roman" w:cs="Times New Roman"/>
                  <w:sz w:val="24"/>
                  <w:lang w:val="en-US"/>
                </w:rPr>
                <w:t>1-6</w:t>
              </w:r>
            </w:ins>
          </w:p>
        </w:tc>
        <w:tc>
          <w:tcPr>
            <w:tcW w:w="1829" w:type="dxa"/>
            <w:tcPrChange w:id="8014" w:author="Tima" w:date="2026-01-17T22:10:00Z">
              <w:tcPr>
                <w:tcW w:w="1829" w:type="dxa"/>
              </w:tcPr>
            </w:tcPrChange>
          </w:tcPr>
          <w:p w14:paraId="1A3D5403" w14:textId="13A12B59" w:rsidR="001C1AB9" w:rsidRPr="00FA4881" w:rsidRDefault="001C1AB9">
            <w:pPr>
              <w:rPr>
                <w:ins w:id="8015" w:author="Tima" w:date="2026-01-17T18:36:00Z"/>
                <w:rFonts w:ascii="Times New Roman" w:hAnsi="Times New Roman" w:cs="Times New Roman"/>
                <w:sz w:val="24"/>
              </w:rPr>
            </w:pPr>
            <w:ins w:id="8016" w:author="Tima" w:date="2026-01-17T18:45:00Z">
              <w:r>
                <w:rPr>
                  <w:rFonts w:ascii="Times New Roman" w:hAnsi="Times New Roman" w:cs="Times New Roman"/>
                  <w:sz w:val="24"/>
                </w:rPr>
                <w:t>Формируется в сообщении на шаге 1</w:t>
              </w:r>
            </w:ins>
            <w:ins w:id="8017" w:author="Tima" w:date="2026-01-17T18:47:00Z">
              <w:r w:rsidR="009969F4">
                <w:rPr>
                  <w:rFonts w:ascii="Times New Roman" w:hAnsi="Times New Roman" w:cs="Times New Roman"/>
                  <w:sz w:val="24"/>
                </w:rPr>
                <w:t>, повторяется эхом в сообщении на шаге 4</w:t>
              </w:r>
            </w:ins>
          </w:p>
        </w:tc>
      </w:tr>
      <w:tr w:rsidR="009969F4" w14:paraId="719EF8F3" w14:textId="77777777" w:rsidTr="00134227">
        <w:tblPrEx>
          <w:tblPrExChange w:id="8018" w:author="Tima" w:date="2026-01-17T22:10:00Z">
            <w:tblPrEx>
              <w:tblLayout w:type="fixed"/>
            </w:tblPrEx>
          </w:tblPrExChange>
        </w:tblPrEx>
        <w:trPr>
          <w:ins w:id="8019" w:author="Tima" w:date="2026-01-17T18:47:00Z"/>
        </w:trPr>
        <w:tc>
          <w:tcPr>
            <w:tcW w:w="846" w:type="dxa"/>
            <w:tcPrChange w:id="8020" w:author="Tima" w:date="2026-01-17T22:10:00Z">
              <w:tcPr>
                <w:tcW w:w="846" w:type="dxa"/>
              </w:tcPr>
            </w:tcPrChange>
          </w:tcPr>
          <w:p w14:paraId="5E08DA57" w14:textId="13855C4E" w:rsidR="009969F4" w:rsidRDefault="009969F4">
            <w:pPr>
              <w:rPr>
                <w:ins w:id="8021" w:author="Tima" w:date="2026-01-17T18:47:00Z"/>
                <w:rFonts w:ascii="Times New Roman" w:hAnsi="Times New Roman" w:cs="Times New Roman"/>
                <w:sz w:val="24"/>
              </w:rPr>
            </w:pPr>
            <w:ins w:id="8022" w:author="Tima" w:date="2026-01-17T18:47:00Z">
              <w:r>
                <w:rPr>
                  <w:rFonts w:ascii="Times New Roman" w:hAnsi="Times New Roman" w:cs="Times New Roman"/>
                  <w:sz w:val="24"/>
                </w:rPr>
                <w:t>10</w:t>
              </w:r>
            </w:ins>
          </w:p>
        </w:tc>
        <w:tc>
          <w:tcPr>
            <w:tcW w:w="1417" w:type="dxa"/>
            <w:tcPrChange w:id="8023" w:author="Tima" w:date="2026-01-17T22:10:00Z">
              <w:tcPr>
                <w:tcW w:w="1886" w:type="dxa"/>
                <w:gridSpan w:val="2"/>
              </w:tcPr>
            </w:tcPrChange>
          </w:tcPr>
          <w:p w14:paraId="14AD16B9" w14:textId="78470062" w:rsidR="009969F4" w:rsidRDefault="009969F4" w:rsidP="00FA4881">
            <w:pPr>
              <w:rPr>
                <w:ins w:id="8024" w:author="Tima" w:date="2026-01-17T18:47:00Z"/>
                <w:rFonts w:ascii="Times New Roman" w:hAnsi="Times New Roman" w:cs="Times New Roman"/>
                <w:sz w:val="24"/>
              </w:rPr>
            </w:pPr>
            <w:ins w:id="8025" w:author="Tima" w:date="2026-01-17T18:48:00Z">
              <w:r>
                <w:rPr>
                  <w:rFonts w:ascii="Times New Roman" w:hAnsi="Times New Roman" w:cs="Times New Roman"/>
                  <w:sz w:val="24"/>
                </w:rPr>
                <w:t>Комиссия за выпуск</w:t>
              </w:r>
            </w:ins>
            <w:ins w:id="8026" w:author="Tima" w:date="2026-01-17T22:06:00Z">
              <w:r w:rsidR="00134227">
                <w:rPr>
                  <w:rFonts w:ascii="Times New Roman" w:hAnsi="Times New Roman" w:cs="Times New Roman"/>
                  <w:sz w:val="24"/>
                </w:rPr>
                <w:t xml:space="preserve"> или погашение записей о</w:t>
              </w:r>
            </w:ins>
            <w:ins w:id="8027" w:author="Tima" w:date="2026-01-17T18:48:00Z">
              <w:r w:rsidR="00134227">
                <w:rPr>
                  <w:rFonts w:ascii="Times New Roman" w:hAnsi="Times New Roman" w:cs="Times New Roman"/>
                  <w:sz w:val="24"/>
                </w:rPr>
                <w:t xml:space="preserve"> ЦФА</w:t>
              </w:r>
            </w:ins>
          </w:p>
        </w:tc>
        <w:tc>
          <w:tcPr>
            <w:tcW w:w="2552" w:type="dxa"/>
            <w:tcPrChange w:id="8028" w:author="Tima" w:date="2026-01-17T22:10:00Z">
              <w:tcPr>
                <w:tcW w:w="1671" w:type="dxa"/>
                <w:gridSpan w:val="2"/>
              </w:tcPr>
            </w:tcPrChange>
          </w:tcPr>
          <w:p w14:paraId="4F4D65E3" w14:textId="39C4705F" w:rsidR="009969F4" w:rsidRDefault="00134227" w:rsidP="00FA4881">
            <w:pPr>
              <w:rPr>
                <w:ins w:id="8029" w:author="Tima" w:date="2026-01-17T18:47:00Z"/>
                <w:rFonts w:ascii="Times New Roman" w:hAnsi="Times New Roman" w:cs="Times New Roman"/>
                <w:sz w:val="24"/>
              </w:rPr>
            </w:pPr>
            <w:ins w:id="8030" w:author="Tima" w:date="2026-01-17T22:08:00Z">
              <w:r>
                <w:rPr>
                  <w:rFonts w:ascii="Times New Roman" w:hAnsi="Times New Roman" w:cs="Times New Roman"/>
                  <w:sz w:val="24"/>
                </w:rPr>
                <w:t>Уплачивается сервисом на расчётный счёт ОИС (30% от общей комиссии за обмен). В рублях, округление в б</w:t>
              </w:r>
              <w:r w:rsidRPr="00356E26">
                <w:rPr>
                  <w:rFonts w:ascii="Times New Roman" w:hAnsi="Times New Roman" w:cs="Times New Roman"/>
                  <w:i/>
                  <w:sz w:val="24"/>
                </w:rPr>
                <w:t>о</w:t>
              </w:r>
              <w:r>
                <w:rPr>
                  <w:rFonts w:ascii="Times New Roman" w:hAnsi="Times New Roman" w:cs="Times New Roman"/>
                  <w:sz w:val="24"/>
                </w:rPr>
                <w:t xml:space="preserve">льшую сторону. </w:t>
              </w:r>
            </w:ins>
            <w:ins w:id="8031" w:author="Tima" w:date="2026-01-17T18:48:00Z">
              <w:r w:rsidR="009969F4">
                <w:rPr>
                  <w:rFonts w:ascii="Times New Roman" w:hAnsi="Times New Roman" w:cs="Times New Roman"/>
                  <w:sz w:val="24"/>
                </w:rPr>
                <w:t xml:space="preserve">Используется для оплаты комиссии за выпуск или погашение записей о </w:t>
              </w:r>
            </w:ins>
            <w:ins w:id="8032" w:author="Tima" w:date="2026-01-17T18:50:00Z">
              <w:r w:rsidR="009969F4">
                <w:rPr>
                  <w:rFonts w:ascii="Times New Roman" w:hAnsi="Times New Roman" w:cs="Times New Roman"/>
                  <w:sz w:val="24"/>
                </w:rPr>
                <w:t>ЦФА</w:t>
              </w:r>
            </w:ins>
            <w:ins w:id="8033" w:author="Tima" w:date="2026-01-17T18:49:00Z">
              <w:r w:rsidR="009969F4">
                <w:rPr>
                  <w:rFonts w:ascii="Times New Roman" w:hAnsi="Times New Roman" w:cs="Times New Roman"/>
                  <w:sz w:val="24"/>
                </w:rPr>
                <w:t>, перечисляемой сервисом на расчётный счёт ОИС</w:t>
              </w:r>
            </w:ins>
          </w:p>
        </w:tc>
        <w:tc>
          <w:tcPr>
            <w:tcW w:w="1191" w:type="dxa"/>
            <w:tcPrChange w:id="8034" w:author="Tima" w:date="2026-01-17T22:10:00Z">
              <w:tcPr>
                <w:tcW w:w="1603" w:type="dxa"/>
                <w:gridSpan w:val="3"/>
              </w:tcPr>
            </w:tcPrChange>
          </w:tcPr>
          <w:p w14:paraId="674A9585" w14:textId="17EFC3AA" w:rsidR="009969F4" w:rsidRPr="00134227" w:rsidRDefault="009969F4">
            <w:pPr>
              <w:rPr>
                <w:ins w:id="8035" w:author="Tima" w:date="2026-01-17T18:47:00Z"/>
                <w:rFonts w:ascii="Times New Roman" w:hAnsi="Times New Roman" w:cs="Times New Roman"/>
                <w:sz w:val="24"/>
                <w:rPrChange w:id="8036" w:author="Tima" w:date="2026-01-17T22:08:00Z">
                  <w:rPr>
                    <w:ins w:id="8037" w:author="Tima" w:date="2026-01-17T18:47:00Z"/>
                    <w:rFonts w:ascii="Times New Roman" w:hAnsi="Times New Roman" w:cs="Times New Roman"/>
                    <w:sz w:val="24"/>
                    <w:lang w:val="en-US"/>
                  </w:rPr>
                </w:rPrChange>
              </w:rPr>
            </w:pPr>
            <w:ins w:id="8038" w:author="Tima" w:date="2026-01-17T18:50:00Z">
              <w:r>
                <w:rPr>
                  <w:rFonts w:ascii="Times New Roman" w:hAnsi="Times New Roman" w:cs="Times New Roman"/>
                  <w:sz w:val="24"/>
                  <w:lang w:val="en-US"/>
                </w:rPr>
                <w:t>n</w:t>
              </w:r>
            </w:ins>
          </w:p>
        </w:tc>
        <w:tc>
          <w:tcPr>
            <w:tcW w:w="1510" w:type="dxa"/>
            <w:tcPrChange w:id="8039" w:author="Tima" w:date="2026-01-17T22:10:00Z">
              <w:tcPr>
                <w:tcW w:w="1510" w:type="dxa"/>
                <w:gridSpan w:val="2"/>
              </w:tcPr>
            </w:tcPrChange>
          </w:tcPr>
          <w:p w14:paraId="33570A46" w14:textId="0C48D230" w:rsidR="009969F4" w:rsidRPr="00134227" w:rsidRDefault="009969F4">
            <w:pPr>
              <w:rPr>
                <w:ins w:id="8040" w:author="Tima" w:date="2026-01-17T18:47:00Z"/>
                <w:rFonts w:ascii="Times New Roman" w:hAnsi="Times New Roman" w:cs="Times New Roman"/>
                <w:sz w:val="24"/>
                <w:rPrChange w:id="8041" w:author="Tima" w:date="2026-01-17T22:08:00Z">
                  <w:rPr>
                    <w:ins w:id="8042" w:author="Tima" w:date="2026-01-17T18:47:00Z"/>
                    <w:rFonts w:ascii="Times New Roman" w:hAnsi="Times New Roman" w:cs="Times New Roman"/>
                    <w:sz w:val="24"/>
                    <w:lang w:val="en-US"/>
                  </w:rPr>
                </w:rPrChange>
              </w:rPr>
            </w:pPr>
            <w:ins w:id="8043" w:author="Tima" w:date="2026-01-17T18:50:00Z">
              <w:r w:rsidRPr="00134227">
                <w:rPr>
                  <w:rFonts w:ascii="Times New Roman" w:hAnsi="Times New Roman" w:cs="Times New Roman"/>
                  <w:sz w:val="24"/>
                  <w:rPrChange w:id="8044" w:author="Tima" w:date="2026-01-17T22:08:00Z">
                    <w:rPr>
                      <w:rFonts w:ascii="Times New Roman" w:hAnsi="Times New Roman" w:cs="Times New Roman"/>
                      <w:sz w:val="24"/>
                      <w:lang w:val="en-US"/>
                    </w:rPr>
                  </w:rPrChange>
                </w:rPr>
                <w:t>1-6</w:t>
              </w:r>
            </w:ins>
          </w:p>
        </w:tc>
        <w:tc>
          <w:tcPr>
            <w:tcW w:w="1829" w:type="dxa"/>
            <w:tcPrChange w:id="8045" w:author="Tima" w:date="2026-01-17T22:10:00Z">
              <w:tcPr>
                <w:tcW w:w="1829" w:type="dxa"/>
              </w:tcPr>
            </w:tcPrChange>
          </w:tcPr>
          <w:p w14:paraId="2D31FC0B" w14:textId="09857252" w:rsidR="009969F4" w:rsidRDefault="009969F4" w:rsidP="00FA4881">
            <w:pPr>
              <w:rPr>
                <w:ins w:id="8046" w:author="Tima" w:date="2026-01-17T18:47:00Z"/>
                <w:rFonts w:ascii="Times New Roman" w:hAnsi="Times New Roman" w:cs="Times New Roman"/>
                <w:sz w:val="24"/>
              </w:rPr>
            </w:pPr>
            <w:ins w:id="8047" w:author="Tima" w:date="2026-01-17T18:50:00Z">
              <w:r>
                <w:rPr>
                  <w:rFonts w:ascii="Times New Roman" w:hAnsi="Times New Roman" w:cs="Times New Roman"/>
                  <w:sz w:val="24"/>
                </w:rPr>
                <w:t>Формируется в сообщении на шаге 1, повторяется эхом в сообщениях 2, 3 и 4</w:t>
              </w:r>
            </w:ins>
          </w:p>
        </w:tc>
      </w:tr>
      <w:tr w:rsidR="009969F4" w14:paraId="72BA16B2" w14:textId="77777777" w:rsidTr="00134227">
        <w:tblPrEx>
          <w:tblPrExChange w:id="8048" w:author="Tima" w:date="2026-01-17T22:10:00Z">
            <w:tblPrEx>
              <w:tblLayout w:type="fixed"/>
            </w:tblPrEx>
          </w:tblPrExChange>
        </w:tblPrEx>
        <w:trPr>
          <w:ins w:id="8049" w:author="Tima" w:date="2026-01-17T18:47:00Z"/>
        </w:trPr>
        <w:tc>
          <w:tcPr>
            <w:tcW w:w="846" w:type="dxa"/>
            <w:tcPrChange w:id="8050" w:author="Tima" w:date="2026-01-17T22:10:00Z">
              <w:tcPr>
                <w:tcW w:w="846" w:type="dxa"/>
              </w:tcPr>
            </w:tcPrChange>
          </w:tcPr>
          <w:p w14:paraId="19F468EC" w14:textId="298BB3A6" w:rsidR="009969F4" w:rsidRDefault="009969F4">
            <w:pPr>
              <w:rPr>
                <w:ins w:id="8051" w:author="Tima" w:date="2026-01-17T18:47:00Z"/>
                <w:rFonts w:ascii="Times New Roman" w:hAnsi="Times New Roman" w:cs="Times New Roman"/>
                <w:sz w:val="24"/>
              </w:rPr>
            </w:pPr>
            <w:ins w:id="8052" w:author="Tima" w:date="2026-01-17T18:49:00Z">
              <w:r>
                <w:rPr>
                  <w:rFonts w:ascii="Times New Roman" w:hAnsi="Times New Roman" w:cs="Times New Roman"/>
                  <w:sz w:val="24"/>
                </w:rPr>
                <w:t>11</w:t>
              </w:r>
            </w:ins>
          </w:p>
        </w:tc>
        <w:tc>
          <w:tcPr>
            <w:tcW w:w="1417" w:type="dxa"/>
            <w:tcPrChange w:id="8053" w:author="Tima" w:date="2026-01-17T22:10:00Z">
              <w:tcPr>
                <w:tcW w:w="1886" w:type="dxa"/>
                <w:gridSpan w:val="2"/>
              </w:tcPr>
            </w:tcPrChange>
          </w:tcPr>
          <w:p w14:paraId="5069DF0E" w14:textId="271B5C35" w:rsidR="009969F4" w:rsidRDefault="009969F4">
            <w:pPr>
              <w:rPr>
                <w:ins w:id="8054" w:author="Tima" w:date="2026-01-17T18:47:00Z"/>
                <w:rFonts w:ascii="Times New Roman" w:hAnsi="Times New Roman" w:cs="Times New Roman"/>
                <w:sz w:val="24"/>
              </w:rPr>
            </w:pPr>
            <w:ins w:id="8055" w:author="Tima" w:date="2026-01-17T18:51:00Z">
              <w:r>
                <w:rPr>
                  <w:rFonts w:ascii="Times New Roman" w:hAnsi="Times New Roman" w:cs="Times New Roman"/>
                  <w:sz w:val="24"/>
                </w:rPr>
                <w:t>Номер счёта сервиса в банке</w:t>
              </w:r>
            </w:ins>
          </w:p>
        </w:tc>
        <w:tc>
          <w:tcPr>
            <w:tcW w:w="2552" w:type="dxa"/>
            <w:tcPrChange w:id="8056" w:author="Tima" w:date="2026-01-17T22:10:00Z">
              <w:tcPr>
                <w:tcW w:w="1671" w:type="dxa"/>
                <w:gridSpan w:val="2"/>
              </w:tcPr>
            </w:tcPrChange>
          </w:tcPr>
          <w:p w14:paraId="089EF435" w14:textId="165F0D73" w:rsidR="009969F4" w:rsidRDefault="009969F4" w:rsidP="001C1AB9">
            <w:pPr>
              <w:rPr>
                <w:ins w:id="8057" w:author="Tima" w:date="2026-01-17T18:47:00Z"/>
                <w:rFonts w:ascii="Times New Roman" w:hAnsi="Times New Roman" w:cs="Times New Roman"/>
                <w:sz w:val="24"/>
              </w:rPr>
            </w:pPr>
            <w:ins w:id="8058" w:author="Tima" w:date="2026-01-17T18:51:00Z">
              <w:r>
                <w:rPr>
                  <w:rFonts w:ascii="Times New Roman" w:hAnsi="Times New Roman" w:cs="Times New Roman"/>
                  <w:sz w:val="24"/>
                </w:rPr>
                <w:t xml:space="preserve">Используется для поручения банку сервиса на перевод комиссии за выпуск или погашение записей о </w:t>
              </w:r>
            </w:ins>
            <w:ins w:id="8059" w:author="Tima" w:date="2026-01-17T18:52:00Z">
              <w:r>
                <w:rPr>
                  <w:rFonts w:ascii="Times New Roman" w:hAnsi="Times New Roman" w:cs="Times New Roman"/>
                  <w:sz w:val="24"/>
                </w:rPr>
                <w:t>ЦФА на расчётный счёт ОИС</w:t>
              </w:r>
            </w:ins>
          </w:p>
        </w:tc>
        <w:tc>
          <w:tcPr>
            <w:tcW w:w="1191" w:type="dxa"/>
            <w:tcPrChange w:id="8060" w:author="Tima" w:date="2026-01-17T22:10:00Z">
              <w:tcPr>
                <w:tcW w:w="1603" w:type="dxa"/>
                <w:gridSpan w:val="3"/>
              </w:tcPr>
            </w:tcPrChange>
          </w:tcPr>
          <w:p w14:paraId="550B39BE" w14:textId="5B551CEB" w:rsidR="009969F4" w:rsidRPr="009969F4" w:rsidRDefault="009969F4">
            <w:pPr>
              <w:rPr>
                <w:ins w:id="8061" w:author="Tima" w:date="2026-01-17T18:47:00Z"/>
                <w:rFonts w:ascii="Times New Roman" w:hAnsi="Times New Roman" w:cs="Times New Roman"/>
                <w:sz w:val="24"/>
                <w:rPrChange w:id="8062" w:author="Tima" w:date="2026-01-17T18:52:00Z">
                  <w:rPr>
                    <w:ins w:id="8063" w:author="Tima" w:date="2026-01-17T18:47:00Z"/>
                    <w:rFonts w:ascii="Times New Roman" w:hAnsi="Times New Roman" w:cs="Times New Roman"/>
                    <w:sz w:val="24"/>
                    <w:lang w:val="en-US"/>
                  </w:rPr>
                </w:rPrChange>
              </w:rPr>
            </w:pPr>
            <w:ins w:id="8064" w:author="Tima" w:date="2026-01-17T18:52:00Z">
              <w:r>
                <w:rPr>
                  <w:rFonts w:ascii="Times New Roman" w:hAnsi="Times New Roman" w:cs="Times New Roman"/>
                  <w:sz w:val="24"/>
                  <w:lang w:val="en-US"/>
                </w:rPr>
                <w:t>n</w:t>
              </w:r>
            </w:ins>
          </w:p>
        </w:tc>
        <w:tc>
          <w:tcPr>
            <w:tcW w:w="1510" w:type="dxa"/>
            <w:tcPrChange w:id="8065" w:author="Tima" w:date="2026-01-17T22:10:00Z">
              <w:tcPr>
                <w:tcW w:w="1510" w:type="dxa"/>
                <w:gridSpan w:val="2"/>
              </w:tcPr>
            </w:tcPrChange>
          </w:tcPr>
          <w:p w14:paraId="2AB31979" w14:textId="06AE2DC1" w:rsidR="009969F4" w:rsidRPr="009969F4" w:rsidRDefault="009969F4">
            <w:pPr>
              <w:rPr>
                <w:ins w:id="8066" w:author="Tima" w:date="2026-01-17T18:47:00Z"/>
                <w:rFonts w:ascii="Times New Roman" w:hAnsi="Times New Roman" w:cs="Times New Roman"/>
                <w:sz w:val="24"/>
                <w:rPrChange w:id="8067" w:author="Tima" w:date="2026-01-17T18:49:00Z">
                  <w:rPr>
                    <w:ins w:id="8068" w:author="Tima" w:date="2026-01-17T18:47:00Z"/>
                    <w:rFonts w:ascii="Times New Roman" w:hAnsi="Times New Roman" w:cs="Times New Roman"/>
                    <w:sz w:val="24"/>
                    <w:lang w:val="en-US"/>
                  </w:rPr>
                </w:rPrChange>
              </w:rPr>
            </w:pPr>
            <w:ins w:id="8069" w:author="Tima" w:date="2026-01-17T18:52:00Z">
              <w:r>
                <w:rPr>
                  <w:rFonts w:ascii="Times New Roman" w:hAnsi="Times New Roman" w:cs="Times New Roman"/>
                  <w:sz w:val="24"/>
                </w:rPr>
                <w:t>20</w:t>
              </w:r>
            </w:ins>
          </w:p>
        </w:tc>
        <w:tc>
          <w:tcPr>
            <w:tcW w:w="1829" w:type="dxa"/>
            <w:tcPrChange w:id="8070" w:author="Tima" w:date="2026-01-17T22:10:00Z">
              <w:tcPr>
                <w:tcW w:w="1829" w:type="dxa"/>
              </w:tcPr>
            </w:tcPrChange>
          </w:tcPr>
          <w:p w14:paraId="33E4FC91" w14:textId="6AA0C366" w:rsidR="009969F4" w:rsidRDefault="009969F4">
            <w:pPr>
              <w:rPr>
                <w:ins w:id="8071" w:author="Tima" w:date="2026-01-17T18:47:00Z"/>
                <w:rFonts w:ascii="Times New Roman" w:hAnsi="Times New Roman" w:cs="Times New Roman"/>
                <w:sz w:val="24"/>
              </w:rPr>
            </w:pPr>
            <w:ins w:id="8072" w:author="Tima" w:date="2026-01-17T18:52:00Z">
              <w:r>
                <w:rPr>
                  <w:rFonts w:ascii="Times New Roman" w:hAnsi="Times New Roman" w:cs="Times New Roman"/>
                  <w:sz w:val="24"/>
                </w:rPr>
                <w:t>Формируется в сообщении на шаге 2</w:t>
              </w:r>
            </w:ins>
            <w:ins w:id="8073" w:author="Tima" w:date="2026-01-17T18:53:00Z">
              <w:r>
                <w:rPr>
                  <w:rFonts w:ascii="Times New Roman" w:hAnsi="Times New Roman" w:cs="Times New Roman"/>
                  <w:sz w:val="24"/>
                </w:rPr>
                <w:t>, повторяется эхом в сообщении на шаге 3</w:t>
              </w:r>
            </w:ins>
          </w:p>
        </w:tc>
      </w:tr>
      <w:tr w:rsidR="009969F4" w14:paraId="0E569C82" w14:textId="77777777" w:rsidTr="00134227">
        <w:tblPrEx>
          <w:tblPrExChange w:id="8074" w:author="Tima" w:date="2026-01-17T22:10:00Z">
            <w:tblPrEx>
              <w:tblLayout w:type="fixed"/>
            </w:tblPrEx>
          </w:tblPrExChange>
        </w:tblPrEx>
        <w:trPr>
          <w:ins w:id="8075" w:author="Tima" w:date="2026-01-17T18:47:00Z"/>
        </w:trPr>
        <w:tc>
          <w:tcPr>
            <w:tcW w:w="846" w:type="dxa"/>
            <w:tcPrChange w:id="8076" w:author="Tima" w:date="2026-01-17T22:10:00Z">
              <w:tcPr>
                <w:tcW w:w="846" w:type="dxa"/>
              </w:tcPr>
            </w:tcPrChange>
          </w:tcPr>
          <w:p w14:paraId="6DD82B3A" w14:textId="4796FAC6" w:rsidR="009969F4" w:rsidRDefault="009969F4" w:rsidP="009969F4">
            <w:pPr>
              <w:rPr>
                <w:ins w:id="8077" w:author="Tima" w:date="2026-01-17T18:47:00Z"/>
                <w:rFonts w:ascii="Times New Roman" w:hAnsi="Times New Roman" w:cs="Times New Roman"/>
                <w:sz w:val="24"/>
              </w:rPr>
            </w:pPr>
            <w:ins w:id="8078" w:author="Tima" w:date="2026-01-17T18:54:00Z">
              <w:r>
                <w:rPr>
                  <w:rFonts w:ascii="Times New Roman" w:hAnsi="Times New Roman" w:cs="Times New Roman"/>
                  <w:sz w:val="24"/>
                </w:rPr>
                <w:t>12</w:t>
              </w:r>
            </w:ins>
          </w:p>
        </w:tc>
        <w:tc>
          <w:tcPr>
            <w:tcW w:w="1417" w:type="dxa"/>
            <w:tcPrChange w:id="8079" w:author="Tima" w:date="2026-01-17T22:10:00Z">
              <w:tcPr>
                <w:tcW w:w="1886" w:type="dxa"/>
                <w:gridSpan w:val="2"/>
              </w:tcPr>
            </w:tcPrChange>
          </w:tcPr>
          <w:p w14:paraId="18FF4DCD" w14:textId="12AE25EC" w:rsidR="009969F4" w:rsidRDefault="009969F4" w:rsidP="009969F4">
            <w:pPr>
              <w:rPr>
                <w:ins w:id="8080" w:author="Tima" w:date="2026-01-17T18:47:00Z"/>
                <w:rFonts w:ascii="Times New Roman" w:hAnsi="Times New Roman" w:cs="Times New Roman"/>
                <w:sz w:val="24"/>
              </w:rPr>
            </w:pPr>
            <w:ins w:id="8081" w:author="Tima" w:date="2026-01-17T18:54:00Z">
              <w:r>
                <w:rPr>
                  <w:rFonts w:ascii="Times New Roman" w:hAnsi="Times New Roman" w:cs="Times New Roman"/>
                  <w:sz w:val="24"/>
                </w:rPr>
                <w:t>Номер расчётного счёта ОИС</w:t>
              </w:r>
            </w:ins>
          </w:p>
        </w:tc>
        <w:tc>
          <w:tcPr>
            <w:tcW w:w="2552" w:type="dxa"/>
            <w:tcPrChange w:id="8082" w:author="Tima" w:date="2026-01-17T22:10:00Z">
              <w:tcPr>
                <w:tcW w:w="1671" w:type="dxa"/>
                <w:gridSpan w:val="2"/>
              </w:tcPr>
            </w:tcPrChange>
          </w:tcPr>
          <w:p w14:paraId="15588386" w14:textId="70FFBE96" w:rsidR="009969F4" w:rsidRDefault="009969F4" w:rsidP="009969F4">
            <w:pPr>
              <w:rPr>
                <w:ins w:id="8083" w:author="Tima" w:date="2026-01-17T18:47:00Z"/>
                <w:rFonts w:ascii="Times New Roman" w:hAnsi="Times New Roman" w:cs="Times New Roman"/>
                <w:sz w:val="24"/>
              </w:rPr>
            </w:pPr>
            <w:ins w:id="8084" w:author="Tima" w:date="2026-01-17T18:54:00Z">
              <w:r>
                <w:rPr>
                  <w:rFonts w:ascii="Times New Roman" w:hAnsi="Times New Roman" w:cs="Times New Roman"/>
                  <w:sz w:val="24"/>
                </w:rPr>
                <w:t>Используется для совершения перевода комиссии за выпуск или погашение записей о ЦФА</w:t>
              </w:r>
            </w:ins>
          </w:p>
        </w:tc>
        <w:tc>
          <w:tcPr>
            <w:tcW w:w="1191" w:type="dxa"/>
            <w:tcPrChange w:id="8085" w:author="Tima" w:date="2026-01-17T22:10:00Z">
              <w:tcPr>
                <w:tcW w:w="1603" w:type="dxa"/>
                <w:gridSpan w:val="3"/>
              </w:tcPr>
            </w:tcPrChange>
          </w:tcPr>
          <w:p w14:paraId="7FBA5B2E" w14:textId="4D816D29" w:rsidR="009969F4" w:rsidRPr="00FA4881" w:rsidRDefault="009969F4" w:rsidP="009969F4">
            <w:pPr>
              <w:rPr>
                <w:ins w:id="8086" w:author="Tima" w:date="2026-01-17T18:47:00Z"/>
                <w:rFonts w:ascii="Times New Roman" w:hAnsi="Times New Roman" w:cs="Times New Roman"/>
                <w:sz w:val="24"/>
                <w:lang w:val="en-US"/>
              </w:rPr>
            </w:pPr>
            <w:ins w:id="8087" w:author="Tima" w:date="2026-01-17T18:54:00Z">
              <w:r>
                <w:rPr>
                  <w:rFonts w:ascii="Times New Roman" w:hAnsi="Times New Roman" w:cs="Times New Roman"/>
                  <w:sz w:val="24"/>
                  <w:lang w:val="en-US"/>
                </w:rPr>
                <w:t>n</w:t>
              </w:r>
            </w:ins>
          </w:p>
        </w:tc>
        <w:tc>
          <w:tcPr>
            <w:tcW w:w="1510" w:type="dxa"/>
            <w:tcPrChange w:id="8088" w:author="Tima" w:date="2026-01-17T22:10:00Z">
              <w:tcPr>
                <w:tcW w:w="1510" w:type="dxa"/>
                <w:gridSpan w:val="2"/>
              </w:tcPr>
            </w:tcPrChange>
          </w:tcPr>
          <w:p w14:paraId="2B48FA0F" w14:textId="09A3D2B1" w:rsidR="009969F4" w:rsidRPr="009969F4" w:rsidRDefault="009969F4" w:rsidP="009969F4">
            <w:pPr>
              <w:rPr>
                <w:ins w:id="8089" w:author="Tima" w:date="2026-01-17T18:47:00Z"/>
                <w:rFonts w:ascii="Times New Roman" w:hAnsi="Times New Roman" w:cs="Times New Roman"/>
                <w:sz w:val="24"/>
                <w:rPrChange w:id="8090" w:author="Tima" w:date="2026-01-17T18:49:00Z">
                  <w:rPr>
                    <w:ins w:id="8091" w:author="Tima" w:date="2026-01-17T18:47:00Z"/>
                    <w:rFonts w:ascii="Times New Roman" w:hAnsi="Times New Roman" w:cs="Times New Roman"/>
                    <w:sz w:val="24"/>
                    <w:lang w:val="en-US"/>
                  </w:rPr>
                </w:rPrChange>
              </w:rPr>
            </w:pPr>
            <w:ins w:id="8092" w:author="Tima" w:date="2026-01-17T18:54:00Z">
              <w:r>
                <w:rPr>
                  <w:rFonts w:ascii="Times New Roman" w:hAnsi="Times New Roman" w:cs="Times New Roman"/>
                  <w:sz w:val="24"/>
                </w:rPr>
                <w:t>20</w:t>
              </w:r>
            </w:ins>
          </w:p>
        </w:tc>
        <w:tc>
          <w:tcPr>
            <w:tcW w:w="1829" w:type="dxa"/>
            <w:tcPrChange w:id="8093" w:author="Tima" w:date="2026-01-17T22:10:00Z">
              <w:tcPr>
                <w:tcW w:w="1829" w:type="dxa"/>
              </w:tcPr>
            </w:tcPrChange>
          </w:tcPr>
          <w:p w14:paraId="29ADDF27" w14:textId="1AC7B3A4" w:rsidR="009969F4" w:rsidRDefault="009969F4" w:rsidP="009969F4">
            <w:pPr>
              <w:rPr>
                <w:ins w:id="8094" w:author="Tima" w:date="2026-01-17T18:47:00Z"/>
                <w:rFonts w:ascii="Times New Roman" w:hAnsi="Times New Roman" w:cs="Times New Roman"/>
                <w:sz w:val="24"/>
              </w:rPr>
            </w:pPr>
            <w:ins w:id="8095" w:author="Tima" w:date="2026-01-17T18:55:00Z">
              <w:r>
                <w:rPr>
                  <w:rFonts w:ascii="Times New Roman" w:hAnsi="Times New Roman" w:cs="Times New Roman"/>
                  <w:sz w:val="24"/>
                </w:rPr>
                <w:t xml:space="preserve">Формируется в сообщении на шаге 2, повторяется эхом в </w:t>
              </w:r>
              <w:r>
                <w:rPr>
                  <w:rFonts w:ascii="Times New Roman" w:hAnsi="Times New Roman" w:cs="Times New Roman"/>
                  <w:sz w:val="24"/>
                </w:rPr>
                <w:lastRenderedPageBreak/>
                <w:t>сообщении на шаге 3</w:t>
              </w:r>
            </w:ins>
          </w:p>
        </w:tc>
      </w:tr>
      <w:tr w:rsidR="009969F4" w14:paraId="5F567AEE" w14:textId="77777777" w:rsidTr="00134227">
        <w:tblPrEx>
          <w:tblPrExChange w:id="8096" w:author="Tima" w:date="2026-01-17T22:10:00Z">
            <w:tblPrEx>
              <w:tblLayout w:type="fixed"/>
            </w:tblPrEx>
          </w:tblPrExChange>
        </w:tblPrEx>
        <w:trPr>
          <w:ins w:id="8097" w:author="Tima" w:date="2026-01-17T18:56:00Z"/>
        </w:trPr>
        <w:tc>
          <w:tcPr>
            <w:tcW w:w="846" w:type="dxa"/>
            <w:tcPrChange w:id="8098" w:author="Tima" w:date="2026-01-17T22:10:00Z">
              <w:tcPr>
                <w:tcW w:w="846" w:type="dxa"/>
              </w:tcPr>
            </w:tcPrChange>
          </w:tcPr>
          <w:p w14:paraId="50EDF98B" w14:textId="779646EC" w:rsidR="009969F4" w:rsidRDefault="009969F4" w:rsidP="009969F4">
            <w:pPr>
              <w:rPr>
                <w:ins w:id="8099" w:author="Tima" w:date="2026-01-17T18:56:00Z"/>
                <w:rFonts w:ascii="Times New Roman" w:hAnsi="Times New Roman" w:cs="Times New Roman"/>
                <w:sz w:val="24"/>
              </w:rPr>
            </w:pPr>
            <w:ins w:id="8100" w:author="Tima" w:date="2026-01-17T18:56:00Z">
              <w:r>
                <w:rPr>
                  <w:rFonts w:ascii="Times New Roman" w:hAnsi="Times New Roman" w:cs="Times New Roman"/>
                  <w:sz w:val="24"/>
                </w:rPr>
                <w:lastRenderedPageBreak/>
                <w:t>13</w:t>
              </w:r>
            </w:ins>
          </w:p>
        </w:tc>
        <w:tc>
          <w:tcPr>
            <w:tcW w:w="1417" w:type="dxa"/>
            <w:tcPrChange w:id="8101" w:author="Tima" w:date="2026-01-17T22:10:00Z">
              <w:tcPr>
                <w:tcW w:w="1886" w:type="dxa"/>
                <w:gridSpan w:val="2"/>
              </w:tcPr>
            </w:tcPrChange>
          </w:tcPr>
          <w:p w14:paraId="548B188B" w14:textId="4BF9E017" w:rsidR="009969F4" w:rsidRDefault="00134227" w:rsidP="00FA4881">
            <w:pPr>
              <w:rPr>
                <w:ins w:id="8102" w:author="Tima" w:date="2026-01-17T18:56:00Z"/>
                <w:rFonts w:ascii="Times New Roman" w:hAnsi="Times New Roman" w:cs="Times New Roman"/>
                <w:sz w:val="24"/>
              </w:rPr>
            </w:pPr>
            <w:ins w:id="8103" w:author="Tima" w:date="2026-01-17T18:56:00Z">
              <w:r>
                <w:rPr>
                  <w:rFonts w:ascii="Times New Roman" w:hAnsi="Times New Roman" w:cs="Times New Roman"/>
                  <w:sz w:val="24"/>
                </w:rPr>
                <w:t>Статус перевода</w:t>
              </w:r>
            </w:ins>
          </w:p>
        </w:tc>
        <w:tc>
          <w:tcPr>
            <w:tcW w:w="2552" w:type="dxa"/>
            <w:tcPrChange w:id="8104" w:author="Tima" w:date="2026-01-17T22:10:00Z">
              <w:tcPr>
                <w:tcW w:w="1671" w:type="dxa"/>
                <w:gridSpan w:val="2"/>
              </w:tcPr>
            </w:tcPrChange>
          </w:tcPr>
          <w:p w14:paraId="77397E89" w14:textId="7C7812DD" w:rsidR="009969F4" w:rsidRDefault="009969F4" w:rsidP="009969F4">
            <w:pPr>
              <w:rPr>
                <w:ins w:id="8105" w:author="Tima" w:date="2026-01-17T18:56:00Z"/>
                <w:rFonts w:ascii="Times New Roman" w:hAnsi="Times New Roman" w:cs="Times New Roman"/>
                <w:sz w:val="24"/>
              </w:rPr>
            </w:pPr>
            <w:ins w:id="8106" w:author="Tima" w:date="2026-01-17T18:56:00Z">
              <w:r>
                <w:rPr>
                  <w:rFonts w:ascii="Times New Roman" w:hAnsi="Times New Roman" w:cs="Times New Roman"/>
                  <w:sz w:val="24"/>
                </w:rPr>
                <w:t>Используется для</w:t>
              </w:r>
              <w:r w:rsidR="00716DAD">
                <w:rPr>
                  <w:rFonts w:ascii="Times New Roman" w:hAnsi="Times New Roman" w:cs="Times New Roman"/>
                  <w:sz w:val="24"/>
                </w:rPr>
                <w:t xml:space="preserve"> определения типа сообщения </w:t>
              </w:r>
            </w:ins>
            <w:ins w:id="8107" w:author="Tima" w:date="2026-01-17T18:57:00Z">
              <w:r w:rsidR="00716DAD">
                <w:rPr>
                  <w:rFonts w:ascii="Times New Roman" w:hAnsi="Times New Roman" w:cs="Times New Roman"/>
                  <w:sz w:val="24"/>
                </w:rPr>
                <w:t>(запрос или уведомление)</w:t>
              </w:r>
            </w:ins>
          </w:p>
        </w:tc>
        <w:tc>
          <w:tcPr>
            <w:tcW w:w="1191" w:type="dxa"/>
            <w:tcPrChange w:id="8108" w:author="Tima" w:date="2026-01-17T22:10:00Z">
              <w:tcPr>
                <w:tcW w:w="1603" w:type="dxa"/>
                <w:gridSpan w:val="3"/>
              </w:tcPr>
            </w:tcPrChange>
          </w:tcPr>
          <w:p w14:paraId="73B83924" w14:textId="723F2A5B" w:rsidR="009969F4" w:rsidRPr="00FA4881" w:rsidRDefault="00716DAD" w:rsidP="009969F4">
            <w:pPr>
              <w:rPr>
                <w:ins w:id="8109" w:author="Tima" w:date="2026-01-17T18:56:00Z"/>
                <w:rFonts w:ascii="Times New Roman" w:hAnsi="Times New Roman" w:cs="Times New Roman"/>
                <w:sz w:val="24"/>
                <w:lang w:val="en-US"/>
              </w:rPr>
            </w:pPr>
            <w:ins w:id="8110" w:author="Tima" w:date="2026-01-17T18:57:00Z">
              <w:r>
                <w:rPr>
                  <w:rFonts w:ascii="Times New Roman" w:hAnsi="Times New Roman" w:cs="Times New Roman"/>
                  <w:sz w:val="24"/>
                  <w:lang w:val="en-US"/>
                </w:rPr>
                <w:t>n</w:t>
              </w:r>
            </w:ins>
          </w:p>
        </w:tc>
        <w:tc>
          <w:tcPr>
            <w:tcW w:w="1510" w:type="dxa"/>
            <w:tcPrChange w:id="8111" w:author="Tima" w:date="2026-01-17T22:10:00Z">
              <w:tcPr>
                <w:tcW w:w="1510" w:type="dxa"/>
                <w:gridSpan w:val="2"/>
              </w:tcPr>
            </w:tcPrChange>
          </w:tcPr>
          <w:p w14:paraId="60BBAAD1" w14:textId="77777777" w:rsidR="00716DAD" w:rsidRDefault="00716DAD" w:rsidP="009969F4">
            <w:pPr>
              <w:rPr>
                <w:ins w:id="8112" w:author="Tima" w:date="2026-01-17T18:57:00Z"/>
                <w:rFonts w:ascii="Times New Roman" w:hAnsi="Times New Roman" w:cs="Times New Roman"/>
                <w:sz w:val="24"/>
              </w:rPr>
            </w:pPr>
            <w:ins w:id="8113" w:author="Tima" w:date="2026-01-17T18:57:00Z">
              <w:r w:rsidRPr="00716DAD">
                <w:rPr>
                  <w:rFonts w:ascii="Times New Roman" w:hAnsi="Times New Roman" w:cs="Times New Roman"/>
                  <w:sz w:val="24"/>
                  <w:rPrChange w:id="8114" w:author="Tima" w:date="2026-01-17T18:58:00Z">
                    <w:rPr>
                      <w:rFonts w:ascii="Times New Roman" w:hAnsi="Times New Roman" w:cs="Times New Roman"/>
                      <w:sz w:val="24"/>
                      <w:lang w:val="en-US"/>
                    </w:rPr>
                  </w:rPrChange>
                </w:rPr>
                <w:t xml:space="preserve">2 – </w:t>
              </w:r>
              <w:r>
                <w:rPr>
                  <w:rFonts w:ascii="Times New Roman" w:hAnsi="Times New Roman" w:cs="Times New Roman"/>
                  <w:sz w:val="24"/>
                </w:rPr>
                <w:t>запрос на перевод;</w:t>
              </w:r>
            </w:ins>
          </w:p>
          <w:p w14:paraId="20E4FB14" w14:textId="149CDC49" w:rsidR="009969F4" w:rsidRDefault="00716DAD" w:rsidP="009969F4">
            <w:pPr>
              <w:rPr>
                <w:ins w:id="8115" w:author="Tima" w:date="2026-01-17T18:57:00Z"/>
                <w:rFonts w:ascii="Times New Roman" w:hAnsi="Times New Roman" w:cs="Times New Roman"/>
                <w:sz w:val="24"/>
              </w:rPr>
            </w:pPr>
            <w:ins w:id="8116" w:author="Tima" w:date="2026-01-17T18:57:00Z">
              <w:r>
                <w:rPr>
                  <w:rFonts w:ascii="Times New Roman" w:hAnsi="Times New Roman" w:cs="Times New Roman"/>
                  <w:sz w:val="24"/>
                </w:rPr>
                <w:t>3 – уведомление об успешном списании</w:t>
              </w:r>
            </w:ins>
          </w:p>
          <w:p w14:paraId="7D74FF27" w14:textId="179CF2CD" w:rsidR="00716DAD" w:rsidRPr="00FA4881" w:rsidRDefault="00716DAD" w:rsidP="00FA4881">
            <w:pPr>
              <w:rPr>
                <w:ins w:id="8117" w:author="Tima" w:date="2026-01-17T18:56:00Z"/>
                <w:rFonts w:ascii="Times New Roman" w:hAnsi="Times New Roman" w:cs="Times New Roman"/>
                <w:sz w:val="24"/>
              </w:rPr>
            </w:pPr>
            <w:ins w:id="8118" w:author="Tima" w:date="2026-01-17T18:58:00Z">
              <w:r>
                <w:rPr>
                  <w:rFonts w:ascii="Times New Roman" w:hAnsi="Times New Roman" w:cs="Times New Roman"/>
                  <w:sz w:val="24"/>
                </w:rPr>
                <w:t>4 – уведомление о недостатке баланса для осуществления перевода</w:t>
              </w:r>
            </w:ins>
          </w:p>
        </w:tc>
        <w:tc>
          <w:tcPr>
            <w:tcW w:w="1829" w:type="dxa"/>
            <w:tcPrChange w:id="8119" w:author="Tima" w:date="2026-01-17T22:10:00Z">
              <w:tcPr>
                <w:tcW w:w="1829" w:type="dxa"/>
              </w:tcPr>
            </w:tcPrChange>
          </w:tcPr>
          <w:p w14:paraId="0C6D7CB9" w14:textId="012DE584" w:rsidR="009969F4" w:rsidRDefault="00716DAD" w:rsidP="009969F4">
            <w:pPr>
              <w:rPr>
                <w:ins w:id="8120" w:author="Tima" w:date="2026-01-17T18:56:00Z"/>
                <w:rFonts w:ascii="Times New Roman" w:hAnsi="Times New Roman" w:cs="Times New Roman"/>
                <w:sz w:val="24"/>
              </w:rPr>
            </w:pPr>
            <w:ins w:id="8121" w:author="Tima" w:date="2026-01-17T18:58:00Z">
              <w:r>
                <w:rPr>
                  <w:rFonts w:ascii="Times New Roman" w:hAnsi="Times New Roman" w:cs="Times New Roman"/>
                  <w:sz w:val="24"/>
                </w:rPr>
                <w:t>Формируется в сообщениях на шагах 2 и 3</w:t>
              </w:r>
            </w:ins>
          </w:p>
        </w:tc>
      </w:tr>
      <w:tr w:rsidR="00716DAD" w14:paraId="2DAC6E5A" w14:textId="77777777" w:rsidTr="00134227">
        <w:tblPrEx>
          <w:tblPrExChange w:id="8122" w:author="Tima" w:date="2026-01-17T22:10:00Z">
            <w:tblPrEx>
              <w:tblLayout w:type="fixed"/>
            </w:tblPrEx>
          </w:tblPrExChange>
        </w:tblPrEx>
        <w:trPr>
          <w:ins w:id="8123" w:author="Tima" w:date="2026-01-17T18:59:00Z"/>
        </w:trPr>
        <w:tc>
          <w:tcPr>
            <w:tcW w:w="846" w:type="dxa"/>
            <w:tcPrChange w:id="8124" w:author="Tima" w:date="2026-01-17T22:10:00Z">
              <w:tcPr>
                <w:tcW w:w="846" w:type="dxa"/>
              </w:tcPr>
            </w:tcPrChange>
          </w:tcPr>
          <w:p w14:paraId="0472F069" w14:textId="0EFE5E33" w:rsidR="00716DAD" w:rsidRDefault="00716DAD" w:rsidP="009969F4">
            <w:pPr>
              <w:rPr>
                <w:ins w:id="8125" w:author="Tima" w:date="2026-01-17T18:59:00Z"/>
                <w:rFonts w:ascii="Times New Roman" w:hAnsi="Times New Roman" w:cs="Times New Roman"/>
                <w:sz w:val="24"/>
              </w:rPr>
            </w:pPr>
            <w:ins w:id="8126" w:author="Tima" w:date="2026-01-17T18:59:00Z">
              <w:r>
                <w:rPr>
                  <w:rFonts w:ascii="Times New Roman" w:hAnsi="Times New Roman" w:cs="Times New Roman"/>
                  <w:sz w:val="24"/>
                </w:rPr>
                <w:t>14</w:t>
              </w:r>
            </w:ins>
          </w:p>
        </w:tc>
        <w:tc>
          <w:tcPr>
            <w:tcW w:w="1417" w:type="dxa"/>
            <w:tcPrChange w:id="8127" w:author="Tima" w:date="2026-01-17T22:10:00Z">
              <w:tcPr>
                <w:tcW w:w="1886" w:type="dxa"/>
                <w:gridSpan w:val="2"/>
              </w:tcPr>
            </w:tcPrChange>
          </w:tcPr>
          <w:p w14:paraId="487D8EB0" w14:textId="56D8BC34" w:rsidR="00716DAD" w:rsidRDefault="00716DAD" w:rsidP="00FA4881">
            <w:pPr>
              <w:rPr>
                <w:ins w:id="8128" w:author="Tima" w:date="2026-01-17T18:59:00Z"/>
                <w:rFonts w:ascii="Times New Roman" w:hAnsi="Times New Roman" w:cs="Times New Roman"/>
                <w:sz w:val="24"/>
              </w:rPr>
            </w:pPr>
            <w:ins w:id="8129" w:author="Tima" w:date="2026-01-17T19:00:00Z">
              <w:r>
                <w:rPr>
                  <w:rFonts w:ascii="Times New Roman" w:hAnsi="Times New Roman" w:cs="Times New Roman"/>
                  <w:sz w:val="24"/>
                </w:rPr>
                <w:t>Статус оплаты комиссии</w:t>
              </w:r>
            </w:ins>
            <w:ins w:id="8130" w:author="Tima" w:date="2026-01-17T22:09:00Z">
              <w:r w:rsidR="00134227">
                <w:rPr>
                  <w:rFonts w:ascii="Times New Roman" w:hAnsi="Times New Roman" w:cs="Times New Roman"/>
                  <w:sz w:val="24"/>
                </w:rPr>
                <w:t xml:space="preserve"> ОИС</w:t>
              </w:r>
            </w:ins>
            <w:ins w:id="8131" w:author="Tima" w:date="2026-01-17T19:00:00Z">
              <w:r w:rsidR="00134227">
                <w:rPr>
                  <w:rFonts w:ascii="Times New Roman" w:hAnsi="Times New Roman" w:cs="Times New Roman"/>
                  <w:sz w:val="24"/>
                </w:rPr>
                <w:t xml:space="preserve"> за выпуск ЦФА</w:t>
              </w:r>
            </w:ins>
          </w:p>
        </w:tc>
        <w:tc>
          <w:tcPr>
            <w:tcW w:w="2552" w:type="dxa"/>
            <w:tcPrChange w:id="8132" w:author="Tima" w:date="2026-01-17T22:10:00Z">
              <w:tcPr>
                <w:tcW w:w="1671" w:type="dxa"/>
                <w:gridSpan w:val="2"/>
              </w:tcPr>
            </w:tcPrChange>
          </w:tcPr>
          <w:p w14:paraId="13D7C5AA" w14:textId="5F90F825" w:rsidR="00716DAD" w:rsidRDefault="00716DAD" w:rsidP="009969F4">
            <w:pPr>
              <w:rPr>
                <w:ins w:id="8133" w:author="Tima" w:date="2026-01-17T18:59:00Z"/>
                <w:rFonts w:ascii="Times New Roman" w:hAnsi="Times New Roman" w:cs="Times New Roman"/>
                <w:sz w:val="24"/>
              </w:rPr>
            </w:pPr>
            <w:ins w:id="8134" w:author="Tima" w:date="2026-01-17T19:00:00Z">
              <w:r>
                <w:rPr>
                  <w:rFonts w:ascii="Times New Roman" w:hAnsi="Times New Roman" w:cs="Times New Roman"/>
                  <w:sz w:val="24"/>
                </w:rPr>
                <w:t xml:space="preserve">Используется для сообщения </w:t>
              </w:r>
            </w:ins>
            <w:ins w:id="8135" w:author="Tima" w:date="2026-01-17T19:01:00Z">
              <w:r>
                <w:rPr>
                  <w:rFonts w:ascii="Times New Roman" w:hAnsi="Times New Roman" w:cs="Times New Roman"/>
                  <w:sz w:val="24"/>
                </w:rPr>
                <w:t>ОИС об уплате или неуплате комиссии за выпуск или погашение записей о ЦФА</w:t>
              </w:r>
            </w:ins>
          </w:p>
        </w:tc>
        <w:tc>
          <w:tcPr>
            <w:tcW w:w="1191" w:type="dxa"/>
            <w:tcPrChange w:id="8136" w:author="Tima" w:date="2026-01-17T22:10:00Z">
              <w:tcPr>
                <w:tcW w:w="1603" w:type="dxa"/>
                <w:gridSpan w:val="3"/>
              </w:tcPr>
            </w:tcPrChange>
          </w:tcPr>
          <w:p w14:paraId="57C6C86C" w14:textId="721BBBEE" w:rsidR="00716DAD" w:rsidRPr="00FA4881" w:rsidRDefault="00716DAD" w:rsidP="009969F4">
            <w:pPr>
              <w:rPr>
                <w:ins w:id="8137" w:author="Tima" w:date="2026-01-17T18:59:00Z"/>
                <w:rFonts w:ascii="Times New Roman" w:hAnsi="Times New Roman" w:cs="Times New Roman"/>
                <w:sz w:val="24"/>
                <w:lang w:val="en-US"/>
              </w:rPr>
            </w:pPr>
            <w:ins w:id="8138" w:author="Tima" w:date="2026-01-17T19:01:00Z">
              <w:r>
                <w:rPr>
                  <w:rFonts w:ascii="Times New Roman" w:hAnsi="Times New Roman" w:cs="Times New Roman"/>
                  <w:sz w:val="24"/>
                  <w:lang w:val="en-US"/>
                </w:rPr>
                <w:t>n</w:t>
              </w:r>
            </w:ins>
          </w:p>
        </w:tc>
        <w:tc>
          <w:tcPr>
            <w:tcW w:w="1510" w:type="dxa"/>
            <w:tcPrChange w:id="8139" w:author="Tima" w:date="2026-01-17T22:10:00Z">
              <w:tcPr>
                <w:tcW w:w="1510" w:type="dxa"/>
                <w:gridSpan w:val="2"/>
              </w:tcPr>
            </w:tcPrChange>
          </w:tcPr>
          <w:p w14:paraId="23231D7E" w14:textId="77777777" w:rsidR="00716DAD" w:rsidRDefault="00716DAD" w:rsidP="009969F4">
            <w:pPr>
              <w:rPr>
                <w:ins w:id="8140" w:author="Tima" w:date="2026-01-17T19:01:00Z"/>
                <w:rFonts w:ascii="Times New Roman" w:hAnsi="Times New Roman" w:cs="Times New Roman"/>
                <w:sz w:val="24"/>
              </w:rPr>
            </w:pPr>
            <w:ins w:id="8141" w:author="Tima" w:date="2026-01-17T19:01:00Z">
              <w:r>
                <w:rPr>
                  <w:rFonts w:ascii="Times New Roman" w:hAnsi="Times New Roman" w:cs="Times New Roman"/>
                  <w:sz w:val="24"/>
                </w:rPr>
                <w:t>0 – не оплачена;</w:t>
              </w:r>
            </w:ins>
          </w:p>
          <w:p w14:paraId="0003C3E2" w14:textId="6BE09E3B" w:rsidR="00716DAD" w:rsidRPr="00FA4881" w:rsidRDefault="00716DAD" w:rsidP="009969F4">
            <w:pPr>
              <w:rPr>
                <w:ins w:id="8142" w:author="Tima" w:date="2026-01-17T18:59:00Z"/>
                <w:rFonts w:ascii="Times New Roman" w:hAnsi="Times New Roman" w:cs="Times New Roman"/>
                <w:sz w:val="24"/>
              </w:rPr>
            </w:pPr>
            <w:ins w:id="8143" w:author="Tima" w:date="2026-01-17T19:01:00Z">
              <w:r>
                <w:rPr>
                  <w:rFonts w:ascii="Times New Roman" w:hAnsi="Times New Roman" w:cs="Times New Roman"/>
                  <w:sz w:val="24"/>
                </w:rPr>
                <w:t>1 – оплачена</w:t>
              </w:r>
            </w:ins>
          </w:p>
        </w:tc>
        <w:tc>
          <w:tcPr>
            <w:tcW w:w="1829" w:type="dxa"/>
            <w:tcPrChange w:id="8144" w:author="Tima" w:date="2026-01-17T22:10:00Z">
              <w:tcPr>
                <w:tcW w:w="1829" w:type="dxa"/>
              </w:tcPr>
            </w:tcPrChange>
          </w:tcPr>
          <w:p w14:paraId="2B7E771D" w14:textId="72026FF2" w:rsidR="00716DAD" w:rsidRDefault="00716DAD" w:rsidP="009969F4">
            <w:pPr>
              <w:rPr>
                <w:ins w:id="8145" w:author="Tima" w:date="2026-01-17T18:59:00Z"/>
                <w:rFonts w:ascii="Times New Roman" w:hAnsi="Times New Roman" w:cs="Times New Roman"/>
                <w:sz w:val="24"/>
              </w:rPr>
            </w:pPr>
            <w:ins w:id="8146" w:author="Tima" w:date="2026-01-17T19:02:00Z">
              <w:r>
                <w:rPr>
                  <w:rFonts w:ascii="Times New Roman" w:hAnsi="Times New Roman" w:cs="Times New Roman"/>
                  <w:sz w:val="24"/>
                </w:rPr>
                <w:t>Формируется в сообщении на шаге 4</w:t>
              </w:r>
            </w:ins>
          </w:p>
        </w:tc>
      </w:tr>
      <w:tr w:rsidR="00716DAD" w14:paraId="39619ADF" w14:textId="77777777" w:rsidTr="00134227">
        <w:tblPrEx>
          <w:tblPrExChange w:id="8147" w:author="Tima" w:date="2026-01-17T22:10:00Z">
            <w:tblPrEx>
              <w:tblLayout w:type="fixed"/>
            </w:tblPrEx>
          </w:tblPrExChange>
        </w:tblPrEx>
        <w:trPr>
          <w:ins w:id="8148" w:author="Tima" w:date="2026-01-17T19:02:00Z"/>
        </w:trPr>
        <w:tc>
          <w:tcPr>
            <w:tcW w:w="846" w:type="dxa"/>
            <w:tcPrChange w:id="8149" w:author="Tima" w:date="2026-01-17T22:10:00Z">
              <w:tcPr>
                <w:tcW w:w="846" w:type="dxa"/>
              </w:tcPr>
            </w:tcPrChange>
          </w:tcPr>
          <w:p w14:paraId="4114787D" w14:textId="5CC0F555" w:rsidR="00716DAD" w:rsidRDefault="00716DAD" w:rsidP="009969F4">
            <w:pPr>
              <w:rPr>
                <w:ins w:id="8150" w:author="Tima" w:date="2026-01-17T19:02:00Z"/>
                <w:rFonts w:ascii="Times New Roman" w:hAnsi="Times New Roman" w:cs="Times New Roman"/>
                <w:sz w:val="24"/>
              </w:rPr>
            </w:pPr>
            <w:ins w:id="8151" w:author="Tima" w:date="2026-01-17T19:03:00Z">
              <w:r>
                <w:rPr>
                  <w:rFonts w:ascii="Times New Roman" w:hAnsi="Times New Roman" w:cs="Times New Roman"/>
                  <w:sz w:val="24"/>
                </w:rPr>
                <w:t>15</w:t>
              </w:r>
            </w:ins>
          </w:p>
        </w:tc>
        <w:tc>
          <w:tcPr>
            <w:tcW w:w="1417" w:type="dxa"/>
            <w:tcPrChange w:id="8152" w:author="Tima" w:date="2026-01-17T22:10:00Z">
              <w:tcPr>
                <w:tcW w:w="1886" w:type="dxa"/>
                <w:gridSpan w:val="2"/>
              </w:tcPr>
            </w:tcPrChange>
          </w:tcPr>
          <w:p w14:paraId="495F1D6E" w14:textId="23C04312" w:rsidR="00716DAD" w:rsidRDefault="00716DAD" w:rsidP="00FA4881">
            <w:pPr>
              <w:rPr>
                <w:ins w:id="8153" w:author="Tima" w:date="2026-01-17T19:02:00Z"/>
                <w:rFonts w:ascii="Times New Roman" w:hAnsi="Times New Roman" w:cs="Times New Roman"/>
                <w:sz w:val="24"/>
              </w:rPr>
            </w:pPr>
            <w:ins w:id="8154" w:author="Tima" w:date="2026-01-17T19:03:00Z">
              <w:r>
                <w:rPr>
                  <w:rFonts w:ascii="Times New Roman" w:hAnsi="Times New Roman" w:cs="Times New Roman"/>
                  <w:sz w:val="24"/>
                </w:rPr>
                <w:t>Статус выпуска и перевода ЦФА на электронный кошелёк сервиса</w:t>
              </w:r>
            </w:ins>
          </w:p>
        </w:tc>
        <w:tc>
          <w:tcPr>
            <w:tcW w:w="2552" w:type="dxa"/>
            <w:tcPrChange w:id="8155" w:author="Tima" w:date="2026-01-17T22:10:00Z">
              <w:tcPr>
                <w:tcW w:w="1671" w:type="dxa"/>
                <w:gridSpan w:val="2"/>
              </w:tcPr>
            </w:tcPrChange>
          </w:tcPr>
          <w:p w14:paraId="60F8E132" w14:textId="1665F42B" w:rsidR="00716DAD" w:rsidRDefault="00716DAD" w:rsidP="00FA4881">
            <w:pPr>
              <w:rPr>
                <w:ins w:id="8156" w:author="Tima" w:date="2026-01-17T19:02:00Z"/>
                <w:rFonts w:ascii="Times New Roman" w:hAnsi="Times New Roman" w:cs="Times New Roman"/>
                <w:sz w:val="24"/>
              </w:rPr>
            </w:pPr>
            <w:ins w:id="8157" w:author="Tima" w:date="2026-01-17T19:03:00Z">
              <w:r>
                <w:rPr>
                  <w:rFonts w:ascii="Times New Roman" w:hAnsi="Times New Roman" w:cs="Times New Roman"/>
                  <w:sz w:val="24"/>
                </w:rPr>
                <w:t xml:space="preserve">Используется для информирования сервиса о результате его запроса на выпуск </w:t>
              </w:r>
            </w:ins>
            <w:ins w:id="8158" w:author="Tima" w:date="2026-01-17T19:04:00Z">
              <w:r>
                <w:rPr>
                  <w:rFonts w:ascii="Times New Roman" w:hAnsi="Times New Roman" w:cs="Times New Roman"/>
                  <w:sz w:val="24"/>
                </w:rPr>
                <w:t>ЦФА</w:t>
              </w:r>
            </w:ins>
          </w:p>
        </w:tc>
        <w:tc>
          <w:tcPr>
            <w:tcW w:w="1191" w:type="dxa"/>
            <w:tcPrChange w:id="8159" w:author="Tima" w:date="2026-01-17T22:10:00Z">
              <w:tcPr>
                <w:tcW w:w="1603" w:type="dxa"/>
                <w:gridSpan w:val="3"/>
              </w:tcPr>
            </w:tcPrChange>
          </w:tcPr>
          <w:p w14:paraId="46E42C02" w14:textId="5B95FDAB" w:rsidR="00716DAD" w:rsidRPr="00B76E89" w:rsidRDefault="00B76E89" w:rsidP="009969F4">
            <w:pPr>
              <w:rPr>
                <w:ins w:id="8160" w:author="Tima" w:date="2026-01-17T19:02:00Z"/>
                <w:rFonts w:ascii="Times New Roman" w:hAnsi="Times New Roman" w:cs="Times New Roman"/>
                <w:sz w:val="24"/>
                <w:rPrChange w:id="8161" w:author="Tima" w:date="2026-01-17T19:07:00Z">
                  <w:rPr>
                    <w:ins w:id="8162" w:author="Tima" w:date="2026-01-17T19:02:00Z"/>
                    <w:rFonts w:ascii="Times New Roman" w:hAnsi="Times New Roman" w:cs="Times New Roman"/>
                    <w:sz w:val="24"/>
                    <w:lang w:val="en-US"/>
                  </w:rPr>
                </w:rPrChange>
              </w:rPr>
            </w:pPr>
            <w:ins w:id="8163" w:author="Tima" w:date="2026-01-17T19:07:00Z">
              <w:r>
                <w:rPr>
                  <w:rFonts w:ascii="Times New Roman" w:hAnsi="Times New Roman" w:cs="Times New Roman"/>
                  <w:sz w:val="24"/>
                  <w:lang w:val="en-US"/>
                </w:rPr>
                <w:t>n</w:t>
              </w:r>
            </w:ins>
          </w:p>
        </w:tc>
        <w:tc>
          <w:tcPr>
            <w:tcW w:w="1510" w:type="dxa"/>
            <w:tcPrChange w:id="8164" w:author="Tima" w:date="2026-01-17T22:10:00Z">
              <w:tcPr>
                <w:tcW w:w="1510" w:type="dxa"/>
                <w:gridSpan w:val="2"/>
              </w:tcPr>
            </w:tcPrChange>
          </w:tcPr>
          <w:p w14:paraId="06ED0396" w14:textId="77777777" w:rsidR="00716DAD" w:rsidRDefault="00716DAD" w:rsidP="009969F4">
            <w:pPr>
              <w:rPr>
                <w:ins w:id="8165" w:author="Tima" w:date="2026-01-17T19:03:00Z"/>
                <w:rFonts w:ascii="Times New Roman" w:hAnsi="Times New Roman" w:cs="Times New Roman"/>
                <w:sz w:val="24"/>
              </w:rPr>
            </w:pPr>
            <w:ins w:id="8166" w:author="Tima" w:date="2026-01-17T19:03:00Z">
              <w:r>
                <w:rPr>
                  <w:rFonts w:ascii="Times New Roman" w:hAnsi="Times New Roman" w:cs="Times New Roman"/>
                  <w:sz w:val="24"/>
                </w:rPr>
                <w:t>0 – ЦФА не выпущены и не переведены, возврат комиссии на счёт сервиса в банке;</w:t>
              </w:r>
            </w:ins>
          </w:p>
          <w:p w14:paraId="3A791155" w14:textId="13DFAC98" w:rsidR="00716DAD" w:rsidRDefault="00716DAD" w:rsidP="009969F4">
            <w:pPr>
              <w:rPr>
                <w:ins w:id="8167" w:author="Tima" w:date="2026-01-17T19:02:00Z"/>
                <w:rFonts w:ascii="Times New Roman" w:hAnsi="Times New Roman" w:cs="Times New Roman"/>
                <w:sz w:val="24"/>
              </w:rPr>
            </w:pPr>
            <w:ins w:id="8168" w:author="Tima" w:date="2026-01-17T19:03:00Z">
              <w:r>
                <w:rPr>
                  <w:rFonts w:ascii="Times New Roman" w:hAnsi="Times New Roman" w:cs="Times New Roman"/>
                  <w:sz w:val="24"/>
                </w:rPr>
                <w:t>1 – ЦФА выпущены и переведены</w:t>
              </w:r>
            </w:ins>
          </w:p>
        </w:tc>
        <w:tc>
          <w:tcPr>
            <w:tcW w:w="1829" w:type="dxa"/>
            <w:tcPrChange w:id="8169" w:author="Tima" w:date="2026-01-17T22:10:00Z">
              <w:tcPr>
                <w:tcW w:w="1829" w:type="dxa"/>
              </w:tcPr>
            </w:tcPrChange>
          </w:tcPr>
          <w:p w14:paraId="519AC418" w14:textId="505332D0" w:rsidR="00716DAD" w:rsidRPr="00FA4881" w:rsidRDefault="00B76E89" w:rsidP="009969F4">
            <w:pPr>
              <w:rPr>
                <w:ins w:id="8170" w:author="Tima" w:date="2026-01-17T19:02:00Z"/>
                <w:rFonts w:ascii="Times New Roman" w:hAnsi="Times New Roman" w:cs="Times New Roman"/>
                <w:sz w:val="24"/>
              </w:rPr>
            </w:pPr>
            <w:ins w:id="8171" w:author="Tima" w:date="2026-01-17T19:07:00Z">
              <w:r>
                <w:rPr>
                  <w:rFonts w:ascii="Times New Roman" w:hAnsi="Times New Roman" w:cs="Times New Roman"/>
                  <w:sz w:val="24"/>
                </w:rPr>
                <w:t>Формируется в сообщении на шаге 5</w:t>
              </w:r>
            </w:ins>
          </w:p>
        </w:tc>
      </w:tr>
      <w:tr w:rsidR="00B76E89" w14:paraId="6274E86F" w14:textId="77777777" w:rsidTr="00134227">
        <w:tblPrEx>
          <w:tblPrExChange w:id="8172" w:author="Tima" w:date="2026-01-17T22:10:00Z">
            <w:tblPrEx>
              <w:tblLayout w:type="fixed"/>
            </w:tblPrEx>
          </w:tblPrExChange>
        </w:tblPrEx>
        <w:trPr>
          <w:ins w:id="8173" w:author="Tima" w:date="2026-01-17T19:08:00Z"/>
        </w:trPr>
        <w:tc>
          <w:tcPr>
            <w:tcW w:w="846" w:type="dxa"/>
            <w:tcPrChange w:id="8174" w:author="Tima" w:date="2026-01-17T22:10:00Z">
              <w:tcPr>
                <w:tcW w:w="846" w:type="dxa"/>
              </w:tcPr>
            </w:tcPrChange>
          </w:tcPr>
          <w:p w14:paraId="5CB6D0BC" w14:textId="14E68811" w:rsidR="00B76E89" w:rsidRPr="00B76E89" w:rsidRDefault="00B76E89" w:rsidP="009969F4">
            <w:pPr>
              <w:rPr>
                <w:ins w:id="8175" w:author="Tima" w:date="2026-01-17T19:08:00Z"/>
                <w:rFonts w:ascii="Times New Roman" w:hAnsi="Times New Roman" w:cs="Times New Roman"/>
                <w:sz w:val="24"/>
                <w:lang w:val="en-US"/>
                <w:rPrChange w:id="8176" w:author="Tima" w:date="2026-01-17T19:08:00Z">
                  <w:rPr>
                    <w:ins w:id="8177" w:author="Tima" w:date="2026-01-17T19:08:00Z"/>
                    <w:rFonts w:ascii="Times New Roman" w:hAnsi="Times New Roman" w:cs="Times New Roman"/>
                    <w:sz w:val="24"/>
                  </w:rPr>
                </w:rPrChange>
              </w:rPr>
            </w:pPr>
            <w:ins w:id="8178" w:author="Tima" w:date="2026-01-17T19:08:00Z">
              <w:r>
                <w:rPr>
                  <w:rFonts w:ascii="Times New Roman" w:hAnsi="Times New Roman" w:cs="Times New Roman"/>
                  <w:sz w:val="24"/>
                  <w:lang w:val="en-US"/>
                </w:rPr>
                <w:t>16</w:t>
              </w:r>
            </w:ins>
          </w:p>
        </w:tc>
        <w:tc>
          <w:tcPr>
            <w:tcW w:w="1417" w:type="dxa"/>
            <w:tcPrChange w:id="8179" w:author="Tima" w:date="2026-01-17T22:10:00Z">
              <w:tcPr>
                <w:tcW w:w="1886" w:type="dxa"/>
                <w:gridSpan w:val="2"/>
              </w:tcPr>
            </w:tcPrChange>
          </w:tcPr>
          <w:p w14:paraId="6C72A7E4" w14:textId="6D8A9FCB" w:rsidR="00B76E89" w:rsidRDefault="00134227" w:rsidP="00FA4881">
            <w:pPr>
              <w:rPr>
                <w:ins w:id="8180" w:author="Tima" w:date="2026-01-17T19:08:00Z"/>
                <w:rFonts w:ascii="Times New Roman" w:hAnsi="Times New Roman" w:cs="Times New Roman"/>
                <w:sz w:val="24"/>
              </w:rPr>
            </w:pPr>
            <w:ins w:id="8181" w:author="Tima" w:date="2026-01-17T19:08:00Z">
              <w:r>
                <w:rPr>
                  <w:rFonts w:ascii="Times New Roman" w:hAnsi="Times New Roman" w:cs="Times New Roman"/>
                  <w:sz w:val="24"/>
                </w:rPr>
                <w:t>Статус погашения записей о ЦФА</w:t>
              </w:r>
            </w:ins>
          </w:p>
        </w:tc>
        <w:tc>
          <w:tcPr>
            <w:tcW w:w="2552" w:type="dxa"/>
            <w:tcPrChange w:id="8182" w:author="Tima" w:date="2026-01-17T22:10:00Z">
              <w:tcPr>
                <w:tcW w:w="1671" w:type="dxa"/>
                <w:gridSpan w:val="2"/>
              </w:tcPr>
            </w:tcPrChange>
          </w:tcPr>
          <w:p w14:paraId="059FCFBE" w14:textId="7D36D662" w:rsidR="00B76E89" w:rsidRPr="00FA4881" w:rsidRDefault="00134227" w:rsidP="00B76E89">
            <w:pPr>
              <w:rPr>
                <w:ins w:id="8183" w:author="Tima" w:date="2026-01-17T19:08:00Z"/>
                <w:rFonts w:ascii="Times New Roman" w:hAnsi="Times New Roman" w:cs="Times New Roman"/>
                <w:sz w:val="24"/>
              </w:rPr>
            </w:pPr>
            <w:ins w:id="8184" w:author="Tima" w:date="2026-01-17T22:09:00Z">
              <w:r>
                <w:rPr>
                  <w:rFonts w:ascii="Times New Roman" w:hAnsi="Times New Roman" w:cs="Times New Roman"/>
                  <w:sz w:val="24"/>
                </w:rPr>
                <w:t xml:space="preserve">Вместо ЭБД №15 в обмене ЦФА на </w:t>
              </w:r>
              <w:r>
                <w:rPr>
                  <w:rFonts w:ascii="Times New Roman" w:hAnsi="Times New Roman" w:cs="Times New Roman"/>
                  <w:sz w:val="24"/>
                  <w:lang w:val="en-US"/>
                </w:rPr>
                <w:t>NFT</w:t>
              </w:r>
              <w:r>
                <w:rPr>
                  <w:rFonts w:ascii="Times New Roman" w:hAnsi="Times New Roman" w:cs="Times New Roman"/>
                  <w:sz w:val="24"/>
                </w:rPr>
                <w:t xml:space="preserve">. </w:t>
              </w:r>
            </w:ins>
            <w:ins w:id="8185" w:author="Tima" w:date="2026-01-17T19:09:00Z">
              <w:r w:rsidR="00B76E89">
                <w:rPr>
                  <w:rFonts w:ascii="Times New Roman" w:hAnsi="Times New Roman" w:cs="Times New Roman"/>
                  <w:sz w:val="24"/>
                </w:rPr>
                <w:t>Используется для информирования сервиса о результате его запроса на погашение записей о ЦФА</w:t>
              </w:r>
            </w:ins>
          </w:p>
        </w:tc>
        <w:tc>
          <w:tcPr>
            <w:tcW w:w="1191" w:type="dxa"/>
            <w:tcPrChange w:id="8186" w:author="Tima" w:date="2026-01-17T22:10:00Z">
              <w:tcPr>
                <w:tcW w:w="1603" w:type="dxa"/>
                <w:gridSpan w:val="3"/>
              </w:tcPr>
            </w:tcPrChange>
          </w:tcPr>
          <w:p w14:paraId="5EF14D84" w14:textId="465E47DC" w:rsidR="00B76E89" w:rsidRPr="00B76E89" w:rsidRDefault="00B76E89" w:rsidP="009969F4">
            <w:pPr>
              <w:rPr>
                <w:ins w:id="8187" w:author="Tima" w:date="2026-01-17T19:08:00Z"/>
                <w:rFonts w:ascii="Times New Roman" w:hAnsi="Times New Roman" w:cs="Times New Roman"/>
                <w:sz w:val="24"/>
                <w:rPrChange w:id="8188" w:author="Tima" w:date="2026-01-17T19:10:00Z">
                  <w:rPr>
                    <w:ins w:id="8189" w:author="Tima" w:date="2026-01-17T19:08:00Z"/>
                    <w:rFonts w:ascii="Times New Roman" w:hAnsi="Times New Roman" w:cs="Times New Roman"/>
                    <w:sz w:val="24"/>
                    <w:lang w:val="en-US"/>
                  </w:rPr>
                </w:rPrChange>
              </w:rPr>
            </w:pPr>
            <w:ins w:id="8190" w:author="Tima" w:date="2026-01-17T19:10:00Z">
              <w:r>
                <w:rPr>
                  <w:rFonts w:ascii="Times New Roman" w:hAnsi="Times New Roman" w:cs="Times New Roman"/>
                  <w:sz w:val="24"/>
                  <w:lang w:val="en-US"/>
                </w:rPr>
                <w:t>n</w:t>
              </w:r>
            </w:ins>
          </w:p>
        </w:tc>
        <w:tc>
          <w:tcPr>
            <w:tcW w:w="1510" w:type="dxa"/>
            <w:tcPrChange w:id="8191" w:author="Tima" w:date="2026-01-17T22:10:00Z">
              <w:tcPr>
                <w:tcW w:w="1510" w:type="dxa"/>
                <w:gridSpan w:val="2"/>
              </w:tcPr>
            </w:tcPrChange>
          </w:tcPr>
          <w:p w14:paraId="50D2371A" w14:textId="6543DB7B" w:rsidR="00B76E89" w:rsidRDefault="00B76E89" w:rsidP="00B76E89">
            <w:pPr>
              <w:rPr>
                <w:ins w:id="8192" w:author="Tima" w:date="2026-01-17T19:10:00Z"/>
                <w:rFonts w:ascii="Times New Roman" w:hAnsi="Times New Roman" w:cs="Times New Roman"/>
                <w:sz w:val="24"/>
              </w:rPr>
            </w:pPr>
            <w:ins w:id="8193" w:author="Tima" w:date="2026-01-17T19:10:00Z">
              <w:r>
                <w:rPr>
                  <w:rFonts w:ascii="Times New Roman" w:hAnsi="Times New Roman" w:cs="Times New Roman"/>
                  <w:sz w:val="24"/>
                </w:rPr>
                <w:t>0 – записи о ЦФА не погашены, возврат комиссии на счёт сервиса в банке;</w:t>
              </w:r>
            </w:ins>
          </w:p>
          <w:p w14:paraId="6A37A235" w14:textId="16AAD676" w:rsidR="00B76E89" w:rsidRDefault="00B76E89" w:rsidP="00FA4881">
            <w:pPr>
              <w:rPr>
                <w:ins w:id="8194" w:author="Tima" w:date="2026-01-17T19:08:00Z"/>
                <w:rFonts w:ascii="Times New Roman" w:hAnsi="Times New Roman" w:cs="Times New Roman"/>
                <w:sz w:val="24"/>
              </w:rPr>
            </w:pPr>
            <w:ins w:id="8195" w:author="Tima" w:date="2026-01-17T19:10:00Z">
              <w:r>
                <w:rPr>
                  <w:rFonts w:ascii="Times New Roman" w:hAnsi="Times New Roman" w:cs="Times New Roman"/>
                  <w:sz w:val="24"/>
                </w:rPr>
                <w:t>1 – записи о ЦФА погашены</w:t>
              </w:r>
            </w:ins>
          </w:p>
        </w:tc>
        <w:tc>
          <w:tcPr>
            <w:tcW w:w="1829" w:type="dxa"/>
            <w:tcPrChange w:id="8196" w:author="Tima" w:date="2026-01-17T22:10:00Z">
              <w:tcPr>
                <w:tcW w:w="1829" w:type="dxa"/>
              </w:tcPr>
            </w:tcPrChange>
          </w:tcPr>
          <w:p w14:paraId="7356C29D" w14:textId="539D69E1" w:rsidR="00B76E89" w:rsidRDefault="00B76E89" w:rsidP="009969F4">
            <w:pPr>
              <w:rPr>
                <w:ins w:id="8197" w:author="Tima" w:date="2026-01-17T19:08:00Z"/>
                <w:rFonts w:ascii="Times New Roman" w:hAnsi="Times New Roman" w:cs="Times New Roman"/>
                <w:sz w:val="24"/>
              </w:rPr>
            </w:pPr>
            <w:ins w:id="8198" w:author="Tima" w:date="2026-01-17T19:12:00Z">
              <w:r>
                <w:rPr>
                  <w:rFonts w:ascii="Times New Roman" w:hAnsi="Times New Roman" w:cs="Times New Roman"/>
                  <w:sz w:val="24"/>
                </w:rPr>
                <w:t>Формируется в сообщении на шаге 5</w:t>
              </w:r>
            </w:ins>
          </w:p>
        </w:tc>
      </w:tr>
      <w:tr w:rsidR="00B76E89" w14:paraId="03743FDA" w14:textId="77777777" w:rsidTr="00134227">
        <w:tblPrEx>
          <w:tblPrExChange w:id="8199" w:author="Tima" w:date="2026-01-17T22:10:00Z">
            <w:tblPrEx>
              <w:tblLayout w:type="fixed"/>
            </w:tblPrEx>
          </w:tblPrExChange>
        </w:tblPrEx>
        <w:trPr>
          <w:ins w:id="8200" w:author="Tima" w:date="2026-01-17T19:12:00Z"/>
        </w:trPr>
        <w:tc>
          <w:tcPr>
            <w:tcW w:w="846" w:type="dxa"/>
            <w:tcPrChange w:id="8201" w:author="Tima" w:date="2026-01-17T22:10:00Z">
              <w:tcPr>
                <w:tcW w:w="846" w:type="dxa"/>
              </w:tcPr>
            </w:tcPrChange>
          </w:tcPr>
          <w:p w14:paraId="5CDD0F30" w14:textId="1A93D2AF" w:rsidR="00B76E89" w:rsidRPr="00B76E89" w:rsidRDefault="00B76E89" w:rsidP="009969F4">
            <w:pPr>
              <w:rPr>
                <w:ins w:id="8202" w:author="Tima" w:date="2026-01-17T19:12:00Z"/>
                <w:rFonts w:ascii="Times New Roman" w:hAnsi="Times New Roman" w:cs="Times New Roman"/>
                <w:sz w:val="24"/>
                <w:rPrChange w:id="8203" w:author="Tima" w:date="2026-01-17T19:12:00Z">
                  <w:rPr>
                    <w:ins w:id="8204" w:author="Tima" w:date="2026-01-17T19:12:00Z"/>
                    <w:rFonts w:ascii="Times New Roman" w:hAnsi="Times New Roman" w:cs="Times New Roman"/>
                    <w:sz w:val="24"/>
                    <w:lang w:val="en-US"/>
                  </w:rPr>
                </w:rPrChange>
              </w:rPr>
            </w:pPr>
            <w:ins w:id="8205" w:author="Tima" w:date="2026-01-17T19:12:00Z">
              <w:r>
                <w:rPr>
                  <w:rFonts w:ascii="Times New Roman" w:hAnsi="Times New Roman" w:cs="Times New Roman"/>
                  <w:sz w:val="24"/>
                </w:rPr>
                <w:t>17</w:t>
              </w:r>
            </w:ins>
          </w:p>
        </w:tc>
        <w:tc>
          <w:tcPr>
            <w:tcW w:w="1417" w:type="dxa"/>
            <w:tcPrChange w:id="8206" w:author="Tima" w:date="2026-01-17T22:10:00Z">
              <w:tcPr>
                <w:tcW w:w="1886" w:type="dxa"/>
                <w:gridSpan w:val="2"/>
              </w:tcPr>
            </w:tcPrChange>
          </w:tcPr>
          <w:p w14:paraId="279C96B4" w14:textId="65048251" w:rsidR="00B76E89" w:rsidRDefault="00134227" w:rsidP="00FA4881">
            <w:pPr>
              <w:rPr>
                <w:ins w:id="8207" w:author="Tima" w:date="2026-01-17T19:12:00Z"/>
                <w:rFonts w:ascii="Times New Roman" w:hAnsi="Times New Roman" w:cs="Times New Roman"/>
                <w:sz w:val="24"/>
              </w:rPr>
            </w:pPr>
            <w:ins w:id="8208" w:author="Tima" w:date="2026-01-17T19:12:00Z">
              <w:r>
                <w:rPr>
                  <w:rFonts w:ascii="Times New Roman" w:hAnsi="Times New Roman" w:cs="Times New Roman"/>
                  <w:sz w:val="24"/>
                </w:rPr>
                <w:t>Итоговое количество ЦФА</w:t>
              </w:r>
            </w:ins>
          </w:p>
        </w:tc>
        <w:tc>
          <w:tcPr>
            <w:tcW w:w="2552" w:type="dxa"/>
            <w:tcPrChange w:id="8209" w:author="Tima" w:date="2026-01-17T22:10:00Z">
              <w:tcPr>
                <w:tcW w:w="1671" w:type="dxa"/>
                <w:gridSpan w:val="2"/>
              </w:tcPr>
            </w:tcPrChange>
          </w:tcPr>
          <w:p w14:paraId="3D4E514E" w14:textId="2E13B335" w:rsidR="00B76E89" w:rsidRPr="00FA4881" w:rsidRDefault="00134227" w:rsidP="00FA4881">
            <w:pPr>
              <w:rPr>
                <w:ins w:id="8210" w:author="Tima" w:date="2026-01-17T19:12:00Z"/>
                <w:rFonts w:ascii="Times New Roman" w:hAnsi="Times New Roman" w:cs="Times New Roman"/>
                <w:sz w:val="24"/>
              </w:rPr>
            </w:pPr>
            <w:ins w:id="8211" w:author="Tima" w:date="2026-01-17T22:10:00Z">
              <w:r>
                <w:rPr>
                  <w:rFonts w:ascii="Times New Roman" w:hAnsi="Times New Roman" w:cs="Times New Roman"/>
                  <w:sz w:val="24"/>
                </w:rPr>
                <w:t xml:space="preserve">Количество ЦФА, полученное пользователем в результате обмена </w:t>
              </w:r>
              <w:r>
                <w:rPr>
                  <w:rFonts w:ascii="Times New Roman" w:hAnsi="Times New Roman" w:cs="Times New Roman"/>
                  <w:sz w:val="24"/>
                  <w:lang w:val="en-US"/>
                </w:rPr>
                <w:t>NFT</w:t>
              </w:r>
              <w:r w:rsidRPr="00356E26">
                <w:rPr>
                  <w:rFonts w:ascii="Times New Roman" w:hAnsi="Times New Roman" w:cs="Times New Roman"/>
                  <w:sz w:val="24"/>
                </w:rPr>
                <w:t xml:space="preserve"> </w:t>
              </w:r>
              <w:r>
                <w:rPr>
                  <w:rFonts w:ascii="Times New Roman" w:hAnsi="Times New Roman" w:cs="Times New Roman"/>
                  <w:sz w:val="24"/>
                </w:rPr>
                <w:t xml:space="preserve">на ЦФА. </w:t>
              </w:r>
            </w:ins>
            <w:ins w:id="8212" w:author="Tima" w:date="2026-01-17T19:12:00Z">
              <w:r w:rsidR="00B76E89">
                <w:rPr>
                  <w:rFonts w:ascii="Times New Roman" w:hAnsi="Times New Roman" w:cs="Times New Roman"/>
                  <w:sz w:val="24"/>
                </w:rPr>
                <w:t xml:space="preserve">Используется для информирования пользователя о </w:t>
              </w:r>
            </w:ins>
            <w:ins w:id="8213" w:author="Tima" w:date="2026-01-17T19:15:00Z">
              <w:r w:rsidR="00B76E89">
                <w:rPr>
                  <w:rFonts w:ascii="Times New Roman" w:hAnsi="Times New Roman" w:cs="Times New Roman"/>
                  <w:sz w:val="24"/>
                </w:rPr>
                <w:lastRenderedPageBreak/>
                <w:t xml:space="preserve">количестве полученных ЦФА в </w:t>
              </w:r>
            </w:ins>
            <w:ins w:id="8214" w:author="Tima" w:date="2026-01-17T19:12:00Z">
              <w:r w:rsidR="00B76E89">
                <w:rPr>
                  <w:rFonts w:ascii="Times New Roman" w:hAnsi="Times New Roman" w:cs="Times New Roman"/>
                  <w:sz w:val="24"/>
                </w:rPr>
                <w:t>результате обмена</w:t>
              </w:r>
            </w:ins>
            <w:ins w:id="8215" w:author="Tima" w:date="2026-01-17T19:13:00Z">
              <w:r w:rsidR="00B76E89">
                <w:rPr>
                  <w:rFonts w:ascii="Times New Roman" w:hAnsi="Times New Roman" w:cs="Times New Roman"/>
                  <w:sz w:val="24"/>
                </w:rPr>
                <w:t xml:space="preserve"> </w:t>
              </w:r>
              <w:r w:rsidR="00B76E89">
                <w:rPr>
                  <w:rFonts w:ascii="Times New Roman" w:hAnsi="Times New Roman" w:cs="Times New Roman"/>
                  <w:sz w:val="24"/>
                  <w:lang w:val="en-US"/>
                </w:rPr>
                <w:t>NFT</w:t>
              </w:r>
              <w:r w:rsidR="00B76E89" w:rsidRPr="00B76E89">
                <w:rPr>
                  <w:rFonts w:ascii="Times New Roman" w:hAnsi="Times New Roman" w:cs="Times New Roman"/>
                  <w:sz w:val="24"/>
                  <w:rPrChange w:id="8216" w:author="Tima" w:date="2026-01-17T19:13:00Z">
                    <w:rPr>
                      <w:rFonts w:ascii="Times New Roman" w:hAnsi="Times New Roman" w:cs="Times New Roman"/>
                      <w:sz w:val="24"/>
                      <w:lang w:val="en-US"/>
                    </w:rPr>
                  </w:rPrChange>
                </w:rPr>
                <w:t xml:space="preserve"> </w:t>
              </w:r>
              <w:r w:rsidR="00B76E89">
                <w:rPr>
                  <w:rFonts w:ascii="Times New Roman" w:hAnsi="Times New Roman" w:cs="Times New Roman"/>
                  <w:sz w:val="24"/>
                </w:rPr>
                <w:t>на ЦФА</w:t>
              </w:r>
            </w:ins>
          </w:p>
        </w:tc>
        <w:tc>
          <w:tcPr>
            <w:tcW w:w="1191" w:type="dxa"/>
            <w:tcPrChange w:id="8217" w:author="Tima" w:date="2026-01-17T22:10:00Z">
              <w:tcPr>
                <w:tcW w:w="1603" w:type="dxa"/>
                <w:gridSpan w:val="3"/>
              </w:tcPr>
            </w:tcPrChange>
          </w:tcPr>
          <w:p w14:paraId="0091F5FB" w14:textId="02093560" w:rsidR="00B76E89" w:rsidRPr="00134227" w:rsidRDefault="00B76E89" w:rsidP="009969F4">
            <w:pPr>
              <w:rPr>
                <w:ins w:id="8218" w:author="Tima" w:date="2026-01-17T19:12:00Z"/>
                <w:rFonts w:ascii="Times New Roman" w:hAnsi="Times New Roman" w:cs="Times New Roman"/>
                <w:sz w:val="24"/>
                <w:rPrChange w:id="8219" w:author="Tima" w:date="2026-01-17T22:10:00Z">
                  <w:rPr>
                    <w:ins w:id="8220" w:author="Tima" w:date="2026-01-17T19:12:00Z"/>
                    <w:rFonts w:ascii="Times New Roman" w:hAnsi="Times New Roman" w:cs="Times New Roman"/>
                    <w:sz w:val="24"/>
                    <w:lang w:val="en-US"/>
                  </w:rPr>
                </w:rPrChange>
              </w:rPr>
            </w:pPr>
            <w:ins w:id="8221" w:author="Tima" w:date="2026-01-17T19:13:00Z">
              <w:r>
                <w:rPr>
                  <w:rFonts w:ascii="Times New Roman" w:hAnsi="Times New Roman" w:cs="Times New Roman"/>
                  <w:sz w:val="24"/>
                  <w:lang w:val="en-US"/>
                </w:rPr>
                <w:lastRenderedPageBreak/>
                <w:t>n</w:t>
              </w:r>
            </w:ins>
          </w:p>
        </w:tc>
        <w:tc>
          <w:tcPr>
            <w:tcW w:w="1510" w:type="dxa"/>
            <w:tcPrChange w:id="8222" w:author="Tima" w:date="2026-01-17T22:10:00Z">
              <w:tcPr>
                <w:tcW w:w="1510" w:type="dxa"/>
                <w:gridSpan w:val="2"/>
              </w:tcPr>
            </w:tcPrChange>
          </w:tcPr>
          <w:p w14:paraId="7A964D16" w14:textId="0F53D86D" w:rsidR="00B76E89" w:rsidRDefault="00B76E89" w:rsidP="00B76E89">
            <w:pPr>
              <w:rPr>
                <w:ins w:id="8223" w:author="Tima" w:date="2026-01-17T19:12:00Z"/>
                <w:rFonts w:ascii="Times New Roman" w:hAnsi="Times New Roman" w:cs="Times New Roman"/>
                <w:sz w:val="24"/>
              </w:rPr>
            </w:pPr>
            <w:ins w:id="8224" w:author="Tima" w:date="2026-01-17T19:13:00Z">
              <w:r>
                <w:rPr>
                  <w:rFonts w:ascii="Times New Roman" w:hAnsi="Times New Roman" w:cs="Times New Roman"/>
                  <w:sz w:val="24"/>
                </w:rPr>
                <w:t>1-15</w:t>
              </w:r>
            </w:ins>
          </w:p>
        </w:tc>
        <w:tc>
          <w:tcPr>
            <w:tcW w:w="1829" w:type="dxa"/>
            <w:tcPrChange w:id="8225" w:author="Tima" w:date="2026-01-17T22:10:00Z">
              <w:tcPr>
                <w:tcW w:w="1829" w:type="dxa"/>
              </w:tcPr>
            </w:tcPrChange>
          </w:tcPr>
          <w:p w14:paraId="731839F4" w14:textId="6939B811" w:rsidR="00B76E89" w:rsidRDefault="00B76E89" w:rsidP="009969F4">
            <w:pPr>
              <w:rPr>
                <w:ins w:id="8226" w:author="Tima" w:date="2026-01-17T19:12:00Z"/>
                <w:rFonts w:ascii="Times New Roman" w:hAnsi="Times New Roman" w:cs="Times New Roman"/>
                <w:sz w:val="24"/>
              </w:rPr>
            </w:pPr>
            <w:ins w:id="8227" w:author="Tima" w:date="2026-01-17T19:13:00Z">
              <w:r>
                <w:rPr>
                  <w:rFonts w:ascii="Times New Roman" w:hAnsi="Times New Roman" w:cs="Times New Roman"/>
                  <w:sz w:val="24"/>
                </w:rPr>
                <w:t>Формируется в сообщении на шаге 6</w:t>
              </w:r>
            </w:ins>
          </w:p>
        </w:tc>
      </w:tr>
      <w:tr w:rsidR="00B76E89" w14:paraId="6C78E6A4" w14:textId="77777777" w:rsidTr="00134227">
        <w:tblPrEx>
          <w:tblPrExChange w:id="8228" w:author="Tima" w:date="2026-01-17T22:10:00Z">
            <w:tblPrEx>
              <w:tblLayout w:type="fixed"/>
            </w:tblPrEx>
          </w:tblPrExChange>
        </w:tblPrEx>
        <w:trPr>
          <w:ins w:id="8229" w:author="Tima" w:date="2026-01-17T19:13:00Z"/>
        </w:trPr>
        <w:tc>
          <w:tcPr>
            <w:tcW w:w="846" w:type="dxa"/>
            <w:tcPrChange w:id="8230" w:author="Tima" w:date="2026-01-17T22:10:00Z">
              <w:tcPr>
                <w:tcW w:w="846" w:type="dxa"/>
              </w:tcPr>
            </w:tcPrChange>
          </w:tcPr>
          <w:p w14:paraId="5B97D7A4" w14:textId="2EE982C5" w:rsidR="00B76E89" w:rsidRDefault="00B76E89" w:rsidP="009969F4">
            <w:pPr>
              <w:rPr>
                <w:ins w:id="8231" w:author="Tima" w:date="2026-01-17T19:13:00Z"/>
                <w:rFonts w:ascii="Times New Roman" w:hAnsi="Times New Roman" w:cs="Times New Roman"/>
                <w:sz w:val="24"/>
              </w:rPr>
            </w:pPr>
            <w:ins w:id="8232" w:author="Tima" w:date="2026-01-17T19:14:00Z">
              <w:r>
                <w:rPr>
                  <w:rFonts w:ascii="Times New Roman" w:hAnsi="Times New Roman" w:cs="Times New Roman"/>
                  <w:sz w:val="24"/>
                </w:rPr>
                <w:t>18</w:t>
              </w:r>
            </w:ins>
          </w:p>
        </w:tc>
        <w:tc>
          <w:tcPr>
            <w:tcW w:w="1417" w:type="dxa"/>
            <w:tcPrChange w:id="8233" w:author="Tima" w:date="2026-01-17T22:10:00Z">
              <w:tcPr>
                <w:tcW w:w="1886" w:type="dxa"/>
                <w:gridSpan w:val="2"/>
              </w:tcPr>
            </w:tcPrChange>
          </w:tcPr>
          <w:p w14:paraId="6B388977" w14:textId="360BDF1F" w:rsidR="00B76E89" w:rsidRDefault="00B76E89" w:rsidP="00FA4881">
            <w:pPr>
              <w:rPr>
                <w:ins w:id="8234" w:author="Tima" w:date="2026-01-17T19:13:00Z"/>
                <w:rFonts w:ascii="Times New Roman" w:hAnsi="Times New Roman" w:cs="Times New Roman"/>
                <w:sz w:val="24"/>
              </w:rPr>
            </w:pPr>
            <w:ins w:id="8235" w:author="Tima" w:date="2026-01-17T19:14:00Z">
              <w:r>
                <w:rPr>
                  <w:rFonts w:ascii="Times New Roman" w:hAnsi="Times New Roman" w:cs="Times New Roman"/>
                  <w:sz w:val="24"/>
                </w:rPr>
                <w:t xml:space="preserve">Статус обмена </w:t>
              </w:r>
              <w:r>
                <w:rPr>
                  <w:rFonts w:ascii="Times New Roman" w:hAnsi="Times New Roman" w:cs="Times New Roman"/>
                  <w:sz w:val="24"/>
                  <w:lang w:val="en-US"/>
                </w:rPr>
                <w:t>NFT</w:t>
              </w:r>
              <w:r w:rsidRPr="00356E26">
                <w:rPr>
                  <w:rFonts w:ascii="Times New Roman" w:hAnsi="Times New Roman" w:cs="Times New Roman"/>
                  <w:sz w:val="24"/>
                </w:rPr>
                <w:t xml:space="preserve"> </w:t>
              </w:r>
              <w:r>
                <w:rPr>
                  <w:rFonts w:ascii="Times New Roman" w:hAnsi="Times New Roman" w:cs="Times New Roman"/>
                  <w:sz w:val="24"/>
                </w:rPr>
                <w:t>на ЦФА</w:t>
              </w:r>
            </w:ins>
          </w:p>
        </w:tc>
        <w:tc>
          <w:tcPr>
            <w:tcW w:w="2552" w:type="dxa"/>
            <w:tcPrChange w:id="8236" w:author="Tima" w:date="2026-01-17T22:10:00Z">
              <w:tcPr>
                <w:tcW w:w="1671" w:type="dxa"/>
                <w:gridSpan w:val="2"/>
              </w:tcPr>
            </w:tcPrChange>
          </w:tcPr>
          <w:p w14:paraId="72FE80BB" w14:textId="54609397" w:rsidR="00B76E89" w:rsidRDefault="00B76E89" w:rsidP="00B76E89">
            <w:pPr>
              <w:rPr>
                <w:ins w:id="8237" w:author="Tima" w:date="2026-01-17T19:13:00Z"/>
                <w:rFonts w:ascii="Times New Roman" w:hAnsi="Times New Roman" w:cs="Times New Roman"/>
                <w:sz w:val="24"/>
              </w:rPr>
            </w:pPr>
            <w:ins w:id="8238" w:author="Tima" w:date="2026-01-17T19:14:00Z">
              <w:r>
                <w:rPr>
                  <w:rFonts w:ascii="Times New Roman" w:hAnsi="Times New Roman" w:cs="Times New Roman"/>
                  <w:sz w:val="24"/>
                </w:rPr>
                <w:t xml:space="preserve">Используется для </w:t>
              </w:r>
            </w:ins>
            <w:ins w:id="8239" w:author="Tima" w:date="2026-01-17T19:15:00Z">
              <w:r>
                <w:rPr>
                  <w:rFonts w:ascii="Times New Roman" w:hAnsi="Times New Roman" w:cs="Times New Roman"/>
                  <w:sz w:val="24"/>
                </w:rPr>
                <w:t xml:space="preserve">информирования пользователя о результате обмена </w:t>
              </w:r>
              <w:r>
                <w:rPr>
                  <w:rFonts w:ascii="Times New Roman" w:hAnsi="Times New Roman" w:cs="Times New Roman"/>
                  <w:sz w:val="24"/>
                  <w:lang w:val="en-US"/>
                </w:rPr>
                <w:t>NFT</w:t>
              </w:r>
              <w:r w:rsidRPr="00356E26">
                <w:rPr>
                  <w:rFonts w:ascii="Times New Roman" w:hAnsi="Times New Roman" w:cs="Times New Roman"/>
                  <w:sz w:val="24"/>
                </w:rPr>
                <w:t xml:space="preserve"> </w:t>
              </w:r>
              <w:r>
                <w:rPr>
                  <w:rFonts w:ascii="Times New Roman" w:hAnsi="Times New Roman" w:cs="Times New Roman"/>
                  <w:sz w:val="24"/>
                </w:rPr>
                <w:t>на ЦФА</w:t>
              </w:r>
            </w:ins>
          </w:p>
        </w:tc>
        <w:tc>
          <w:tcPr>
            <w:tcW w:w="1191" w:type="dxa"/>
            <w:tcPrChange w:id="8240" w:author="Tima" w:date="2026-01-17T22:10:00Z">
              <w:tcPr>
                <w:tcW w:w="1603" w:type="dxa"/>
                <w:gridSpan w:val="3"/>
              </w:tcPr>
            </w:tcPrChange>
          </w:tcPr>
          <w:p w14:paraId="289D725B" w14:textId="2DDE31EB" w:rsidR="00B76E89" w:rsidRPr="00FA4881" w:rsidRDefault="00B76E89" w:rsidP="009969F4">
            <w:pPr>
              <w:rPr>
                <w:ins w:id="8241" w:author="Tima" w:date="2026-01-17T19:13:00Z"/>
                <w:rFonts w:ascii="Times New Roman" w:hAnsi="Times New Roman" w:cs="Times New Roman"/>
                <w:sz w:val="24"/>
                <w:lang w:val="en-US"/>
              </w:rPr>
            </w:pPr>
            <w:ins w:id="8242" w:author="Tima" w:date="2026-01-17T19:15:00Z">
              <w:r>
                <w:rPr>
                  <w:rFonts w:ascii="Times New Roman" w:hAnsi="Times New Roman" w:cs="Times New Roman"/>
                  <w:sz w:val="24"/>
                  <w:lang w:val="en-US"/>
                </w:rPr>
                <w:t>n</w:t>
              </w:r>
            </w:ins>
          </w:p>
        </w:tc>
        <w:tc>
          <w:tcPr>
            <w:tcW w:w="1510" w:type="dxa"/>
            <w:tcPrChange w:id="8243" w:author="Tima" w:date="2026-01-17T22:10:00Z">
              <w:tcPr>
                <w:tcW w:w="1510" w:type="dxa"/>
                <w:gridSpan w:val="2"/>
              </w:tcPr>
            </w:tcPrChange>
          </w:tcPr>
          <w:p w14:paraId="095087F2" w14:textId="77777777" w:rsidR="00B76E89" w:rsidRDefault="00B76E89" w:rsidP="00B76E89">
            <w:pPr>
              <w:rPr>
                <w:ins w:id="8244" w:author="Tima" w:date="2026-01-17T19:14:00Z"/>
                <w:rFonts w:ascii="Times New Roman" w:hAnsi="Times New Roman" w:cs="Times New Roman"/>
                <w:sz w:val="24"/>
              </w:rPr>
            </w:pPr>
            <w:ins w:id="8245" w:author="Tima" w:date="2026-01-17T19:14:00Z">
              <w:r>
                <w:rPr>
                  <w:rFonts w:ascii="Times New Roman" w:hAnsi="Times New Roman" w:cs="Times New Roman"/>
                  <w:sz w:val="24"/>
                </w:rPr>
                <w:t xml:space="preserve">0 – неуспешно, происходит возврат </w:t>
              </w:r>
              <w:r>
                <w:rPr>
                  <w:rFonts w:ascii="Times New Roman" w:hAnsi="Times New Roman" w:cs="Times New Roman"/>
                  <w:sz w:val="24"/>
                  <w:lang w:val="en-US"/>
                </w:rPr>
                <w:t>NFT</w:t>
              </w:r>
              <w:r w:rsidRPr="00356E26">
                <w:rPr>
                  <w:rFonts w:ascii="Times New Roman" w:hAnsi="Times New Roman" w:cs="Times New Roman"/>
                  <w:sz w:val="24"/>
                </w:rPr>
                <w:t xml:space="preserve"> </w:t>
              </w:r>
              <w:r>
                <w:rPr>
                  <w:rFonts w:ascii="Times New Roman" w:hAnsi="Times New Roman" w:cs="Times New Roman"/>
                  <w:sz w:val="24"/>
                </w:rPr>
                <w:t>и уплаченной комиссии пользователю;</w:t>
              </w:r>
            </w:ins>
          </w:p>
          <w:p w14:paraId="3B38E09B" w14:textId="46A6D545" w:rsidR="00B76E89" w:rsidRDefault="00B76E89" w:rsidP="00B76E89">
            <w:pPr>
              <w:rPr>
                <w:ins w:id="8246" w:author="Tima" w:date="2026-01-17T19:13:00Z"/>
                <w:rFonts w:ascii="Times New Roman" w:hAnsi="Times New Roman" w:cs="Times New Roman"/>
                <w:sz w:val="24"/>
              </w:rPr>
            </w:pPr>
            <w:ins w:id="8247" w:author="Tima" w:date="2026-01-17T19:14:00Z">
              <w:r>
                <w:rPr>
                  <w:rFonts w:ascii="Times New Roman" w:hAnsi="Times New Roman" w:cs="Times New Roman"/>
                  <w:sz w:val="24"/>
                </w:rPr>
                <w:t>1 – успешно</w:t>
              </w:r>
            </w:ins>
          </w:p>
        </w:tc>
        <w:tc>
          <w:tcPr>
            <w:tcW w:w="1829" w:type="dxa"/>
            <w:tcPrChange w:id="8248" w:author="Tima" w:date="2026-01-17T22:10:00Z">
              <w:tcPr>
                <w:tcW w:w="1829" w:type="dxa"/>
              </w:tcPr>
            </w:tcPrChange>
          </w:tcPr>
          <w:p w14:paraId="100D6218" w14:textId="3C3A333A" w:rsidR="00B76E89" w:rsidRDefault="00B76E89" w:rsidP="009969F4">
            <w:pPr>
              <w:rPr>
                <w:ins w:id="8249" w:author="Tima" w:date="2026-01-17T19:13:00Z"/>
                <w:rFonts w:ascii="Times New Roman" w:hAnsi="Times New Roman" w:cs="Times New Roman"/>
                <w:sz w:val="24"/>
              </w:rPr>
            </w:pPr>
            <w:ins w:id="8250" w:author="Tima" w:date="2026-01-17T19:15:00Z">
              <w:r>
                <w:rPr>
                  <w:rFonts w:ascii="Times New Roman" w:hAnsi="Times New Roman" w:cs="Times New Roman"/>
                  <w:sz w:val="24"/>
                </w:rPr>
                <w:t>Формируется в сообщении на шаге 6</w:t>
              </w:r>
            </w:ins>
          </w:p>
        </w:tc>
      </w:tr>
    </w:tbl>
    <w:p w14:paraId="6F088C89" w14:textId="69DE0C03" w:rsidR="00CE008B" w:rsidRPr="00FA4881" w:rsidRDefault="00A148AD">
      <w:pPr>
        <w:rPr>
          <w:ins w:id="8251" w:author="Tima" w:date="2026-01-17T18:04:00Z"/>
          <w:rFonts w:ascii="Times New Roman" w:hAnsi="Times New Roman" w:cs="Times New Roman"/>
          <w:sz w:val="24"/>
        </w:rPr>
        <w:pPrChange w:id="8252" w:author="Tima" w:date="2026-01-17T18:09:00Z">
          <w:pPr>
            <w:ind w:firstLine="709"/>
            <w:jc w:val="both"/>
          </w:pPr>
        </w:pPrChange>
      </w:pPr>
      <w:ins w:id="8253" w:author="Tima" w:date="2026-01-17T18:09:00Z">
        <w:r>
          <w:rPr>
            <w:rFonts w:ascii="Times New Roman" w:hAnsi="Times New Roman" w:cs="Times New Roman"/>
            <w:sz w:val="24"/>
          </w:rPr>
          <w:t xml:space="preserve">* </w:t>
        </w:r>
        <w:r w:rsidRPr="00A148AD">
          <w:rPr>
            <w:rFonts w:ascii="Times New Roman" w:hAnsi="Times New Roman" w:cs="Times New Roman"/>
            <w:sz w:val="24"/>
            <w:rPrChange w:id="8254" w:author="Tima" w:date="2026-01-17T18:10:00Z">
              <w:rPr>
                <w:lang w:val="en-US"/>
              </w:rPr>
            </w:rPrChange>
          </w:rPr>
          <w:t xml:space="preserve">- </w:t>
        </w:r>
        <w:r w:rsidRPr="00A148AD">
          <w:rPr>
            <w:rFonts w:ascii="Times New Roman" w:hAnsi="Times New Roman" w:cs="Times New Roman"/>
            <w:sz w:val="24"/>
            <w:rPrChange w:id="8255" w:author="Tima" w:date="2026-01-17T18:09:00Z">
              <w:rPr/>
            </w:rPrChange>
          </w:rPr>
          <w:t>Д</w:t>
        </w:r>
        <w:r>
          <w:rPr>
            <w:rFonts w:ascii="Times New Roman" w:hAnsi="Times New Roman" w:cs="Times New Roman"/>
            <w:sz w:val="24"/>
          </w:rPr>
          <w:t>Д</w:t>
        </w:r>
        <w:r w:rsidRPr="00A148AD">
          <w:rPr>
            <w:rFonts w:ascii="Times New Roman" w:hAnsi="Times New Roman" w:cs="Times New Roman"/>
            <w:sz w:val="24"/>
            <w:rPrChange w:id="8256" w:author="Tima" w:date="2026-01-17T18:09:00Z">
              <w:rPr/>
            </w:rPrChange>
          </w:rPr>
          <w:t xml:space="preserve"> –</w:t>
        </w:r>
        <w:r w:rsidRPr="00FA4881">
          <w:rPr>
            <w:rFonts w:ascii="Times New Roman" w:hAnsi="Times New Roman" w:cs="Times New Roman"/>
            <w:sz w:val="24"/>
          </w:rPr>
          <w:t xml:space="preserve"> день</w:t>
        </w:r>
        <w:r>
          <w:rPr>
            <w:rFonts w:ascii="Times New Roman" w:hAnsi="Times New Roman" w:cs="Times New Roman"/>
            <w:sz w:val="24"/>
          </w:rPr>
          <w:t>; ММ – месяц; Г</w:t>
        </w:r>
      </w:ins>
      <w:ins w:id="8257" w:author="Tima" w:date="2026-01-17T18:10:00Z">
        <w:r>
          <w:rPr>
            <w:rFonts w:ascii="Times New Roman" w:hAnsi="Times New Roman" w:cs="Times New Roman"/>
            <w:sz w:val="24"/>
          </w:rPr>
          <w:t xml:space="preserve">ГГГ – год; </w:t>
        </w:r>
        <w:r>
          <w:rPr>
            <w:rFonts w:ascii="Times New Roman" w:hAnsi="Times New Roman" w:cs="Times New Roman"/>
            <w:sz w:val="24"/>
            <w:lang w:val="en-US"/>
          </w:rPr>
          <w:t>n</w:t>
        </w:r>
        <w:r w:rsidRPr="00A148AD">
          <w:rPr>
            <w:rFonts w:ascii="Times New Roman" w:hAnsi="Times New Roman" w:cs="Times New Roman"/>
            <w:sz w:val="24"/>
            <w:rPrChange w:id="8258" w:author="Tima" w:date="2026-01-17T18:10:00Z">
              <w:rPr>
                <w:rFonts w:ascii="Times New Roman" w:hAnsi="Times New Roman" w:cs="Times New Roman"/>
                <w:sz w:val="24"/>
                <w:lang w:val="en-US"/>
              </w:rPr>
            </w:rPrChange>
          </w:rPr>
          <w:t xml:space="preserve"> </w:t>
        </w:r>
        <w:r>
          <w:rPr>
            <w:rFonts w:ascii="Times New Roman" w:hAnsi="Times New Roman" w:cs="Times New Roman"/>
            <w:sz w:val="24"/>
          </w:rPr>
          <w:t>–</w:t>
        </w:r>
        <w:r w:rsidRPr="00A148AD">
          <w:rPr>
            <w:rFonts w:ascii="Times New Roman" w:hAnsi="Times New Roman" w:cs="Times New Roman"/>
            <w:sz w:val="24"/>
            <w:rPrChange w:id="8259" w:author="Tima" w:date="2026-01-17T18:10:00Z">
              <w:rPr>
                <w:rFonts w:ascii="Times New Roman" w:hAnsi="Times New Roman" w:cs="Times New Roman"/>
                <w:sz w:val="24"/>
                <w:lang w:val="en-US"/>
              </w:rPr>
            </w:rPrChange>
          </w:rPr>
          <w:t xml:space="preserve"> </w:t>
        </w:r>
        <w:r>
          <w:rPr>
            <w:rFonts w:ascii="Times New Roman" w:hAnsi="Times New Roman" w:cs="Times New Roman"/>
            <w:sz w:val="24"/>
          </w:rPr>
          <w:t>число</w:t>
        </w:r>
      </w:ins>
      <w:ins w:id="8260" w:author="Tima" w:date="2026-01-17T18:20:00Z">
        <w:r w:rsidR="00D66543">
          <w:rPr>
            <w:rFonts w:ascii="Times New Roman" w:hAnsi="Times New Roman" w:cs="Times New Roman"/>
            <w:sz w:val="24"/>
          </w:rPr>
          <w:t>(-а)</w:t>
        </w:r>
      </w:ins>
      <w:ins w:id="8261" w:author="Tima" w:date="2026-01-17T18:10:00Z">
        <w:r w:rsidRPr="00A148AD">
          <w:rPr>
            <w:rFonts w:ascii="Times New Roman" w:hAnsi="Times New Roman" w:cs="Times New Roman"/>
            <w:sz w:val="24"/>
            <w:rPrChange w:id="8262" w:author="Tima" w:date="2026-01-17T18:10:00Z">
              <w:rPr>
                <w:rFonts w:ascii="Times New Roman" w:hAnsi="Times New Roman" w:cs="Times New Roman"/>
                <w:sz w:val="24"/>
                <w:lang w:val="en-US"/>
              </w:rPr>
            </w:rPrChange>
          </w:rPr>
          <w:t xml:space="preserve">; </w:t>
        </w:r>
        <w:r>
          <w:rPr>
            <w:rFonts w:ascii="Times New Roman" w:hAnsi="Times New Roman" w:cs="Times New Roman"/>
            <w:sz w:val="24"/>
            <w:lang w:val="en-US"/>
          </w:rPr>
          <w:t>s</w:t>
        </w:r>
        <w:r w:rsidRPr="00A148AD">
          <w:rPr>
            <w:rFonts w:ascii="Times New Roman" w:hAnsi="Times New Roman" w:cs="Times New Roman"/>
            <w:sz w:val="24"/>
            <w:rPrChange w:id="8263" w:author="Tima" w:date="2026-01-17T18:10:00Z">
              <w:rPr>
                <w:rFonts w:ascii="Times New Roman" w:hAnsi="Times New Roman" w:cs="Times New Roman"/>
                <w:sz w:val="24"/>
                <w:lang w:val="en-US"/>
              </w:rPr>
            </w:rPrChange>
          </w:rPr>
          <w:t xml:space="preserve"> </w:t>
        </w:r>
        <w:r>
          <w:rPr>
            <w:rFonts w:ascii="Times New Roman" w:hAnsi="Times New Roman" w:cs="Times New Roman"/>
            <w:sz w:val="24"/>
          </w:rPr>
          <w:t>– символ</w:t>
        </w:r>
      </w:ins>
      <w:ins w:id="8264" w:author="Tima" w:date="2026-01-17T18:20:00Z">
        <w:r w:rsidR="00D66543" w:rsidRPr="00D66543">
          <w:rPr>
            <w:rFonts w:ascii="Times New Roman" w:hAnsi="Times New Roman" w:cs="Times New Roman"/>
            <w:sz w:val="24"/>
            <w:rPrChange w:id="8265" w:author="Tima" w:date="2026-01-17T18:20:00Z">
              <w:rPr>
                <w:rFonts w:ascii="Times New Roman" w:hAnsi="Times New Roman" w:cs="Times New Roman"/>
                <w:sz w:val="24"/>
                <w:lang w:val="en-US"/>
              </w:rPr>
            </w:rPrChange>
          </w:rPr>
          <w:t>(-</w:t>
        </w:r>
        <w:r w:rsidR="00D66543">
          <w:rPr>
            <w:rFonts w:ascii="Times New Roman" w:hAnsi="Times New Roman" w:cs="Times New Roman"/>
            <w:sz w:val="24"/>
          </w:rPr>
          <w:t>ы)</w:t>
        </w:r>
      </w:ins>
      <w:ins w:id="8266" w:author="Tima" w:date="2026-01-17T18:10:00Z">
        <w:r>
          <w:rPr>
            <w:rFonts w:ascii="Times New Roman" w:hAnsi="Times New Roman" w:cs="Times New Roman"/>
            <w:sz w:val="24"/>
          </w:rPr>
          <w:t xml:space="preserve"> (английского или русского алфавита)</w:t>
        </w:r>
        <w:r w:rsidRPr="00A148AD">
          <w:rPr>
            <w:rFonts w:ascii="Times New Roman" w:hAnsi="Times New Roman" w:cs="Times New Roman"/>
            <w:sz w:val="24"/>
            <w:rPrChange w:id="8267" w:author="Tima" w:date="2026-01-17T18:10:00Z">
              <w:rPr>
                <w:rFonts w:ascii="Times New Roman" w:hAnsi="Times New Roman" w:cs="Times New Roman"/>
                <w:sz w:val="24"/>
                <w:lang w:val="en-US"/>
              </w:rPr>
            </w:rPrChange>
          </w:rPr>
          <w:t xml:space="preserve">; </w:t>
        </w:r>
        <w:r>
          <w:rPr>
            <w:rFonts w:ascii="Times New Roman" w:hAnsi="Times New Roman" w:cs="Times New Roman"/>
            <w:sz w:val="24"/>
            <w:lang w:val="en-US"/>
          </w:rPr>
          <w:t>a</w:t>
        </w:r>
        <w:r w:rsidRPr="00A148AD">
          <w:rPr>
            <w:rFonts w:ascii="Times New Roman" w:hAnsi="Times New Roman" w:cs="Times New Roman"/>
            <w:sz w:val="24"/>
            <w:rPrChange w:id="8268" w:author="Tima" w:date="2026-01-17T18:10:00Z">
              <w:rPr>
                <w:rFonts w:ascii="Times New Roman" w:hAnsi="Times New Roman" w:cs="Times New Roman"/>
                <w:sz w:val="24"/>
                <w:lang w:val="en-US"/>
              </w:rPr>
            </w:rPrChange>
          </w:rPr>
          <w:t xml:space="preserve"> </w:t>
        </w:r>
        <w:r>
          <w:rPr>
            <w:rFonts w:ascii="Times New Roman" w:hAnsi="Times New Roman" w:cs="Times New Roman"/>
            <w:sz w:val="24"/>
          </w:rPr>
          <w:t>–</w:t>
        </w:r>
        <w:r w:rsidRPr="00A148AD">
          <w:rPr>
            <w:rFonts w:ascii="Times New Roman" w:hAnsi="Times New Roman" w:cs="Times New Roman"/>
            <w:sz w:val="24"/>
            <w:rPrChange w:id="8269" w:author="Tima" w:date="2026-01-17T18:10:00Z">
              <w:rPr>
                <w:rFonts w:ascii="Times New Roman" w:hAnsi="Times New Roman" w:cs="Times New Roman"/>
                <w:sz w:val="24"/>
                <w:lang w:val="en-US"/>
              </w:rPr>
            </w:rPrChange>
          </w:rPr>
          <w:t xml:space="preserve"> </w:t>
        </w:r>
        <w:r>
          <w:rPr>
            <w:rFonts w:ascii="Times New Roman" w:hAnsi="Times New Roman" w:cs="Times New Roman"/>
            <w:sz w:val="24"/>
          </w:rPr>
          <w:t>специализированный</w:t>
        </w:r>
      </w:ins>
      <w:ins w:id="8270" w:author="Tima" w:date="2026-01-17T18:20:00Z">
        <w:r w:rsidR="00D66543">
          <w:rPr>
            <w:rFonts w:ascii="Times New Roman" w:hAnsi="Times New Roman" w:cs="Times New Roman"/>
            <w:sz w:val="24"/>
          </w:rPr>
          <w:t>(-</w:t>
        </w:r>
        <w:proofErr w:type="spellStart"/>
        <w:r w:rsidR="00D66543">
          <w:rPr>
            <w:rFonts w:ascii="Times New Roman" w:hAnsi="Times New Roman" w:cs="Times New Roman"/>
            <w:sz w:val="24"/>
          </w:rPr>
          <w:t>ые</w:t>
        </w:r>
        <w:proofErr w:type="spellEnd"/>
        <w:r w:rsidR="00D66543">
          <w:rPr>
            <w:rFonts w:ascii="Times New Roman" w:hAnsi="Times New Roman" w:cs="Times New Roman"/>
            <w:sz w:val="24"/>
          </w:rPr>
          <w:t>)</w:t>
        </w:r>
      </w:ins>
      <w:ins w:id="8271" w:author="Tima" w:date="2026-01-17T18:10:00Z">
        <w:r>
          <w:rPr>
            <w:rFonts w:ascii="Times New Roman" w:hAnsi="Times New Roman" w:cs="Times New Roman"/>
            <w:sz w:val="24"/>
          </w:rPr>
          <w:t xml:space="preserve"> символ</w:t>
        </w:r>
      </w:ins>
      <w:ins w:id="8272" w:author="Tima" w:date="2026-01-17T18:20:00Z">
        <w:r w:rsidR="00D66543">
          <w:rPr>
            <w:rFonts w:ascii="Times New Roman" w:hAnsi="Times New Roman" w:cs="Times New Roman"/>
            <w:sz w:val="24"/>
          </w:rPr>
          <w:t>(-ы)</w:t>
        </w:r>
      </w:ins>
    </w:p>
    <w:p w14:paraId="437A87E2" w14:textId="2CA7F57F" w:rsidR="00AB03A1" w:rsidRDefault="00AB03A1">
      <w:pPr>
        <w:rPr>
          <w:ins w:id="8273" w:author="Tima" w:date="2026-01-17T20:33:00Z"/>
          <w:rFonts w:ascii="Times New Roman" w:hAnsi="Times New Roman" w:cs="Times New Roman"/>
          <w:sz w:val="24"/>
        </w:rPr>
      </w:pPr>
      <w:ins w:id="8274" w:author="Tima" w:date="2026-01-17T20:33:00Z">
        <w:r>
          <w:rPr>
            <w:rFonts w:ascii="Times New Roman" w:hAnsi="Times New Roman" w:cs="Times New Roman"/>
            <w:sz w:val="24"/>
          </w:rPr>
          <w:br w:type="page"/>
        </w:r>
      </w:ins>
    </w:p>
    <w:p w14:paraId="4281DAE2" w14:textId="3A856B88" w:rsidR="00A148AD" w:rsidRDefault="00AB03A1">
      <w:pPr>
        <w:pStyle w:val="2"/>
        <w:numPr>
          <w:ilvl w:val="0"/>
          <w:numId w:val="91"/>
        </w:numPr>
        <w:rPr>
          <w:ins w:id="8275" w:author="Tima" w:date="2026-01-17T22:32:00Z"/>
          <w:rFonts w:ascii="Times New Roman" w:hAnsi="Times New Roman" w:cs="Times New Roman"/>
          <w:b/>
          <w:color w:val="000000" w:themeColor="text1"/>
          <w:sz w:val="28"/>
        </w:rPr>
        <w:pPrChange w:id="8276" w:author="Tima" w:date="2026-01-17T20:33:00Z">
          <w:pPr>
            <w:ind w:firstLine="709"/>
            <w:jc w:val="both"/>
          </w:pPr>
        </w:pPrChange>
      </w:pPr>
      <w:bookmarkStart w:id="8277" w:name="_Toc219756829"/>
      <w:ins w:id="8278" w:author="Tima" w:date="2026-01-17T20:33:00Z">
        <w:r w:rsidRPr="00AB03A1">
          <w:rPr>
            <w:rFonts w:ascii="Times New Roman" w:hAnsi="Times New Roman" w:cs="Times New Roman"/>
            <w:b/>
            <w:color w:val="000000" w:themeColor="text1"/>
            <w:sz w:val="28"/>
            <w:rPrChange w:id="8279" w:author="Tima" w:date="2026-01-17T20:33:00Z">
              <w:rPr>
                <w:rFonts w:cs="Times New Roman"/>
              </w:rPr>
            </w:rPrChange>
          </w:rPr>
          <w:lastRenderedPageBreak/>
          <w:t>Правила применения элементов бизнес-данных в сообщениях</w:t>
        </w:r>
      </w:ins>
      <w:bookmarkEnd w:id="8277"/>
    </w:p>
    <w:p w14:paraId="2B7B15AD" w14:textId="24086B96" w:rsidR="004C7E46" w:rsidRPr="008B1EE9" w:rsidRDefault="004C7E46">
      <w:pPr>
        <w:spacing w:line="276" w:lineRule="auto"/>
        <w:ind w:firstLine="709"/>
        <w:jc w:val="both"/>
        <w:rPr>
          <w:ins w:id="8280" w:author="Tima" w:date="2026-01-17T22:46:00Z"/>
          <w:rFonts w:ascii="Times New Roman" w:hAnsi="Times New Roman" w:cs="Times New Roman"/>
          <w:sz w:val="24"/>
          <w:szCs w:val="24"/>
          <w:rPrChange w:id="8281" w:author="Tima" w:date="2026-01-18T20:43:00Z">
            <w:rPr>
              <w:ins w:id="8282" w:author="Tima" w:date="2026-01-17T22:46:00Z"/>
              <w:rFonts w:ascii="Times New Roman" w:hAnsi="Times New Roman" w:cs="Times New Roman"/>
              <w:sz w:val="24"/>
            </w:rPr>
          </w:rPrChange>
        </w:rPr>
        <w:pPrChange w:id="8283" w:author="Tima" w:date="2026-01-18T20:43:00Z">
          <w:pPr>
            <w:ind w:firstLine="709"/>
            <w:jc w:val="both"/>
          </w:pPr>
        </w:pPrChange>
      </w:pPr>
      <w:ins w:id="8284" w:author="Tima" w:date="2026-01-17T22:33:00Z">
        <w:r w:rsidRPr="00E07331">
          <w:rPr>
            <w:rFonts w:ascii="Times New Roman" w:hAnsi="Times New Roman" w:cs="Times New Roman"/>
            <w:sz w:val="24"/>
            <w:szCs w:val="24"/>
          </w:rPr>
          <w:t xml:space="preserve">Опишем правила применения Элементов </w:t>
        </w:r>
        <w:r w:rsidRPr="008B1EE9">
          <w:rPr>
            <w:rFonts w:ascii="Times New Roman" w:hAnsi="Times New Roman" w:cs="Times New Roman"/>
            <w:sz w:val="24"/>
            <w:szCs w:val="24"/>
            <w:rPrChange w:id="8285" w:author="Tima" w:date="2026-01-18T20:43:00Z">
              <w:rPr>
                <w:rFonts w:ascii="Times New Roman" w:hAnsi="Times New Roman" w:cs="Times New Roman"/>
                <w:sz w:val="24"/>
              </w:rPr>
            </w:rPrChange>
          </w:rPr>
          <w:t>бизнес-данных в сообщениях информационных потоков сервиса</w:t>
        </w:r>
        <w:r w:rsidR="00B8411C">
          <w:rPr>
            <w:rFonts w:ascii="Times New Roman" w:hAnsi="Times New Roman" w:cs="Times New Roman"/>
            <w:sz w:val="24"/>
            <w:szCs w:val="24"/>
          </w:rPr>
          <w:t xml:space="preserve"> в таблице 21</w:t>
        </w:r>
        <w:r w:rsidRPr="00E07331">
          <w:rPr>
            <w:rFonts w:ascii="Times New Roman" w:hAnsi="Times New Roman" w:cs="Times New Roman"/>
            <w:sz w:val="24"/>
            <w:szCs w:val="24"/>
          </w:rPr>
          <w:t xml:space="preserve">. </w:t>
        </w:r>
      </w:ins>
      <w:ins w:id="8286" w:author="Tima" w:date="2026-01-17T22:34:00Z">
        <w:r w:rsidR="00F926D1" w:rsidRPr="008B1EE9">
          <w:rPr>
            <w:rFonts w:ascii="Times New Roman" w:hAnsi="Times New Roman" w:cs="Times New Roman"/>
            <w:sz w:val="24"/>
            <w:szCs w:val="24"/>
            <w:rPrChange w:id="8287" w:author="Tima" w:date="2026-01-18T20:43:00Z">
              <w:rPr>
                <w:rFonts w:ascii="Times New Roman" w:hAnsi="Times New Roman" w:cs="Times New Roman"/>
                <w:sz w:val="24"/>
              </w:rPr>
            </w:rPrChange>
          </w:rPr>
          <w:t>Ячейка закрашена жё</w:t>
        </w:r>
      </w:ins>
      <w:ins w:id="8288" w:author="Tima" w:date="2026-01-17T22:33:00Z">
        <w:r w:rsidRPr="008B1EE9">
          <w:rPr>
            <w:rFonts w:ascii="Times New Roman" w:hAnsi="Times New Roman" w:cs="Times New Roman"/>
            <w:sz w:val="24"/>
            <w:szCs w:val="24"/>
            <w:rPrChange w:id="8289" w:author="Tima" w:date="2026-01-18T20:43:00Z">
              <w:rPr>
                <w:rFonts w:ascii="Times New Roman" w:hAnsi="Times New Roman" w:cs="Times New Roman"/>
                <w:sz w:val="24"/>
              </w:rPr>
            </w:rPrChange>
          </w:rPr>
          <w:t>лты</w:t>
        </w:r>
      </w:ins>
      <w:ins w:id="8290" w:author="Tima" w:date="2026-01-17T22:34:00Z">
        <w:r w:rsidR="00F926D1" w:rsidRPr="008B1EE9">
          <w:rPr>
            <w:rFonts w:ascii="Times New Roman" w:hAnsi="Times New Roman" w:cs="Times New Roman"/>
            <w:sz w:val="24"/>
            <w:szCs w:val="24"/>
            <w:rPrChange w:id="8291" w:author="Tima" w:date="2026-01-18T20:43:00Z">
              <w:rPr>
                <w:rFonts w:ascii="Times New Roman" w:hAnsi="Times New Roman" w:cs="Times New Roman"/>
                <w:sz w:val="24"/>
              </w:rPr>
            </w:rPrChange>
          </w:rPr>
          <w:t>м</w:t>
        </w:r>
      </w:ins>
      <w:ins w:id="8292" w:author="Tima" w:date="2026-01-17T22:33:00Z">
        <w:r w:rsidRPr="008B1EE9">
          <w:rPr>
            <w:rFonts w:ascii="Times New Roman" w:hAnsi="Times New Roman" w:cs="Times New Roman"/>
            <w:sz w:val="24"/>
            <w:szCs w:val="24"/>
            <w:rPrChange w:id="8293" w:author="Tima" w:date="2026-01-18T20:43:00Z">
              <w:rPr>
                <w:rFonts w:ascii="Times New Roman" w:hAnsi="Times New Roman" w:cs="Times New Roman"/>
                <w:sz w:val="24"/>
              </w:rPr>
            </w:rPrChange>
          </w:rPr>
          <w:t xml:space="preserve"> цвет</w:t>
        </w:r>
      </w:ins>
      <w:ins w:id="8294" w:author="Tima" w:date="2026-01-17T22:34:00Z">
        <w:r w:rsidR="00F926D1" w:rsidRPr="008B1EE9">
          <w:rPr>
            <w:rFonts w:ascii="Times New Roman" w:hAnsi="Times New Roman" w:cs="Times New Roman"/>
            <w:sz w:val="24"/>
            <w:szCs w:val="24"/>
            <w:rPrChange w:id="8295" w:author="Tima" w:date="2026-01-18T20:43:00Z">
              <w:rPr>
                <w:rFonts w:ascii="Times New Roman" w:hAnsi="Times New Roman" w:cs="Times New Roman"/>
                <w:sz w:val="24"/>
              </w:rPr>
            </w:rPrChange>
          </w:rPr>
          <w:t>ом</w:t>
        </w:r>
      </w:ins>
      <w:ins w:id="8296" w:author="Tima" w:date="2026-01-17T22:33:00Z">
        <w:r w:rsidRPr="008B1EE9">
          <w:rPr>
            <w:rFonts w:ascii="Times New Roman" w:hAnsi="Times New Roman" w:cs="Times New Roman"/>
            <w:sz w:val="24"/>
            <w:szCs w:val="24"/>
            <w:rPrChange w:id="8297" w:author="Tima" w:date="2026-01-18T20:43:00Z">
              <w:rPr>
                <w:rFonts w:ascii="Times New Roman" w:hAnsi="Times New Roman" w:cs="Times New Roman"/>
                <w:sz w:val="24"/>
              </w:rPr>
            </w:rPrChange>
          </w:rPr>
          <w:t xml:space="preserve"> для указания «родителя», </w:t>
        </w:r>
        <w:r w:rsidR="00F926D1" w:rsidRPr="008B1EE9">
          <w:rPr>
            <w:rFonts w:ascii="Times New Roman" w:hAnsi="Times New Roman" w:cs="Times New Roman"/>
            <w:sz w:val="24"/>
            <w:szCs w:val="24"/>
            <w:rPrChange w:id="8298" w:author="Tima" w:date="2026-01-18T20:43:00Z">
              <w:rPr>
                <w:rFonts w:ascii="Times New Roman" w:hAnsi="Times New Roman" w:cs="Times New Roman"/>
                <w:sz w:val="24"/>
              </w:rPr>
            </w:rPrChange>
          </w:rPr>
          <w:t>создавшего значение ЭБД, и серым</w:t>
        </w:r>
        <w:r w:rsidRPr="008B1EE9">
          <w:rPr>
            <w:rFonts w:ascii="Times New Roman" w:hAnsi="Times New Roman" w:cs="Times New Roman"/>
            <w:sz w:val="24"/>
            <w:szCs w:val="24"/>
            <w:rPrChange w:id="8299" w:author="Tima" w:date="2026-01-18T20:43:00Z">
              <w:rPr>
                <w:rFonts w:ascii="Times New Roman" w:hAnsi="Times New Roman" w:cs="Times New Roman"/>
                <w:sz w:val="24"/>
              </w:rPr>
            </w:rPrChange>
          </w:rPr>
          <w:t xml:space="preserve"> цвет</w:t>
        </w:r>
      </w:ins>
      <w:ins w:id="8300" w:author="Tima" w:date="2026-01-17T22:34:00Z">
        <w:r w:rsidR="00F926D1" w:rsidRPr="008B1EE9">
          <w:rPr>
            <w:rFonts w:ascii="Times New Roman" w:hAnsi="Times New Roman" w:cs="Times New Roman"/>
            <w:sz w:val="24"/>
            <w:szCs w:val="24"/>
            <w:rPrChange w:id="8301" w:author="Tima" w:date="2026-01-18T20:43:00Z">
              <w:rPr>
                <w:rFonts w:ascii="Times New Roman" w:hAnsi="Times New Roman" w:cs="Times New Roman"/>
                <w:sz w:val="24"/>
              </w:rPr>
            </w:rPrChange>
          </w:rPr>
          <w:t>ом</w:t>
        </w:r>
      </w:ins>
      <w:ins w:id="8302" w:author="Tima" w:date="2026-01-17T22:33:00Z">
        <w:r w:rsidRPr="008B1EE9">
          <w:rPr>
            <w:rFonts w:ascii="Times New Roman" w:hAnsi="Times New Roman" w:cs="Times New Roman"/>
            <w:sz w:val="24"/>
            <w:szCs w:val="24"/>
            <w:rPrChange w:id="8303" w:author="Tima" w:date="2026-01-18T20:43:00Z">
              <w:rPr>
                <w:rFonts w:ascii="Times New Roman" w:hAnsi="Times New Roman" w:cs="Times New Roman"/>
                <w:sz w:val="24"/>
              </w:rPr>
            </w:rPrChange>
          </w:rPr>
          <w:t xml:space="preserve"> для указания на передачу значения ЭБД без изменения (передача значения «эхом»)</w:t>
        </w:r>
      </w:ins>
      <w:ins w:id="8304" w:author="Tima" w:date="2026-01-17T22:34:00Z">
        <w:r w:rsidR="00F926D1" w:rsidRPr="008B1EE9">
          <w:rPr>
            <w:rFonts w:ascii="Times New Roman" w:hAnsi="Times New Roman" w:cs="Times New Roman"/>
            <w:sz w:val="24"/>
            <w:szCs w:val="24"/>
            <w:rPrChange w:id="8305" w:author="Tima" w:date="2026-01-18T20:43:00Z">
              <w:rPr>
                <w:rFonts w:ascii="Times New Roman" w:hAnsi="Times New Roman" w:cs="Times New Roman"/>
                <w:sz w:val="24"/>
              </w:rPr>
            </w:rPrChange>
          </w:rPr>
          <w:t>.</w:t>
        </w:r>
      </w:ins>
      <w:ins w:id="8306" w:author="Tima" w:date="2026-01-17T22:44:00Z">
        <w:r w:rsidR="002E362B" w:rsidRPr="008B1EE9">
          <w:rPr>
            <w:rFonts w:ascii="Times New Roman" w:hAnsi="Times New Roman" w:cs="Times New Roman"/>
            <w:sz w:val="24"/>
            <w:szCs w:val="24"/>
            <w:rPrChange w:id="8307" w:author="Tima" w:date="2026-01-18T20:43:00Z">
              <w:rPr>
                <w:rFonts w:ascii="Times New Roman" w:hAnsi="Times New Roman" w:cs="Times New Roman"/>
                <w:sz w:val="24"/>
              </w:rPr>
            </w:rPrChange>
          </w:rPr>
          <w:t xml:space="preserve"> П</w:t>
        </w:r>
        <w:r w:rsidR="00324D82" w:rsidRPr="008B1EE9">
          <w:rPr>
            <w:rFonts w:ascii="Times New Roman" w:hAnsi="Times New Roman" w:cs="Times New Roman"/>
            <w:sz w:val="24"/>
            <w:szCs w:val="24"/>
            <w:rPrChange w:id="8308" w:author="Tima" w:date="2026-01-18T20:43:00Z">
              <w:rPr>
                <w:rFonts w:ascii="Times New Roman" w:hAnsi="Times New Roman" w:cs="Times New Roman"/>
                <w:sz w:val="24"/>
              </w:rPr>
            </w:rPrChange>
          </w:rPr>
          <w:t xml:space="preserve">о ближайшей </w:t>
        </w:r>
      </w:ins>
      <w:ins w:id="8309" w:author="Tima" w:date="2026-01-17T22:54:00Z">
        <w:r w:rsidR="00324D82" w:rsidRPr="008B1EE9">
          <w:rPr>
            <w:rFonts w:ascii="Times New Roman" w:hAnsi="Times New Roman" w:cs="Times New Roman"/>
            <w:sz w:val="24"/>
            <w:szCs w:val="24"/>
            <w:rPrChange w:id="8310" w:author="Tima" w:date="2026-01-18T20:43:00Z">
              <w:rPr>
                <w:rFonts w:ascii="Times New Roman" w:hAnsi="Times New Roman" w:cs="Times New Roman"/>
                <w:sz w:val="24"/>
              </w:rPr>
            </w:rPrChange>
          </w:rPr>
          <w:t xml:space="preserve">правой </w:t>
        </w:r>
      </w:ins>
      <w:ins w:id="8311" w:author="Tima" w:date="2026-01-17T22:44:00Z">
        <w:r w:rsidR="00324D82" w:rsidRPr="008B1EE9">
          <w:rPr>
            <w:rFonts w:ascii="Times New Roman" w:hAnsi="Times New Roman" w:cs="Times New Roman"/>
            <w:sz w:val="24"/>
            <w:szCs w:val="24"/>
            <w:rPrChange w:id="8312" w:author="Tima" w:date="2026-01-18T20:43:00Z">
              <w:rPr>
                <w:rFonts w:ascii="Times New Roman" w:hAnsi="Times New Roman" w:cs="Times New Roman"/>
                <w:sz w:val="24"/>
              </w:rPr>
            </w:rPrChange>
          </w:rPr>
          <w:t>цветной</w:t>
        </w:r>
        <w:r w:rsidR="002E362B" w:rsidRPr="008B1EE9">
          <w:rPr>
            <w:rFonts w:ascii="Times New Roman" w:hAnsi="Times New Roman" w:cs="Times New Roman"/>
            <w:sz w:val="24"/>
            <w:szCs w:val="24"/>
            <w:rPrChange w:id="8313" w:author="Tima" w:date="2026-01-18T20:43:00Z">
              <w:rPr>
                <w:rFonts w:ascii="Times New Roman" w:hAnsi="Times New Roman" w:cs="Times New Roman"/>
                <w:sz w:val="24"/>
              </w:rPr>
            </w:rPrChange>
          </w:rPr>
          <w:t xml:space="preserve"> границе</w:t>
        </w:r>
      </w:ins>
      <w:ins w:id="8314" w:author="Tima" w:date="2026-01-17T22:46:00Z">
        <w:r w:rsidR="002E362B" w:rsidRPr="008B1EE9">
          <w:rPr>
            <w:rFonts w:ascii="Times New Roman" w:hAnsi="Times New Roman" w:cs="Times New Roman"/>
            <w:sz w:val="24"/>
            <w:szCs w:val="24"/>
            <w:rPrChange w:id="8315" w:author="Tima" w:date="2026-01-18T20:43:00Z">
              <w:rPr>
                <w:rFonts w:ascii="Times New Roman" w:hAnsi="Times New Roman" w:cs="Times New Roman"/>
                <w:sz w:val="24"/>
              </w:rPr>
            </w:rPrChange>
          </w:rPr>
          <w:t xml:space="preserve"> (начиная с шага 1)</w:t>
        </w:r>
      </w:ins>
      <w:ins w:id="8316" w:author="Tima" w:date="2026-01-17T22:44:00Z">
        <w:r w:rsidR="002E362B" w:rsidRPr="008B1EE9">
          <w:rPr>
            <w:rFonts w:ascii="Times New Roman" w:hAnsi="Times New Roman" w:cs="Times New Roman"/>
            <w:sz w:val="24"/>
            <w:szCs w:val="24"/>
            <w:rPrChange w:id="8317" w:author="Tima" w:date="2026-01-18T20:43:00Z">
              <w:rPr>
                <w:rFonts w:ascii="Times New Roman" w:hAnsi="Times New Roman" w:cs="Times New Roman"/>
                <w:sz w:val="24"/>
              </w:rPr>
            </w:rPrChange>
          </w:rPr>
          <w:t xml:space="preserve"> можно узнать</w:t>
        </w:r>
      </w:ins>
      <w:ins w:id="8318" w:author="Tima" w:date="2026-01-17T22:45:00Z">
        <w:r w:rsidR="002E362B" w:rsidRPr="008B1EE9">
          <w:rPr>
            <w:rFonts w:ascii="Times New Roman" w:hAnsi="Times New Roman" w:cs="Times New Roman"/>
            <w:sz w:val="24"/>
            <w:szCs w:val="24"/>
            <w:rPrChange w:id="8319" w:author="Tima" w:date="2026-01-18T20:43:00Z">
              <w:rPr>
                <w:rFonts w:ascii="Times New Roman" w:hAnsi="Times New Roman" w:cs="Times New Roman"/>
                <w:sz w:val="24"/>
              </w:rPr>
            </w:rPrChange>
          </w:rPr>
          <w:t xml:space="preserve"> информационный поток, в рамках которого предусмотрено данное сообщение</w:t>
        </w:r>
      </w:ins>
      <w:ins w:id="8320" w:author="Tima" w:date="2026-01-17T22:46:00Z">
        <w:r w:rsidR="002E362B" w:rsidRPr="008B1EE9">
          <w:rPr>
            <w:rFonts w:ascii="Times New Roman" w:hAnsi="Times New Roman" w:cs="Times New Roman"/>
            <w:sz w:val="24"/>
            <w:szCs w:val="24"/>
            <w:rPrChange w:id="8321" w:author="Tima" w:date="2026-01-18T20:43:00Z">
              <w:rPr>
                <w:rFonts w:ascii="Times New Roman" w:hAnsi="Times New Roman" w:cs="Times New Roman"/>
                <w:sz w:val="24"/>
              </w:rPr>
            </w:rPrChange>
          </w:rPr>
          <w:t>:</w:t>
        </w:r>
      </w:ins>
    </w:p>
    <w:p w14:paraId="4E2ACD4D" w14:textId="442F7D62" w:rsidR="002E362B" w:rsidRDefault="002E362B">
      <w:pPr>
        <w:pStyle w:val="a3"/>
        <w:numPr>
          <w:ilvl w:val="0"/>
          <w:numId w:val="99"/>
        </w:numPr>
        <w:jc w:val="both"/>
        <w:rPr>
          <w:ins w:id="8322" w:author="Tima" w:date="2026-01-17T22:47:00Z"/>
          <w:rFonts w:ascii="Times New Roman" w:hAnsi="Times New Roman" w:cs="Times New Roman"/>
          <w:sz w:val="24"/>
        </w:rPr>
        <w:pPrChange w:id="8323" w:author="Tima" w:date="2026-01-17T22:46:00Z">
          <w:pPr>
            <w:ind w:firstLine="709"/>
            <w:jc w:val="both"/>
          </w:pPr>
        </w:pPrChange>
      </w:pPr>
      <w:ins w:id="8324" w:author="Tima" w:date="2026-01-17T22:46:00Z">
        <w:r>
          <w:rPr>
            <w:rFonts w:ascii="Times New Roman" w:hAnsi="Times New Roman" w:cs="Times New Roman"/>
            <w:sz w:val="24"/>
          </w:rPr>
          <w:t xml:space="preserve">Синий цвет – подготовка обмена </w:t>
        </w:r>
        <w:r>
          <w:rPr>
            <w:rFonts w:ascii="Times New Roman" w:hAnsi="Times New Roman" w:cs="Times New Roman"/>
            <w:sz w:val="24"/>
            <w:lang w:val="en-US"/>
          </w:rPr>
          <w:t>NFT</w:t>
        </w:r>
        <w:r w:rsidRPr="002E362B">
          <w:rPr>
            <w:rFonts w:ascii="Times New Roman" w:hAnsi="Times New Roman" w:cs="Times New Roman"/>
            <w:sz w:val="24"/>
            <w:rPrChange w:id="8325" w:author="Tima" w:date="2026-01-17T22:46:00Z">
              <w:rPr>
                <w:rFonts w:ascii="Times New Roman" w:hAnsi="Times New Roman" w:cs="Times New Roman"/>
                <w:sz w:val="24"/>
                <w:lang w:val="en-US"/>
              </w:rPr>
            </w:rPrChange>
          </w:rPr>
          <w:t xml:space="preserve"> </w:t>
        </w:r>
        <w:r>
          <w:rPr>
            <w:rFonts w:ascii="Times New Roman" w:hAnsi="Times New Roman" w:cs="Times New Roman"/>
            <w:sz w:val="24"/>
          </w:rPr>
          <w:t xml:space="preserve">на </w:t>
        </w:r>
      </w:ins>
      <w:ins w:id="8326" w:author="Tima" w:date="2026-01-17T22:47:00Z">
        <w:r>
          <w:rPr>
            <w:rFonts w:ascii="Times New Roman" w:hAnsi="Times New Roman" w:cs="Times New Roman"/>
            <w:sz w:val="24"/>
          </w:rPr>
          <w:t>ЦФА</w:t>
        </w:r>
      </w:ins>
    </w:p>
    <w:p w14:paraId="11B0FD6C" w14:textId="7BCD0940" w:rsidR="002E362B" w:rsidRDefault="002E362B">
      <w:pPr>
        <w:pStyle w:val="a3"/>
        <w:numPr>
          <w:ilvl w:val="0"/>
          <w:numId w:val="99"/>
        </w:numPr>
        <w:jc w:val="both"/>
        <w:rPr>
          <w:ins w:id="8327" w:author="Tima" w:date="2026-01-17T22:47:00Z"/>
          <w:rFonts w:ascii="Times New Roman" w:hAnsi="Times New Roman" w:cs="Times New Roman"/>
          <w:sz w:val="24"/>
        </w:rPr>
        <w:pPrChange w:id="8328" w:author="Tima" w:date="2026-01-17T22:46:00Z">
          <w:pPr>
            <w:ind w:firstLine="709"/>
            <w:jc w:val="both"/>
          </w:pPr>
        </w:pPrChange>
      </w:pPr>
      <w:ins w:id="8329" w:author="Tima" w:date="2026-01-17T22:47:00Z">
        <w:r>
          <w:rPr>
            <w:rFonts w:ascii="Times New Roman" w:hAnsi="Times New Roman" w:cs="Times New Roman"/>
            <w:sz w:val="24"/>
          </w:rPr>
          <w:t>Жёлтый – оплата комиссии ОИС за выпуск или погашение записей о ЦФА</w:t>
        </w:r>
      </w:ins>
    </w:p>
    <w:p w14:paraId="160CAF28" w14:textId="274A158E" w:rsidR="002E362B" w:rsidRDefault="002E362B">
      <w:pPr>
        <w:pStyle w:val="a3"/>
        <w:numPr>
          <w:ilvl w:val="0"/>
          <w:numId w:val="99"/>
        </w:numPr>
        <w:jc w:val="both"/>
        <w:rPr>
          <w:ins w:id="8330" w:author="Tima" w:date="2026-01-17T22:48:00Z"/>
          <w:rFonts w:ascii="Times New Roman" w:hAnsi="Times New Roman" w:cs="Times New Roman"/>
          <w:sz w:val="24"/>
        </w:rPr>
        <w:pPrChange w:id="8331" w:author="Tima" w:date="2026-01-17T22:46:00Z">
          <w:pPr>
            <w:ind w:firstLine="709"/>
            <w:jc w:val="both"/>
          </w:pPr>
        </w:pPrChange>
      </w:pPr>
      <w:ins w:id="8332" w:author="Tima" w:date="2026-01-17T22:47:00Z">
        <w:r>
          <w:rPr>
            <w:rFonts w:ascii="Times New Roman" w:hAnsi="Times New Roman" w:cs="Times New Roman"/>
            <w:sz w:val="24"/>
          </w:rPr>
          <w:t xml:space="preserve">Зелёный </w:t>
        </w:r>
      </w:ins>
      <w:ins w:id="8333" w:author="Tima" w:date="2026-01-17T22:48:00Z">
        <w:r>
          <w:rPr>
            <w:rFonts w:ascii="Times New Roman" w:hAnsi="Times New Roman" w:cs="Times New Roman"/>
            <w:sz w:val="24"/>
          </w:rPr>
          <w:t>–</w:t>
        </w:r>
      </w:ins>
      <w:ins w:id="8334" w:author="Tima" w:date="2026-01-17T22:47:00Z">
        <w:r>
          <w:rPr>
            <w:rFonts w:ascii="Times New Roman" w:hAnsi="Times New Roman" w:cs="Times New Roman"/>
            <w:sz w:val="24"/>
          </w:rPr>
          <w:t xml:space="preserve"> </w:t>
        </w:r>
      </w:ins>
      <w:ins w:id="8335" w:author="Tima" w:date="2026-01-17T22:48:00Z">
        <w:r>
          <w:rPr>
            <w:rFonts w:ascii="Times New Roman" w:hAnsi="Times New Roman" w:cs="Times New Roman"/>
            <w:sz w:val="24"/>
          </w:rPr>
          <w:t>выпуск или погашение записей о ЦФА</w:t>
        </w:r>
      </w:ins>
    </w:p>
    <w:p w14:paraId="5ACC2C32" w14:textId="17C201BD" w:rsidR="002E362B" w:rsidRPr="002E362B" w:rsidRDefault="002E362B">
      <w:pPr>
        <w:pStyle w:val="a3"/>
        <w:numPr>
          <w:ilvl w:val="0"/>
          <w:numId w:val="99"/>
        </w:numPr>
        <w:jc w:val="both"/>
        <w:rPr>
          <w:ins w:id="8336" w:author="Tima" w:date="2026-01-17T22:34:00Z"/>
          <w:rFonts w:ascii="Times New Roman" w:hAnsi="Times New Roman" w:cs="Times New Roman"/>
          <w:sz w:val="24"/>
          <w:rPrChange w:id="8337" w:author="Tima" w:date="2026-01-17T22:46:00Z">
            <w:rPr>
              <w:ins w:id="8338" w:author="Tima" w:date="2026-01-17T22:34:00Z"/>
            </w:rPr>
          </w:rPrChange>
        </w:rPr>
        <w:pPrChange w:id="8339" w:author="Tima" w:date="2026-01-17T22:46:00Z">
          <w:pPr>
            <w:ind w:firstLine="709"/>
            <w:jc w:val="both"/>
          </w:pPr>
        </w:pPrChange>
      </w:pPr>
      <w:ins w:id="8340" w:author="Tima" w:date="2026-01-17T22:48:00Z">
        <w:r>
          <w:rPr>
            <w:rFonts w:ascii="Times New Roman" w:hAnsi="Times New Roman" w:cs="Times New Roman"/>
            <w:sz w:val="24"/>
          </w:rPr>
          <w:t xml:space="preserve">Бирюзовый – завершение обмена </w:t>
        </w:r>
        <w:r>
          <w:rPr>
            <w:rFonts w:ascii="Times New Roman" w:hAnsi="Times New Roman" w:cs="Times New Roman"/>
            <w:sz w:val="24"/>
            <w:lang w:val="en-US"/>
          </w:rPr>
          <w:t>NFT</w:t>
        </w:r>
        <w:r w:rsidRPr="002E362B">
          <w:rPr>
            <w:rFonts w:ascii="Times New Roman" w:hAnsi="Times New Roman" w:cs="Times New Roman"/>
            <w:sz w:val="24"/>
            <w:rPrChange w:id="8341" w:author="Tima" w:date="2026-01-17T22:48:00Z">
              <w:rPr>
                <w:rFonts w:ascii="Times New Roman" w:hAnsi="Times New Roman" w:cs="Times New Roman"/>
                <w:sz w:val="24"/>
                <w:lang w:val="en-US"/>
              </w:rPr>
            </w:rPrChange>
          </w:rPr>
          <w:t xml:space="preserve"> </w:t>
        </w:r>
        <w:r>
          <w:rPr>
            <w:rFonts w:ascii="Times New Roman" w:hAnsi="Times New Roman" w:cs="Times New Roman"/>
            <w:sz w:val="24"/>
          </w:rPr>
          <w:t>на ЦФА.</w:t>
        </w:r>
      </w:ins>
    </w:p>
    <w:p w14:paraId="01EF2A9F" w14:textId="7ED31815" w:rsidR="00F926D1" w:rsidRPr="00FA4881" w:rsidRDefault="00B8411C">
      <w:pPr>
        <w:pStyle w:val="af0"/>
        <w:ind w:left="1440"/>
        <w:rPr>
          <w:ins w:id="8342" w:author="Tima" w:date="2026-01-17T18:04:00Z"/>
        </w:rPr>
        <w:pPrChange w:id="8343" w:author="Tima" w:date="2026-01-17T22:34:00Z">
          <w:pPr>
            <w:ind w:firstLine="709"/>
            <w:jc w:val="both"/>
          </w:pPr>
        </w:pPrChange>
      </w:pPr>
      <w:ins w:id="8344" w:author="Tima" w:date="2026-01-17T22:34:00Z">
        <w:r>
          <w:t>Таблица 21</w:t>
        </w:r>
        <w:r w:rsidR="00F926D1">
          <w:t xml:space="preserve"> – </w:t>
        </w:r>
      </w:ins>
      <w:ins w:id="8345" w:author="Tima" w:date="2026-01-17T22:35:00Z">
        <w:r w:rsidR="00F926D1" w:rsidRPr="004C7E46">
          <w:rPr>
            <w:rFonts w:cs="Times New Roman"/>
          </w:rPr>
          <w:t>правила применения Элементов бизнес-данных в сообщениях информационных потоков сервиса</w:t>
        </w:r>
      </w:ins>
    </w:p>
    <w:tbl>
      <w:tblPr>
        <w:tblStyle w:val="a4"/>
        <w:tblW w:w="9918" w:type="dxa"/>
        <w:tblLayout w:type="fixed"/>
        <w:tblLook w:val="04A0" w:firstRow="1" w:lastRow="0" w:firstColumn="1" w:lastColumn="0" w:noHBand="0" w:noVBand="1"/>
      </w:tblPr>
      <w:tblGrid>
        <w:gridCol w:w="747"/>
        <w:gridCol w:w="1516"/>
        <w:gridCol w:w="1701"/>
        <w:gridCol w:w="993"/>
        <w:gridCol w:w="992"/>
        <w:gridCol w:w="992"/>
        <w:gridCol w:w="992"/>
        <w:gridCol w:w="993"/>
        <w:gridCol w:w="992"/>
        <w:tblGridChange w:id="8346">
          <w:tblGrid>
            <w:gridCol w:w="747"/>
            <w:gridCol w:w="1516"/>
            <w:gridCol w:w="1701"/>
            <w:gridCol w:w="993"/>
            <w:gridCol w:w="283"/>
            <w:gridCol w:w="709"/>
            <w:gridCol w:w="425"/>
            <w:gridCol w:w="567"/>
            <w:gridCol w:w="284"/>
            <w:gridCol w:w="708"/>
            <w:gridCol w:w="709"/>
            <w:gridCol w:w="284"/>
            <w:gridCol w:w="419"/>
            <w:gridCol w:w="573"/>
          </w:tblGrid>
        </w:tblGridChange>
      </w:tblGrid>
      <w:tr w:rsidR="00640AA8" w14:paraId="31866974" w14:textId="77777777" w:rsidTr="006360FE">
        <w:trPr>
          <w:ins w:id="8347" w:author="Tima" w:date="2026-01-17T21:54:00Z"/>
        </w:trPr>
        <w:tc>
          <w:tcPr>
            <w:tcW w:w="2263" w:type="dxa"/>
            <w:gridSpan w:val="2"/>
            <w:vMerge w:val="restart"/>
          </w:tcPr>
          <w:p w14:paraId="0C40833C" w14:textId="77777777" w:rsidR="00640AA8" w:rsidRDefault="00640AA8">
            <w:pPr>
              <w:rPr>
                <w:ins w:id="8348" w:author="Tima" w:date="2026-01-17T21:54:00Z"/>
                <w:rFonts w:ascii="Times New Roman" w:hAnsi="Times New Roman" w:cs="Times New Roman"/>
                <w:sz w:val="24"/>
              </w:rPr>
            </w:pPr>
          </w:p>
        </w:tc>
        <w:tc>
          <w:tcPr>
            <w:tcW w:w="1701" w:type="dxa"/>
            <w:tcBorders>
              <w:right w:val="single" w:sz="12" w:space="0" w:color="5B9BD5" w:themeColor="accent1"/>
            </w:tcBorders>
          </w:tcPr>
          <w:p w14:paraId="21F73D43" w14:textId="56FBD19A" w:rsidR="00640AA8" w:rsidRDefault="00640AA8">
            <w:pPr>
              <w:jc w:val="center"/>
              <w:rPr>
                <w:ins w:id="8349" w:author="Tima" w:date="2026-01-17T21:54:00Z"/>
                <w:rFonts w:ascii="Times New Roman" w:hAnsi="Times New Roman" w:cs="Times New Roman"/>
                <w:sz w:val="24"/>
              </w:rPr>
              <w:pPrChange w:id="8350" w:author="Tima" w:date="2026-01-17T22:52:00Z">
                <w:pPr/>
              </w:pPrChange>
            </w:pPr>
            <w:ins w:id="8351" w:author="Tima" w:date="2026-01-17T21:55:00Z">
              <w:r>
                <w:rPr>
                  <w:rFonts w:ascii="Times New Roman" w:hAnsi="Times New Roman" w:cs="Times New Roman"/>
                  <w:sz w:val="24"/>
                </w:rPr>
                <w:t>Номер шага</w:t>
              </w:r>
            </w:ins>
          </w:p>
        </w:tc>
        <w:tc>
          <w:tcPr>
            <w:tcW w:w="993" w:type="dxa"/>
            <w:tcBorders>
              <w:top w:val="single" w:sz="12" w:space="0" w:color="5B9BD5" w:themeColor="accent1"/>
              <w:left w:val="single" w:sz="12" w:space="0" w:color="5B9BD5" w:themeColor="accent1"/>
              <w:right w:val="single" w:sz="12" w:space="0" w:color="5B9BD5" w:themeColor="accent1"/>
            </w:tcBorders>
          </w:tcPr>
          <w:p w14:paraId="24F5EA1D" w14:textId="36B5A38A" w:rsidR="00640AA8" w:rsidRDefault="00640AA8">
            <w:pPr>
              <w:rPr>
                <w:ins w:id="8352" w:author="Tima" w:date="2026-01-17T21:54:00Z"/>
                <w:rFonts w:ascii="Times New Roman" w:hAnsi="Times New Roman" w:cs="Times New Roman"/>
                <w:sz w:val="24"/>
              </w:rPr>
            </w:pPr>
            <w:ins w:id="8353" w:author="Tima" w:date="2026-01-17T22:15:00Z">
              <w:r>
                <w:rPr>
                  <w:rFonts w:ascii="Times New Roman" w:hAnsi="Times New Roman" w:cs="Times New Roman"/>
                  <w:sz w:val="24"/>
                </w:rPr>
                <w:t>1</w:t>
              </w:r>
            </w:ins>
          </w:p>
        </w:tc>
        <w:tc>
          <w:tcPr>
            <w:tcW w:w="992" w:type="dxa"/>
            <w:tcBorders>
              <w:top w:val="single" w:sz="12" w:space="0" w:color="FFFF00"/>
              <w:left w:val="single" w:sz="12" w:space="0" w:color="5B9BD5" w:themeColor="accent1"/>
            </w:tcBorders>
          </w:tcPr>
          <w:p w14:paraId="09232BE9" w14:textId="2A96461A" w:rsidR="00640AA8" w:rsidRDefault="00640AA8">
            <w:pPr>
              <w:rPr>
                <w:ins w:id="8354" w:author="Tima" w:date="2026-01-17T21:54:00Z"/>
                <w:rFonts w:ascii="Times New Roman" w:hAnsi="Times New Roman" w:cs="Times New Roman"/>
                <w:sz w:val="24"/>
              </w:rPr>
            </w:pPr>
            <w:ins w:id="8355" w:author="Tima" w:date="2026-01-17T22:15:00Z">
              <w:r>
                <w:rPr>
                  <w:rFonts w:ascii="Times New Roman" w:hAnsi="Times New Roman" w:cs="Times New Roman"/>
                  <w:sz w:val="24"/>
                </w:rPr>
                <w:t>2</w:t>
              </w:r>
            </w:ins>
          </w:p>
        </w:tc>
        <w:tc>
          <w:tcPr>
            <w:tcW w:w="992" w:type="dxa"/>
            <w:tcBorders>
              <w:top w:val="single" w:sz="12" w:space="0" w:color="FFFF00"/>
              <w:right w:val="single" w:sz="12" w:space="0" w:color="FFFF00"/>
            </w:tcBorders>
          </w:tcPr>
          <w:p w14:paraId="2558472A" w14:textId="7BE369F9" w:rsidR="00640AA8" w:rsidRDefault="00640AA8">
            <w:pPr>
              <w:rPr>
                <w:ins w:id="8356" w:author="Tima" w:date="2026-01-17T21:54:00Z"/>
                <w:rFonts w:ascii="Times New Roman" w:hAnsi="Times New Roman" w:cs="Times New Roman"/>
                <w:sz w:val="24"/>
              </w:rPr>
            </w:pPr>
            <w:ins w:id="8357" w:author="Tima" w:date="2026-01-17T22:15:00Z">
              <w:r>
                <w:rPr>
                  <w:rFonts w:ascii="Times New Roman" w:hAnsi="Times New Roman" w:cs="Times New Roman"/>
                  <w:sz w:val="24"/>
                </w:rPr>
                <w:t>3</w:t>
              </w:r>
            </w:ins>
          </w:p>
        </w:tc>
        <w:tc>
          <w:tcPr>
            <w:tcW w:w="992" w:type="dxa"/>
            <w:tcBorders>
              <w:top w:val="single" w:sz="12" w:space="0" w:color="00B050"/>
              <w:left w:val="single" w:sz="12" w:space="0" w:color="FFFF00"/>
            </w:tcBorders>
          </w:tcPr>
          <w:p w14:paraId="46AECE9B" w14:textId="6DDE76A9" w:rsidR="00640AA8" w:rsidRDefault="00640AA8">
            <w:pPr>
              <w:rPr>
                <w:ins w:id="8358" w:author="Tima" w:date="2026-01-17T21:54:00Z"/>
                <w:rFonts w:ascii="Times New Roman" w:hAnsi="Times New Roman" w:cs="Times New Roman"/>
                <w:sz w:val="24"/>
              </w:rPr>
            </w:pPr>
            <w:ins w:id="8359" w:author="Tima" w:date="2026-01-17T22:15:00Z">
              <w:r>
                <w:rPr>
                  <w:rFonts w:ascii="Times New Roman" w:hAnsi="Times New Roman" w:cs="Times New Roman"/>
                  <w:sz w:val="24"/>
                </w:rPr>
                <w:t>4</w:t>
              </w:r>
            </w:ins>
          </w:p>
        </w:tc>
        <w:tc>
          <w:tcPr>
            <w:tcW w:w="993" w:type="dxa"/>
            <w:tcBorders>
              <w:top w:val="single" w:sz="12" w:space="0" w:color="00B050"/>
              <w:right w:val="single" w:sz="12" w:space="0" w:color="00B050"/>
            </w:tcBorders>
          </w:tcPr>
          <w:p w14:paraId="3B38DA90" w14:textId="284B20E8" w:rsidR="00640AA8" w:rsidRDefault="00640AA8">
            <w:pPr>
              <w:rPr>
                <w:ins w:id="8360" w:author="Tima" w:date="2026-01-17T21:54:00Z"/>
                <w:rFonts w:ascii="Times New Roman" w:hAnsi="Times New Roman" w:cs="Times New Roman"/>
                <w:sz w:val="24"/>
              </w:rPr>
            </w:pPr>
            <w:ins w:id="8361" w:author="Tima" w:date="2026-01-17T22:15:00Z">
              <w:r>
                <w:rPr>
                  <w:rFonts w:ascii="Times New Roman" w:hAnsi="Times New Roman" w:cs="Times New Roman"/>
                  <w:sz w:val="24"/>
                </w:rPr>
                <w:t>5</w:t>
              </w:r>
            </w:ins>
          </w:p>
        </w:tc>
        <w:tc>
          <w:tcPr>
            <w:tcW w:w="992" w:type="dxa"/>
            <w:tcBorders>
              <w:top w:val="single" w:sz="12" w:space="0" w:color="4FDFE3"/>
              <w:left w:val="single" w:sz="12" w:space="0" w:color="00B050"/>
              <w:right w:val="single" w:sz="12" w:space="0" w:color="4FDFE3"/>
            </w:tcBorders>
          </w:tcPr>
          <w:p w14:paraId="0F25A061" w14:textId="3CCF45A0" w:rsidR="00640AA8" w:rsidRDefault="00640AA8">
            <w:pPr>
              <w:rPr>
                <w:ins w:id="8362" w:author="Tima" w:date="2026-01-17T21:54:00Z"/>
                <w:rFonts w:ascii="Times New Roman" w:hAnsi="Times New Roman" w:cs="Times New Roman"/>
                <w:sz w:val="24"/>
              </w:rPr>
            </w:pPr>
            <w:ins w:id="8363" w:author="Tima" w:date="2026-01-17T22:15:00Z">
              <w:r>
                <w:rPr>
                  <w:rFonts w:ascii="Times New Roman" w:hAnsi="Times New Roman" w:cs="Times New Roman"/>
                  <w:sz w:val="24"/>
                </w:rPr>
                <w:t>6</w:t>
              </w:r>
            </w:ins>
          </w:p>
        </w:tc>
      </w:tr>
      <w:tr w:rsidR="00640AA8" w14:paraId="64E864D8" w14:textId="77777777" w:rsidTr="006360FE">
        <w:trPr>
          <w:ins w:id="8364" w:author="Tima" w:date="2026-01-17T21:54:00Z"/>
        </w:trPr>
        <w:tc>
          <w:tcPr>
            <w:tcW w:w="2263" w:type="dxa"/>
            <w:gridSpan w:val="2"/>
            <w:vMerge/>
          </w:tcPr>
          <w:p w14:paraId="6511C4F8" w14:textId="77777777" w:rsidR="00640AA8" w:rsidRDefault="00640AA8">
            <w:pPr>
              <w:rPr>
                <w:ins w:id="8365" w:author="Tima" w:date="2026-01-17T21:54:00Z"/>
                <w:rFonts w:ascii="Times New Roman" w:hAnsi="Times New Roman" w:cs="Times New Roman"/>
                <w:sz w:val="24"/>
              </w:rPr>
            </w:pPr>
          </w:p>
        </w:tc>
        <w:tc>
          <w:tcPr>
            <w:tcW w:w="1701" w:type="dxa"/>
            <w:tcBorders>
              <w:right w:val="single" w:sz="12" w:space="0" w:color="5B9BD5" w:themeColor="accent1"/>
            </w:tcBorders>
          </w:tcPr>
          <w:p w14:paraId="75BE45A4" w14:textId="7CECB379" w:rsidR="00640AA8" w:rsidRDefault="00640AA8">
            <w:pPr>
              <w:jc w:val="center"/>
              <w:rPr>
                <w:ins w:id="8366" w:author="Tima" w:date="2026-01-17T21:54:00Z"/>
                <w:rFonts w:ascii="Times New Roman" w:hAnsi="Times New Roman" w:cs="Times New Roman"/>
                <w:sz w:val="24"/>
              </w:rPr>
              <w:pPrChange w:id="8367" w:author="Tima" w:date="2026-01-17T22:52:00Z">
                <w:pPr/>
              </w:pPrChange>
            </w:pPr>
            <w:ins w:id="8368" w:author="Tima" w:date="2026-01-17T21:55:00Z">
              <w:r>
                <w:rPr>
                  <w:rFonts w:ascii="Times New Roman" w:hAnsi="Times New Roman" w:cs="Times New Roman"/>
                  <w:sz w:val="24"/>
                </w:rPr>
                <w:t>Название сообщения</w:t>
              </w:r>
            </w:ins>
          </w:p>
        </w:tc>
        <w:tc>
          <w:tcPr>
            <w:tcW w:w="993" w:type="dxa"/>
            <w:tcBorders>
              <w:left w:val="single" w:sz="12" w:space="0" w:color="5B9BD5" w:themeColor="accent1"/>
              <w:right w:val="single" w:sz="12" w:space="0" w:color="5B9BD5" w:themeColor="accent1"/>
            </w:tcBorders>
          </w:tcPr>
          <w:p w14:paraId="1F82A5D5" w14:textId="2C7E920F" w:rsidR="00640AA8" w:rsidRDefault="00640AA8">
            <w:pPr>
              <w:rPr>
                <w:ins w:id="8369" w:author="Tima" w:date="2026-01-17T21:54:00Z"/>
                <w:rFonts w:ascii="Times New Roman" w:hAnsi="Times New Roman" w:cs="Times New Roman"/>
                <w:sz w:val="24"/>
              </w:rPr>
            </w:pPr>
            <w:ins w:id="8370" w:author="Tima" w:date="2026-01-17T22:16:00Z">
              <w:r>
                <w:rPr>
                  <w:rFonts w:ascii="Times New Roman" w:hAnsi="Times New Roman" w:cs="Times New Roman"/>
                  <w:sz w:val="24"/>
                </w:rPr>
                <w:t>Запрос обмена</w:t>
              </w:r>
            </w:ins>
          </w:p>
        </w:tc>
        <w:tc>
          <w:tcPr>
            <w:tcW w:w="992" w:type="dxa"/>
            <w:tcBorders>
              <w:left w:val="single" w:sz="12" w:space="0" w:color="5B9BD5" w:themeColor="accent1"/>
            </w:tcBorders>
          </w:tcPr>
          <w:p w14:paraId="72209C97" w14:textId="38B73CE8" w:rsidR="00640AA8" w:rsidRDefault="00640AA8">
            <w:pPr>
              <w:rPr>
                <w:ins w:id="8371" w:author="Tima" w:date="2026-01-17T21:54:00Z"/>
                <w:rFonts w:ascii="Times New Roman" w:hAnsi="Times New Roman" w:cs="Times New Roman"/>
                <w:sz w:val="24"/>
              </w:rPr>
            </w:pPr>
            <w:ins w:id="8372" w:author="Tima" w:date="2026-01-17T22:19:00Z">
              <w:r>
                <w:rPr>
                  <w:rFonts w:ascii="Times New Roman" w:hAnsi="Times New Roman" w:cs="Times New Roman"/>
                  <w:sz w:val="24"/>
                </w:rPr>
                <w:t>Запрос перевода</w:t>
              </w:r>
            </w:ins>
          </w:p>
        </w:tc>
        <w:tc>
          <w:tcPr>
            <w:tcW w:w="992" w:type="dxa"/>
            <w:tcBorders>
              <w:right w:val="single" w:sz="12" w:space="0" w:color="FFFF00"/>
            </w:tcBorders>
          </w:tcPr>
          <w:p w14:paraId="6824403E" w14:textId="6AB2B615" w:rsidR="00640AA8" w:rsidRDefault="00640AA8">
            <w:pPr>
              <w:rPr>
                <w:ins w:id="8373" w:author="Tima" w:date="2026-01-17T21:54:00Z"/>
                <w:rFonts w:ascii="Times New Roman" w:hAnsi="Times New Roman" w:cs="Times New Roman"/>
                <w:sz w:val="24"/>
              </w:rPr>
            </w:pPr>
            <w:ins w:id="8374" w:author="Tima" w:date="2026-01-17T22:19:00Z">
              <w:r>
                <w:rPr>
                  <w:rFonts w:ascii="Times New Roman" w:hAnsi="Times New Roman" w:cs="Times New Roman"/>
                  <w:sz w:val="24"/>
                </w:rPr>
                <w:t>Уведомление о переводе</w:t>
              </w:r>
            </w:ins>
          </w:p>
        </w:tc>
        <w:tc>
          <w:tcPr>
            <w:tcW w:w="992" w:type="dxa"/>
            <w:tcBorders>
              <w:left w:val="single" w:sz="12" w:space="0" w:color="FFFF00"/>
            </w:tcBorders>
          </w:tcPr>
          <w:p w14:paraId="51C1803C" w14:textId="6BC7132E" w:rsidR="00640AA8" w:rsidRDefault="00640AA8">
            <w:pPr>
              <w:rPr>
                <w:ins w:id="8375" w:author="Tima" w:date="2026-01-17T21:54:00Z"/>
                <w:rFonts w:ascii="Times New Roman" w:hAnsi="Times New Roman" w:cs="Times New Roman"/>
                <w:sz w:val="24"/>
              </w:rPr>
            </w:pPr>
            <w:ins w:id="8376" w:author="Tima" w:date="2026-01-17T22:19:00Z">
              <w:r>
                <w:rPr>
                  <w:rFonts w:ascii="Times New Roman" w:hAnsi="Times New Roman" w:cs="Times New Roman"/>
                  <w:sz w:val="24"/>
                </w:rPr>
                <w:t xml:space="preserve">Запрос на выпуск/ погашение записей о </w:t>
              </w:r>
            </w:ins>
            <w:ins w:id="8377" w:author="Tima" w:date="2026-01-17T22:20:00Z">
              <w:r>
                <w:rPr>
                  <w:rFonts w:ascii="Times New Roman" w:hAnsi="Times New Roman" w:cs="Times New Roman"/>
                  <w:sz w:val="24"/>
                </w:rPr>
                <w:t>ЦФА</w:t>
              </w:r>
            </w:ins>
          </w:p>
        </w:tc>
        <w:tc>
          <w:tcPr>
            <w:tcW w:w="993" w:type="dxa"/>
            <w:tcBorders>
              <w:right w:val="single" w:sz="12" w:space="0" w:color="00B050"/>
            </w:tcBorders>
          </w:tcPr>
          <w:p w14:paraId="0761655A" w14:textId="62F9186A" w:rsidR="00640AA8" w:rsidRDefault="00640AA8">
            <w:pPr>
              <w:rPr>
                <w:ins w:id="8378" w:author="Tima" w:date="2026-01-17T21:54:00Z"/>
                <w:rFonts w:ascii="Times New Roman" w:hAnsi="Times New Roman" w:cs="Times New Roman"/>
                <w:sz w:val="24"/>
              </w:rPr>
            </w:pPr>
            <w:ins w:id="8379" w:author="Tima" w:date="2026-01-17T22:20:00Z">
              <w:r>
                <w:rPr>
                  <w:rFonts w:ascii="Times New Roman" w:hAnsi="Times New Roman" w:cs="Times New Roman"/>
                  <w:sz w:val="24"/>
                </w:rPr>
                <w:t>Ответ на запрос</w:t>
              </w:r>
            </w:ins>
          </w:p>
        </w:tc>
        <w:tc>
          <w:tcPr>
            <w:tcW w:w="992" w:type="dxa"/>
            <w:tcBorders>
              <w:left w:val="single" w:sz="12" w:space="0" w:color="00B050"/>
              <w:right w:val="single" w:sz="12" w:space="0" w:color="4FDFE3"/>
            </w:tcBorders>
          </w:tcPr>
          <w:p w14:paraId="3E79E238" w14:textId="3BD2CBD9" w:rsidR="00640AA8" w:rsidRDefault="00640AA8">
            <w:pPr>
              <w:rPr>
                <w:ins w:id="8380" w:author="Tima" w:date="2026-01-17T21:54:00Z"/>
                <w:rFonts w:ascii="Times New Roman" w:hAnsi="Times New Roman" w:cs="Times New Roman"/>
                <w:sz w:val="24"/>
              </w:rPr>
            </w:pPr>
            <w:ins w:id="8381" w:author="Tima" w:date="2026-01-17T22:19:00Z">
              <w:r>
                <w:rPr>
                  <w:rFonts w:ascii="Times New Roman" w:hAnsi="Times New Roman" w:cs="Times New Roman"/>
                  <w:sz w:val="24"/>
                </w:rPr>
                <w:t>Результат обмена</w:t>
              </w:r>
            </w:ins>
          </w:p>
        </w:tc>
      </w:tr>
      <w:tr w:rsidR="00640AA8" w14:paraId="2171E2CA" w14:textId="77777777" w:rsidTr="006360FE">
        <w:trPr>
          <w:ins w:id="8382" w:author="Tima" w:date="2026-01-17T21:54:00Z"/>
        </w:trPr>
        <w:tc>
          <w:tcPr>
            <w:tcW w:w="2263" w:type="dxa"/>
            <w:gridSpan w:val="2"/>
            <w:vMerge/>
          </w:tcPr>
          <w:p w14:paraId="1BE9644D" w14:textId="77777777" w:rsidR="00640AA8" w:rsidRDefault="00640AA8">
            <w:pPr>
              <w:rPr>
                <w:ins w:id="8383" w:author="Tima" w:date="2026-01-17T21:54:00Z"/>
                <w:rFonts w:ascii="Times New Roman" w:hAnsi="Times New Roman" w:cs="Times New Roman"/>
                <w:sz w:val="24"/>
              </w:rPr>
            </w:pPr>
          </w:p>
        </w:tc>
        <w:tc>
          <w:tcPr>
            <w:tcW w:w="1701" w:type="dxa"/>
            <w:tcBorders>
              <w:right w:val="single" w:sz="12" w:space="0" w:color="5B9BD5" w:themeColor="accent1"/>
            </w:tcBorders>
          </w:tcPr>
          <w:p w14:paraId="63B99EC9" w14:textId="42AF880A" w:rsidR="00640AA8" w:rsidRDefault="00640AA8">
            <w:pPr>
              <w:jc w:val="center"/>
              <w:rPr>
                <w:ins w:id="8384" w:author="Tima" w:date="2026-01-17T21:54:00Z"/>
                <w:rFonts w:ascii="Times New Roman" w:hAnsi="Times New Roman" w:cs="Times New Roman"/>
                <w:sz w:val="24"/>
              </w:rPr>
              <w:pPrChange w:id="8385" w:author="Tima" w:date="2026-01-17T22:52:00Z">
                <w:pPr/>
              </w:pPrChange>
            </w:pPr>
            <w:ins w:id="8386" w:author="Tima" w:date="2026-01-17T21:56:00Z">
              <w:r>
                <w:rPr>
                  <w:rFonts w:ascii="Times New Roman" w:hAnsi="Times New Roman" w:cs="Times New Roman"/>
                  <w:sz w:val="24"/>
                </w:rPr>
                <w:t>О</w:t>
              </w:r>
              <w:r w:rsidRPr="00FD17B5">
                <w:rPr>
                  <w:rFonts w:ascii="Times New Roman" w:hAnsi="Times New Roman" w:cs="Times New Roman"/>
                  <w:sz w:val="24"/>
                </w:rPr>
                <w:t>тправитель</w:t>
              </w:r>
            </w:ins>
            <w:ins w:id="8387" w:author="Tima" w:date="2026-01-17T22:53:00Z">
              <w:r>
                <w:rPr>
                  <w:rFonts w:ascii="Times New Roman" w:hAnsi="Times New Roman" w:cs="Times New Roman"/>
                  <w:sz w:val="24"/>
                </w:rPr>
                <w:t xml:space="preserve"> </w:t>
              </w:r>
            </w:ins>
            <w:ins w:id="8388" w:author="Tima" w:date="2026-01-17T21:56:00Z">
              <w:r w:rsidRPr="00FD17B5">
                <w:rPr>
                  <w:rFonts w:ascii="Times New Roman" w:hAnsi="Times New Roman" w:cs="Times New Roman"/>
                  <w:sz w:val="24"/>
                </w:rPr>
                <w:t>→</w:t>
              </w:r>
            </w:ins>
            <w:ins w:id="8389" w:author="Tima" w:date="2026-01-17T22:53:00Z">
              <w:r>
                <w:rPr>
                  <w:rFonts w:ascii="Times New Roman" w:hAnsi="Times New Roman" w:cs="Times New Roman"/>
                  <w:sz w:val="24"/>
                </w:rPr>
                <w:t xml:space="preserve"> </w:t>
              </w:r>
            </w:ins>
            <w:ins w:id="8390" w:author="Tima" w:date="2026-01-17T21:56:00Z">
              <w:r w:rsidRPr="00FD17B5">
                <w:rPr>
                  <w:rFonts w:ascii="Times New Roman" w:hAnsi="Times New Roman" w:cs="Times New Roman"/>
                  <w:sz w:val="24"/>
                </w:rPr>
                <w:t>получатель</w:t>
              </w:r>
            </w:ins>
          </w:p>
        </w:tc>
        <w:tc>
          <w:tcPr>
            <w:tcW w:w="993" w:type="dxa"/>
            <w:tcBorders>
              <w:left w:val="single" w:sz="12" w:space="0" w:color="5B9BD5" w:themeColor="accent1"/>
              <w:right w:val="single" w:sz="12" w:space="0" w:color="5B9BD5" w:themeColor="accent1"/>
            </w:tcBorders>
          </w:tcPr>
          <w:p w14:paraId="630D636D" w14:textId="159D1ABB" w:rsidR="00640AA8" w:rsidRDefault="00640AA8">
            <w:pPr>
              <w:rPr>
                <w:ins w:id="8391" w:author="Tima" w:date="2026-01-17T21:54:00Z"/>
                <w:rFonts w:ascii="Times New Roman" w:hAnsi="Times New Roman" w:cs="Times New Roman"/>
                <w:sz w:val="24"/>
              </w:rPr>
            </w:pPr>
            <w:ins w:id="8392" w:author="Tima" w:date="2026-01-17T22:16:00Z">
              <w:r>
                <w:rPr>
                  <w:rFonts w:ascii="Times New Roman" w:hAnsi="Times New Roman" w:cs="Times New Roman"/>
                  <w:sz w:val="24"/>
                </w:rPr>
                <w:t>Пользователь</w:t>
              </w:r>
            </w:ins>
            <w:ins w:id="8393" w:author="Tima" w:date="2026-01-17T22:52:00Z">
              <w:r>
                <w:rPr>
                  <w:rFonts w:ascii="Times New Roman" w:hAnsi="Times New Roman" w:cs="Times New Roman"/>
                  <w:sz w:val="24"/>
                </w:rPr>
                <w:t xml:space="preserve"> </w:t>
              </w:r>
            </w:ins>
            <w:ins w:id="8394" w:author="Tima" w:date="2026-01-17T22:18:00Z">
              <w:r w:rsidRPr="00FD17B5">
                <w:rPr>
                  <w:rFonts w:ascii="Times New Roman" w:hAnsi="Times New Roman" w:cs="Times New Roman"/>
                  <w:sz w:val="24"/>
                </w:rPr>
                <w:t>→</w:t>
              </w:r>
            </w:ins>
            <w:ins w:id="8395" w:author="Tima" w:date="2026-01-17T22:52:00Z">
              <w:r>
                <w:rPr>
                  <w:rFonts w:ascii="Times New Roman" w:hAnsi="Times New Roman" w:cs="Times New Roman"/>
                  <w:sz w:val="24"/>
                </w:rPr>
                <w:t xml:space="preserve"> </w:t>
              </w:r>
            </w:ins>
            <w:ins w:id="8396" w:author="Tima" w:date="2026-01-17T22:18:00Z">
              <w:r>
                <w:rPr>
                  <w:rFonts w:ascii="Times New Roman" w:hAnsi="Times New Roman" w:cs="Times New Roman"/>
                  <w:sz w:val="24"/>
                </w:rPr>
                <w:t>Сервис</w:t>
              </w:r>
            </w:ins>
          </w:p>
        </w:tc>
        <w:tc>
          <w:tcPr>
            <w:tcW w:w="992" w:type="dxa"/>
            <w:tcBorders>
              <w:left w:val="single" w:sz="12" w:space="0" w:color="5B9BD5" w:themeColor="accent1"/>
            </w:tcBorders>
          </w:tcPr>
          <w:p w14:paraId="13AC47B5" w14:textId="25B64822" w:rsidR="00640AA8" w:rsidRDefault="00640AA8">
            <w:pPr>
              <w:rPr>
                <w:ins w:id="8397" w:author="Tima" w:date="2026-01-17T21:54:00Z"/>
                <w:rFonts w:ascii="Times New Roman" w:hAnsi="Times New Roman" w:cs="Times New Roman"/>
                <w:sz w:val="24"/>
              </w:rPr>
            </w:pPr>
            <w:ins w:id="8398" w:author="Tima" w:date="2026-01-17T22:18:00Z">
              <w:r>
                <w:rPr>
                  <w:rFonts w:ascii="Times New Roman" w:hAnsi="Times New Roman" w:cs="Times New Roman"/>
                  <w:sz w:val="24"/>
                </w:rPr>
                <w:t>Сервис</w:t>
              </w:r>
            </w:ins>
            <w:ins w:id="8399" w:author="Tima" w:date="2026-01-17T22:52:00Z">
              <w:r>
                <w:rPr>
                  <w:rFonts w:ascii="Times New Roman" w:hAnsi="Times New Roman" w:cs="Times New Roman"/>
                  <w:sz w:val="24"/>
                </w:rPr>
                <w:t xml:space="preserve"> </w:t>
              </w:r>
            </w:ins>
            <w:ins w:id="8400" w:author="Tima" w:date="2026-01-17T22:18:00Z">
              <w:r w:rsidRPr="00FD17B5">
                <w:rPr>
                  <w:rFonts w:ascii="Times New Roman" w:hAnsi="Times New Roman" w:cs="Times New Roman"/>
                  <w:sz w:val="24"/>
                </w:rPr>
                <w:t>→</w:t>
              </w:r>
            </w:ins>
            <w:ins w:id="8401" w:author="Tima" w:date="2026-01-17T22:52:00Z">
              <w:r>
                <w:rPr>
                  <w:rFonts w:ascii="Times New Roman" w:hAnsi="Times New Roman" w:cs="Times New Roman"/>
                  <w:sz w:val="24"/>
                </w:rPr>
                <w:t xml:space="preserve"> </w:t>
              </w:r>
            </w:ins>
            <w:ins w:id="8402" w:author="Tima" w:date="2026-01-17T22:18:00Z">
              <w:r>
                <w:rPr>
                  <w:rFonts w:ascii="Times New Roman" w:hAnsi="Times New Roman" w:cs="Times New Roman"/>
                  <w:sz w:val="24"/>
                </w:rPr>
                <w:t>Банк сервиса</w:t>
              </w:r>
            </w:ins>
          </w:p>
        </w:tc>
        <w:tc>
          <w:tcPr>
            <w:tcW w:w="992" w:type="dxa"/>
            <w:tcBorders>
              <w:right w:val="single" w:sz="12" w:space="0" w:color="FFFF00"/>
            </w:tcBorders>
          </w:tcPr>
          <w:p w14:paraId="5347AEF0" w14:textId="5F7A441D" w:rsidR="00640AA8" w:rsidRDefault="00640AA8">
            <w:pPr>
              <w:rPr>
                <w:ins w:id="8403" w:author="Tima" w:date="2026-01-17T21:54:00Z"/>
                <w:rFonts w:ascii="Times New Roman" w:hAnsi="Times New Roman" w:cs="Times New Roman"/>
                <w:sz w:val="24"/>
              </w:rPr>
            </w:pPr>
            <w:ins w:id="8404" w:author="Tima" w:date="2026-01-17T22:18:00Z">
              <w:r>
                <w:rPr>
                  <w:rFonts w:ascii="Times New Roman" w:hAnsi="Times New Roman" w:cs="Times New Roman"/>
                  <w:sz w:val="24"/>
                </w:rPr>
                <w:t>Банк сервиса</w:t>
              </w:r>
            </w:ins>
            <w:ins w:id="8405" w:author="Tima" w:date="2026-01-17T22:52:00Z">
              <w:r>
                <w:rPr>
                  <w:rFonts w:ascii="Times New Roman" w:hAnsi="Times New Roman" w:cs="Times New Roman"/>
                  <w:sz w:val="24"/>
                </w:rPr>
                <w:t xml:space="preserve"> </w:t>
              </w:r>
            </w:ins>
            <w:ins w:id="8406" w:author="Tima" w:date="2026-01-17T22:18:00Z">
              <w:r w:rsidRPr="00FD17B5">
                <w:rPr>
                  <w:rFonts w:ascii="Times New Roman" w:hAnsi="Times New Roman" w:cs="Times New Roman"/>
                  <w:sz w:val="24"/>
                </w:rPr>
                <w:t>→</w:t>
              </w:r>
            </w:ins>
            <w:ins w:id="8407" w:author="Tima" w:date="2026-01-17T22:53:00Z">
              <w:r>
                <w:rPr>
                  <w:rFonts w:ascii="Times New Roman" w:hAnsi="Times New Roman" w:cs="Times New Roman"/>
                  <w:sz w:val="24"/>
                </w:rPr>
                <w:t xml:space="preserve"> </w:t>
              </w:r>
            </w:ins>
            <w:ins w:id="8408" w:author="Tima" w:date="2026-01-17T22:18:00Z">
              <w:r>
                <w:rPr>
                  <w:rFonts w:ascii="Times New Roman" w:hAnsi="Times New Roman" w:cs="Times New Roman"/>
                  <w:sz w:val="24"/>
                </w:rPr>
                <w:t>Сервис</w:t>
              </w:r>
            </w:ins>
          </w:p>
        </w:tc>
        <w:tc>
          <w:tcPr>
            <w:tcW w:w="992" w:type="dxa"/>
            <w:tcBorders>
              <w:left w:val="single" w:sz="12" w:space="0" w:color="FFFF00"/>
            </w:tcBorders>
          </w:tcPr>
          <w:p w14:paraId="000F1245" w14:textId="3A256B35" w:rsidR="00640AA8" w:rsidRDefault="00640AA8">
            <w:pPr>
              <w:rPr>
                <w:ins w:id="8409" w:author="Tima" w:date="2026-01-17T21:54:00Z"/>
                <w:rFonts w:ascii="Times New Roman" w:hAnsi="Times New Roman" w:cs="Times New Roman"/>
                <w:sz w:val="24"/>
              </w:rPr>
            </w:pPr>
            <w:ins w:id="8410" w:author="Tima" w:date="2026-01-17T22:18:00Z">
              <w:r>
                <w:rPr>
                  <w:rFonts w:ascii="Times New Roman" w:hAnsi="Times New Roman" w:cs="Times New Roman"/>
                  <w:sz w:val="24"/>
                </w:rPr>
                <w:t>Сервис</w:t>
              </w:r>
            </w:ins>
            <w:ins w:id="8411" w:author="Tima" w:date="2026-01-17T22:53:00Z">
              <w:r>
                <w:rPr>
                  <w:rFonts w:ascii="Times New Roman" w:hAnsi="Times New Roman" w:cs="Times New Roman"/>
                  <w:sz w:val="24"/>
                </w:rPr>
                <w:t xml:space="preserve"> </w:t>
              </w:r>
            </w:ins>
            <w:ins w:id="8412" w:author="Tima" w:date="2026-01-17T22:18:00Z">
              <w:r w:rsidRPr="00FD17B5">
                <w:rPr>
                  <w:rFonts w:ascii="Times New Roman" w:hAnsi="Times New Roman" w:cs="Times New Roman"/>
                  <w:sz w:val="24"/>
                </w:rPr>
                <w:t>→</w:t>
              </w:r>
            </w:ins>
            <w:ins w:id="8413" w:author="Tima" w:date="2026-01-17T22:53:00Z">
              <w:r>
                <w:rPr>
                  <w:rFonts w:ascii="Times New Roman" w:hAnsi="Times New Roman" w:cs="Times New Roman"/>
                  <w:sz w:val="24"/>
                </w:rPr>
                <w:t xml:space="preserve"> </w:t>
              </w:r>
            </w:ins>
            <w:ins w:id="8414" w:author="Tima" w:date="2026-01-17T22:18:00Z">
              <w:r>
                <w:rPr>
                  <w:rFonts w:ascii="Times New Roman" w:hAnsi="Times New Roman" w:cs="Times New Roman"/>
                  <w:sz w:val="24"/>
                </w:rPr>
                <w:t>ОИС</w:t>
              </w:r>
            </w:ins>
          </w:p>
        </w:tc>
        <w:tc>
          <w:tcPr>
            <w:tcW w:w="993" w:type="dxa"/>
            <w:tcBorders>
              <w:right w:val="single" w:sz="12" w:space="0" w:color="00B050"/>
            </w:tcBorders>
          </w:tcPr>
          <w:p w14:paraId="5D3C95D1" w14:textId="64D382EC" w:rsidR="00640AA8" w:rsidRDefault="00640AA8">
            <w:pPr>
              <w:rPr>
                <w:ins w:id="8415" w:author="Tima" w:date="2026-01-17T21:54:00Z"/>
                <w:rFonts w:ascii="Times New Roman" w:hAnsi="Times New Roman" w:cs="Times New Roman"/>
                <w:sz w:val="24"/>
              </w:rPr>
            </w:pPr>
            <w:ins w:id="8416" w:author="Tima" w:date="2026-01-17T22:18:00Z">
              <w:r>
                <w:rPr>
                  <w:rFonts w:ascii="Times New Roman" w:hAnsi="Times New Roman" w:cs="Times New Roman"/>
                  <w:sz w:val="24"/>
                </w:rPr>
                <w:t>ОИС</w:t>
              </w:r>
            </w:ins>
            <w:ins w:id="8417" w:author="Tima" w:date="2026-01-17T22:53:00Z">
              <w:r>
                <w:rPr>
                  <w:rFonts w:ascii="Times New Roman" w:hAnsi="Times New Roman" w:cs="Times New Roman"/>
                  <w:sz w:val="24"/>
                </w:rPr>
                <w:t xml:space="preserve"> </w:t>
              </w:r>
            </w:ins>
            <w:ins w:id="8418" w:author="Tima" w:date="2026-01-17T22:18:00Z">
              <w:r w:rsidRPr="00FD17B5">
                <w:rPr>
                  <w:rFonts w:ascii="Times New Roman" w:hAnsi="Times New Roman" w:cs="Times New Roman"/>
                  <w:sz w:val="24"/>
                </w:rPr>
                <w:t>→</w:t>
              </w:r>
            </w:ins>
            <w:ins w:id="8419" w:author="Tima" w:date="2026-01-17T22:53:00Z">
              <w:r>
                <w:rPr>
                  <w:rFonts w:ascii="Times New Roman" w:hAnsi="Times New Roman" w:cs="Times New Roman"/>
                  <w:sz w:val="24"/>
                </w:rPr>
                <w:t xml:space="preserve"> </w:t>
              </w:r>
            </w:ins>
            <w:ins w:id="8420" w:author="Tima" w:date="2026-01-17T22:18:00Z">
              <w:r>
                <w:rPr>
                  <w:rFonts w:ascii="Times New Roman" w:hAnsi="Times New Roman" w:cs="Times New Roman"/>
                  <w:sz w:val="24"/>
                </w:rPr>
                <w:t>Сервис</w:t>
              </w:r>
            </w:ins>
          </w:p>
        </w:tc>
        <w:tc>
          <w:tcPr>
            <w:tcW w:w="992" w:type="dxa"/>
            <w:tcBorders>
              <w:left w:val="single" w:sz="12" w:space="0" w:color="00B050"/>
              <w:right w:val="single" w:sz="12" w:space="0" w:color="4FDFE3"/>
            </w:tcBorders>
          </w:tcPr>
          <w:p w14:paraId="784C47F8" w14:textId="0C786D55" w:rsidR="00640AA8" w:rsidRDefault="00640AA8">
            <w:pPr>
              <w:rPr>
                <w:ins w:id="8421" w:author="Tima" w:date="2026-01-17T21:54:00Z"/>
                <w:rFonts w:ascii="Times New Roman" w:hAnsi="Times New Roman" w:cs="Times New Roman"/>
                <w:sz w:val="24"/>
              </w:rPr>
            </w:pPr>
            <w:ins w:id="8422" w:author="Tima" w:date="2026-01-17T22:18:00Z">
              <w:r>
                <w:rPr>
                  <w:rFonts w:ascii="Times New Roman" w:hAnsi="Times New Roman" w:cs="Times New Roman"/>
                  <w:sz w:val="24"/>
                </w:rPr>
                <w:t>Сервис</w:t>
              </w:r>
            </w:ins>
            <w:ins w:id="8423" w:author="Tima" w:date="2026-01-17T22:53:00Z">
              <w:r>
                <w:rPr>
                  <w:rFonts w:ascii="Times New Roman" w:hAnsi="Times New Roman" w:cs="Times New Roman"/>
                  <w:sz w:val="24"/>
                </w:rPr>
                <w:t xml:space="preserve"> </w:t>
              </w:r>
            </w:ins>
            <w:ins w:id="8424" w:author="Tima" w:date="2026-01-17T22:18:00Z">
              <w:r w:rsidRPr="00FD17B5">
                <w:rPr>
                  <w:rFonts w:ascii="Times New Roman" w:hAnsi="Times New Roman" w:cs="Times New Roman"/>
                  <w:sz w:val="24"/>
                </w:rPr>
                <w:t>→</w:t>
              </w:r>
            </w:ins>
            <w:ins w:id="8425" w:author="Tima" w:date="2026-01-17T22:53:00Z">
              <w:r>
                <w:rPr>
                  <w:rFonts w:ascii="Times New Roman" w:hAnsi="Times New Roman" w:cs="Times New Roman"/>
                  <w:sz w:val="24"/>
                </w:rPr>
                <w:t xml:space="preserve"> </w:t>
              </w:r>
            </w:ins>
            <w:ins w:id="8426" w:author="Tima" w:date="2026-01-17T22:18:00Z">
              <w:r>
                <w:rPr>
                  <w:rFonts w:ascii="Times New Roman" w:hAnsi="Times New Roman" w:cs="Times New Roman"/>
                  <w:sz w:val="24"/>
                </w:rPr>
                <w:t>Пользователь</w:t>
              </w:r>
            </w:ins>
          </w:p>
        </w:tc>
      </w:tr>
      <w:tr w:rsidR="00170E7D" w14:paraId="66CD2A7D" w14:textId="77777777" w:rsidTr="00F926D1">
        <w:trPr>
          <w:ins w:id="8427" w:author="Tima" w:date="2026-01-17T21:54:00Z"/>
        </w:trPr>
        <w:tc>
          <w:tcPr>
            <w:tcW w:w="747" w:type="dxa"/>
          </w:tcPr>
          <w:p w14:paraId="2916363A" w14:textId="0D38CB29" w:rsidR="00170E7D" w:rsidRDefault="00170E7D">
            <w:pPr>
              <w:rPr>
                <w:ins w:id="8428" w:author="Tima" w:date="2026-01-17T21:54:00Z"/>
                <w:rFonts w:ascii="Times New Roman" w:hAnsi="Times New Roman" w:cs="Times New Roman"/>
                <w:sz w:val="24"/>
              </w:rPr>
            </w:pPr>
            <w:ins w:id="8429" w:author="Tima" w:date="2026-01-17T21:56:00Z">
              <w:r>
                <w:rPr>
                  <w:rFonts w:ascii="Times New Roman" w:hAnsi="Times New Roman" w:cs="Times New Roman"/>
                  <w:sz w:val="24"/>
                </w:rPr>
                <w:t>№ ЭБД</w:t>
              </w:r>
            </w:ins>
          </w:p>
        </w:tc>
        <w:tc>
          <w:tcPr>
            <w:tcW w:w="1516" w:type="dxa"/>
          </w:tcPr>
          <w:p w14:paraId="542B168D" w14:textId="08399B36" w:rsidR="00170E7D" w:rsidRDefault="00170E7D">
            <w:pPr>
              <w:rPr>
                <w:ins w:id="8430" w:author="Tima" w:date="2026-01-17T21:54:00Z"/>
                <w:rFonts w:ascii="Times New Roman" w:hAnsi="Times New Roman" w:cs="Times New Roman"/>
                <w:sz w:val="24"/>
              </w:rPr>
            </w:pPr>
            <w:ins w:id="8431" w:author="Tima" w:date="2026-01-17T21:56:00Z">
              <w:r>
                <w:rPr>
                  <w:rFonts w:ascii="Times New Roman" w:hAnsi="Times New Roman" w:cs="Times New Roman"/>
                  <w:sz w:val="24"/>
                </w:rPr>
                <w:t>Название ЭБД</w:t>
              </w:r>
            </w:ins>
          </w:p>
        </w:tc>
        <w:tc>
          <w:tcPr>
            <w:tcW w:w="1701" w:type="dxa"/>
            <w:tcBorders>
              <w:right w:val="single" w:sz="12" w:space="0" w:color="5B9BD5" w:themeColor="accent1"/>
            </w:tcBorders>
          </w:tcPr>
          <w:p w14:paraId="140D0401" w14:textId="6C9AAFD5" w:rsidR="00170E7D" w:rsidRDefault="00170E7D">
            <w:pPr>
              <w:jc w:val="center"/>
              <w:rPr>
                <w:ins w:id="8432" w:author="Tima" w:date="2026-01-17T21:54:00Z"/>
                <w:rFonts w:ascii="Times New Roman" w:hAnsi="Times New Roman" w:cs="Times New Roman"/>
                <w:sz w:val="24"/>
              </w:rPr>
              <w:pPrChange w:id="8433" w:author="Tima" w:date="2026-01-17T22:52:00Z">
                <w:pPr/>
              </w:pPrChange>
            </w:pPr>
            <w:ins w:id="8434" w:author="Tima" w:date="2026-01-17T22:04:00Z">
              <w:r>
                <w:rPr>
                  <w:rFonts w:ascii="Times New Roman" w:hAnsi="Times New Roman" w:cs="Times New Roman"/>
                  <w:sz w:val="24"/>
                </w:rPr>
                <w:t>Аббревиатура</w:t>
              </w:r>
            </w:ins>
          </w:p>
        </w:tc>
        <w:tc>
          <w:tcPr>
            <w:tcW w:w="5954" w:type="dxa"/>
            <w:gridSpan w:val="6"/>
            <w:tcBorders>
              <w:left w:val="single" w:sz="12" w:space="0" w:color="5B9BD5" w:themeColor="accent1"/>
              <w:right w:val="single" w:sz="12" w:space="0" w:color="4FDFE3"/>
            </w:tcBorders>
          </w:tcPr>
          <w:p w14:paraId="0299F15D" w14:textId="77777777" w:rsidR="00170E7D" w:rsidRDefault="00170E7D">
            <w:pPr>
              <w:rPr>
                <w:ins w:id="8435" w:author="Tima" w:date="2026-01-17T21:54:00Z"/>
                <w:rFonts w:ascii="Times New Roman" w:hAnsi="Times New Roman" w:cs="Times New Roman"/>
                <w:sz w:val="24"/>
              </w:rPr>
            </w:pPr>
          </w:p>
        </w:tc>
      </w:tr>
      <w:tr w:rsidR="00170E7D" w14:paraId="45597DC7" w14:textId="77777777" w:rsidTr="00F926D1">
        <w:tblPrEx>
          <w:tblW w:w="9918" w:type="dxa"/>
          <w:tblLayout w:type="fixed"/>
          <w:tblPrExChange w:id="8436" w:author="Tima" w:date="2026-01-17T22:31:00Z">
            <w:tblPrEx>
              <w:tblW w:w="9918" w:type="dxa"/>
              <w:tblLayout w:type="fixed"/>
            </w:tblPrEx>
          </w:tblPrExChange>
        </w:tblPrEx>
        <w:trPr>
          <w:ins w:id="8437" w:author="Tima" w:date="2026-01-17T21:54:00Z"/>
        </w:trPr>
        <w:tc>
          <w:tcPr>
            <w:tcW w:w="747" w:type="dxa"/>
            <w:tcPrChange w:id="8438" w:author="Tima" w:date="2026-01-17T22:31:00Z">
              <w:tcPr>
                <w:tcW w:w="747" w:type="dxa"/>
              </w:tcPr>
            </w:tcPrChange>
          </w:tcPr>
          <w:p w14:paraId="67E3F5F8" w14:textId="59DD162D" w:rsidR="00FD17B5" w:rsidRDefault="00FD17B5">
            <w:pPr>
              <w:spacing w:before="120" w:after="120"/>
              <w:jc w:val="center"/>
              <w:rPr>
                <w:ins w:id="8439" w:author="Tima" w:date="2026-01-17T21:54:00Z"/>
                <w:rFonts w:ascii="Times New Roman" w:hAnsi="Times New Roman" w:cs="Times New Roman"/>
                <w:sz w:val="24"/>
              </w:rPr>
              <w:pPrChange w:id="8440" w:author="Tima" w:date="2026-01-17T22:52:00Z">
                <w:pPr/>
              </w:pPrChange>
            </w:pPr>
            <w:ins w:id="8441" w:author="Tima" w:date="2026-01-17T21:57:00Z">
              <w:r>
                <w:rPr>
                  <w:rFonts w:ascii="Times New Roman" w:hAnsi="Times New Roman" w:cs="Times New Roman"/>
                  <w:sz w:val="24"/>
                </w:rPr>
                <w:t>1</w:t>
              </w:r>
            </w:ins>
          </w:p>
        </w:tc>
        <w:tc>
          <w:tcPr>
            <w:tcW w:w="1516" w:type="dxa"/>
            <w:tcPrChange w:id="8442" w:author="Tima" w:date="2026-01-17T22:31:00Z">
              <w:tcPr>
                <w:tcW w:w="1516" w:type="dxa"/>
              </w:tcPr>
            </w:tcPrChange>
          </w:tcPr>
          <w:p w14:paraId="2F6025E7" w14:textId="296276B8" w:rsidR="00FD17B5" w:rsidRDefault="00FD17B5">
            <w:pPr>
              <w:rPr>
                <w:ins w:id="8443" w:author="Tima" w:date="2026-01-17T21:54:00Z"/>
                <w:rFonts w:ascii="Times New Roman" w:hAnsi="Times New Roman" w:cs="Times New Roman"/>
                <w:sz w:val="24"/>
              </w:rPr>
            </w:pPr>
            <w:ins w:id="8444" w:author="Tima" w:date="2026-01-17T21:58:00Z">
              <w:r>
                <w:rPr>
                  <w:rFonts w:ascii="Times New Roman" w:hAnsi="Times New Roman" w:cs="Times New Roman"/>
                  <w:sz w:val="24"/>
                </w:rPr>
                <w:t>Дата и время обмена</w:t>
              </w:r>
            </w:ins>
          </w:p>
        </w:tc>
        <w:tc>
          <w:tcPr>
            <w:tcW w:w="1701" w:type="dxa"/>
            <w:tcBorders>
              <w:right w:val="single" w:sz="12" w:space="0" w:color="5B9BD5" w:themeColor="accent1"/>
            </w:tcBorders>
            <w:tcPrChange w:id="8445" w:author="Tima" w:date="2026-01-17T22:31:00Z">
              <w:tcPr>
                <w:tcW w:w="1701" w:type="dxa"/>
              </w:tcPr>
            </w:tcPrChange>
          </w:tcPr>
          <w:p w14:paraId="169ADD98" w14:textId="3D64617C" w:rsidR="00FD17B5" w:rsidRDefault="00134227">
            <w:pPr>
              <w:jc w:val="center"/>
              <w:rPr>
                <w:ins w:id="8446" w:author="Tima" w:date="2026-01-17T21:54:00Z"/>
                <w:rFonts w:ascii="Times New Roman" w:hAnsi="Times New Roman" w:cs="Times New Roman"/>
                <w:sz w:val="24"/>
              </w:rPr>
              <w:pPrChange w:id="8447" w:author="Tima" w:date="2026-01-17T22:52:00Z">
                <w:pPr/>
              </w:pPrChange>
            </w:pPr>
            <w:proofErr w:type="spellStart"/>
            <w:ins w:id="8448" w:author="Tima" w:date="2026-01-17T22:04:00Z">
              <w:r>
                <w:rPr>
                  <w:rFonts w:ascii="Times New Roman" w:hAnsi="Times New Roman" w:cs="Times New Roman"/>
                  <w:sz w:val="24"/>
                </w:rPr>
                <w:t>ДиВО</w:t>
              </w:r>
            </w:ins>
            <w:proofErr w:type="spellEnd"/>
          </w:p>
        </w:tc>
        <w:tc>
          <w:tcPr>
            <w:tcW w:w="993" w:type="dxa"/>
            <w:tcBorders>
              <w:left w:val="single" w:sz="12" w:space="0" w:color="5B9BD5" w:themeColor="accent1"/>
              <w:right w:val="single" w:sz="12" w:space="0" w:color="5B9BD5" w:themeColor="accent1"/>
            </w:tcBorders>
            <w:shd w:val="clear" w:color="auto" w:fill="FFFF85"/>
            <w:tcPrChange w:id="8449" w:author="Tima" w:date="2026-01-17T22:31:00Z">
              <w:tcPr>
                <w:tcW w:w="993" w:type="dxa"/>
              </w:tcPr>
            </w:tcPrChange>
          </w:tcPr>
          <w:p w14:paraId="4E33DF6B" w14:textId="4AB0CE5E" w:rsidR="00FD17B5" w:rsidRDefault="00170E7D">
            <w:pPr>
              <w:spacing w:before="120" w:after="120" w:line="276" w:lineRule="auto"/>
              <w:jc w:val="center"/>
              <w:rPr>
                <w:ins w:id="8450" w:author="Tima" w:date="2026-01-17T21:54:00Z"/>
                <w:rFonts w:ascii="Times New Roman" w:hAnsi="Times New Roman" w:cs="Times New Roman"/>
                <w:sz w:val="24"/>
              </w:rPr>
              <w:pPrChange w:id="8451" w:author="Tima" w:date="2026-01-17T22:51:00Z">
                <w:pPr/>
              </w:pPrChange>
            </w:pPr>
            <w:ins w:id="8452" w:author="Tima" w:date="2026-01-17T22:20:00Z">
              <w:r>
                <w:rPr>
                  <w:rFonts w:ascii="Times New Roman" w:hAnsi="Times New Roman" w:cs="Times New Roman"/>
                  <w:sz w:val="24"/>
                </w:rPr>
                <w:t>О</w:t>
              </w:r>
            </w:ins>
          </w:p>
        </w:tc>
        <w:tc>
          <w:tcPr>
            <w:tcW w:w="992" w:type="dxa"/>
            <w:tcBorders>
              <w:left w:val="single" w:sz="12" w:space="0" w:color="5B9BD5" w:themeColor="accent1"/>
            </w:tcBorders>
            <w:shd w:val="clear" w:color="auto" w:fill="E7E6E6" w:themeFill="background2"/>
            <w:tcPrChange w:id="8453" w:author="Tima" w:date="2026-01-17T22:31:00Z">
              <w:tcPr>
                <w:tcW w:w="992" w:type="dxa"/>
                <w:gridSpan w:val="2"/>
              </w:tcPr>
            </w:tcPrChange>
          </w:tcPr>
          <w:p w14:paraId="370EE57C" w14:textId="3F9FA37B" w:rsidR="00FD17B5" w:rsidRDefault="00170E7D">
            <w:pPr>
              <w:spacing w:before="120" w:after="120" w:line="276" w:lineRule="auto"/>
              <w:jc w:val="center"/>
              <w:rPr>
                <w:ins w:id="8454" w:author="Tima" w:date="2026-01-17T21:54:00Z"/>
                <w:rFonts w:ascii="Times New Roman" w:hAnsi="Times New Roman" w:cs="Times New Roman"/>
                <w:sz w:val="24"/>
              </w:rPr>
              <w:pPrChange w:id="8455" w:author="Tima" w:date="2026-01-17T22:51:00Z">
                <w:pPr/>
              </w:pPrChange>
            </w:pPr>
            <w:ins w:id="8456" w:author="Tima" w:date="2026-01-17T22:21:00Z">
              <w:r>
                <w:rPr>
                  <w:rFonts w:ascii="Times New Roman" w:hAnsi="Times New Roman" w:cs="Times New Roman"/>
                  <w:sz w:val="24"/>
                </w:rPr>
                <w:t>О</w:t>
              </w:r>
            </w:ins>
          </w:p>
        </w:tc>
        <w:tc>
          <w:tcPr>
            <w:tcW w:w="992" w:type="dxa"/>
            <w:tcBorders>
              <w:right w:val="single" w:sz="12" w:space="0" w:color="FFFF00"/>
            </w:tcBorders>
            <w:shd w:val="clear" w:color="auto" w:fill="E7E6E6" w:themeFill="background2"/>
            <w:tcPrChange w:id="8457" w:author="Tima" w:date="2026-01-17T22:31:00Z">
              <w:tcPr>
                <w:tcW w:w="992" w:type="dxa"/>
                <w:gridSpan w:val="2"/>
              </w:tcPr>
            </w:tcPrChange>
          </w:tcPr>
          <w:p w14:paraId="5186A92D" w14:textId="640E808F" w:rsidR="00FD17B5" w:rsidRDefault="00170E7D">
            <w:pPr>
              <w:spacing w:before="120" w:after="120" w:line="276" w:lineRule="auto"/>
              <w:jc w:val="center"/>
              <w:rPr>
                <w:ins w:id="8458" w:author="Tima" w:date="2026-01-17T21:54:00Z"/>
                <w:rFonts w:ascii="Times New Roman" w:hAnsi="Times New Roman" w:cs="Times New Roman"/>
                <w:sz w:val="24"/>
              </w:rPr>
              <w:pPrChange w:id="8459" w:author="Tima" w:date="2026-01-17T22:51:00Z">
                <w:pPr/>
              </w:pPrChange>
            </w:pPr>
            <w:ins w:id="8460" w:author="Tima" w:date="2026-01-17T22:23:00Z">
              <w:r>
                <w:rPr>
                  <w:rFonts w:ascii="Times New Roman" w:hAnsi="Times New Roman" w:cs="Times New Roman"/>
                  <w:sz w:val="24"/>
                </w:rPr>
                <w:t>О</w:t>
              </w:r>
            </w:ins>
          </w:p>
        </w:tc>
        <w:tc>
          <w:tcPr>
            <w:tcW w:w="992" w:type="dxa"/>
            <w:tcBorders>
              <w:left w:val="single" w:sz="12" w:space="0" w:color="FFFF00"/>
            </w:tcBorders>
            <w:shd w:val="clear" w:color="auto" w:fill="E7E6E6" w:themeFill="background2"/>
            <w:tcPrChange w:id="8461" w:author="Tima" w:date="2026-01-17T22:31:00Z">
              <w:tcPr>
                <w:tcW w:w="992" w:type="dxa"/>
                <w:gridSpan w:val="2"/>
              </w:tcPr>
            </w:tcPrChange>
          </w:tcPr>
          <w:p w14:paraId="3615091A" w14:textId="00C13883" w:rsidR="00FD17B5" w:rsidRDefault="00170E7D">
            <w:pPr>
              <w:spacing w:before="120" w:after="120" w:line="276" w:lineRule="auto"/>
              <w:jc w:val="center"/>
              <w:rPr>
                <w:ins w:id="8462" w:author="Tima" w:date="2026-01-17T21:54:00Z"/>
                <w:rFonts w:ascii="Times New Roman" w:hAnsi="Times New Roman" w:cs="Times New Roman"/>
                <w:sz w:val="24"/>
              </w:rPr>
              <w:pPrChange w:id="8463" w:author="Tima" w:date="2026-01-17T22:51:00Z">
                <w:pPr/>
              </w:pPrChange>
            </w:pPr>
            <w:ins w:id="8464" w:author="Tima" w:date="2026-01-17T22:23:00Z">
              <w:r>
                <w:rPr>
                  <w:rFonts w:ascii="Times New Roman" w:hAnsi="Times New Roman" w:cs="Times New Roman"/>
                  <w:sz w:val="24"/>
                </w:rPr>
                <w:t>О</w:t>
              </w:r>
            </w:ins>
          </w:p>
        </w:tc>
        <w:tc>
          <w:tcPr>
            <w:tcW w:w="993" w:type="dxa"/>
            <w:tcBorders>
              <w:right w:val="single" w:sz="12" w:space="0" w:color="00B050"/>
            </w:tcBorders>
            <w:shd w:val="clear" w:color="auto" w:fill="E7E6E6" w:themeFill="background2"/>
            <w:tcPrChange w:id="8465" w:author="Tima" w:date="2026-01-17T22:31:00Z">
              <w:tcPr>
                <w:tcW w:w="993" w:type="dxa"/>
                <w:gridSpan w:val="2"/>
              </w:tcPr>
            </w:tcPrChange>
          </w:tcPr>
          <w:p w14:paraId="600AF78B" w14:textId="59EEFC92" w:rsidR="00FD17B5" w:rsidRDefault="00170E7D">
            <w:pPr>
              <w:spacing w:before="120" w:after="120" w:line="276" w:lineRule="auto"/>
              <w:jc w:val="center"/>
              <w:rPr>
                <w:ins w:id="8466" w:author="Tima" w:date="2026-01-17T21:54:00Z"/>
                <w:rFonts w:ascii="Times New Roman" w:hAnsi="Times New Roman" w:cs="Times New Roman"/>
                <w:sz w:val="24"/>
              </w:rPr>
              <w:pPrChange w:id="8467" w:author="Tima" w:date="2026-01-17T22:51:00Z">
                <w:pPr/>
              </w:pPrChange>
            </w:pPr>
            <w:ins w:id="8468" w:author="Tima" w:date="2026-01-17T22:23:00Z">
              <w:r>
                <w:rPr>
                  <w:rFonts w:ascii="Times New Roman" w:hAnsi="Times New Roman" w:cs="Times New Roman"/>
                  <w:sz w:val="24"/>
                </w:rPr>
                <w:t>О</w:t>
              </w:r>
            </w:ins>
          </w:p>
        </w:tc>
        <w:tc>
          <w:tcPr>
            <w:tcW w:w="992" w:type="dxa"/>
            <w:tcBorders>
              <w:left w:val="single" w:sz="12" w:space="0" w:color="00B050"/>
              <w:right w:val="single" w:sz="12" w:space="0" w:color="4FDFE3"/>
            </w:tcBorders>
            <w:shd w:val="clear" w:color="auto" w:fill="E7E6E6" w:themeFill="background2"/>
            <w:tcPrChange w:id="8469" w:author="Tima" w:date="2026-01-17T22:31:00Z">
              <w:tcPr>
                <w:tcW w:w="992" w:type="dxa"/>
                <w:gridSpan w:val="2"/>
              </w:tcPr>
            </w:tcPrChange>
          </w:tcPr>
          <w:p w14:paraId="1FC78C2E" w14:textId="7EAE8C25" w:rsidR="00FD17B5" w:rsidRDefault="00170E7D">
            <w:pPr>
              <w:spacing w:before="120" w:after="120" w:line="276" w:lineRule="auto"/>
              <w:jc w:val="center"/>
              <w:rPr>
                <w:ins w:id="8470" w:author="Tima" w:date="2026-01-17T21:54:00Z"/>
                <w:rFonts w:ascii="Times New Roman" w:hAnsi="Times New Roman" w:cs="Times New Roman"/>
                <w:sz w:val="24"/>
              </w:rPr>
              <w:pPrChange w:id="8471" w:author="Tima" w:date="2026-01-17T22:51:00Z">
                <w:pPr/>
              </w:pPrChange>
            </w:pPr>
            <w:ins w:id="8472" w:author="Tima" w:date="2026-01-17T22:23:00Z">
              <w:r>
                <w:rPr>
                  <w:rFonts w:ascii="Times New Roman" w:hAnsi="Times New Roman" w:cs="Times New Roman"/>
                  <w:sz w:val="24"/>
                </w:rPr>
                <w:t>О</w:t>
              </w:r>
            </w:ins>
          </w:p>
        </w:tc>
      </w:tr>
      <w:tr w:rsidR="00170E7D" w14:paraId="1DCCE32F" w14:textId="77777777" w:rsidTr="00F926D1">
        <w:tblPrEx>
          <w:tblW w:w="9918" w:type="dxa"/>
          <w:tblLayout w:type="fixed"/>
          <w:tblPrExChange w:id="8473" w:author="Tima" w:date="2026-01-17T22:31:00Z">
            <w:tblPrEx>
              <w:tblW w:w="9918" w:type="dxa"/>
              <w:tblLayout w:type="fixed"/>
            </w:tblPrEx>
          </w:tblPrExChange>
        </w:tblPrEx>
        <w:trPr>
          <w:ins w:id="8474" w:author="Tima" w:date="2026-01-17T21:54:00Z"/>
        </w:trPr>
        <w:tc>
          <w:tcPr>
            <w:tcW w:w="747" w:type="dxa"/>
            <w:tcPrChange w:id="8475" w:author="Tima" w:date="2026-01-17T22:31:00Z">
              <w:tcPr>
                <w:tcW w:w="747" w:type="dxa"/>
              </w:tcPr>
            </w:tcPrChange>
          </w:tcPr>
          <w:p w14:paraId="153B168F" w14:textId="729B7F3E" w:rsidR="00FD17B5" w:rsidRDefault="00FD17B5">
            <w:pPr>
              <w:spacing w:before="120" w:after="120"/>
              <w:jc w:val="center"/>
              <w:rPr>
                <w:ins w:id="8476" w:author="Tima" w:date="2026-01-17T21:54:00Z"/>
                <w:rFonts w:ascii="Times New Roman" w:hAnsi="Times New Roman" w:cs="Times New Roman"/>
                <w:sz w:val="24"/>
              </w:rPr>
              <w:pPrChange w:id="8477" w:author="Tima" w:date="2026-01-17T22:52:00Z">
                <w:pPr/>
              </w:pPrChange>
            </w:pPr>
            <w:ins w:id="8478" w:author="Tima" w:date="2026-01-17T21:57:00Z">
              <w:r>
                <w:rPr>
                  <w:rFonts w:ascii="Times New Roman" w:hAnsi="Times New Roman" w:cs="Times New Roman"/>
                  <w:sz w:val="24"/>
                </w:rPr>
                <w:t>2</w:t>
              </w:r>
            </w:ins>
          </w:p>
        </w:tc>
        <w:tc>
          <w:tcPr>
            <w:tcW w:w="1516" w:type="dxa"/>
            <w:tcPrChange w:id="8479" w:author="Tima" w:date="2026-01-17T22:31:00Z">
              <w:tcPr>
                <w:tcW w:w="1516" w:type="dxa"/>
              </w:tcPr>
            </w:tcPrChange>
          </w:tcPr>
          <w:p w14:paraId="16DD2892" w14:textId="0EA2930C" w:rsidR="00FD17B5" w:rsidRDefault="00FD17B5">
            <w:pPr>
              <w:rPr>
                <w:ins w:id="8480" w:author="Tima" w:date="2026-01-17T21:54:00Z"/>
                <w:rFonts w:ascii="Times New Roman" w:hAnsi="Times New Roman" w:cs="Times New Roman"/>
                <w:sz w:val="24"/>
              </w:rPr>
            </w:pPr>
            <w:proofErr w:type="spellStart"/>
            <w:ins w:id="8481" w:author="Tima" w:date="2026-01-17T21:58:00Z">
              <w:r>
                <w:rPr>
                  <w:rFonts w:ascii="Times New Roman" w:hAnsi="Times New Roman" w:cs="Times New Roman"/>
                  <w:sz w:val="24"/>
                </w:rPr>
                <w:t>Авторизационный</w:t>
              </w:r>
              <w:proofErr w:type="spellEnd"/>
              <w:r>
                <w:rPr>
                  <w:rFonts w:ascii="Times New Roman" w:hAnsi="Times New Roman" w:cs="Times New Roman"/>
                  <w:sz w:val="24"/>
                </w:rPr>
                <w:t xml:space="preserve"> код операции</w:t>
              </w:r>
            </w:ins>
          </w:p>
        </w:tc>
        <w:tc>
          <w:tcPr>
            <w:tcW w:w="1701" w:type="dxa"/>
            <w:tcBorders>
              <w:right w:val="single" w:sz="12" w:space="0" w:color="5B9BD5" w:themeColor="accent1"/>
            </w:tcBorders>
            <w:tcPrChange w:id="8482" w:author="Tima" w:date="2026-01-17T22:31:00Z">
              <w:tcPr>
                <w:tcW w:w="1701" w:type="dxa"/>
              </w:tcPr>
            </w:tcPrChange>
          </w:tcPr>
          <w:p w14:paraId="3D6A1A7E" w14:textId="78CE57AC" w:rsidR="00FD17B5" w:rsidRDefault="00134227">
            <w:pPr>
              <w:jc w:val="center"/>
              <w:rPr>
                <w:ins w:id="8483" w:author="Tima" w:date="2026-01-17T21:54:00Z"/>
                <w:rFonts w:ascii="Times New Roman" w:hAnsi="Times New Roman" w:cs="Times New Roman"/>
                <w:sz w:val="24"/>
              </w:rPr>
              <w:pPrChange w:id="8484" w:author="Tima" w:date="2026-01-17T22:52:00Z">
                <w:pPr/>
              </w:pPrChange>
            </w:pPr>
            <w:ins w:id="8485" w:author="Tima" w:date="2026-01-17T22:04:00Z">
              <w:r>
                <w:rPr>
                  <w:rFonts w:ascii="Times New Roman" w:hAnsi="Times New Roman" w:cs="Times New Roman"/>
                  <w:sz w:val="24"/>
                </w:rPr>
                <w:t>АКП</w:t>
              </w:r>
            </w:ins>
          </w:p>
        </w:tc>
        <w:tc>
          <w:tcPr>
            <w:tcW w:w="993" w:type="dxa"/>
            <w:tcBorders>
              <w:left w:val="single" w:sz="12" w:space="0" w:color="5B9BD5" w:themeColor="accent1"/>
              <w:right w:val="single" w:sz="12" w:space="0" w:color="5B9BD5" w:themeColor="accent1"/>
            </w:tcBorders>
            <w:tcPrChange w:id="8486" w:author="Tima" w:date="2026-01-17T22:31:00Z">
              <w:tcPr>
                <w:tcW w:w="993" w:type="dxa"/>
              </w:tcPr>
            </w:tcPrChange>
          </w:tcPr>
          <w:p w14:paraId="2A87291E" w14:textId="20FB8B19" w:rsidR="00FD17B5" w:rsidRDefault="00170E7D">
            <w:pPr>
              <w:spacing w:before="120" w:after="120" w:line="276" w:lineRule="auto"/>
              <w:jc w:val="center"/>
              <w:rPr>
                <w:ins w:id="8487" w:author="Tima" w:date="2026-01-17T21:54:00Z"/>
                <w:rFonts w:ascii="Times New Roman" w:hAnsi="Times New Roman" w:cs="Times New Roman"/>
                <w:sz w:val="24"/>
              </w:rPr>
              <w:pPrChange w:id="8488" w:author="Tima" w:date="2026-01-17T22:51:00Z">
                <w:pPr/>
              </w:pPrChange>
            </w:pPr>
            <w:ins w:id="8489" w:author="Tima" w:date="2026-01-17T22:20:00Z">
              <w:r>
                <w:rPr>
                  <w:rFonts w:ascii="Times New Roman" w:hAnsi="Times New Roman" w:cs="Times New Roman"/>
                  <w:sz w:val="24"/>
                </w:rPr>
                <w:t>-</w:t>
              </w:r>
            </w:ins>
          </w:p>
        </w:tc>
        <w:tc>
          <w:tcPr>
            <w:tcW w:w="992" w:type="dxa"/>
            <w:tcBorders>
              <w:left w:val="single" w:sz="12" w:space="0" w:color="5B9BD5" w:themeColor="accent1"/>
            </w:tcBorders>
            <w:shd w:val="clear" w:color="auto" w:fill="FFFF85"/>
            <w:tcPrChange w:id="8490" w:author="Tima" w:date="2026-01-17T22:31:00Z">
              <w:tcPr>
                <w:tcW w:w="992" w:type="dxa"/>
                <w:gridSpan w:val="2"/>
              </w:tcPr>
            </w:tcPrChange>
          </w:tcPr>
          <w:p w14:paraId="1E413978" w14:textId="0B7A25A1" w:rsidR="00FD17B5" w:rsidRDefault="00170E7D">
            <w:pPr>
              <w:spacing w:before="120" w:after="120" w:line="276" w:lineRule="auto"/>
              <w:jc w:val="center"/>
              <w:rPr>
                <w:ins w:id="8491" w:author="Tima" w:date="2026-01-17T21:54:00Z"/>
                <w:rFonts w:ascii="Times New Roman" w:hAnsi="Times New Roman" w:cs="Times New Roman"/>
                <w:sz w:val="24"/>
              </w:rPr>
              <w:pPrChange w:id="8492" w:author="Tima" w:date="2026-01-17T22:51:00Z">
                <w:pPr/>
              </w:pPrChange>
            </w:pPr>
            <w:ins w:id="8493" w:author="Tima" w:date="2026-01-17T22:21:00Z">
              <w:r>
                <w:rPr>
                  <w:rFonts w:ascii="Times New Roman" w:hAnsi="Times New Roman" w:cs="Times New Roman"/>
                  <w:sz w:val="24"/>
                </w:rPr>
                <w:t>О</w:t>
              </w:r>
            </w:ins>
          </w:p>
        </w:tc>
        <w:tc>
          <w:tcPr>
            <w:tcW w:w="992" w:type="dxa"/>
            <w:tcBorders>
              <w:right w:val="single" w:sz="12" w:space="0" w:color="FFFF00"/>
            </w:tcBorders>
            <w:shd w:val="clear" w:color="auto" w:fill="E7E6E6" w:themeFill="background2"/>
            <w:tcPrChange w:id="8494" w:author="Tima" w:date="2026-01-17T22:31:00Z">
              <w:tcPr>
                <w:tcW w:w="992" w:type="dxa"/>
                <w:gridSpan w:val="2"/>
              </w:tcPr>
            </w:tcPrChange>
          </w:tcPr>
          <w:p w14:paraId="474674B4" w14:textId="411C4CBB" w:rsidR="00FD17B5" w:rsidRDefault="00170E7D">
            <w:pPr>
              <w:spacing w:before="120" w:after="120" w:line="276" w:lineRule="auto"/>
              <w:jc w:val="center"/>
              <w:rPr>
                <w:ins w:id="8495" w:author="Tima" w:date="2026-01-17T21:54:00Z"/>
                <w:rFonts w:ascii="Times New Roman" w:hAnsi="Times New Roman" w:cs="Times New Roman"/>
                <w:sz w:val="24"/>
              </w:rPr>
              <w:pPrChange w:id="8496" w:author="Tima" w:date="2026-01-17T22:51:00Z">
                <w:pPr/>
              </w:pPrChange>
            </w:pPr>
            <w:ins w:id="8497" w:author="Tima" w:date="2026-01-17T22:22:00Z">
              <w:r>
                <w:rPr>
                  <w:rFonts w:ascii="Times New Roman" w:hAnsi="Times New Roman" w:cs="Times New Roman"/>
                  <w:sz w:val="24"/>
                </w:rPr>
                <w:t>О</w:t>
              </w:r>
            </w:ins>
          </w:p>
        </w:tc>
        <w:tc>
          <w:tcPr>
            <w:tcW w:w="992" w:type="dxa"/>
            <w:tcBorders>
              <w:left w:val="single" w:sz="12" w:space="0" w:color="FFFF00"/>
            </w:tcBorders>
            <w:shd w:val="clear" w:color="auto" w:fill="E7E6E6" w:themeFill="background2"/>
            <w:tcPrChange w:id="8498" w:author="Tima" w:date="2026-01-17T22:31:00Z">
              <w:tcPr>
                <w:tcW w:w="992" w:type="dxa"/>
                <w:gridSpan w:val="2"/>
              </w:tcPr>
            </w:tcPrChange>
          </w:tcPr>
          <w:p w14:paraId="74F7FB7F" w14:textId="5EE3EBAB" w:rsidR="00FD17B5" w:rsidRDefault="00170E7D">
            <w:pPr>
              <w:spacing w:before="120" w:after="120" w:line="276" w:lineRule="auto"/>
              <w:jc w:val="center"/>
              <w:rPr>
                <w:ins w:id="8499" w:author="Tima" w:date="2026-01-17T21:54:00Z"/>
                <w:rFonts w:ascii="Times New Roman" w:hAnsi="Times New Roman" w:cs="Times New Roman"/>
                <w:sz w:val="24"/>
              </w:rPr>
              <w:pPrChange w:id="8500" w:author="Tima" w:date="2026-01-17T22:51:00Z">
                <w:pPr/>
              </w:pPrChange>
            </w:pPr>
            <w:ins w:id="8501" w:author="Tima" w:date="2026-01-17T22:23:00Z">
              <w:r>
                <w:rPr>
                  <w:rFonts w:ascii="Times New Roman" w:hAnsi="Times New Roman" w:cs="Times New Roman"/>
                  <w:sz w:val="24"/>
                </w:rPr>
                <w:t>О</w:t>
              </w:r>
            </w:ins>
          </w:p>
        </w:tc>
        <w:tc>
          <w:tcPr>
            <w:tcW w:w="993" w:type="dxa"/>
            <w:tcBorders>
              <w:right w:val="single" w:sz="12" w:space="0" w:color="00B050"/>
            </w:tcBorders>
            <w:shd w:val="clear" w:color="auto" w:fill="E7E6E6" w:themeFill="background2"/>
            <w:tcPrChange w:id="8502" w:author="Tima" w:date="2026-01-17T22:31:00Z">
              <w:tcPr>
                <w:tcW w:w="993" w:type="dxa"/>
                <w:gridSpan w:val="2"/>
              </w:tcPr>
            </w:tcPrChange>
          </w:tcPr>
          <w:p w14:paraId="68783CBB" w14:textId="533BA515" w:rsidR="00FD17B5" w:rsidRDefault="00170E7D">
            <w:pPr>
              <w:spacing w:before="120" w:after="120" w:line="276" w:lineRule="auto"/>
              <w:jc w:val="center"/>
              <w:rPr>
                <w:ins w:id="8503" w:author="Tima" w:date="2026-01-17T21:54:00Z"/>
                <w:rFonts w:ascii="Times New Roman" w:hAnsi="Times New Roman" w:cs="Times New Roman"/>
                <w:sz w:val="24"/>
              </w:rPr>
              <w:pPrChange w:id="8504" w:author="Tima" w:date="2026-01-17T22:51:00Z">
                <w:pPr/>
              </w:pPrChange>
            </w:pPr>
            <w:ins w:id="8505" w:author="Tima" w:date="2026-01-17T22:23:00Z">
              <w:r>
                <w:rPr>
                  <w:rFonts w:ascii="Times New Roman" w:hAnsi="Times New Roman" w:cs="Times New Roman"/>
                  <w:sz w:val="24"/>
                </w:rPr>
                <w:t>О</w:t>
              </w:r>
            </w:ins>
          </w:p>
        </w:tc>
        <w:tc>
          <w:tcPr>
            <w:tcW w:w="992" w:type="dxa"/>
            <w:tcBorders>
              <w:left w:val="single" w:sz="12" w:space="0" w:color="00B050"/>
              <w:right w:val="single" w:sz="12" w:space="0" w:color="4FDFE3"/>
            </w:tcBorders>
            <w:shd w:val="clear" w:color="auto" w:fill="E7E6E6" w:themeFill="background2"/>
            <w:tcPrChange w:id="8506" w:author="Tima" w:date="2026-01-17T22:31:00Z">
              <w:tcPr>
                <w:tcW w:w="992" w:type="dxa"/>
                <w:gridSpan w:val="2"/>
              </w:tcPr>
            </w:tcPrChange>
          </w:tcPr>
          <w:p w14:paraId="67BECD0A" w14:textId="687773F4" w:rsidR="00FD17B5" w:rsidRDefault="00170E7D">
            <w:pPr>
              <w:spacing w:before="120" w:after="120" w:line="276" w:lineRule="auto"/>
              <w:jc w:val="center"/>
              <w:rPr>
                <w:ins w:id="8507" w:author="Tima" w:date="2026-01-17T21:54:00Z"/>
                <w:rFonts w:ascii="Times New Roman" w:hAnsi="Times New Roman" w:cs="Times New Roman"/>
                <w:sz w:val="24"/>
              </w:rPr>
              <w:pPrChange w:id="8508" w:author="Tima" w:date="2026-01-17T22:51:00Z">
                <w:pPr/>
              </w:pPrChange>
            </w:pPr>
            <w:ins w:id="8509" w:author="Tima" w:date="2026-01-17T22:23:00Z">
              <w:r>
                <w:rPr>
                  <w:rFonts w:ascii="Times New Roman" w:hAnsi="Times New Roman" w:cs="Times New Roman"/>
                  <w:sz w:val="24"/>
                </w:rPr>
                <w:t>О</w:t>
              </w:r>
            </w:ins>
          </w:p>
        </w:tc>
      </w:tr>
      <w:tr w:rsidR="00170E7D" w14:paraId="1D13F18B" w14:textId="77777777" w:rsidTr="00F926D1">
        <w:tblPrEx>
          <w:tblW w:w="9918" w:type="dxa"/>
          <w:tblLayout w:type="fixed"/>
          <w:tblPrExChange w:id="8510" w:author="Tima" w:date="2026-01-17T22:31:00Z">
            <w:tblPrEx>
              <w:tblW w:w="9918" w:type="dxa"/>
              <w:tblLayout w:type="fixed"/>
            </w:tblPrEx>
          </w:tblPrExChange>
        </w:tblPrEx>
        <w:trPr>
          <w:ins w:id="8511" w:author="Tima" w:date="2026-01-17T21:54:00Z"/>
        </w:trPr>
        <w:tc>
          <w:tcPr>
            <w:tcW w:w="747" w:type="dxa"/>
            <w:tcPrChange w:id="8512" w:author="Tima" w:date="2026-01-17T22:31:00Z">
              <w:tcPr>
                <w:tcW w:w="747" w:type="dxa"/>
              </w:tcPr>
            </w:tcPrChange>
          </w:tcPr>
          <w:p w14:paraId="583440CA" w14:textId="552532AB" w:rsidR="00FD17B5" w:rsidRDefault="00FD17B5">
            <w:pPr>
              <w:spacing w:before="120" w:after="120"/>
              <w:jc w:val="center"/>
              <w:rPr>
                <w:ins w:id="8513" w:author="Tima" w:date="2026-01-17T21:54:00Z"/>
                <w:rFonts w:ascii="Times New Roman" w:hAnsi="Times New Roman" w:cs="Times New Roman"/>
                <w:sz w:val="24"/>
              </w:rPr>
              <w:pPrChange w:id="8514" w:author="Tima" w:date="2026-01-17T22:52:00Z">
                <w:pPr/>
              </w:pPrChange>
            </w:pPr>
            <w:ins w:id="8515" w:author="Tima" w:date="2026-01-17T21:57:00Z">
              <w:r>
                <w:rPr>
                  <w:rFonts w:ascii="Times New Roman" w:hAnsi="Times New Roman" w:cs="Times New Roman"/>
                  <w:sz w:val="24"/>
                </w:rPr>
                <w:t>3</w:t>
              </w:r>
            </w:ins>
          </w:p>
        </w:tc>
        <w:tc>
          <w:tcPr>
            <w:tcW w:w="1516" w:type="dxa"/>
            <w:tcPrChange w:id="8516" w:author="Tima" w:date="2026-01-17T22:31:00Z">
              <w:tcPr>
                <w:tcW w:w="1516" w:type="dxa"/>
              </w:tcPr>
            </w:tcPrChange>
          </w:tcPr>
          <w:p w14:paraId="67A6607E" w14:textId="55D3B23D" w:rsidR="00FD17B5" w:rsidRDefault="00FD17B5">
            <w:pPr>
              <w:rPr>
                <w:ins w:id="8517" w:author="Tima" w:date="2026-01-17T21:54:00Z"/>
                <w:rFonts w:ascii="Times New Roman" w:hAnsi="Times New Roman" w:cs="Times New Roman"/>
                <w:sz w:val="24"/>
              </w:rPr>
            </w:pPr>
            <w:ins w:id="8518" w:author="Tima" w:date="2026-01-17T21:59:00Z">
              <w:r>
                <w:rPr>
                  <w:rFonts w:ascii="Times New Roman" w:hAnsi="Times New Roman" w:cs="Times New Roman"/>
                  <w:sz w:val="24"/>
                </w:rPr>
                <w:t>Фамилия, имя и отчество пользователя</w:t>
              </w:r>
            </w:ins>
          </w:p>
        </w:tc>
        <w:tc>
          <w:tcPr>
            <w:tcW w:w="1701" w:type="dxa"/>
            <w:tcBorders>
              <w:right w:val="single" w:sz="12" w:space="0" w:color="5B9BD5" w:themeColor="accent1"/>
            </w:tcBorders>
            <w:tcPrChange w:id="8519" w:author="Tima" w:date="2026-01-17T22:31:00Z">
              <w:tcPr>
                <w:tcW w:w="1701" w:type="dxa"/>
              </w:tcPr>
            </w:tcPrChange>
          </w:tcPr>
          <w:p w14:paraId="74D0BD2D" w14:textId="73EF3B58" w:rsidR="00FD17B5" w:rsidRDefault="00134227">
            <w:pPr>
              <w:jc w:val="center"/>
              <w:rPr>
                <w:ins w:id="8520" w:author="Tima" w:date="2026-01-17T21:54:00Z"/>
                <w:rFonts w:ascii="Times New Roman" w:hAnsi="Times New Roman" w:cs="Times New Roman"/>
                <w:sz w:val="24"/>
              </w:rPr>
              <w:pPrChange w:id="8521" w:author="Tima" w:date="2026-01-17T22:52:00Z">
                <w:pPr/>
              </w:pPrChange>
            </w:pPr>
            <w:ins w:id="8522" w:author="Tima" w:date="2026-01-17T22:04:00Z">
              <w:r>
                <w:rPr>
                  <w:rFonts w:ascii="Times New Roman" w:hAnsi="Times New Roman" w:cs="Times New Roman"/>
                  <w:sz w:val="24"/>
                </w:rPr>
                <w:t>ФИО ПОЛ</w:t>
              </w:r>
            </w:ins>
          </w:p>
        </w:tc>
        <w:tc>
          <w:tcPr>
            <w:tcW w:w="993" w:type="dxa"/>
            <w:tcBorders>
              <w:left w:val="single" w:sz="12" w:space="0" w:color="5B9BD5" w:themeColor="accent1"/>
              <w:right w:val="single" w:sz="12" w:space="0" w:color="5B9BD5" w:themeColor="accent1"/>
            </w:tcBorders>
            <w:shd w:val="clear" w:color="auto" w:fill="FFFF85"/>
            <w:tcPrChange w:id="8523" w:author="Tima" w:date="2026-01-17T22:31:00Z">
              <w:tcPr>
                <w:tcW w:w="993" w:type="dxa"/>
              </w:tcPr>
            </w:tcPrChange>
          </w:tcPr>
          <w:p w14:paraId="06F66DC6" w14:textId="780EF64E" w:rsidR="00FD17B5" w:rsidRDefault="00170E7D">
            <w:pPr>
              <w:spacing w:before="120" w:after="120" w:line="276" w:lineRule="auto"/>
              <w:jc w:val="center"/>
              <w:rPr>
                <w:ins w:id="8524" w:author="Tima" w:date="2026-01-17T21:54:00Z"/>
                <w:rFonts w:ascii="Times New Roman" w:hAnsi="Times New Roman" w:cs="Times New Roman"/>
                <w:sz w:val="24"/>
              </w:rPr>
              <w:pPrChange w:id="8525" w:author="Tima" w:date="2026-01-17T22:51:00Z">
                <w:pPr/>
              </w:pPrChange>
            </w:pPr>
            <w:ins w:id="8526" w:author="Tima" w:date="2026-01-17T22:20:00Z">
              <w:r>
                <w:rPr>
                  <w:rFonts w:ascii="Times New Roman" w:hAnsi="Times New Roman" w:cs="Times New Roman"/>
                  <w:sz w:val="24"/>
                </w:rPr>
                <w:t>О</w:t>
              </w:r>
            </w:ins>
          </w:p>
        </w:tc>
        <w:tc>
          <w:tcPr>
            <w:tcW w:w="992" w:type="dxa"/>
            <w:tcBorders>
              <w:left w:val="single" w:sz="12" w:space="0" w:color="5B9BD5" w:themeColor="accent1"/>
            </w:tcBorders>
            <w:tcPrChange w:id="8527" w:author="Tima" w:date="2026-01-17T22:31:00Z">
              <w:tcPr>
                <w:tcW w:w="992" w:type="dxa"/>
                <w:gridSpan w:val="2"/>
              </w:tcPr>
            </w:tcPrChange>
          </w:tcPr>
          <w:p w14:paraId="36DDF350" w14:textId="4B3B1956" w:rsidR="00FD17B5" w:rsidRDefault="00170E7D">
            <w:pPr>
              <w:spacing w:before="120" w:after="120" w:line="276" w:lineRule="auto"/>
              <w:jc w:val="center"/>
              <w:rPr>
                <w:ins w:id="8528" w:author="Tima" w:date="2026-01-17T21:54:00Z"/>
                <w:rFonts w:ascii="Times New Roman" w:hAnsi="Times New Roman" w:cs="Times New Roman"/>
                <w:sz w:val="24"/>
              </w:rPr>
              <w:pPrChange w:id="8529" w:author="Tima" w:date="2026-01-17T22:51:00Z">
                <w:pPr/>
              </w:pPrChange>
            </w:pPr>
            <w:ins w:id="8530" w:author="Tima" w:date="2026-01-17T22:21:00Z">
              <w:r>
                <w:rPr>
                  <w:rFonts w:ascii="Times New Roman" w:hAnsi="Times New Roman" w:cs="Times New Roman"/>
                  <w:sz w:val="24"/>
                </w:rPr>
                <w:t>-</w:t>
              </w:r>
            </w:ins>
          </w:p>
        </w:tc>
        <w:tc>
          <w:tcPr>
            <w:tcW w:w="992" w:type="dxa"/>
            <w:tcBorders>
              <w:right w:val="single" w:sz="12" w:space="0" w:color="FFFF00"/>
            </w:tcBorders>
            <w:tcPrChange w:id="8531" w:author="Tima" w:date="2026-01-17T22:31:00Z">
              <w:tcPr>
                <w:tcW w:w="992" w:type="dxa"/>
                <w:gridSpan w:val="2"/>
              </w:tcPr>
            </w:tcPrChange>
          </w:tcPr>
          <w:p w14:paraId="7BCC083E" w14:textId="7598A917" w:rsidR="00FD17B5" w:rsidRDefault="00170E7D">
            <w:pPr>
              <w:spacing w:before="120" w:after="120" w:line="276" w:lineRule="auto"/>
              <w:jc w:val="center"/>
              <w:rPr>
                <w:ins w:id="8532" w:author="Tima" w:date="2026-01-17T21:54:00Z"/>
                <w:rFonts w:ascii="Times New Roman" w:hAnsi="Times New Roman" w:cs="Times New Roman"/>
                <w:sz w:val="24"/>
              </w:rPr>
              <w:pPrChange w:id="8533" w:author="Tima" w:date="2026-01-17T22:51:00Z">
                <w:pPr/>
              </w:pPrChange>
            </w:pPr>
            <w:ins w:id="8534" w:author="Tima" w:date="2026-01-17T22:23:00Z">
              <w:r>
                <w:rPr>
                  <w:rFonts w:ascii="Times New Roman" w:hAnsi="Times New Roman" w:cs="Times New Roman"/>
                  <w:sz w:val="24"/>
                </w:rPr>
                <w:t>-</w:t>
              </w:r>
            </w:ins>
          </w:p>
        </w:tc>
        <w:tc>
          <w:tcPr>
            <w:tcW w:w="992" w:type="dxa"/>
            <w:tcBorders>
              <w:left w:val="single" w:sz="12" w:space="0" w:color="FFFF00"/>
            </w:tcBorders>
            <w:shd w:val="clear" w:color="auto" w:fill="E7E6E6" w:themeFill="background2"/>
            <w:tcPrChange w:id="8535" w:author="Tima" w:date="2026-01-17T22:31:00Z">
              <w:tcPr>
                <w:tcW w:w="992" w:type="dxa"/>
                <w:gridSpan w:val="2"/>
              </w:tcPr>
            </w:tcPrChange>
          </w:tcPr>
          <w:p w14:paraId="5D653DF7" w14:textId="685BF941" w:rsidR="00FD17B5" w:rsidRDefault="00170E7D">
            <w:pPr>
              <w:spacing w:before="120" w:after="120" w:line="276" w:lineRule="auto"/>
              <w:jc w:val="center"/>
              <w:rPr>
                <w:ins w:id="8536" w:author="Tima" w:date="2026-01-17T21:54:00Z"/>
                <w:rFonts w:ascii="Times New Roman" w:hAnsi="Times New Roman" w:cs="Times New Roman"/>
                <w:sz w:val="24"/>
              </w:rPr>
              <w:pPrChange w:id="8537" w:author="Tima" w:date="2026-01-17T22:51:00Z">
                <w:pPr/>
              </w:pPrChange>
            </w:pPr>
            <w:ins w:id="8538" w:author="Tima" w:date="2026-01-17T22:23:00Z">
              <w:r>
                <w:rPr>
                  <w:rFonts w:ascii="Times New Roman" w:hAnsi="Times New Roman" w:cs="Times New Roman"/>
                  <w:sz w:val="24"/>
                </w:rPr>
                <w:t>О</w:t>
              </w:r>
            </w:ins>
          </w:p>
        </w:tc>
        <w:tc>
          <w:tcPr>
            <w:tcW w:w="993" w:type="dxa"/>
            <w:tcBorders>
              <w:right w:val="single" w:sz="12" w:space="0" w:color="00B050"/>
            </w:tcBorders>
            <w:shd w:val="clear" w:color="auto" w:fill="E7E6E6" w:themeFill="background2"/>
            <w:tcPrChange w:id="8539" w:author="Tima" w:date="2026-01-17T22:31:00Z">
              <w:tcPr>
                <w:tcW w:w="993" w:type="dxa"/>
                <w:gridSpan w:val="2"/>
              </w:tcPr>
            </w:tcPrChange>
          </w:tcPr>
          <w:p w14:paraId="100707EC" w14:textId="49E15B4B" w:rsidR="00FD17B5" w:rsidRDefault="00170E7D">
            <w:pPr>
              <w:spacing w:before="120" w:after="120" w:line="276" w:lineRule="auto"/>
              <w:jc w:val="center"/>
              <w:rPr>
                <w:ins w:id="8540" w:author="Tima" w:date="2026-01-17T21:54:00Z"/>
                <w:rFonts w:ascii="Times New Roman" w:hAnsi="Times New Roman" w:cs="Times New Roman"/>
                <w:sz w:val="24"/>
              </w:rPr>
              <w:pPrChange w:id="8541" w:author="Tima" w:date="2026-01-17T22:51:00Z">
                <w:pPr/>
              </w:pPrChange>
            </w:pPr>
            <w:ins w:id="8542" w:author="Tima" w:date="2026-01-17T22:23:00Z">
              <w:r>
                <w:rPr>
                  <w:rFonts w:ascii="Times New Roman" w:hAnsi="Times New Roman" w:cs="Times New Roman"/>
                  <w:sz w:val="24"/>
                </w:rPr>
                <w:t>О</w:t>
              </w:r>
            </w:ins>
          </w:p>
        </w:tc>
        <w:tc>
          <w:tcPr>
            <w:tcW w:w="992" w:type="dxa"/>
            <w:tcBorders>
              <w:left w:val="single" w:sz="12" w:space="0" w:color="00B050"/>
              <w:right w:val="single" w:sz="12" w:space="0" w:color="4FDFE3"/>
            </w:tcBorders>
            <w:shd w:val="clear" w:color="auto" w:fill="E7E6E6" w:themeFill="background2"/>
            <w:tcPrChange w:id="8543" w:author="Tima" w:date="2026-01-17T22:31:00Z">
              <w:tcPr>
                <w:tcW w:w="992" w:type="dxa"/>
                <w:gridSpan w:val="2"/>
              </w:tcPr>
            </w:tcPrChange>
          </w:tcPr>
          <w:p w14:paraId="78C79E61" w14:textId="63984753" w:rsidR="00FD17B5" w:rsidRDefault="00170E7D">
            <w:pPr>
              <w:spacing w:before="120" w:after="120" w:line="276" w:lineRule="auto"/>
              <w:jc w:val="center"/>
              <w:rPr>
                <w:ins w:id="8544" w:author="Tima" w:date="2026-01-17T21:54:00Z"/>
                <w:rFonts w:ascii="Times New Roman" w:hAnsi="Times New Roman" w:cs="Times New Roman"/>
                <w:sz w:val="24"/>
              </w:rPr>
              <w:pPrChange w:id="8545" w:author="Tima" w:date="2026-01-17T22:51:00Z">
                <w:pPr/>
              </w:pPrChange>
            </w:pPr>
            <w:ins w:id="8546" w:author="Tima" w:date="2026-01-17T22:23:00Z">
              <w:r>
                <w:rPr>
                  <w:rFonts w:ascii="Times New Roman" w:hAnsi="Times New Roman" w:cs="Times New Roman"/>
                  <w:sz w:val="24"/>
                </w:rPr>
                <w:t>О</w:t>
              </w:r>
            </w:ins>
          </w:p>
        </w:tc>
      </w:tr>
      <w:tr w:rsidR="00170E7D" w14:paraId="15AA4BE9" w14:textId="77777777" w:rsidTr="00F926D1">
        <w:tblPrEx>
          <w:tblW w:w="9918" w:type="dxa"/>
          <w:tblLayout w:type="fixed"/>
          <w:tblPrExChange w:id="8547" w:author="Tima" w:date="2026-01-17T22:31:00Z">
            <w:tblPrEx>
              <w:tblW w:w="9918" w:type="dxa"/>
              <w:tblLayout w:type="fixed"/>
            </w:tblPrEx>
          </w:tblPrExChange>
        </w:tblPrEx>
        <w:trPr>
          <w:ins w:id="8548" w:author="Tima" w:date="2026-01-17T21:54:00Z"/>
        </w:trPr>
        <w:tc>
          <w:tcPr>
            <w:tcW w:w="747" w:type="dxa"/>
            <w:tcPrChange w:id="8549" w:author="Tima" w:date="2026-01-17T22:31:00Z">
              <w:tcPr>
                <w:tcW w:w="747" w:type="dxa"/>
              </w:tcPr>
            </w:tcPrChange>
          </w:tcPr>
          <w:p w14:paraId="2126102E" w14:textId="617544A5" w:rsidR="00FD17B5" w:rsidRDefault="00FD17B5">
            <w:pPr>
              <w:spacing w:before="120" w:after="120"/>
              <w:jc w:val="center"/>
              <w:rPr>
                <w:ins w:id="8550" w:author="Tima" w:date="2026-01-17T21:54:00Z"/>
                <w:rFonts w:ascii="Times New Roman" w:hAnsi="Times New Roman" w:cs="Times New Roman"/>
                <w:sz w:val="24"/>
              </w:rPr>
              <w:pPrChange w:id="8551" w:author="Tima" w:date="2026-01-17T22:52:00Z">
                <w:pPr/>
              </w:pPrChange>
            </w:pPr>
            <w:ins w:id="8552" w:author="Tima" w:date="2026-01-17T21:57:00Z">
              <w:r>
                <w:rPr>
                  <w:rFonts w:ascii="Times New Roman" w:hAnsi="Times New Roman" w:cs="Times New Roman"/>
                  <w:sz w:val="24"/>
                </w:rPr>
                <w:t>4</w:t>
              </w:r>
            </w:ins>
          </w:p>
        </w:tc>
        <w:tc>
          <w:tcPr>
            <w:tcW w:w="1516" w:type="dxa"/>
            <w:tcPrChange w:id="8553" w:author="Tima" w:date="2026-01-17T22:31:00Z">
              <w:tcPr>
                <w:tcW w:w="1516" w:type="dxa"/>
              </w:tcPr>
            </w:tcPrChange>
          </w:tcPr>
          <w:p w14:paraId="4C476E68" w14:textId="6825A60A" w:rsidR="00FD17B5" w:rsidRDefault="00FD17B5">
            <w:pPr>
              <w:rPr>
                <w:ins w:id="8554" w:author="Tima" w:date="2026-01-17T21:54:00Z"/>
                <w:rFonts w:ascii="Times New Roman" w:hAnsi="Times New Roman" w:cs="Times New Roman"/>
                <w:sz w:val="24"/>
              </w:rPr>
            </w:pPr>
            <w:ins w:id="8555" w:author="Tima" w:date="2026-01-17T21:59:00Z">
              <w:r>
                <w:rPr>
                  <w:rFonts w:ascii="Times New Roman" w:hAnsi="Times New Roman" w:cs="Times New Roman"/>
                  <w:sz w:val="24"/>
                </w:rPr>
                <w:t>Электронный кошелёк пользователя</w:t>
              </w:r>
            </w:ins>
          </w:p>
        </w:tc>
        <w:tc>
          <w:tcPr>
            <w:tcW w:w="1701" w:type="dxa"/>
            <w:tcBorders>
              <w:right w:val="single" w:sz="12" w:space="0" w:color="5B9BD5" w:themeColor="accent1"/>
            </w:tcBorders>
            <w:tcPrChange w:id="8556" w:author="Tima" w:date="2026-01-17T22:31:00Z">
              <w:tcPr>
                <w:tcW w:w="1701" w:type="dxa"/>
              </w:tcPr>
            </w:tcPrChange>
          </w:tcPr>
          <w:p w14:paraId="6B63605F" w14:textId="17565A16" w:rsidR="00FD17B5" w:rsidRDefault="00134227">
            <w:pPr>
              <w:jc w:val="center"/>
              <w:rPr>
                <w:ins w:id="8557" w:author="Tima" w:date="2026-01-17T21:54:00Z"/>
                <w:rFonts w:ascii="Times New Roman" w:hAnsi="Times New Roman" w:cs="Times New Roman"/>
                <w:sz w:val="24"/>
              </w:rPr>
              <w:pPrChange w:id="8558" w:author="Tima" w:date="2026-01-17T22:52:00Z">
                <w:pPr/>
              </w:pPrChange>
            </w:pPr>
            <w:ins w:id="8559" w:author="Tima" w:date="2026-01-17T22:04:00Z">
              <w:r>
                <w:rPr>
                  <w:rFonts w:ascii="Times New Roman" w:hAnsi="Times New Roman" w:cs="Times New Roman"/>
                  <w:sz w:val="24"/>
                </w:rPr>
                <w:t>ЭКП</w:t>
              </w:r>
            </w:ins>
          </w:p>
        </w:tc>
        <w:tc>
          <w:tcPr>
            <w:tcW w:w="993" w:type="dxa"/>
            <w:tcBorders>
              <w:left w:val="single" w:sz="12" w:space="0" w:color="5B9BD5" w:themeColor="accent1"/>
              <w:right w:val="single" w:sz="12" w:space="0" w:color="5B9BD5" w:themeColor="accent1"/>
            </w:tcBorders>
            <w:shd w:val="clear" w:color="auto" w:fill="FFFF85"/>
            <w:tcPrChange w:id="8560" w:author="Tima" w:date="2026-01-17T22:31:00Z">
              <w:tcPr>
                <w:tcW w:w="993" w:type="dxa"/>
              </w:tcPr>
            </w:tcPrChange>
          </w:tcPr>
          <w:p w14:paraId="5E751F7C" w14:textId="182F2039" w:rsidR="00FD17B5" w:rsidRDefault="00170E7D">
            <w:pPr>
              <w:spacing w:before="120" w:after="120" w:line="276" w:lineRule="auto"/>
              <w:jc w:val="center"/>
              <w:rPr>
                <w:ins w:id="8561" w:author="Tima" w:date="2026-01-17T21:54:00Z"/>
                <w:rFonts w:ascii="Times New Roman" w:hAnsi="Times New Roman" w:cs="Times New Roman"/>
                <w:sz w:val="24"/>
              </w:rPr>
              <w:pPrChange w:id="8562" w:author="Tima" w:date="2026-01-17T22:51:00Z">
                <w:pPr/>
              </w:pPrChange>
            </w:pPr>
            <w:ins w:id="8563" w:author="Tima" w:date="2026-01-17T22:20:00Z">
              <w:r>
                <w:rPr>
                  <w:rFonts w:ascii="Times New Roman" w:hAnsi="Times New Roman" w:cs="Times New Roman"/>
                  <w:sz w:val="24"/>
                </w:rPr>
                <w:t>О</w:t>
              </w:r>
            </w:ins>
          </w:p>
        </w:tc>
        <w:tc>
          <w:tcPr>
            <w:tcW w:w="992" w:type="dxa"/>
            <w:tcBorders>
              <w:left w:val="single" w:sz="12" w:space="0" w:color="5B9BD5" w:themeColor="accent1"/>
            </w:tcBorders>
            <w:tcPrChange w:id="8564" w:author="Tima" w:date="2026-01-17T22:31:00Z">
              <w:tcPr>
                <w:tcW w:w="992" w:type="dxa"/>
                <w:gridSpan w:val="2"/>
              </w:tcPr>
            </w:tcPrChange>
          </w:tcPr>
          <w:p w14:paraId="4E45C55E" w14:textId="17F1A8B3" w:rsidR="00FD17B5" w:rsidRDefault="00170E7D">
            <w:pPr>
              <w:spacing w:before="120" w:after="120" w:line="276" w:lineRule="auto"/>
              <w:jc w:val="center"/>
              <w:rPr>
                <w:ins w:id="8565" w:author="Tima" w:date="2026-01-17T21:54:00Z"/>
                <w:rFonts w:ascii="Times New Roman" w:hAnsi="Times New Roman" w:cs="Times New Roman"/>
                <w:sz w:val="24"/>
              </w:rPr>
              <w:pPrChange w:id="8566" w:author="Tima" w:date="2026-01-17T22:51:00Z">
                <w:pPr/>
              </w:pPrChange>
            </w:pPr>
            <w:ins w:id="8567" w:author="Tima" w:date="2026-01-17T22:21:00Z">
              <w:r>
                <w:rPr>
                  <w:rFonts w:ascii="Times New Roman" w:hAnsi="Times New Roman" w:cs="Times New Roman"/>
                  <w:sz w:val="24"/>
                </w:rPr>
                <w:t>-</w:t>
              </w:r>
            </w:ins>
          </w:p>
        </w:tc>
        <w:tc>
          <w:tcPr>
            <w:tcW w:w="992" w:type="dxa"/>
            <w:tcBorders>
              <w:right w:val="single" w:sz="12" w:space="0" w:color="FFFF00"/>
            </w:tcBorders>
            <w:tcPrChange w:id="8568" w:author="Tima" w:date="2026-01-17T22:31:00Z">
              <w:tcPr>
                <w:tcW w:w="992" w:type="dxa"/>
                <w:gridSpan w:val="2"/>
              </w:tcPr>
            </w:tcPrChange>
          </w:tcPr>
          <w:p w14:paraId="65B18183" w14:textId="50558996" w:rsidR="00FD17B5" w:rsidRDefault="00170E7D">
            <w:pPr>
              <w:spacing w:before="120" w:after="120" w:line="276" w:lineRule="auto"/>
              <w:jc w:val="center"/>
              <w:rPr>
                <w:ins w:id="8569" w:author="Tima" w:date="2026-01-17T21:54:00Z"/>
                <w:rFonts w:ascii="Times New Roman" w:hAnsi="Times New Roman" w:cs="Times New Roman"/>
                <w:sz w:val="24"/>
              </w:rPr>
              <w:pPrChange w:id="8570" w:author="Tima" w:date="2026-01-17T22:51:00Z">
                <w:pPr/>
              </w:pPrChange>
            </w:pPr>
            <w:ins w:id="8571" w:author="Tima" w:date="2026-01-17T22:23:00Z">
              <w:r>
                <w:rPr>
                  <w:rFonts w:ascii="Times New Roman" w:hAnsi="Times New Roman" w:cs="Times New Roman"/>
                  <w:sz w:val="24"/>
                </w:rPr>
                <w:t>-</w:t>
              </w:r>
            </w:ins>
          </w:p>
        </w:tc>
        <w:tc>
          <w:tcPr>
            <w:tcW w:w="992" w:type="dxa"/>
            <w:tcBorders>
              <w:left w:val="single" w:sz="12" w:space="0" w:color="FFFF00"/>
            </w:tcBorders>
            <w:tcPrChange w:id="8572" w:author="Tima" w:date="2026-01-17T22:31:00Z">
              <w:tcPr>
                <w:tcW w:w="992" w:type="dxa"/>
                <w:gridSpan w:val="2"/>
              </w:tcPr>
            </w:tcPrChange>
          </w:tcPr>
          <w:p w14:paraId="65C25AAD" w14:textId="793F20C3" w:rsidR="00FD17B5" w:rsidRDefault="004C7E46">
            <w:pPr>
              <w:spacing w:before="120" w:after="120" w:line="276" w:lineRule="auto"/>
              <w:jc w:val="center"/>
              <w:rPr>
                <w:ins w:id="8573" w:author="Tima" w:date="2026-01-17T21:54:00Z"/>
                <w:rFonts w:ascii="Times New Roman" w:hAnsi="Times New Roman" w:cs="Times New Roman"/>
                <w:sz w:val="24"/>
              </w:rPr>
              <w:pPrChange w:id="8574" w:author="Tima" w:date="2026-01-17T22:51:00Z">
                <w:pPr/>
              </w:pPrChange>
            </w:pPr>
            <w:ins w:id="8575" w:author="Tima" w:date="2026-01-17T22:23:00Z">
              <w:r>
                <w:rPr>
                  <w:rFonts w:ascii="Times New Roman" w:hAnsi="Times New Roman" w:cs="Times New Roman"/>
                  <w:sz w:val="24"/>
                </w:rPr>
                <w:t>-</w:t>
              </w:r>
            </w:ins>
          </w:p>
        </w:tc>
        <w:tc>
          <w:tcPr>
            <w:tcW w:w="993" w:type="dxa"/>
            <w:tcBorders>
              <w:right w:val="single" w:sz="12" w:space="0" w:color="00B050"/>
            </w:tcBorders>
            <w:tcPrChange w:id="8576" w:author="Tima" w:date="2026-01-17T22:31:00Z">
              <w:tcPr>
                <w:tcW w:w="993" w:type="dxa"/>
                <w:gridSpan w:val="2"/>
              </w:tcPr>
            </w:tcPrChange>
          </w:tcPr>
          <w:p w14:paraId="6C1D81C0" w14:textId="687A8B9B" w:rsidR="00FD17B5" w:rsidRDefault="004C7E46">
            <w:pPr>
              <w:spacing w:before="120" w:after="120" w:line="276" w:lineRule="auto"/>
              <w:jc w:val="center"/>
              <w:rPr>
                <w:ins w:id="8577" w:author="Tima" w:date="2026-01-17T21:54:00Z"/>
                <w:rFonts w:ascii="Times New Roman" w:hAnsi="Times New Roman" w:cs="Times New Roman"/>
                <w:sz w:val="24"/>
              </w:rPr>
              <w:pPrChange w:id="8578" w:author="Tima" w:date="2026-01-17T22:51:00Z">
                <w:pPr/>
              </w:pPrChange>
            </w:pPr>
            <w:ins w:id="8579" w:author="Tima" w:date="2026-01-17T22:23:00Z">
              <w:r>
                <w:rPr>
                  <w:rFonts w:ascii="Times New Roman" w:hAnsi="Times New Roman" w:cs="Times New Roman"/>
                  <w:sz w:val="24"/>
                </w:rPr>
                <w:t>-</w:t>
              </w:r>
            </w:ins>
          </w:p>
        </w:tc>
        <w:tc>
          <w:tcPr>
            <w:tcW w:w="992" w:type="dxa"/>
            <w:tcBorders>
              <w:left w:val="single" w:sz="12" w:space="0" w:color="00B050"/>
              <w:right w:val="single" w:sz="12" w:space="0" w:color="4FDFE3"/>
            </w:tcBorders>
            <w:shd w:val="clear" w:color="auto" w:fill="E7E6E6" w:themeFill="background2"/>
            <w:tcPrChange w:id="8580" w:author="Tima" w:date="2026-01-17T22:31:00Z">
              <w:tcPr>
                <w:tcW w:w="992" w:type="dxa"/>
                <w:gridSpan w:val="2"/>
              </w:tcPr>
            </w:tcPrChange>
          </w:tcPr>
          <w:p w14:paraId="430799F6" w14:textId="08B6DE4A" w:rsidR="00FD17B5" w:rsidRDefault="004C7E46">
            <w:pPr>
              <w:spacing w:before="120" w:after="120" w:line="276" w:lineRule="auto"/>
              <w:jc w:val="center"/>
              <w:rPr>
                <w:ins w:id="8581" w:author="Tima" w:date="2026-01-17T21:54:00Z"/>
                <w:rFonts w:ascii="Times New Roman" w:hAnsi="Times New Roman" w:cs="Times New Roman"/>
                <w:sz w:val="24"/>
              </w:rPr>
              <w:pPrChange w:id="8582" w:author="Tima" w:date="2026-01-17T22:51:00Z">
                <w:pPr/>
              </w:pPrChange>
            </w:pPr>
            <w:ins w:id="8583" w:author="Tima" w:date="2026-01-17T22:27:00Z">
              <w:r>
                <w:rPr>
                  <w:rFonts w:ascii="Times New Roman" w:hAnsi="Times New Roman" w:cs="Times New Roman"/>
                  <w:sz w:val="24"/>
                </w:rPr>
                <w:t>О</w:t>
              </w:r>
            </w:ins>
          </w:p>
        </w:tc>
      </w:tr>
      <w:tr w:rsidR="00170E7D" w14:paraId="29203072" w14:textId="77777777" w:rsidTr="00F926D1">
        <w:tblPrEx>
          <w:tblW w:w="9918" w:type="dxa"/>
          <w:tblLayout w:type="fixed"/>
          <w:tblPrExChange w:id="8584" w:author="Tima" w:date="2026-01-17T22:31:00Z">
            <w:tblPrEx>
              <w:tblW w:w="0" w:type="auto"/>
              <w:tblLayout w:type="fixed"/>
            </w:tblPrEx>
          </w:tblPrExChange>
        </w:tblPrEx>
        <w:trPr>
          <w:ins w:id="8585" w:author="Tima" w:date="2026-01-17T21:57:00Z"/>
          <w:trPrChange w:id="8586" w:author="Tima" w:date="2026-01-17T22:31:00Z">
            <w:trPr>
              <w:gridAfter w:val="0"/>
            </w:trPr>
          </w:trPrChange>
        </w:trPr>
        <w:tc>
          <w:tcPr>
            <w:tcW w:w="747" w:type="dxa"/>
            <w:tcPrChange w:id="8587" w:author="Tima" w:date="2026-01-17T22:31:00Z">
              <w:tcPr>
                <w:tcW w:w="747" w:type="dxa"/>
              </w:tcPr>
            </w:tcPrChange>
          </w:tcPr>
          <w:p w14:paraId="674D7B39" w14:textId="0509712F" w:rsidR="00FD17B5" w:rsidRDefault="00FD17B5">
            <w:pPr>
              <w:spacing w:before="120" w:after="120"/>
              <w:jc w:val="center"/>
              <w:rPr>
                <w:ins w:id="8588" w:author="Tima" w:date="2026-01-17T21:57:00Z"/>
                <w:rFonts w:ascii="Times New Roman" w:hAnsi="Times New Roman" w:cs="Times New Roman"/>
                <w:sz w:val="24"/>
              </w:rPr>
              <w:pPrChange w:id="8589" w:author="Tima" w:date="2026-01-17T22:52:00Z">
                <w:pPr/>
              </w:pPrChange>
            </w:pPr>
            <w:ins w:id="8590" w:author="Tima" w:date="2026-01-17T21:57:00Z">
              <w:r>
                <w:rPr>
                  <w:rFonts w:ascii="Times New Roman" w:hAnsi="Times New Roman" w:cs="Times New Roman"/>
                  <w:sz w:val="24"/>
                </w:rPr>
                <w:lastRenderedPageBreak/>
                <w:t>5</w:t>
              </w:r>
            </w:ins>
          </w:p>
        </w:tc>
        <w:tc>
          <w:tcPr>
            <w:tcW w:w="1516" w:type="dxa"/>
            <w:tcPrChange w:id="8591" w:author="Tima" w:date="2026-01-17T22:31:00Z">
              <w:tcPr>
                <w:tcW w:w="1516" w:type="dxa"/>
              </w:tcPr>
            </w:tcPrChange>
          </w:tcPr>
          <w:p w14:paraId="227D3019" w14:textId="6B0744BA" w:rsidR="00FD17B5" w:rsidRDefault="00FD17B5">
            <w:pPr>
              <w:rPr>
                <w:ins w:id="8592" w:author="Tima" w:date="2026-01-17T21:57:00Z"/>
                <w:rFonts w:ascii="Times New Roman" w:hAnsi="Times New Roman" w:cs="Times New Roman"/>
                <w:sz w:val="24"/>
              </w:rPr>
            </w:pPr>
            <w:ins w:id="8593" w:author="Tima" w:date="2026-01-17T21:59:00Z">
              <w:r>
                <w:rPr>
                  <w:rFonts w:ascii="Times New Roman" w:hAnsi="Times New Roman" w:cs="Times New Roman"/>
                  <w:sz w:val="24"/>
                </w:rPr>
                <w:t>Электронный кошелёк сервиса</w:t>
              </w:r>
            </w:ins>
          </w:p>
        </w:tc>
        <w:tc>
          <w:tcPr>
            <w:tcW w:w="1701" w:type="dxa"/>
            <w:tcBorders>
              <w:right w:val="single" w:sz="12" w:space="0" w:color="5B9BD5" w:themeColor="accent1"/>
            </w:tcBorders>
            <w:tcPrChange w:id="8594" w:author="Tima" w:date="2026-01-17T22:31:00Z">
              <w:tcPr>
                <w:tcW w:w="1701" w:type="dxa"/>
              </w:tcPr>
            </w:tcPrChange>
          </w:tcPr>
          <w:p w14:paraId="37AAE242" w14:textId="3B83D229" w:rsidR="00FD17B5" w:rsidRDefault="00134227">
            <w:pPr>
              <w:jc w:val="center"/>
              <w:rPr>
                <w:ins w:id="8595" w:author="Tima" w:date="2026-01-17T21:57:00Z"/>
                <w:rFonts w:ascii="Times New Roman" w:hAnsi="Times New Roman" w:cs="Times New Roman"/>
                <w:sz w:val="24"/>
              </w:rPr>
              <w:pPrChange w:id="8596" w:author="Tima" w:date="2026-01-17T22:52:00Z">
                <w:pPr/>
              </w:pPrChange>
            </w:pPr>
            <w:ins w:id="8597" w:author="Tima" w:date="2026-01-17T22:05:00Z">
              <w:r>
                <w:rPr>
                  <w:rFonts w:ascii="Times New Roman" w:hAnsi="Times New Roman" w:cs="Times New Roman"/>
                  <w:sz w:val="24"/>
                </w:rPr>
                <w:t>ЭКС</w:t>
              </w:r>
            </w:ins>
          </w:p>
        </w:tc>
        <w:tc>
          <w:tcPr>
            <w:tcW w:w="993" w:type="dxa"/>
            <w:tcBorders>
              <w:left w:val="single" w:sz="12" w:space="0" w:color="5B9BD5" w:themeColor="accent1"/>
              <w:right w:val="single" w:sz="12" w:space="0" w:color="5B9BD5" w:themeColor="accent1"/>
            </w:tcBorders>
            <w:shd w:val="clear" w:color="auto" w:fill="FFFF85"/>
            <w:tcPrChange w:id="8598" w:author="Tima" w:date="2026-01-17T22:31:00Z">
              <w:tcPr>
                <w:tcW w:w="1276" w:type="dxa"/>
                <w:gridSpan w:val="2"/>
              </w:tcPr>
            </w:tcPrChange>
          </w:tcPr>
          <w:p w14:paraId="31B6DA24" w14:textId="189A55BF" w:rsidR="00FD17B5" w:rsidRDefault="00170E7D">
            <w:pPr>
              <w:spacing w:before="120" w:after="120" w:line="276" w:lineRule="auto"/>
              <w:jc w:val="center"/>
              <w:rPr>
                <w:ins w:id="8599" w:author="Tima" w:date="2026-01-17T21:57:00Z"/>
                <w:rFonts w:ascii="Times New Roman" w:hAnsi="Times New Roman" w:cs="Times New Roman"/>
                <w:sz w:val="24"/>
              </w:rPr>
              <w:pPrChange w:id="8600" w:author="Tima" w:date="2026-01-17T22:51:00Z">
                <w:pPr/>
              </w:pPrChange>
            </w:pPr>
            <w:ins w:id="8601" w:author="Tima" w:date="2026-01-17T22:20:00Z">
              <w:r>
                <w:rPr>
                  <w:rFonts w:ascii="Times New Roman" w:hAnsi="Times New Roman" w:cs="Times New Roman"/>
                  <w:sz w:val="24"/>
                </w:rPr>
                <w:t>О</w:t>
              </w:r>
            </w:ins>
          </w:p>
        </w:tc>
        <w:tc>
          <w:tcPr>
            <w:tcW w:w="992" w:type="dxa"/>
            <w:tcBorders>
              <w:left w:val="single" w:sz="12" w:space="0" w:color="5B9BD5" w:themeColor="accent1"/>
            </w:tcBorders>
            <w:tcPrChange w:id="8602" w:author="Tima" w:date="2026-01-17T22:31:00Z">
              <w:tcPr>
                <w:tcW w:w="1134" w:type="dxa"/>
                <w:gridSpan w:val="2"/>
              </w:tcPr>
            </w:tcPrChange>
          </w:tcPr>
          <w:p w14:paraId="4EDB5A97" w14:textId="663095FE" w:rsidR="00FD17B5" w:rsidRDefault="00170E7D">
            <w:pPr>
              <w:spacing w:before="120" w:after="120" w:line="276" w:lineRule="auto"/>
              <w:jc w:val="center"/>
              <w:rPr>
                <w:ins w:id="8603" w:author="Tima" w:date="2026-01-17T21:57:00Z"/>
                <w:rFonts w:ascii="Times New Roman" w:hAnsi="Times New Roman" w:cs="Times New Roman"/>
                <w:sz w:val="24"/>
              </w:rPr>
              <w:pPrChange w:id="8604" w:author="Tima" w:date="2026-01-17T22:51:00Z">
                <w:pPr/>
              </w:pPrChange>
            </w:pPr>
            <w:ins w:id="8605" w:author="Tima" w:date="2026-01-17T22:21:00Z">
              <w:r>
                <w:rPr>
                  <w:rFonts w:ascii="Times New Roman" w:hAnsi="Times New Roman" w:cs="Times New Roman"/>
                  <w:sz w:val="24"/>
                </w:rPr>
                <w:t>-</w:t>
              </w:r>
            </w:ins>
          </w:p>
        </w:tc>
        <w:tc>
          <w:tcPr>
            <w:tcW w:w="992" w:type="dxa"/>
            <w:tcBorders>
              <w:right w:val="single" w:sz="12" w:space="0" w:color="FFFF00"/>
            </w:tcBorders>
            <w:tcPrChange w:id="8606" w:author="Tima" w:date="2026-01-17T22:31:00Z">
              <w:tcPr>
                <w:tcW w:w="851" w:type="dxa"/>
                <w:gridSpan w:val="2"/>
              </w:tcPr>
            </w:tcPrChange>
          </w:tcPr>
          <w:p w14:paraId="502F1F95" w14:textId="0313E7A2" w:rsidR="00FD17B5" w:rsidRDefault="00170E7D">
            <w:pPr>
              <w:spacing w:before="120" w:after="120" w:line="276" w:lineRule="auto"/>
              <w:jc w:val="center"/>
              <w:rPr>
                <w:ins w:id="8607" w:author="Tima" w:date="2026-01-17T21:57:00Z"/>
                <w:rFonts w:ascii="Times New Roman" w:hAnsi="Times New Roman" w:cs="Times New Roman"/>
                <w:sz w:val="24"/>
              </w:rPr>
              <w:pPrChange w:id="8608" w:author="Tima" w:date="2026-01-17T22:51:00Z">
                <w:pPr/>
              </w:pPrChange>
            </w:pPr>
            <w:ins w:id="8609" w:author="Tima" w:date="2026-01-17T22:23:00Z">
              <w:r>
                <w:rPr>
                  <w:rFonts w:ascii="Times New Roman" w:hAnsi="Times New Roman" w:cs="Times New Roman"/>
                  <w:sz w:val="24"/>
                </w:rPr>
                <w:t>-</w:t>
              </w:r>
            </w:ins>
          </w:p>
        </w:tc>
        <w:tc>
          <w:tcPr>
            <w:tcW w:w="992" w:type="dxa"/>
            <w:tcBorders>
              <w:left w:val="single" w:sz="12" w:space="0" w:color="FFFF00"/>
            </w:tcBorders>
            <w:shd w:val="clear" w:color="auto" w:fill="E7E6E6" w:themeFill="background2"/>
            <w:tcPrChange w:id="8610" w:author="Tima" w:date="2026-01-17T22:31:00Z">
              <w:tcPr>
                <w:tcW w:w="708" w:type="dxa"/>
              </w:tcPr>
            </w:tcPrChange>
          </w:tcPr>
          <w:p w14:paraId="3ADB70F8" w14:textId="18BCD503" w:rsidR="00FD17B5" w:rsidRDefault="004C7E46">
            <w:pPr>
              <w:spacing w:before="120" w:after="120" w:line="276" w:lineRule="auto"/>
              <w:jc w:val="center"/>
              <w:rPr>
                <w:ins w:id="8611" w:author="Tima" w:date="2026-01-17T21:57:00Z"/>
                <w:rFonts w:ascii="Times New Roman" w:hAnsi="Times New Roman" w:cs="Times New Roman"/>
                <w:sz w:val="24"/>
              </w:rPr>
              <w:pPrChange w:id="8612" w:author="Tima" w:date="2026-01-17T22:51:00Z">
                <w:pPr/>
              </w:pPrChange>
            </w:pPr>
            <w:ins w:id="8613" w:author="Tima" w:date="2026-01-17T22:23:00Z">
              <w:r>
                <w:rPr>
                  <w:rFonts w:ascii="Times New Roman" w:hAnsi="Times New Roman" w:cs="Times New Roman"/>
                  <w:sz w:val="24"/>
                </w:rPr>
                <w:t>О</w:t>
              </w:r>
            </w:ins>
          </w:p>
        </w:tc>
        <w:tc>
          <w:tcPr>
            <w:tcW w:w="993" w:type="dxa"/>
            <w:tcBorders>
              <w:right w:val="single" w:sz="12" w:space="0" w:color="00B050"/>
            </w:tcBorders>
            <w:shd w:val="clear" w:color="auto" w:fill="E7E6E6" w:themeFill="background2"/>
            <w:tcPrChange w:id="8614" w:author="Tima" w:date="2026-01-17T22:31:00Z">
              <w:tcPr>
                <w:tcW w:w="709" w:type="dxa"/>
              </w:tcPr>
            </w:tcPrChange>
          </w:tcPr>
          <w:p w14:paraId="0F89ABC5" w14:textId="3E3BBAD3" w:rsidR="00FD17B5" w:rsidRDefault="004C7E46">
            <w:pPr>
              <w:spacing w:before="120" w:after="120" w:line="276" w:lineRule="auto"/>
              <w:jc w:val="center"/>
              <w:rPr>
                <w:ins w:id="8615" w:author="Tima" w:date="2026-01-17T21:57:00Z"/>
                <w:rFonts w:ascii="Times New Roman" w:hAnsi="Times New Roman" w:cs="Times New Roman"/>
                <w:sz w:val="24"/>
              </w:rPr>
              <w:pPrChange w:id="8616" w:author="Tima" w:date="2026-01-17T22:51:00Z">
                <w:pPr/>
              </w:pPrChange>
            </w:pPr>
            <w:ins w:id="8617" w:author="Tima" w:date="2026-01-17T22:23:00Z">
              <w:r>
                <w:rPr>
                  <w:rFonts w:ascii="Times New Roman" w:hAnsi="Times New Roman" w:cs="Times New Roman"/>
                  <w:sz w:val="24"/>
                </w:rPr>
                <w:t>О</w:t>
              </w:r>
            </w:ins>
          </w:p>
        </w:tc>
        <w:tc>
          <w:tcPr>
            <w:tcW w:w="992" w:type="dxa"/>
            <w:tcBorders>
              <w:left w:val="single" w:sz="12" w:space="0" w:color="00B050"/>
              <w:right w:val="single" w:sz="12" w:space="0" w:color="4FDFE3"/>
            </w:tcBorders>
            <w:tcPrChange w:id="8618" w:author="Tima" w:date="2026-01-17T22:31:00Z">
              <w:tcPr>
                <w:tcW w:w="703" w:type="dxa"/>
                <w:gridSpan w:val="2"/>
              </w:tcPr>
            </w:tcPrChange>
          </w:tcPr>
          <w:p w14:paraId="2F8F5798" w14:textId="59A8122F" w:rsidR="00FD17B5" w:rsidRDefault="004C7E46">
            <w:pPr>
              <w:spacing w:before="120" w:after="120" w:line="276" w:lineRule="auto"/>
              <w:jc w:val="center"/>
              <w:rPr>
                <w:ins w:id="8619" w:author="Tima" w:date="2026-01-17T21:57:00Z"/>
                <w:rFonts w:ascii="Times New Roman" w:hAnsi="Times New Roman" w:cs="Times New Roman"/>
                <w:sz w:val="24"/>
              </w:rPr>
              <w:pPrChange w:id="8620" w:author="Tima" w:date="2026-01-17T22:51:00Z">
                <w:pPr/>
              </w:pPrChange>
            </w:pPr>
            <w:ins w:id="8621" w:author="Tima" w:date="2026-01-17T22:26:00Z">
              <w:r>
                <w:rPr>
                  <w:rFonts w:ascii="Times New Roman" w:hAnsi="Times New Roman" w:cs="Times New Roman"/>
                  <w:sz w:val="24"/>
                </w:rPr>
                <w:t>-</w:t>
              </w:r>
            </w:ins>
          </w:p>
        </w:tc>
      </w:tr>
      <w:tr w:rsidR="00170E7D" w14:paraId="384FBE53" w14:textId="77777777" w:rsidTr="00F926D1">
        <w:tblPrEx>
          <w:tblW w:w="9918" w:type="dxa"/>
          <w:tblLayout w:type="fixed"/>
          <w:tblPrExChange w:id="8622" w:author="Tima" w:date="2026-01-17T22:31:00Z">
            <w:tblPrEx>
              <w:tblW w:w="0" w:type="auto"/>
              <w:tblLayout w:type="fixed"/>
            </w:tblPrEx>
          </w:tblPrExChange>
        </w:tblPrEx>
        <w:trPr>
          <w:ins w:id="8623" w:author="Tima" w:date="2026-01-17T21:58:00Z"/>
          <w:trPrChange w:id="8624" w:author="Tima" w:date="2026-01-17T22:31:00Z">
            <w:trPr>
              <w:gridAfter w:val="0"/>
            </w:trPr>
          </w:trPrChange>
        </w:trPr>
        <w:tc>
          <w:tcPr>
            <w:tcW w:w="747" w:type="dxa"/>
            <w:tcPrChange w:id="8625" w:author="Tima" w:date="2026-01-17T22:31:00Z">
              <w:tcPr>
                <w:tcW w:w="747" w:type="dxa"/>
              </w:tcPr>
            </w:tcPrChange>
          </w:tcPr>
          <w:p w14:paraId="3D7505FD" w14:textId="0A48B777" w:rsidR="00FD17B5" w:rsidRDefault="00FD17B5">
            <w:pPr>
              <w:spacing w:before="120" w:after="120"/>
              <w:jc w:val="center"/>
              <w:rPr>
                <w:ins w:id="8626" w:author="Tima" w:date="2026-01-17T21:58:00Z"/>
                <w:rFonts w:ascii="Times New Roman" w:hAnsi="Times New Roman" w:cs="Times New Roman"/>
                <w:sz w:val="24"/>
              </w:rPr>
              <w:pPrChange w:id="8627" w:author="Tima" w:date="2026-01-17T22:52:00Z">
                <w:pPr/>
              </w:pPrChange>
            </w:pPr>
            <w:ins w:id="8628" w:author="Tima" w:date="2026-01-17T21:58:00Z">
              <w:r>
                <w:rPr>
                  <w:rFonts w:ascii="Times New Roman" w:hAnsi="Times New Roman" w:cs="Times New Roman"/>
                  <w:sz w:val="24"/>
                </w:rPr>
                <w:t>6</w:t>
              </w:r>
            </w:ins>
          </w:p>
        </w:tc>
        <w:tc>
          <w:tcPr>
            <w:tcW w:w="1516" w:type="dxa"/>
            <w:tcPrChange w:id="8629" w:author="Tima" w:date="2026-01-17T22:31:00Z">
              <w:tcPr>
                <w:tcW w:w="1516" w:type="dxa"/>
              </w:tcPr>
            </w:tcPrChange>
          </w:tcPr>
          <w:p w14:paraId="4D737E0C" w14:textId="74DBB9C1" w:rsidR="00FD17B5" w:rsidRDefault="00FD17B5">
            <w:pPr>
              <w:rPr>
                <w:ins w:id="8630" w:author="Tima" w:date="2026-01-17T21:58:00Z"/>
                <w:rFonts w:ascii="Times New Roman" w:hAnsi="Times New Roman" w:cs="Times New Roman"/>
                <w:sz w:val="24"/>
              </w:rPr>
            </w:pPr>
            <w:ins w:id="8631" w:author="Tima" w:date="2026-01-17T21:59:00Z">
              <w:r>
                <w:rPr>
                  <w:rFonts w:ascii="Times New Roman" w:hAnsi="Times New Roman" w:cs="Times New Roman"/>
                  <w:sz w:val="24"/>
                  <w:lang w:val="en-US"/>
                </w:rPr>
                <w:t>NFT</w:t>
              </w:r>
              <w:r>
                <w:rPr>
                  <w:rFonts w:ascii="Times New Roman" w:hAnsi="Times New Roman" w:cs="Times New Roman"/>
                  <w:sz w:val="24"/>
                </w:rPr>
                <w:t>-коллекция</w:t>
              </w:r>
            </w:ins>
          </w:p>
        </w:tc>
        <w:tc>
          <w:tcPr>
            <w:tcW w:w="1701" w:type="dxa"/>
            <w:tcBorders>
              <w:right w:val="single" w:sz="12" w:space="0" w:color="5B9BD5" w:themeColor="accent1"/>
            </w:tcBorders>
            <w:tcPrChange w:id="8632" w:author="Tima" w:date="2026-01-17T22:31:00Z">
              <w:tcPr>
                <w:tcW w:w="1701" w:type="dxa"/>
              </w:tcPr>
            </w:tcPrChange>
          </w:tcPr>
          <w:p w14:paraId="62B7629B" w14:textId="5844C738" w:rsidR="00FD17B5" w:rsidRPr="00FA4881" w:rsidRDefault="00134227">
            <w:pPr>
              <w:jc w:val="center"/>
              <w:rPr>
                <w:ins w:id="8633" w:author="Tima" w:date="2026-01-17T21:58:00Z"/>
                <w:rFonts w:ascii="Times New Roman" w:hAnsi="Times New Roman" w:cs="Times New Roman"/>
                <w:sz w:val="24"/>
              </w:rPr>
              <w:pPrChange w:id="8634" w:author="Tima" w:date="2026-01-17T22:52:00Z">
                <w:pPr/>
              </w:pPrChange>
            </w:pPr>
            <w:ins w:id="8635" w:author="Tima" w:date="2026-01-17T22:05:00Z">
              <w:r>
                <w:rPr>
                  <w:rFonts w:ascii="Times New Roman" w:hAnsi="Times New Roman" w:cs="Times New Roman"/>
                  <w:sz w:val="24"/>
                  <w:lang w:val="en-US"/>
                </w:rPr>
                <w:t>NFT</w:t>
              </w:r>
              <w:r>
                <w:rPr>
                  <w:rFonts w:ascii="Times New Roman" w:hAnsi="Times New Roman" w:cs="Times New Roman"/>
                  <w:sz w:val="24"/>
                </w:rPr>
                <w:t>-КОЛ</w:t>
              </w:r>
            </w:ins>
          </w:p>
        </w:tc>
        <w:tc>
          <w:tcPr>
            <w:tcW w:w="993" w:type="dxa"/>
            <w:tcBorders>
              <w:left w:val="single" w:sz="12" w:space="0" w:color="5B9BD5" w:themeColor="accent1"/>
              <w:right w:val="single" w:sz="12" w:space="0" w:color="5B9BD5" w:themeColor="accent1"/>
            </w:tcBorders>
            <w:shd w:val="clear" w:color="auto" w:fill="FFFF85"/>
            <w:tcPrChange w:id="8636" w:author="Tima" w:date="2026-01-17T22:31:00Z">
              <w:tcPr>
                <w:tcW w:w="1276" w:type="dxa"/>
                <w:gridSpan w:val="2"/>
              </w:tcPr>
            </w:tcPrChange>
          </w:tcPr>
          <w:p w14:paraId="304EC2C1" w14:textId="48E3B17D" w:rsidR="00FD17B5" w:rsidRDefault="00170E7D">
            <w:pPr>
              <w:spacing w:before="120" w:after="120" w:line="276" w:lineRule="auto"/>
              <w:jc w:val="center"/>
              <w:rPr>
                <w:ins w:id="8637" w:author="Tima" w:date="2026-01-17T21:58:00Z"/>
                <w:rFonts w:ascii="Times New Roman" w:hAnsi="Times New Roman" w:cs="Times New Roman"/>
                <w:sz w:val="24"/>
              </w:rPr>
              <w:pPrChange w:id="8638" w:author="Tima" w:date="2026-01-17T22:51:00Z">
                <w:pPr/>
              </w:pPrChange>
            </w:pPr>
            <w:ins w:id="8639" w:author="Tima" w:date="2026-01-17T22:21:00Z">
              <w:r>
                <w:rPr>
                  <w:rFonts w:ascii="Times New Roman" w:hAnsi="Times New Roman" w:cs="Times New Roman"/>
                  <w:sz w:val="24"/>
                </w:rPr>
                <w:t>О</w:t>
              </w:r>
            </w:ins>
          </w:p>
        </w:tc>
        <w:tc>
          <w:tcPr>
            <w:tcW w:w="992" w:type="dxa"/>
            <w:tcBorders>
              <w:left w:val="single" w:sz="12" w:space="0" w:color="5B9BD5" w:themeColor="accent1"/>
            </w:tcBorders>
            <w:tcPrChange w:id="8640" w:author="Tima" w:date="2026-01-17T22:31:00Z">
              <w:tcPr>
                <w:tcW w:w="1134" w:type="dxa"/>
                <w:gridSpan w:val="2"/>
              </w:tcPr>
            </w:tcPrChange>
          </w:tcPr>
          <w:p w14:paraId="589235E9" w14:textId="78909931" w:rsidR="00FD17B5" w:rsidRDefault="00170E7D">
            <w:pPr>
              <w:spacing w:before="120" w:after="120" w:line="276" w:lineRule="auto"/>
              <w:jc w:val="center"/>
              <w:rPr>
                <w:ins w:id="8641" w:author="Tima" w:date="2026-01-17T21:58:00Z"/>
                <w:rFonts w:ascii="Times New Roman" w:hAnsi="Times New Roman" w:cs="Times New Roman"/>
                <w:sz w:val="24"/>
              </w:rPr>
              <w:pPrChange w:id="8642" w:author="Tima" w:date="2026-01-17T22:51:00Z">
                <w:pPr/>
              </w:pPrChange>
            </w:pPr>
            <w:ins w:id="8643" w:author="Tima" w:date="2026-01-17T22:21:00Z">
              <w:r>
                <w:rPr>
                  <w:rFonts w:ascii="Times New Roman" w:hAnsi="Times New Roman" w:cs="Times New Roman"/>
                  <w:sz w:val="24"/>
                </w:rPr>
                <w:t>-</w:t>
              </w:r>
            </w:ins>
          </w:p>
        </w:tc>
        <w:tc>
          <w:tcPr>
            <w:tcW w:w="992" w:type="dxa"/>
            <w:tcBorders>
              <w:right w:val="single" w:sz="12" w:space="0" w:color="FFFF00"/>
            </w:tcBorders>
            <w:tcPrChange w:id="8644" w:author="Tima" w:date="2026-01-17T22:31:00Z">
              <w:tcPr>
                <w:tcW w:w="851" w:type="dxa"/>
                <w:gridSpan w:val="2"/>
              </w:tcPr>
            </w:tcPrChange>
          </w:tcPr>
          <w:p w14:paraId="7C2B16A4" w14:textId="230059D5" w:rsidR="00FD17B5" w:rsidRDefault="00170E7D">
            <w:pPr>
              <w:spacing w:before="120" w:after="120" w:line="276" w:lineRule="auto"/>
              <w:jc w:val="center"/>
              <w:rPr>
                <w:ins w:id="8645" w:author="Tima" w:date="2026-01-17T21:58:00Z"/>
                <w:rFonts w:ascii="Times New Roman" w:hAnsi="Times New Roman" w:cs="Times New Roman"/>
                <w:sz w:val="24"/>
              </w:rPr>
              <w:pPrChange w:id="8646" w:author="Tima" w:date="2026-01-17T22:51:00Z">
                <w:pPr/>
              </w:pPrChange>
            </w:pPr>
            <w:ins w:id="8647" w:author="Tima" w:date="2026-01-17T22:23:00Z">
              <w:r>
                <w:rPr>
                  <w:rFonts w:ascii="Times New Roman" w:hAnsi="Times New Roman" w:cs="Times New Roman"/>
                  <w:sz w:val="24"/>
                </w:rPr>
                <w:t>-</w:t>
              </w:r>
            </w:ins>
          </w:p>
        </w:tc>
        <w:tc>
          <w:tcPr>
            <w:tcW w:w="992" w:type="dxa"/>
            <w:tcBorders>
              <w:left w:val="single" w:sz="12" w:space="0" w:color="FFFF00"/>
            </w:tcBorders>
            <w:shd w:val="clear" w:color="auto" w:fill="E7E6E6" w:themeFill="background2"/>
            <w:tcPrChange w:id="8648" w:author="Tima" w:date="2026-01-17T22:31:00Z">
              <w:tcPr>
                <w:tcW w:w="708" w:type="dxa"/>
              </w:tcPr>
            </w:tcPrChange>
          </w:tcPr>
          <w:p w14:paraId="1C107A1B" w14:textId="7F983EDD" w:rsidR="00FD17B5" w:rsidRDefault="004C7E46">
            <w:pPr>
              <w:spacing w:before="120" w:after="120" w:line="276" w:lineRule="auto"/>
              <w:jc w:val="center"/>
              <w:rPr>
                <w:ins w:id="8649" w:author="Tima" w:date="2026-01-17T21:58:00Z"/>
                <w:rFonts w:ascii="Times New Roman" w:hAnsi="Times New Roman" w:cs="Times New Roman"/>
                <w:sz w:val="24"/>
              </w:rPr>
              <w:pPrChange w:id="8650" w:author="Tima" w:date="2026-01-17T22:51:00Z">
                <w:pPr/>
              </w:pPrChange>
            </w:pPr>
            <w:ins w:id="8651" w:author="Tima" w:date="2026-01-17T22:23:00Z">
              <w:r>
                <w:rPr>
                  <w:rFonts w:ascii="Times New Roman" w:hAnsi="Times New Roman" w:cs="Times New Roman"/>
                  <w:sz w:val="24"/>
                </w:rPr>
                <w:t>О</w:t>
              </w:r>
            </w:ins>
          </w:p>
        </w:tc>
        <w:tc>
          <w:tcPr>
            <w:tcW w:w="993" w:type="dxa"/>
            <w:tcBorders>
              <w:right w:val="single" w:sz="12" w:space="0" w:color="00B050"/>
            </w:tcBorders>
            <w:shd w:val="clear" w:color="auto" w:fill="E7E6E6" w:themeFill="background2"/>
            <w:tcPrChange w:id="8652" w:author="Tima" w:date="2026-01-17T22:31:00Z">
              <w:tcPr>
                <w:tcW w:w="709" w:type="dxa"/>
              </w:tcPr>
            </w:tcPrChange>
          </w:tcPr>
          <w:p w14:paraId="3F292045" w14:textId="09A73CCD" w:rsidR="00FD17B5" w:rsidRDefault="004C7E46">
            <w:pPr>
              <w:spacing w:before="120" w:after="120" w:line="276" w:lineRule="auto"/>
              <w:jc w:val="center"/>
              <w:rPr>
                <w:ins w:id="8653" w:author="Tima" w:date="2026-01-17T21:58:00Z"/>
                <w:rFonts w:ascii="Times New Roman" w:hAnsi="Times New Roman" w:cs="Times New Roman"/>
                <w:sz w:val="24"/>
              </w:rPr>
              <w:pPrChange w:id="8654" w:author="Tima" w:date="2026-01-17T22:51:00Z">
                <w:pPr/>
              </w:pPrChange>
            </w:pPr>
            <w:ins w:id="8655" w:author="Tima" w:date="2026-01-17T22:23:00Z">
              <w:r>
                <w:rPr>
                  <w:rFonts w:ascii="Times New Roman" w:hAnsi="Times New Roman" w:cs="Times New Roman"/>
                  <w:sz w:val="24"/>
                </w:rPr>
                <w:t>О</w:t>
              </w:r>
            </w:ins>
          </w:p>
        </w:tc>
        <w:tc>
          <w:tcPr>
            <w:tcW w:w="992" w:type="dxa"/>
            <w:tcBorders>
              <w:left w:val="single" w:sz="12" w:space="0" w:color="00B050"/>
              <w:right w:val="single" w:sz="12" w:space="0" w:color="4FDFE3"/>
            </w:tcBorders>
            <w:shd w:val="clear" w:color="auto" w:fill="E7E6E6" w:themeFill="background2"/>
            <w:tcPrChange w:id="8656" w:author="Tima" w:date="2026-01-17T22:31:00Z">
              <w:tcPr>
                <w:tcW w:w="703" w:type="dxa"/>
                <w:gridSpan w:val="2"/>
              </w:tcPr>
            </w:tcPrChange>
          </w:tcPr>
          <w:p w14:paraId="27C7D554" w14:textId="5E141996" w:rsidR="00FD17B5" w:rsidRDefault="004C7E46">
            <w:pPr>
              <w:spacing w:before="120" w:after="120" w:line="276" w:lineRule="auto"/>
              <w:jc w:val="center"/>
              <w:rPr>
                <w:ins w:id="8657" w:author="Tima" w:date="2026-01-17T21:58:00Z"/>
                <w:rFonts w:ascii="Times New Roman" w:hAnsi="Times New Roman" w:cs="Times New Roman"/>
                <w:sz w:val="24"/>
              </w:rPr>
              <w:pPrChange w:id="8658" w:author="Tima" w:date="2026-01-17T22:51:00Z">
                <w:pPr/>
              </w:pPrChange>
            </w:pPr>
            <w:ins w:id="8659" w:author="Tima" w:date="2026-01-17T22:26:00Z">
              <w:r>
                <w:rPr>
                  <w:rFonts w:ascii="Times New Roman" w:hAnsi="Times New Roman" w:cs="Times New Roman"/>
                  <w:sz w:val="24"/>
                </w:rPr>
                <w:t>О</w:t>
              </w:r>
            </w:ins>
          </w:p>
        </w:tc>
      </w:tr>
      <w:tr w:rsidR="00170E7D" w14:paraId="7116A475" w14:textId="77777777" w:rsidTr="00F926D1">
        <w:tblPrEx>
          <w:tblW w:w="9918" w:type="dxa"/>
          <w:tblLayout w:type="fixed"/>
          <w:tblPrExChange w:id="8660" w:author="Tima" w:date="2026-01-17T22:31:00Z">
            <w:tblPrEx>
              <w:tblW w:w="0" w:type="auto"/>
              <w:tblLayout w:type="fixed"/>
            </w:tblPrEx>
          </w:tblPrExChange>
        </w:tblPrEx>
        <w:trPr>
          <w:ins w:id="8661" w:author="Tima" w:date="2026-01-17T21:58:00Z"/>
          <w:trPrChange w:id="8662" w:author="Tima" w:date="2026-01-17T22:31:00Z">
            <w:trPr>
              <w:gridAfter w:val="0"/>
            </w:trPr>
          </w:trPrChange>
        </w:trPr>
        <w:tc>
          <w:tcPr>
            <w:tcW w:w="747" w:type="dxa"/>
            <w:tcPrChange w:id="8663" w:author="Tima" w:date="2026-01-17T22:31:00Z">
              <w:tcPr>
                <w:tcW w:w="747" w:type="dxa"/>
              </w:tcPr>
            </w:tcPrChange>
          </w:tcPr>
          <w:p w14:paraId="5D139351" w14:textId="11CC0A76" w:rsidR="00FD17B5" w:rsidRDefault="00FD17B5">
            <w:pPr>
              <w:spacing w:before="120" w:after="120"/>
              <w:jc w:val="center"/>
              <w:rPr>
                <w:ins w:id="8664" w:author="Tima" w:date="2026-01-17T21:58:00Z"/>
                <w:rFonts w:ascii="Times New Roman" w:hAnsi="Times New Roman" w:cs="Times New Roman"/>
                <w:sz w:val="24"/>
              </w:rPr>
              <w:pPrChange w:id="8665" w:author="Tima" w:date="2026-01-17T22:52:00Z">
                <w:pPr/>
              </w:pPrChange>
            </w:pPr>
            <w:ins w:id="8666" w:author="Tima" w:date="2026-01-17T21:58:00Z">
              <w:r>
                <w:rPr>
                  <w:rFonts w:ascii="Times New Roman" w:hAnsi="Times New Roman" w:cs="Times New Roman"/>
                  <w:sz w:val="24"/>
                </w:rPr>
                <w:t>7</w:t>
              </w:r>
            </w:ins>
          </w:p>
        </w:tc>
        <w:tc>
          <w:tcPr>
            <w:tcW w:w="1516" w:type="dxa"/>
            <w:tcPrChange w:id="8667" w:author="Tima" w:date="2026-01-17T22:31:00Z">
              <w:tcPr>
                <w:tcW w:w="1516" w:type="dxa"/>
              </w:tcPr>
            </w:tcPrChange>
          </w:tcPr>
          <w:p w14:paraId="53076FA7" w14:textId="16ED3077" w:rsidR="00FD17B5" w:rsidRDefault="00FD17B5">
            <w:pPr>
              <w:rPr>
                <w:ins w:id="8668" w:author="Tima" w:date="2026-01-17T21:58:00Z"/>
                <w:rFonts w:ascii="Times New Roman" w:hAnsi="Times New Roman" w:cs="Times New Roman"/>
                <w:sz w:val="24"/>
              </w:rPr>
            </w:pPr>
            <w:ins w:id="8669" w:author="Tima" w:date="2026-01-17T21:59:00Z">
              <w:r>
                <w:rPr>
                  <w:rFonts w:ascii="Times New Roman" w:hAnsi="Times New Roman" w:cs="Times New Roman"/>
                  <w:sz w:val="24"/>
                </w:rPr>
                <w:t xml:space="preserve">Номер </w:t>
              </w:r>
              <w:r>
                <w:rPr>
                  <w:rFonts w:ascii="Times New Roman" w:hAnsi="Times New Roman" w:cs="Times New Roman"/>
                  <w:sz w:val="24"/>
                  <w:lang w:val="en-US"/>
                </w:rPr>
                <w:t>NFT</w:t>
              </w:r>
            </w:ins>
          </w:p>
        </w:tc>
        <w:tc>
          <w:tcPr>
            <w:tcW w:w="1701" w:type="dxa"/>
            <w:tcBorders>
              <w:right w:val="single" w:sz="12" w:space="0" w:color="5B9BD5" w:themeColor="accent1"/>
            </w:tcBorders>
            <w:tcPrChange w:id="8670" w:author="Tima" w:date="2026-01-17T22:31:00Z">
              <w:tcPr>
                <w:tcW w:w="1701" w:type="dxa"/>
              </w:tcPr>
            </w:tcPrChange>
          </w:tcPr>
          <w:p w14:paraId="5F5342B7" w14:textId="56C12ACD" w:rsidR="00FD17B5" w:rsidRDefault="00134227">
            <w:pPr>
              <w:jc w:val="center"/>
              <w:rPr>
                <w:ins w:id="8671" w:author="Tima" w:date="2026-01-17T21:58:00Z"/>
                <w:rFonts w:ascii="Times New Roman" w:hAnsi="Times New Roman" w:cs="Times New Roman"/>
                <w:sz w:val="24"/>
              </w:rPr>
              <w:pPrChange w:id="8672" w:author="Tima" w:date="2026-01-17T22:52:00Z">
                <w:pPr/>
              </w:pPrChange>
            </w:pPr>
            <w:ins w:id="8673" w:author="Tima" w:date="2026-01-17T22:05:00Z">
              <w:r>
                <w:rPr>
                  <w:rFonts w:ascii="Times New Roman" w:hAnsi="Times New Roman" w:cs="Times New Roman"/>
                  <w:sz w:val="24"/>
                  <w:lang w:val="en-US"/>
                </w:rPr>
                <w:t>NFT</w:t>
              </w:r>
              <w:r>
                <w:rPr>
                  <w:rFonts w:ascii="Times New Roman" w:hAnsi="Times New Roman" w:cs="Times New Roman"/>
                  <w:sz w:val="24"/>
                </w:rPr>
                <w:t xml:space="preserve"> НОМ</w:t>
              </w:r>
            </w:ins>
          </w:p>
        </w:tc>
        <w:tc>
          <w:tcPr>
            <w:tcW w:w="993" w:type="dxa"/>
            <w:tcBorders>
              <w:left w:val="single" w:sz="12" w:space="0" w:color="5B9BD5" w:themeColor="accent1"/>
              <w:right w:val="single" w:sz="12" w:space="0" w:color="5B9BD5" w:themeColor="accent1"/>
            </w:tcBorders>
            <w:shd w:val="clear" w:color="auto" w:fill="FFFF85"/>
            <w:tcPrChange w:id="8674" w:author="Tima" w:date="2026-01-17T22:31:00Z">
              <w:tcPr>
                <w:tcW w:w="1276" w:type="dxa"/>
                <w:gridSpan w:val="2"/>
              </w:tcPr>
            </w:tcPrChange>
          </w:tcPr>
          <w:p w14:paraId="183359A6" w14:textId="6FCE9D34" w:rsidR="00FD17B5" w:rsidRDefault="00170E7D">
            <w:pPr>
              <w:spacing w:before="120" w:after="120" w:line="276" w:lineRule="auto"/>
              <w:jc w:val="center"/>
              <w:rPr>
                <w:ins w:id="8675" w:author="Tima" w:date="2026-01-17T21:58:00Z"/>
                <w:rFonts w:ascii="Times New Roman" w:hAnsi="Times New Roman" w:cs="Times New Roman"/>
                <w:sz w:val="24"/>
              </w:rPr>
              <w:pPrChange w:id="8676" w:author="Tima" w:date="2026-01-17T22:51:00Z">
                <w:pPr/>
              </w:pPrChange>
            </w:pPr>
            <w:ins w:id="8677" w:author="Tima" w:date="2026-01-17T22:21:00Z">
              <w:r>
                <w:rPr>
                  <w:rFonts w:ascii="Times New Roman" w:hAnsi="Times New Roman" w:cs="Times New Roman"/>
                  <w:sz w:val="24"/>
                </w:rPr>
                <w:t>О</w:t>
              </w:r>
            </w:ins>
          </w:p>
        </w:tc>
        <w:tc>
          <w:tcPr>
            <w:tcW w:w="992" w:type="dxa"/>
            <w:tcBorders>
              <w:left w:val="single" w:sz="12" w:space="0" w:color="5B9BD5" w:themeColor="accent1"/>
            </w:tcBorders>
            <w:tcPrChange w:id="8678" w:author="Tima" w:date="2026-01-17T22:31:00Z">
              <w:tcPr>
                <w:tcW w:w="1134" w:type="dxa"/>
                <w:gridSpan w:val="2"/>
              </w:tcPr>
            </w:tcPrChange>
          </w:tcPr>
          <w:p w14:paraId="0502EFC1" w14:textId="0BF3390A" w:rsidR="00FD17B5" w:rsidRDefault="00170E7D">
            <w:pPr>
              <w:spacing w:before="120" w:after="120" w:line="276" w:lineRule="auto"/>
              <w:jc w:val="center"/>
              <w:rPr>
                <w:ins w:id="8679" w:author="Tima" w:date="2026-01-17T21:58:00Z"/>
                <w:rFonts w:ascii="Times New Roman" w:hAnsi="Times New Roman" w:cs="Times New Roman"/>
                <w:sz w:val="24"/>
              </w:rPr>
              <w:pPrChange w:id="8680" w:author="Tima" w:date="2026-01-17T22:51:00Z">
                <w:pPr/>
              </w:pPrChange>
            </w:pPr>
            <w:ins w:id="8681" w:author="Tima" w:date="2026-01-17T22:21:00Z">
              <w:r>
                <w:rPr>
                  <w:rFonts w:ascii="Times New Roman" w:hAnsi="Times New Roman" w:cs="Times New Roman"/>
                  <w:sz w:val="24"/>
                </w:rPr>
                <w:t>-</w:t>
              </w:r>
            </w:ins>
          </w:p>
        </w:tc>
        <w:tc>
          <w:tcPr>
            <w:tcW w:w="992" w:type="dxa"/>
            <w:tcBorders>
              <w:right w:val="single" w:sz="12" w:space="0" w:color="FFFF00"/>
            </w:tcBorders>
            <w:tcPrChange w:id="8682" w:author="Tima" w:date="2026-01-17T22:31:00Z">
              <w:tcPr>
                <w:tcW w:w="851" w:type="dxa"/>
                <w:gridSpan w:val="2"/>
              </w:tcPr>
            </w:tcPrChange>
          </w:tcPr>
          <w:p w14:paraId="5CB4664D" w14:textId="32BD3FAD" w:rsidR="00FD17B5" w:rsidRDefault="00170E7D">
            <w:pPr>
              <w:spacing w:before="120" w:after="120" w:line="276" w:lineRule="auto"/>
              <w:jc w:val="center"/>
              <w:rPr>
                <w:ins w:id="8683" w:author="Tima" w:date="2026-01-17T21:58:00Z"/>
                <w:rFonts w:ascii="Times New Roman" w:hAnsi="Times New Roman" w:cs="Times New Roman"/>
                <w:sz w:val="24"/>
              </w:rPr>
              <w:pPrChange w:id="8684" w:author="Tima" w:date="2026-01-17T22:51:00Z">
                <w:pPr/>
              </w:pPrChange>
            </w:pPr>
            <w:ins w:id="8685" w:author="Tima" w:date="2026-01-17T22:23:00Z">
              <w:r>
                <w:rPr>
                  <w:rFonts w:ascii="Times New Roman" w:hAnsi="Times New Roman" w:cs="Times New Roman"/>
                  <w:sz w:val="24"/>
                </w:rPr>
                <w:t>-</w:t>
              </w:r>
            </w:ins>
          </w:p>
        </w:tc>
        <w:tc>
          <w:tcPr>
            <w:tcW w:w="992" w:type="dxa"/>
            <w:tcBorders>
              <w:left w:val="single" w:sz="12" w:space="0" w:color="FFFF00"/>
            </w:tcBorders>
            <w:shd w:val="clear" w:color="auto" w:fill="E7E6E6" w:themeFill="background2"/>
            <w:tcPrChange w:id="8686" w:author="Tima" w:date="2026-01-17T22:31:00Z">
              <w:tcPr>
                <w:tcW w:w="708" w:type="dxa"/>
              </w:tcPr>
            </w:tcPrChange>
          </w:tcPr>
          <w:p w14:paraId="0FC571BD" w14:textId="6821B8C0" w:rsidR="00FD17B5" w:rsidRDefault="004C7E46">
            <w:pPr>
              <w:spacing w:before="120" w:after="120" w:line="276" w:lineRule="auto"/>
              <w:jc w:val="center"/>
              <w:rPr>
                <w:ins w:id="8687" w:author="Tima" w:date="2026-01-17T21:58:00Z"/>
                <w:rFonts w:ascii="Times New Roman" w:hAnsi="Times New Roman" w:cs="Times New Roman"/>
                <w:sz w:val="24"/>
              </w:rPr>
              <w:pPrChange w:id="8688" w:author="Tima" w:date="2026-01-17T22:51:00Z">
                <w:pPr/>
              </w:pPrChange>
            </w:pPr>
            <w:ins w:id="8689" w:author="Tima" w:date="2026-01-17T22:23:00Z">
              <w:r>
                <w:rPr>
                  <w:rFonts w:ascii="Times New Roman" w:hAnsi="Times New Roman" w:cs="Times New Roman"/>
                  <w:sz w:val="24"/>
                </w:rPr>
                <w:t>О</w:t>
              </w:r>
            </w:ins>
          </w:p>
        </w:tc>
        <w:tc>
          <w:tcPr>
            <w:tcW w:w="993" w:type="dxa"/>
            <w:tcBorders>
              <w:right w:val="single" w:sz="12" w:space="0" w:color="00B050"/>
            </w:tcBorders>
            <w:shd w:val="clear" w:color="auto" w:fill="E7E6E6" w:themeFill="background2"/>
            <w:tcPrChange w:id="8690" w:author="Tima" w:date="2026-01-17T22:31:00Z">
              <w:tcPr>
                <w:tcW w:w="709" w:type="dxa"/>
              </w:tcPr>
            </w:tcPrChange>
          </w:tcPr>
          <w:p w14:paraId="24A92A5E" w14:textId="7278922B" w:rsidR="00FD17B5" w:rsidRDefault="004C7E46">
            <w:pPr>
              <w:spacing w:before="120" w:after="120" w:line="276" w:lineRule="auto"/>
              <w:jc w:val="center"/>
              <w:rPr>
                <w:ins w:id="8691" w:author="Tima" w:date="2026-01-17T21:58:00Z"/>
                <w:rFonts w:ascii="Times New Roman" w:hAnsi="Times New Roman" w:cs="Times New Roman"/>
                <w:sz w:val="24"/>
              </w:rPr>
              <w:pPrChange w:id="8692" w:author="Tima" w:date="2026-01-17T22:51:00Z">
                <w:pPr/>
              </w:pPrChange>
            </w:pPr>
            <w:ins w:id="8693" w:author="Tima" w:date="2026-01-17T22:24:00Z">
              <w:r>
                <w:rPr>
                  <w:rFonts w:ascii="Times New Roman" w:hAnsi="Times New Roman" w:cs="Times New Roman"/>
                  <w:sz w:val="24"/>
                </w:rPr>
                <w:t>О</w:t>
              </w:r>
            </w:ins>
          </w:p>
        </w:tc>
        <w:tc>
          <w:tcPr>
            <w:tcW w:w="992" w:type="dxa"/>
            <w:tcBorders>
              <w:left w:val="single" w:sz="12" w:space="0" w:color="00B050"/>
              <w:right w:val="single" w:sz="12" w:space="0" w:color="4FDFE3"/>
            </w:tcBorders>
            <w:shd w:val="clear" w:color="auto" w:fill="E7E6E6" w:themeFill="background2"/>
            <w:tcPrChange w:id="8694" w:author="Tima" w:date="2026-01-17T22:31:00Z">
              <w:tcPr>
                <w:tcW w:w="703" w:type="dxa"/>
                <w:gridSpan w:val="2"/>
              </w:tcPr>
            </w:tcPrChange>
          </w:tcPr>
          <w:p w14:paraId="08CB0F4D" w14:textId="7CAFCB46" w:rsidR="00FD17B5" w:rsidRDefault="004C7E46">
            <w:pPr>
              <w:spacing w:before="120" w:after="120" w:line="276" w:lineRule="auto"/>
              <w:jc w:val="center"/>
              <w:rPr>
                <w:ins w:id="8695" w:author="Tima" w:date="2026-01-17T21:58:00Z"/>
                <w:rFonts w:ascii="Times New Roman" w:hAnsi="Times New Roman" w:cs="Times New Roman"/>
                <w:sz w:val="24"/>
              </w:rPr>
              <w:pPrChange w:id="8696" w:author="Tima" w:date="2026-01-17T22:51:00Z">
                <w:pPr/>
              </w:pPrChange>
            </w:pPr>
            <w:ins w:id="8697" w:author="Tima" w:date="2026-01-17T22:26:00Z">
              <w:r>
                <w:rPr>
                  <w:rFonts w:ascii="Times New Roman" w:hAnsi="Times New Roman" w:cs="Times New Roman"/>
                  <w:sz w:val="24"/>
                </w:rPr>
                <w:t>О</w:t>
              </w:r>
            </w:ins>
          </w:p>
        </w:tc>
      </w:tr>
      <w:tr w:rsidR="00170E7D" w14:paraId="242699A3" w14:textId="77777777" w:rsidTr="00F926D1">
        <w:tblPrEx>
          <w:tblW w:w="9918" w:type="dxa"/>
          <w:tblLayout w:type="fixed"/>
          <w:tblPrExChange w:id="8698" w:author="Tima" w:date="2026-01-17T22:31:00Z">
            <w:tblPrEx>
              <w:tblW w:w="0" w:type="auto"/>
              <w:tblLayout w:type="fixed"/>
            </w:tblPrEx>
          </w:tblPrExChange>
        </w:tblPrEx>
        <w:trPr>
          <w:ins w:id="8699" w:author="Tima" w:date="2026-01-17T21:58:00Z"/>
          <w:trPrChange w:id="8700" w:author="Tima" w:date="2026-01-17T22:31:00Z">
            <w:trPr>
              <w:gridAfter w:val="0"/>
            </w:trPr>
          </w:trPrChange>
        </w:trPr>
        <w:tc>
          <w:tcPr>
            <w:tcW w:w="747" w:type="dxa"/>
            <w:tcPrChange w:id="8701" w:author="Tima" w:date="2026-01-17T22:31:00Z">
              <w:tcPr>
                <w:tcW w:w="747" w:type="dxa"/>
              </w:tcPr>
            </w:tcPrChange>
          </w:tcPr>
          <w:p w14:paraId="4E529B83" w14:textId="00815958" w:rsidR="00FD17B5" w:rsidRDefault="00FD17B5">
            <w:pPr>
              <w:spacing w:before="120" w:after="120"/>
              <w:jc w:val="center"/>
              <w:rPr>
                <w:ins w:id="8702" w:author="Tima" w:date="2026-01-17T21:58:00Z"/>
                <w:rFonts w:ascii="Times New Roman" w:hAnsi="Times New Roman" w:cs="Times New Roman"/>
                <w:sz w:val="24"/>
              </w:rPr>
              <w:pPrChange w:id="8703" w:author="Tima" w:date="2026-01-17T22:52:00Z">
                <w:pPr/>
              </w:pPrChange>
            </w:pPr>
            <w:ins w:id="8704" w:author="Tima" w:date="2026-01-17T21:58:00Z">
              <w:r>
                <w:rPr>
                  <w:rFonts w:ascii="Times New Roman" w:hAnsi="Times New Roman" w:cs="Times New Roman"/>
                  <w:sz w:val="24"/>
                </w:rPr>
                <w:t>8</w:t>
              </w:r>
            </w:ins>
          </w:p>
        </w:tc>
        <w:tc>
          <w:tcPr>
            <w:tcW w:w="1516" w:type="dxa"/>
            <w:tcPrChange w:id="8705" w:author="Tima" w:date="2026-01-17T22:31:00Z">
              <w:tcPr>
                <w:tcW w:w="1516" w:type="dxa"/>
              </w:tcPr>
            </w:tcPrChange>
          </w:tcPr>
          <w:p w14:paraId="5224C063" w14:textId="16919568" w:rsidR="00FD17B5" w:rsidRDefault="00134227" w:rsidP="00FA4881">
            <w:pPr>
              <w:rPr>
                <w:ins w:id="8706" w:author="Tima" w:date="2026-01-17T21:58:00Z"/>
                <w:rFonts w:ascii="Times New Roman" w:hAnsi="Times New Roman" w:cs="Times New Roman"/>
                <w:sz w:val="24"/>
              </w:rPr>
            </w:pPr>
            <w:ins w:id="8707" w:author="Tima" w:date="2026-01-17T21:59:00Z">
              <w:r>
                <w:rPr>
                  <w:rFonts w:ascii="Times New Roman" w:hAnsi="Times New Roman" w:cs="Times New Roman"/>
                  <w:sz w:val="24"/>
                </w:rPr>
                <w:t>Количество ЦФА</w:t>
              </w:r>
            </w:ins>
          </w:p>
        </w:tc>
        <w:tc>
          <w:tcPr>
            <w:tcW w:w="1701" w:type="dxa"/>
            <w:tcBorders>
              <w:right w:val="single" w:sz="12" w:space="0" w:color="5B9BD5" w:themeColor="accent1"/>
            </w:tcBorders>
            <w:tcPrChange w:id="8708" w:author="Tima" w:date="2026-01-17T22:31:00Z">
              <w:tcPr>
                <w:tcW w:w="1701" w:type="dxa"/>
              </w:tcPr>
            </w:tcPrChange>
          </w:tcPr>
          <w:p w14:paraId="66F580F6" w14:textId="694BB1BC" w:rsidR="00FD17B5" w:rsidRDefault="00134227">
            <w:pPr>
              <w:jc w:val="center"/>
              <w:rPr>
                <w:ins w:id="8709" w:author="Tima" w:date="2026-01-17T21:58:00Z"/>
                <w:rFonts w:ascii="Times New Roman" w:hAnsi="Times New Roman" w:cs="Times New Roman"/>
                <w:sz w:val="24"/>
              </w:rPr>
              <w:pPrChange w:id="8710" w:author="Tima" w:date="2026-01-17T22:52:00Z">
                <w:pPr/>
              </w:pPrChange>
            </w:pPr>
            <w:ins w:id="8711" w:author="Tima" w:date="2026-01-17T22:05:00Z">
              <w:r>
                <w:rPr>
                  <w:rFonts w:ascii="Times New Roman" w:hAnsi="Times New Roman" w:cs="Times New Roman"/>
                  <w:sz w:val="24"/>
                </w:rPr>
                <w:t>КОЛ ЦФА</w:t>
              </w:r>
            </w:ins>
          </w:p>
        </w:tc>
        <w:tc>
          <w:tcPr>
            <w:tcW w:w="993" w:type="dxa"/>
            <w:tcBorders>
              <w:left w:val="single" w:sz="12" w:space="0" w:color="5B9BD5" w:themeColor="accent1"/>
              <w:right w:val="single" w:sz="12" w:space="0" w:color="5B9BD5" w:themeColor="accent1"/>
            </w:tcBorders>
            <w:shd w:val="clear" w:color="auto" w:fill="FFFF85"/>
            <w:tcPrChange w:id="8712" w:author="Tima" w:date="2026-01-17T22:31:00Z">
              <w:tcPr>
                <w:tcW w:w="1276" w:type="dxa"/>
                <w:gridSpan w:val="2"/>
              </w:tcPr>
            </w:tcPrChange>
          </w:tcPr>
          <w:p w14:paraId="736145E4" w14:textId="7C76BC82" w:rsidR="00FD17B5" w:rsidRDefault="00170E7D">
            <w:pPr>
              <w:spacing w:before="120" w:after="120" w:line="276" w:lineRule="auto"/>
              <w:jc w:val="center"/>
              <w:rPr>
                <w:ins w:id="8713" w:author="Tima" w:date="2026-01-17T21:58:00Z"/>
                <w:rFonts w:ascii="Times New Roman" w:hAnsi="Times New Roman" w:cs="Times New Roman"/>
                <w:sz w:val="24"/>
              </w:rPr>
              <w:pPrChange w:id="8714" w:author="Tima" w:date="2026-01-17T22:51:00Z">
                <w:pPr/>
              </w:pPrChange>
            </w:pPr>
            <w:ins w:id="8715" w:author="Tima" w:date="2026-01-17T22:21:00Z">
              <w:r>
                <w:rPr>
                  <w:rFonts w:ascii="Times New Roman" w:hAnsi="Times New Roman" w:cs="Times New Roman"/>
                  <w:sz w:val="24"/>
                </w:rPr>
                <w:t>О</w:t>
              </w:r>
            </w:ins>
          </w:p>
        </w:tc>
        <w:tc>
          <w:tcPr>
            <w:tcW w:w="992" w:type="dxa"/>
            <w:tcBorders>
              <w:left w:val="single" w:sz="12" w:space="0" w:color="5B9BD5" w:themeColor="accent1"/>
            </w:tcBorders>
            <w:tcPrChange w:id="8716" w:author="Tima" w:date="2026-01-17T22:31:00Z">
              <w:tcPr>
                <w:tcW w:w="1134" w:type="dxa"/>
                <w:gridSpan w:val="2"/>
              </w:tcPr>
            </w:tcPrChange>
          </w:tcPr>
          <w:p w14:paraId="75C32493" w14:textId="5385F453" w:rsidR="00FD17B5" w:rsidRDefault="00170E7D">
            <w:pPr>
              <w:spacing w:before="120" w:after="120" w:line="276" w:lineRule="auto"/>
              <w:jc w:val="center"/>
              <w:rPr>
                <w:ins w:id="8717" w:author="Tima" w:date="2026-01-17T21:58:00Z"/>
                <w:rFonts w:ascii="Times New Roman" w:hAnsi="Times New Roman" w:cs="Times New Roman"/>
                <w:sz w:val="24"/>
              </w:rPr>
              <w:pPrChange w:id="8718" w:author="Tima" w:date="2026-01-17T22:51:00Z">
                <w:pPr/>
              </w:pPrChange>
            </w:pPr>
            <w:ins w:id="8719" w:author="Tima" w:date="2026-01-17T22:22:00Z">
              <w:r>
                <w:rPr>
                  <w:rFonts w:ascii="Times New Roman" w:hAnsi="Times New Roman" w:cs="Times New Roman"/>
                  <w:sz w:val="24"/>
                </w:rPr>
                <w:t>-</w:t>
              </w:r>
            </w:ins>
          </w:p>
        </w:tc>
        <w:tc>
          <w:tcPr>
            <w:tcW w:w="992" w:type="dxa"/>
            <w:tcBorders>
              <w:right w:val="single" w:sz="12" w:space="0" w:color="FFFF00"/>
            </w:tcBorders>
            <w:tcPrChange w:id="8720" w:author="Tima" w:date="2026-01-17T22:31:00Z">
              <w:tcPr>
                <w:tcW w:w="851" w:type="dxa"/>
                <w:gridSpan w:val="2"/>
              </w:tcPr>
            </w:tcPrChange>
          </w:tcPr>
          <w:p w14:paraId="5A5F1935" w14:textId="780F9BE8" w:rsidR="00FD17B5" w:rsidRDefault="00170E7D">
            <w:pPr>
              <w:spacing w:before="120" w:after="120" w:line="276" w:lineRule="auto"/>
              <w:jc w:val="center"/>
              <w:rPr>
                <w:ins w:id="8721" w:author="Tima" w:date="2026-01-17T21:58:00Z"/>
                <w:rFonts w:ascii="Times New Roman" w:hAnsi="Times New Roman" w:cs="Times New Roman"/>
                <w:sz w:val="24"/>
              </w:rPr>
              <w:pPrChange w:id="8722" w:author="Tima" w:date="2026-01-17T22:51:00Z">
                <w:pPr/>
              </w:pPrChange>
            </w:pPr>
            <w:ins w:id="8723" w:author="Tima" w:date="2026-01-17T22:23:00Z">
              <w:r>
                <w:rPr>
                  <w:rFonts w:ascii="Times New Roman" w:hAnsi="Times New Roman" w:cs="Times New Roman"/>
                  <w:sz w:val="24"/>
                </w:rPr>
                <w:t>-</w:t>
              </w:r>
            </w:ins>
          </w:p>
        </w:tc>
        <w:tc>
          <w:tcPr>
            <w:tcW w:w="992" w:type="dxa"/>
            <w:tcBorders>
              <w:left w:val="single" w:sz="12" w:space="0" w:color="FFFF00"/>
            </w:tcBorders>
            <w:shd w:val="clear" w:color="auto" w:fill="E7E6E6" w:themeFill="background2"/>
            <w:tcPrChange w:id="8724" w:author="Tima" w:date="2026-01-17T22:31:00Z">
              <w:tcPr>
                <w:tcW w:w="708" w:type="dxa"/>
              </w:tcPr>
            </w:tcPrChange>
          </w:tcPr>
          <w:p w14:paraId="0D56DF32" w14:textId="3231E992" w:rsidR="00FD17B5" w:rsidRDefault="004C7E46">
            <w:pPr>
              <w:spacing w:before="120" w:after="120" w:line="276" w:lineRule="auto"/>
              <w:jc w:val="center"/>
              <w:rPr>
                <w:ins w:id="8725" w:author="Tima" w:date="2026-01-17T21:58:00Z"/>
                <w:rFonts w:ascii="Times New Roman" w:hAnsi="Times New Roman" w:cs="Times New Roman"/>
                <w:sz w:val="24"/>
              </w:rPr>
              <w:pPrChange w:id="8726" w:author="Tima" w:date="2026-01-17T22:51:00Z">
                <w:pPr/>
              </w:pPrChange>
            </w:pPr>
            <w:ins w:id="8727" w:author="Tima" w:date="2026-01-17T22:24:00Z">
              <w:r>
                <w:rPr>
                  <w:rFonts w:ascii="Times New Roman" w:hAnsi="Times New Roman" w:cs="Times New Roman"/>
                  <w:sz w:val="24"/>
                </w:rPr>
                <w:t>О</w:t>
              </w:r>
            </w:ins>
          </w:p>
        </w:tc>
        <w:tc>
          <w:tcPr>
            <w:tcW w:w="993" w:type="dxa"/>
            <w:tcBorders>
              <w:right w:val="single" w:sz="12" w:space="0" w:color="00B050"/>
            </w:tcBorders>
            <w:shd w:val="clear" w:color="auto" w:fill="E7E6E6" w:themeFill="background2"/>
            <w:tcPrChange w:id="8728" w:author="Tima" w:date="2026-01-17T22:31:00Z">
              <w:tcPr>
                <w:tcW w:w="709" w:type="dxa"/>
              </w:tcPr>
            </w:tcPrChange>
          </w:tcPr>
          <w:p w14:paraId="58BD4BF1" w14:textId="047EDB9C" w:rsidR="00FD17B5" w:rsidRDefault="004C7E46">
            <w:pPr>
              <w:spacing w:before="120" w:after="120" w:line="276" w:lineRule="auto"/>
              <w:jc w:val="center"/>
              <w:rPr>
                <w:ins w:id="8729" w:author="Tima" w:date="2026-01-17T21:58:00Z"/>
                <w:rFonts w:ascii="Times New Roman" w:hAnsi="Times New Roman" w:cs="Times New Roman"/>
                <w:sz w:val="24"/>
              </w:rPr>
              <w:pPrChange w:id="8730" w:author="Tima" w:date="2026-01-17T22:51:00Z">
                <w:pPr/>
              </w:pPrChange>
            </w:pPr>
            <w:ins w:id="8731" w:author="Tima" w:date="2026-01-17T22:24:00Z">
              <w:r>
                <w:rPr>
                  <w:rFonts w:ascii="Times New Roman" w:hAnsi="Times New Roman" w:cs="Times New Roman"/>
                  <w:sz w:val="24"/>
                </w:rPr>
                <w:t>О</w:t>
              </w:r>
            </w:ins>
          </w:p>
        </w:tc>
        <w:tc>
          <w:tcPr>
            <w:tcW w:w="992" w:type="dxa"/>
            <w:tcBorders>
              <w:left w:val="single" w:sz="12" w:space="0" w:color="00B050"/>
              <w:right w:val="single" w:sz="12" w:space="0" w:color="4FDFE3"/>
            </w:tcBorders>
            <w:tcPrChange w:id="8732" w:author="Tima" w:date="2026-01-17T22:31:00Z">
              <w:tcPr>
                <w:tcW w:w="703" w:type="dxa"/>
                <w:gridSpan w:val="2"/>
              </w:tcPr>
            </w:tcPrChange>
          </w:tcPr>
          <w:p w14:paraId="71174107" w14:textId="3020215C" w:rsidR="00FD17B5" w:rsidRDefault="004C7E46">
            <w:pPr>
              <w:spacing w:before="120" w:after="120" w:line="276" w:lineRule="auto"/>
              <w:jc w:val="center"/>
              <w:rPr>
                <w:ins w:id="8733" w:author="Tima" w:date="2026-01-17T21:58:00Z"/>
                <w:rFonts w:ascii="Times New Roman" w:hAnsi="Times New Roman" w:cs="Times New Roman"/>
                <w:sz w:val="24"/>
              </w:rPr>
              <w:pPrChange w:id="8734" w:author="Tima" w:date="2026-01-17T22:51:00Z">
                <w:pPr/>
              </w:pPrChange>
            </w:pPr>
            <w:ins w:id="8735" w:author="Tima" w:date="2026-01-17T22:26:00Z">
              <w:r>
                <w:rPr>
                  <w:rFonts w:ascii="Times New Roman" w:hAnsi="Times New Roman" w:cs="Times New Roman"/>
                  <w:sz w:val="24"/>
                </w:rPr>
                <w:t>-</w:t>
              </w:r>
            </w:ins>
          </w:p>
        </w:tc>
      </w:tr>
      <w:tr w:rsidR="00170E7D" w14:paraId="70B66FD1" w14:textId="77777777" w:rsidTr="00F926D1">
        <w:tblPrEx>
          <w:tblW w:w="9918" w:type="dxa"/>
          <w:tblLayout w:type="fixed"/>
          <w:tblPrExChange w:id="8736" w:author="Tima" w:date="2026-01-17T22:31:00Z">
            <w:tblPrEx>
              <w:tblW w:w="0" w:type="auto"/>
              <w:tblLayout w:type="fixed"/>
            </w:tblPrEx>
          </w:tblPrExChange>
        </w:tblPrEx>
        <w:trPr>
          <w:ins w:id="8737" w:author="Tima" w:date="2026-01-17T21:57:00Z"/>
          <w:trPrChange w:id="8738" w:author="Tima" w:date="2026-01-17T22:31:00Z">
            <w:trPr>
              <w:gridAfter w:val="0"/>
            </w:trPr>
          </w:trPrChange>
        </w:trPr>
        <w:tc>
          <w:tcPr>
            <w:tcW w:w="747" w:type="dxa"/>
            <w:tcPrChange w:id="8739" w:author="Tima" w:date="2026-01-17T22:31:00Z">
              <w:tcPr>
                <w:tcW w:w="747" w:type="dxa"/>
              </w:tcPr>
            </w:tcPrChange>
          </w:tcPr>
          <w:p w14:paraId="2161CDFD" w14:textId="36D6636B" w:rsidR="00FD17B5" w:rsidRDefault="00FD17B5">
            <w:pPr>
              <w:spacing w:before="120" w:after="120"/>
              <w:jc w:val="center"/>
              <w:rPr>
                <w:ins w:id="8740" w:author="Tima" w:date="2026-01-17T21:57:00Z"/>
                <w:rFonts w:ascii="Times New Roman" w:hAnsi="Times New Roman" w:cs="Times New Roman"/>
                <w:sz w:val="24"/>
              </w:rPr>
              <w:pPrChange w:id="8741" w:author="Tima" w:date="2026-01-17T22:52:00Z">
                <w:pPr/>
              </w:pPrChange>
            </w:pPr>
            <w:ins w:id="8742" w:author="Tima" w:date="2026-01-17T21:57:00Z">
              <w:r>
                <w:rPr>
                  <w:rFonts w:ascii="Times New Roman" w:hAnsi="Times New Roman" w:cs="Times New Roman"/>
                  <w:sz w:val="24"/>
                </w:rPr>
                <w:t>9</w:t>
              </w:r>
            </w:ins>
          </w:p>
        </w:tc>
        <w:tc>
          <w:tcPr>
            <w:tcW w:w="1516" w:type="dxa"/>
            <w:tcPrChange w:id="8743" w:author="Tima" w:date="2026-01-17T22:31:00Z">
              <w:tcPr>
                <w:tcW w:w="1516" w:type="dxa"/>
              </w:tcPr>
            </w:tcPrChange>
          </w:tcPr>
          <w:p w14:paraId="4028345C" w14:textId="33333125" w:rsidR="00FD17B5" w:rsidRDefault="00FD17B5">
            <w:pPr>
              <w:rPr>
                <w:ins w:id="8744" w:author="Tima" w:date="2026-01-17T21:57:00Z"/>
                <w:rFonts w:ascii="Times New Roman" w:hAnsi="Times New Roman" w:cs="Times New Roman"/>
                <w:sz w:val="24"/>
              </w:rPr>
            </w:pPr>
            <w:ins w:id="8745" w:author="Tima" w:date="2026-01-17T22:00:00Z">
              <w:r>
                <w:rPr>
                  <w:rFonts w:ascii="Times New Roman" w:hAnsi="Times New Roman" w:cs="Times New Roman"/>
                  <w:sz w:val="24"/>
                </w:rPr>
                <w:t>Комиссия за обмен</w:t>
              </w:r>
            </w:ins>
          </w:p>
        </w:tc>
        <w:tc>
          <w:tcPr>
            <w:tcW w:w="1701" w:type="dxa"/>
            <w:tcBorders>
              <w:right w:val="single" w:sz="12" w:space="0" w:color="5B9BD5" w:themeColor="accent1"/>
            </w:tcBorders>
            <w:tcPrChange w:id="8746" w:author="Tima" w:date="2026-01-17T22:31:00Z">
              <w:tcPr>
                <w:tcW w:w="1701" w:type="dxa"/>
              </w:tcPr>
            </w:tcPrChange>
          </w:tcPr>
          <w:p w14:paraId="616D71E8" w14:textId="2AF5FFDB" w:rsidR="00FD17B5" w:rsidRDefault="00134227">
            <w:pPr>
              <w:jc w:val="center"/>
              <w:rPr>
                <w:ins w:id="8747" w:author="Tima" w:date="2026-01-17T21:57:00Z"/>
                <w:rFonts w:ascii="Times New Roman" w:hAnsi="Times New Roman" w:cs="Times New Roman"/>
                <w:sz w:val="24"/>
              </w:rPr>
              <w:pPrChange w:id="8748" w:author="Tima" w:date="2026-01-17T22:52:00Z">
                <w:pPr/>
              </w:pPrChange>
            </w:pPr>
            <w:ins w:id="8749" w:author="Tima" w:date="2026-01-17T22:05:00Z">
              <w:r>
                <w:rPr>
                  <w:rFonts w:ascii="Times New Roman" w:hAnsi="Times New Roman" w:cs="Times New Roman"/>
                  <w:sz w:val="24"/>
                </w:rPr>
                <w:t>КОМО</w:t>
              </w:r>
            </w:ins>
          </w:p>
        </w:tc>
        <w:tc>
          <w:tcPr>
            <w:tcW w:w="993" w:type="dxa"/>
            <w:tcBorders>
              <w:left w:val="single" w:sz="12" w:space="0" w:color="5B9BD5" w:themeColor="accent1"/>
              <w:right w:val="single" w:sz="12" w:space="0" w:color="5B9BD5" w:themeColor="accent1"/>
            </w:tcBorders>
            <w:shd w:val="clear" w:color="auto" w:fill="FFFF85"/>
            <w:tcPrChange w:id="8750" w:author="Tima" w:date="2026-01-17T22:31:00Z">
              <w:tcPr>
                <w:tcW w:w="1276" w:type="dxa"/>
                <w:gridSpan w:val="2"/>
              </w:tcPr>
            </w:tcPrChange>
          </w:tcPr>
          <w:p w14:paraId="3EB7ABDF" w14:textId="589C1F4B" w:rsidR="00FD17B5" w:rsidRDefault="00170E7D">
            <w:pPr>
              <w:spacing w:before="120" w:after="120" w:line="276" w:lineRule="auto"/>
              <w:jc w:val="center"/>
              <w:rPr>
                <w:ins w:id="8751" w:author="Tima" w:date="2026-01-17T21:57:00Z"/>
                <w:rFonts w:ascii="Times New Roman" w:hAnsi="Times New Roman" w:cs="Times New Roman"/>
                <w:sz w:val="24"/>
              </w:rPr>
              <w:pPrChange w:id="8752" w:author="Tima" w:date="2026-01-17T22:51:00Z">
                <w:pPr/>
              </w:pPrChange>
            </w:pPr>
            <w:ins w:id="8753" w:author="Tima" w:date="2026-01-17T22:21:00Z">
              <w:r>
                <w:rPr>
                  <w:rFonts w:ascii="Times New Roman" w:hAnsi="Times New Roman" w:cs="Times New Roman"/>
                  <w:sz w:val="24"/>
                </w:rPr>
                <w:t>О</w:t>
              </w:r>
            </w:ins>
          </w:p>
        </w:tc>
        <w:tc>
          <w:tcPr>
            <w:tcW w:w="992" w:type="dxa"/>
            <w:tcBorders>
              <w:left w:val="single" w:sz="12" w:space="0" w:color="5B9BD5" w:themeColor="accent1"/>
            </w:tcBorders>
            <w:tcPrChange w:id="8754" w:author="Tima" w:date="2026-01-17T22:31:00Z">
              <w:tcPr>
                <w:tcW w:w="1134" w:type="dxa"/>
                <w:gridSpan w:val="2"/>
              </w:tcPr>
            </w:tcPrChange>
          </w:tcPr>
          <w:p w14:paraId="274954A4" w14:textId="308337A8" w:rsidR="00FD17B5" w:rsidRDefault="00170E7D">
            <w:pPr>
              <w:spacing w:before="120" w:after="120" w:line="276" w:lineRule="auto"/>
              <w:jc w:val="center"/>
              <w:rPr>
                <w:ins w:id="8755" w:author="Tima" w:date="2026-01-17T21:57:00Z"/>
                <w:rFonts w:ascii="Times New Roman" w:hAnsi="Times New Roman" w:cs="Times New Roman"/>
                <w:sz w:val="24"/>
              </w:rPr>
              <w:pPrChange w:id="8756" w:author="Tima" w:date="2026-01-17T22:51:00Z">
                <w:pPr/>
              </w:pPrChange>
            </w:pPr>
            <w:ins w:id="8757" w:author="Tima" w:date="2026-01-17T22:22:00Z">
              <w:r>
                <w:rPr>
                  <w:rFonts w:ascii="Times New Roman" w:hAnsi="Times New Roman" w:cs="Times New Roman"/>
                  <w:sz w:val="24"/>
                </w:rPr>
                <w:t>-</w:t>
              </w:r>
            </w:ins>
          </w:p>
        </w:tc>
        <w:tc>
          <w:tcPr>
            <w:tcW w:w="992" w:type="dxa"/>
            <w:tcBorders>
              <w:right w:val="single" w:sz="12" w:space="0" w:color="FFFF00"/>
            </w:tcBorders>
            <w:tcPrChange w:id="8758" w:author="Tima" w:date="2026-01-17T22:31:00Z">
              <w:tcPr>
                <w:tcW w:w="851" w:type="dxa"/>
                <w:gridSpan w:val="2"/>
              </w:tcPr>
            </w:tcPrChange>
          </w:tcPr>
          <w:p w14:paraId="4340EE1F" w14:textId="799A24D9" w:rsidR="00FD17B5" w:rsidRDefault="00170E7D">
            <w:pPr>
              <w:spacing w:before="120" w:after="120" w:line="276" w:lineRule="auto"/>
              <w:jc w:val="center"/>
              <w:rPr>
                <w:ins w:id="8759" w:author="Tima" w:date="2026-01-17T21:57:00Z"/>
                <w:rFonts w:ascii="Times New Roman" w:hAnsi="Times New Roman" w:cs="Times New Roman"/>
                <w:sz w:val="24"/>
              </w:rPr>
              <w:pPrChange w:id="8760" w:author="Tima" w:date="2026-01-17T22:51:00Z">
                <w:pPr/>
              </w:pPrChange>
            </w:pPr>
            <w:ins w:id="8761" w:author="Tima" w:date="2026-01-17T22:23:00Z">
              <w:r>
                <w:rPr>
                  <w:rFonts w:ascii="Times New Roman" w:hAnsi="Times New Roman" w:cs="Times New Roman"/>
                  <w:sz w:val="24"/>
                </w:rPr>
                <w:t>-</w:t>
              </w:r>
            </w:ins>
          </w:p>
        </w:tc>
        <w:tc>
          <w:tcPr>
            <w:tcW w:w="992" w:type="dxa"/>
            <w:tcBorders>
              <w:left w:val="single" w:sz="12" w:space="0" w:color="FFFF00"/>
            </w:tcBorders>
            <w:shd w:val="clear" w:color="auto" w:fill="E7E6E6" w:themeFill="background2"/>
            <w:tcPrChange w:id="8762" w:author="Tima" w:date="2026-01-17T22:31:00Z">
              <w:tcPr>
                <w:tcW w:w="708" w:type="dxa"/>
              </w:tcPr>
            </w:tcPrChange>
          </w:tcPr>
          <w:p w14:paraId="2CFBED3C" w14:textId="0DEE9403" w:rsidR="00FD17B5" w:rsidRDefault="004C7E46">
            <w:pPr>
              <w:spacing w:before="120" w:after="120" w:line="276" w:lineRule="auto"/>
              <w:jc w:val="center"/>
              <w:rPr>
                <w:ins w:id="8763" w:author="Tima" w:date="2026-01-17T21:57:00Z"/>
                <w:rFonts w:ascii="Times New Roman" w:hAnsi="Times New Roman" w:cs="Times New Roman"/>
                <w:sz w:val="24"/>
              </w:rPr>
              <w:pPrChange w:id="8764" w:author="Tima" w:date="2026-01-17T22:51:00Z">
                <w:pPr/>
              </w:pPrChange>
            </w:pPr>
            <w:ins w:id="8765" w:author="Tima" w:date="2026-01-17T22:24:00Z">
              <w:r>
                <w:rPr>
                  <w:rFonts w:ascii="Times New Roman" w:hAnsi="Times New Roman" w:cs="Times New Roman"/>
                  <w:sz w:val="24"/>
                </w:rPr>
                <w:t>О</w:t>
              </w:r>
            </w:ins>
          </w:p>
        </w:tc>
        <w:tc>
          <w:tcPr>
            <w:tcW w:w="993" w:type="dxa"/>
            <w:tcBorders>
              <w:right w:val="single" w:sz="12" w:space="0" w:color="00B050"/>
            </w:tcBorders>
            <w:tcPrChange w:id="8766" w:author="Tima" w:date="2026-01-17T22:31:00Z">
              <w:tcPr>
                <w:tcW w:w="709" w:type="dxa"/>
              </w:tcPr>
            </w:tcPrChange>
          </w:tcPr>
          <w:p w14:paraId="57C8E5B2" w14:textId="556ADAB1" w:rsidR="00FD17B5" w:rsidRDefault="004C7E46">
            <w:pPr>
              <w:spacing w:before="120" w:after="120" w:line="276" w:lineRule="auto"/>
              <w:jc w:val="center"/>
              <w:rPr>
                <w:ins w:id="8767" w:author="Tima" w:date="2026-01-17T21:57:00Z"/>
                <w:rFonts w:ascii="Times New Roman" w:hAnsi="Times New Roman" w:cs="Times New Roman"/>
                <w:sz w:val="24"/>
              </w:rPr>
              <w:pPrChange w:id="8768" w:author="Tima" w:date="2026-01-17T22:51:00Z">
                <w:pPr/>
              </w:pPrChange>
            </w:pPr>
            <w:ins w:id="8769" w:author="Tima" w:date="2026-01-17T22:25:00Z">
              <w:r>
                <w:rPr>
                  <w:rFonts w:ascii="Times New Roman" w:hAnsi="Times New Roman" w:cs="Times New Roman"/>
                  <w:sz w:val="24"/>
                </w:rPr>
                <w:t>-</w:t>
              </w:r>
            </w:ins>
          </w:p>
        </w:tc>
        <w:tc>
          <w:tcPr>
            <w:tcW w:w="992" w:type="dxa"/>
            <w:tcBorders>
              <w:left w:val="single" w:sz="12" w:space="0" w:color="00B050"/>
              <w:right w:val="single" w:sz="12" w:space="0" w:color="4FDFE3"/>
            </w:tcBorders>
            <w:tcPrChange w:id="8770" w:author="Tima" w:date="2026-01-17T22:31:00Z">
              <w:tcPr>
                <w:tcW w:w="703" w:type="dxa"/>
                <w:gridSpan w:val="2"/>
              </w:tcPr>
            </w:tcPrChange>
          </w:tcPr>
          <w:p w14:paraId="5120C1C4" w14:textId="4EF16E1F" w:rsidR="00FD17B5" w:rsidRDefault="004C7E46">
            <w:pPr>
              <w:spacing w:before="120" w:after="120" w:line="276" w:lineRule="auto"/>
              <w:jc w:val="center"/>
              <w:rPr>
                <w:ins w:id="8771" w:author="Tima" w:date="2026-01-17T21:57:00Z"/>
                <w:rFonts w:ascii="Times New Roman" w:hAnsi="Times New Roman" w:cs="Times New Roman"/>
                <w:sz w:val="24"/>
              </w:rPr>
              <w:pPrChange w:id="8772" w:author="Tima" w:date="2026-01-17T22:51:00Z">
                <w:pPr/>
              </w:pPrChange>
            </w:pPr>
            <w:ins w:id="8773" w:author="Tima" w:date="2026-01-17T22:26:00Z">
              <w:r>
                <w:rPr>
                  <w:rFonts w:ascii="Times New Roman" w:hAnsi="Times New Roman" w:cs="Times New Roman"/>
                  <w:sz w:val="24"/>
                </w:rPr>
                <w:t>-</w:t>
              </w:r>
            </w:ins>
          </w:p>
        </w:tc>
      </w:tr>
      <w:tr w:rsidR="00170E7D" w14:paraId="7FE40AA6" w14:textId="77777777" w:rsidTr="00F926D1">
        <w:tblPrEx>
          <w:tblW w:w="9918" w:type="dxa"/>
          <w:tblLayout w:type="fixed"/>
          <w:tblPrExChange w:id="8774" w:author="Tima" w:date="2026-01-17T22:31:00Z">
            <w:tblPrEx>
              <w:tblW w:w="0" w:type="auto"/>
              <w:tblLayout w:type="fixed"/>
            </w:tblPrEx>
          </w:tblPrExChange>
        </w:tblPrEx>
        <w:trPr>
          <w:ins w:id="8775" w:author="Tima" w:date="2026-01-17T21:57:00Z"/>
          <w:trPrChange w:id="8776" w:author="Tima" w:date="2026-01-17T22:31:00Z">
            <w:trPr>
              <w:gridAfter w:val="0"/>
            </w:trPr>
          </w:trPrChange>
        </w:trPr>
        <w:tc>
          <w:tcPr>
            <w:tcW w:w="747" w:type="dxa"/>
            <w:tcPrChange w:id="8777" w:author="Tima" w:date="2026-01-17T22:31:00Z">
              <w:tcPr>
                <w:tcW w:w="747" w:type="dxa"/>
              </w:tcPr>
            </w:tcPrChange>
          </w:tcPr>
          <w:p w14:paraId="42199170" w14:textId="07D346DA" w:rsidR="00FD17B5" w:rsidRDefault="00FD17B5">
            <w:pPr>
              <w:spacing w:before="120" w:after="120"/>
              <w:jc w:val="center"/>
              <w:rPr>
                <w:ins w:id="8778" w:author="Tima" w:date="2026-01-17T21:57:00Z"/>
                <w:rFonts w:ascii="Times New Roman" w:hAnsi="Times New Roman" w:cs="Times New Roman"/>
                <w:sz w:val="24"/>
              </w:rPr>
              <w:pPrChange w:id="8779" w:author="Tima" w:date="2026-01-17T22:52:00Z">
                <w:pPr/>
              </w:pPrChange>
            </w:pPr>
            <w:ins w:id="8780" w:author="Tima" w:date="2026-01-17T21:57:00Z">
              <w:r>
                <w:rPr>
                  <w:rFonts w:ascii="Times New Roman" w:hAnsi="Times New Roman" w:cs="Times New Roman"/>
                  <w:sz w:val="24"/>
                </w:rPr>
                <w:t>10</w:t>
              </w:r>
            </w:ins>
          </w:p>
        </w:tc>
        <w:tc>
          <w:tcPr>
            <w:tcW w:w="1516" w:type="dxa"/>
            <w:tcPrChange w:id="8781" w:author="Tima" w:date="2026-01-17T22:31:00Z">
              <w:tcPr>
                <w:tcW w:w="1516" w:type="dxa"/>
              </w:tcPr>
            </w:tcPrChange>
          </w:tcPr>
          <w:p w14:paraId="69ED4449" w14:textId="290F0555" w:rsidR="00FD17B5" w:rsidRDefault="00FD17B5" w:rsidP="00FA4881">
            <w:pPr>
              <w:rPr>
                <w:ins w:id="8782" w:author="Tima" w:date="2026-01-17T21:57:00Z"/>
                <w:rFonts w:ascii="Times New Roman" w:hAnsi="Times New Roman" w:cs="Times New Roman"/>
                <w:sz w:val="24"/>
              </w:rPr>
            </w:pPr>
            <w:ins w:id="8783" w:author="Tima" w:date="2026-01-17T22:00:00Z">
              <w:r>
                <w:rPr>
                  <w:rFonts w:ascii="Times New Roman" w:hAnsi="Times New Roman" w:cs="Times New Roman"/>
                  <w:sz w:val="24"/>
                </w:rPr>
                <w:t>Ком</w:t>
              </w:r>
              <w:r w:rsidR="00134227">
                <w:rPr>
                  <w:rFonts w:ascii="Times New Roman" w:hAnsi="Times New Roman" w:cs="Times New Roman"/>
                  <w:sz w:val="24"/>
                </w:rPr>
                <w:t>иссия</w:t>
              </w:r>
            </w:ins>
            <w:ins w:id="8784" w:author="Tima" w:date="2026-01-17T22:12:00Z">
              <w:r w:rsidR="00134227">
                <w:rPr>
                  <w:rFonts w:ascii="Times New Roman" w:hAnsi="Times New Roman" w:cs="Times New Roman"/>
                  <w:sz w:val="24"/>
                </w:rPr>
                <w:t xml:space="preserve"> ОИС</w:t>
              </w:r>
            </w:ins>
            <w:ins w:id="8785" w:author="Tima" w:date="2026-01-17T22:00:00Z">
              <w:r w:rsidR="00134227">
                <w:rPr>
                  <w:rFonts w:ascii="Times New Roman" w:hAnsi="Times New Roman" w:cs="Times New Roman"/>
                  <w:sz w:val="24"/>
                </w:rPr>
                <w:t xml:space="preserve"> за выпуск или погашение записей о</w:t>
              </w:r>
              <w:r>
                <w:rPr>
                  <w:rFonts w:ascii="Times New Roman" w:hAnsi="Times New Roman" w:cs="Times New Roman"/>
                  <w:sz w:val="24"/>
                </w:rPr>
                <w:t xml:space="preserve"> ЦФА</w:t>
              </w:r>
            </w:ins>
          </w:p>
        </w:tc>
        <w:tc>
          <w:tcPr>
            <w:tcW w:w="1701" w:type="dxa"/>
            <w:tcBorders>
              <w:right w:val="single" w:sz="12" w:space="0" w:color="5B9BD5" w:themeColor="accent1"/>
            </w:tcBorders>
            <w:tcPrChange w:id="8786" w:author="Tima" w:date="2026-01-17T22:31:00Z">
              <w:tcPr>
                <w:tcW w:w="1701" w:type="dxa"/>
              </w:tcPr>
            </w:tcPrChange>
          </w:tcPr>
          <w:p w14:paraId="4E61931D" w14:textId="532C15C0" w:rsidR="00FD17B5" w:rsidRDefault="00134227">
            <w:pPr>
              <w:jc w:val="center"/>
              <w:rPr>
                <w:ins w:id="8787" w:author="Tima" w:date="2026-01-17T21:57:00Z"/>
                <w:rFonts w:ascii="Times New Roman" w:hAnsi="Times New Roman" w:cs="Times New Roman"/>
                <w:sz w:val="24"/>
              </w:rPr>
              <w:pPrChange w:id="8788" w:author="Tima" w:date="2026-01-17T22:52:00Z">
                <w:pPr/>
              </w:pPrChange>
            </w:pPr>
            <w:proofErr w:type="spellStart"/>
            <w:ins w:id="8789" w:author="Tima" w:date="2026-01-17T22:13:00Z">
              <w:r>
                <w:rPr>
                  <w:rFonts w:ascii="Times New Roman" w:hAnsi="Times New Roman" w:cs="Times New Roman"/>
                  <w:sz w:val="24"/>
                </w:rPr>
                <w:t>КОВилиПЗ</w:t>
              </w:r>
            </w:ins>
            <w:proofErr w:type="spellEnd"/>
          </w:p>
        </w:tc>
        <w:tc>
          <w:tcPr>
            <w:tcW w:w="993" w:type="dxa"/>
            <w:tcBorders>
              <w:left w:val="single" w:sz="12" w:space="0" w:color="5B9BD5" w:themeColor="accent1"/>
              <w:right w:val="single" w:sz="12" w:space="0" w:color="5B9BD5" w:themeColor="accent1"/>
            </w:tcBorders>
            <w:shd w:val="clear" w:color="auto" w:fill="FFFF85"/>
            <w:tcPrChange w:id="8790" w:author="Tima" w:date="2026-01-17T22:31:00Z">
              <w:tcPr>
                <w:tcW w:w="1276" w:type="dxa"/>
                <w:gridSpan w:val="2"/>
              </w:tcPr>
            </w:tcPrChange>
          </w:tcPr>
          <w:p w14:paraId="10559D46" w14:textId="3E4377C0" w:rsidR="00FD17B5" w:rsidRDefault="00170E7D">
            <w:pPr>
              <w:spacing w:before="120" w:after="120" w:line="276" w:lineRule="auto"/>
              <w:jc w:val="center"/>
              <w:rPr>
                <w:ins w:id="8791" w:author="Tima" w:date="2026-01-17T21:57:00Z"/>
                <w:rFonts w:ascii="Times New Roman" w:hAnsi="Times New Roman" w:cs="Times New Roman"/>
                <w:sz w:val="24"/>
              </w:rPr>
              <w:pPrChange w:id="8792" w:author="Tima" w:date="2026-01-17T22:51:00Z">
                <w:pPr/>
              </w:pPrChange>
            </w:pPr>
            <w:ins w:id="8793" w:author="Tima" w:date="2026-01-17T22:21:00Z">
              <w:r>
                <w:rPr>
                  <w:rFonts w:ascii="Times New Roman" w:hAnsi="Times New Roman" w:cs="Times New Roman"/>
                  <w:sz w:val="24"/>
                </w:rPr>
                <w:t>О</w:t>
              </w:r>
            </w:ins>
          </w:p>
        </w:tc>
        <w:tc>
          <w:tcPr>
            <w:tcW w:w="992" w:type="dxa"/>
            <w:tcBorders>
              <w:left w:val="single" w:sz="12" w:space="0" w:color="5B9BD5" w:themeColor="accent1"/>
            </w:tcBorders>
            <w:shd w:val="clear" w:color="auto" w:fill="E7E6E6" w:themeFill="background2"/>
            <w:tcPrChange w:id="8794" w:author="Tima" w:date="2026-01-17T22:31:00Z">
              <w:tcPr>
                <w:tcW w:w="1134" w:type="dxa"/>
                <w:gridSpan w:val="2"/>
              </w:tcPr>
            </w:tcPrChange>
          </w:tcPr>
          <w:p w14:paraId="3F7F42D2" w14:textId="27C70F8D" w:rsidR="00FD17B5" w:rsidRDefault="00170E7D">
            <w:pPr>
              <w:spacing w:before="120" w:after="120" w:line="276" w:lineRule="auto"/>
              <w:jc w:val="center"/>
              <w:rPr>
                <w:ins w:id="8795" w:author="Tima" w:date="2026-01-17T21:57:00Z"/>
                <w:rFonts w:ascii="Times New Roman" w:hAnsi="Times New Roman" w:cs="Times New Roman"/>
                <w:sz w:val="24"/>
              </w:rPr>
              <w:pPrChange w:id="8796" w:author="Tima" w:date="2026-01-17T22:51:00Z">
                <w:pPr/>
              </w:pPrChange>
            </w:pPr>
            <w:ins w:id="8797" w:author="Tima" w:date="2026-01-17T22:22:00Z">
              <w:r>
                <w:rPr>
                  <w:rFonts w:ascii="Times New Roman" w:hAnsi="Times New Roman" w:cs="Times New Roman"/>
                  <w:sz w:val="24"/>
                </w:rPr>
                <w:t>О</w:t>
              </w:r>
            </w:ins>
          </w:p>
        </w:tc>
        <w:tc>
          <w:tcPr>
            <w:tcW w:w="992" w:type="dxa"/>
            <w:tcBorders>
              <w:right w:val="single" w:sz="12" w:space="0" w:color="FFFF00"/>
            </w:tcBorders>
            <w:shd w:val="clear" w:color="auto" w:fill="E7E6E6" w:themeFill="background2"/>
            <w:tcPrChange w:id="8798" w:author="Tima" w:date="2026-01-17T22:31:00Z">
              <w:tcPr>
                <w:tcW w:w="851" w:type="dxa"/>
                <w:gridSpan w:val="2"/>
              </w:tcPr>
            </w:tcPrChange>
          </w:tcPr>
          <w:p w14:paraId="10335B91" w14:textId="4005920E" w:rsidR="00FD17B5" w:rsidRDefault="00170E7D">
            <w:pPr>
              <w:spacing w:before="120" w:after="120" w:line="276" w:lineRule="auto"/>
              <w:jc w:val="center"/>
              <w:rPr>
                <w:ins w:id="8799" w:author="Tima" w:date="2026-01-17T21:57:00Z"/>
                <w:rFonts w:ascii="Times New Roman" w:hAnsi="Times New Roman" w:cs="Times New Roman"/>
                <w:sz w:val="24"/>
              </w:rPr>
              <w:pPrChange w:id="8800" w:author="Tima" w:date="2026-01-17T22:51:00Z">
                <w:pPr/>
              </w:pPrChange>
            </w:pPr>
            <w:ins w:id="8801" w:author="Tima" w:date="2026-01-17T22:22:00Z">
              <w:r>
                <w:rPr>
                  <w:rFonts w:ascii="Times New Roman" w:hAnsi="Times New Roman" w:cs="Times New Roman"/>
                  <w:sz w:val="24"/>
                </w:rPr>
                <w:t>О</w:t>
              </w:r>
            </w:ins>
          </w:p>
        </w:tc>
        <w:tc>
          <w:tcPr>
            <w:tcW w:w="992" w:type="dxa"/>
            <w:tcBorders>
              <w:left w:val="single" w:sz="12" w:space="0" w:color="FFFF00"/>
            </w:tcBorders>
            <w:shd w:val="clear" w:color="auto" w:fill="E7E6E6" w:themeFill="background2"/>
            <w:tcPrChange w:id="8802" w:author="Tima" w:date="2026-01-17T22:31:00Z">
              <w:tcPr>
                <w:tcW w:w="708" w:type="dxa"/>
              </w:tcPr>
            </w:tcPrChange>
          </w:tcPr>
          <w:p w14:paraId="1D4C8505" w14:textId="5BC27F96" w:rsidR="00FD17B5" w:rsidRDefault="004C7E46">
            <w:pPr>
              <w:spacing w:before="120" w:after="120" w:line="276" w:lineRule="auto"/>
              <w:jc w:val="center"/>
              <w:rPr>
                <w:ins w:id="8803" w:author="Tima" w:date="2026-01-17T21:57:00Z"/>
                <w:rFonts w:ascii="Times New Roman" w:hAnsi="Times New Roman" w:cs="Times New Roman"/>
                <w:sz w:val="24"/>
              </w:rPr>
              <w:pPrChange w:id="8804" w:author="Tima" w:date="2026-01-17T22:51:00Z">
                <w:pPr/>
              </w:pPrChange>
            </w:pPr>
            <w:ins w:id="8805" w:author="Tima" w:date="2026-01-17T22:24:00Z">
              <w:r>
                <w:rPr>
                  <w:rFonts w:ascii="Times New Roman" w:hAnsi="Times New Roman" w:cs="Times New Roman"/>
                  <w:sz w:val="24"/>
                </w:rPr>
                <w:t>О</w:t>
              </w:r>
            </w:ins>
          </w:p>
        </w:tc>
        <w:tc>
          <w:tcPr>
            <w:tcW w:w="993" w:type="dxa"/>
            <w:tcBorders>
              <w:right w:val="single" w:sz="12" w:space="0" w:color="00B050"/>
            </w:tcBorders>
            <w:tcPrChange w:id="8806" w:author="Tima" w:date="2026-01-17T22:31:00Z">
              <w:tcPr>
                <w:tcW w:w="709" w:type="dxa"/>
              </w:tcPr>
            </w:tcPrChange>
          </w:tcPr>
          <w:p w14:paraId="1B97E543" w14:textId="07540B2F" w:rsidR="00FD17B5" w:rsidRDefault="004C7E46">
            <w:pPr>
              <w:spacing w:before="120" w:after="120" w:line="276" w:lineRule="auto"/>
              <w:jc w:val="center"/>
              <w:rPr>
                <w:ins w:id="8807" w:author="Tima" w:date="2026-01-17T21:57:00Z"/>
                <w:rFonts w:ascii="Times New Roman" w:hAnsi="Times New Roman" w:cs="Times New Roman"/>
                <w:sz w:val="24"/>
              </w:rPr>
              <w:pPrChange w:id="8808" w:author="Tima" w:date="2026-01-17T22:51:00Z">
                <w:pPr/>
              </w:pPrChange>
            </w:pPr>
            <w:ins w:id="8809" w:author="Tima" w:date="2026-01-17T22:25:00Z">
              <w:r>
                <w:rPr>
                  <w:rFonts w:ascii="Times New Roman" w:hAnsi="Times New Roman" w:cs="Times New Roman"/>
                  <w:sz w:val="24"/>
                </w:rPr>
                <w:t>-</w:t>
              </w:r>
            </w:ins>
          </w:p>
        </w:tc>
        <w:tc>
          <w:tcPr>
            <w:tcW w:w="992" w:type="dxa"/>
            <w:tcBorders>
              <w:left w:val="single" w:sz="12" w:space="0" w:color="00B050"/>
              <w:right w:val="single" w:sz="12" w:space="0" w:color="4FDFE3"/>
            </w:tcBorders>
            <w:tcPrChange w:id="8810" w:author="Tima" w:date="2026-01-17T22:31:00Z">
              <w:tcPr>
                <w:tcW w:w="703" w:type="dxa"/>
                <w:gridSpan w:val="2"/>
              </w:tcPr>
            </w:tcPrChange>
          </w:tcPr>
          <w:p w14:paraId="2D430A04" w14:textId="0C0F94E9" w:rsidR="00FD17B5" w:rsidRDefault="004C7E46">
            <w:pPr>
              <w:spacing w:before="120" w:after="120" w:line="276" w:lineRule="auto"/>
              <w:jc w:val="center"/>
              <w:rPr>
                <w:ins w:id="8811" w:author="Tima" w:date="2026-01-17T21:57:00Z"/>
                <w:rFonts w:ascii="Times New Roman" w:hAnsi="Times New Roman" w:cs="Times New Roman"/>
                <w:sz w:val="24"/>
              </w:rPr>
              <w:pPrChange w:id="8812" w:author="Tima" w:date="2026-01-17T22:51:00Z">
                <w:pPr/>
              </w:pPrChange>
            </w:pPr>
            <w:ins w:id="8813" w:author="Tima" w:date="2026-01-17T22:26:00Z">
              <w:r>
                <w:rPr>
                  <w:rFonts w:ascii="Times New Roman" w:hAnsi="Times New Roman" w:cs="Times New Roman"/>
                  <w:sz w:val="24"/>
                </w:rPr>
                <w:t>-</w:t>
              </w:r>
            </w:ins>
          </w:p>
        </w:tc>
      </w:tr>
      <w:tr w:rsidR="00170E7D" w14:paraId="22C6236D" w14:textId="77777777" w:rsidTr="00F926D1">
        <w:tblPrEx>
          <w:tblW w:w="9918" w:type="dxa"/>
          <w:tblLayout w:type="fixed"/>
          <w:tblPrExChange w:id="8814" w:author="Tima" w:date="2026-01-17T22:32:00Z">
            <w:tblPrEx>
              <w:tblW w:w="0" w:type="auto"/>
              <w:tblLayout w:type="fixed"/>
            </w:tblPrEx>
          </w:tblPrExChange>
        </w:tblPrEx>
        <w:trPr>
          <w:ins w:id="8815" w:author="Tima" w:date="2026-01-17T21:57:00Z"/>
          <w:trPrChange w:id="8816" w:author="Tima" w:date="2026-01-17T22:32:00Z">
            <w:trPr>
              <w:gridAfter w:val="0"/>
            </w:trPr>
          </w:trPrChange>
        </w:trPr>
        <w:tc>
          <w:tcPr>
            <w:tcW w:w="747" w:type="dxa"/>
            <w:tcPrChange w:id="8817" w:author="Tima" w:date="2026-01-17T22:32:00Z">
              <w:tcPr>
                <w:tcW w:w="747" w:type="dxa"/>
              </w:tcPr>
            </w:tcPrChange>
          </w:tcPr>
          <w:p w14:paraId="5619DEF6" w14:textId="5A1BF3AE" w:rsidR="00FD17B5" w:rsidRDefault="00FD17B5">
            <w:pPr>
              <w:spacing w:before="120" w:after="120"/>
              <w:jc w:val="center"/>
              <w:rPr>
                <w:ins w:id="8818" w:author="Tima" w:date="2026-01-17T21:57:00Z"/>
                <w:rFonts w:ascii="Times New Roman" w:hAnsi="Times New Roman" w:cs="Times New Roman"/>
                <w:sz w:val="24"/>
              </w:rPr>
              <w:pPrChange w:id="8819" w:author="Tima" w:date="2026-01-17T22:52:00Z">
                <w:pPr/>
              </w:pPrChange>
            </w:pPr>
            <w:ins w:id="8820" w:author="Tima" w:date="2026-01-17T21:57:00Z">
              <w:r>
                <w:rPr>
                  <w:rFonts w:ascii="Times New Roman" w:hAnsi="Times New Roman" w:cs="Times New Roman"/>
                  <w:sz w:val="24"/>
                </w:rPr>
                <w:t>11</w:t>
              </w:r>
            </w:ins>
          </w:p>
        </w:tc>
        <w:tc>
          <w:tcPr>
            <w:tcW w:w="1516" w:type="dxa"/>
            <w:tcPrChange w:id="8821" w:author="Tima" w:date="2026-01-17T22:32:00Z">
              <w:tcPr>
                <w:tcW w:w="1516" w:type="dxa"/>
              </w:tcPr>
            </w:tcPrChange>
          </w:tcPr>
          <w:p w14:paraId="398B793B" w14:textId="3A1541DF" w:rsidR="00FD17B5" w:rsidRDefault="00FD17B5">
            <w:pPr>
              <w:rPr>
                <w:ins w:id="8822" w:author="Tima" w:date="2026-01-17T21:57:00Z"/>
                <w:rFonts w:ascii="Times New Roman" w:hAnsi="Times New Roman" w:cs="Times New Roman"/>
                <w:sz w:val="24"/>
              </w:rPr>
            </w:pPr>
            <w:ins w:id="8823" w:author="Tima" w:date="2026-01-17T22:01:00Z">
              <w:r>
                <w:rPr>
                  <w:rFonts w:ascii="Times New Roman" w:hAnsi="Times New Roman" w:cs="Times New Roman"/>
                  <w:sz w:val="24"/>
                </w:rPr>
                <w:t>Номер счёта сервиса в банке</w:t>
              </w:r>
            </w:ins>
          </w:p>
        </w:tc>
        <w:tc>
          <w:tcPr>
            <w:tcW w:w="1701" w:type="dxa"/>
            <w:tcBorders>
              <w:right w:val="single" w:sz="12" w:space="0" w:color="5B9BD5" w:themeColor="accent1"/>
            </w:tcBorders>
            <w:tcPrChange w:id="8824" w:author="Tima" w:date="2026-01-17T22:32:00Z">
              <w:tcPr>
                <w:tcW w:w="1701" w:type="dxa"/>
              </w:tcPr>
            </w:tcPrChange>
          </w:tcPr>
          <w:p w14:paraId="36B69B8F" w14:textId="3C16E1EE" w:rsidR="00FD17B5" w:rsidRDefault="00170E7D">
            <w:pPr>
              <w:jc w:val="center"/>
              <w:rPr>
                <w:ins w:id="8825" w:author="Tima" w:date="2026-01-17T21:57:00Z"/>
                <w:rFonts w:ascii="Times New Roman" w:hAnsi="Times New Roman" w:cs="Times New Roman"/>
                <w:sz w:val="24"/>
              </w:rPr>
              <w:pPrChange w:id="8826" w:author="Tima" w:date="2026-01-17T22:52:00Z">
                <w:pPr/>
              </w:pPrChange>
            </w:pPr>
            <w:ins w:id="8827" w:author="Tima" w:date="2026-01-17T22:13:00Z">
              <w:r>
                <w:rPr>
                  <w:rFonts w:ascii="Times New Roman" w:hAnsi="Times New Roman" w:cs="Times New Roman"/>
                  <w:sz w:val="24"/>
                </w:rPr>
                <w:t>НСС</w:t>
              </w:r>
            </w:ins>
          </w:p>
        </w:tc>
        <w:tc>
          <w:tcPr>
            <w:tcW w:w="993" w:type="dxa"/>
            <w:tcBorders>
              <w:left w:val="single" w:sz="12" w:space="0" w:color="5B9BD5" w:themeColor="accent1"/>
              <w:right w:val="single" w:sz="12" w:space="0" w:color="5B9BD5" w:themeColor="accent1"/>
            </w:tcBorders>
            <w:tcPrChange w:id="8828" w:author="Tima" w:date="2026-01-17T22:32:00Z">
              <w:tcPr>
                <w:tcW w:w="1276" w:type="dxa"/>
                <w:gridSpan w:val="2"/>
              </w:tcPr>
            </w:tcPrChange>
          </w:tcPr>
          <w:p w14:paraId="167A8F99" w14:textId="6F052133" w:rsidR="00FD17B5" w:rsidRDefault="00170E7D">
            <w:pPr>
              <w:spacing w:before="120" w:after="120" w:line="276" w:lineRule="auto"/>
              <w:jc w:val="center"/>
              <w:rPr>
                <w:ins w:id="8829" w:author="Tima" w:date="2026-01-17T21:57:00Z"/>
                <w:rFonts w:ascii="Times New Roman" w:hAnsi="Times New Roman" w:cs="Times New Roman"/>
                <w:sz w:val="24"/>
              </w:rPr>
              <w:pPrChange w:id="8830" w:author="Tima" w:date="2026-01-17T22:51:00Z">
                <w:pPr/>
              </w:pPrChange>
            </w:pPr>
            <w:ins w:id="8831" w:author="Tima" w:date="2026-01-17T22:21:00Z">
              <w:r>
                <w:rPr>
                  <w:rFonts w:ascii="Times New Roman" w:hAnsi="Times New Roman" w:cs="Times New Roman"/>
                  <w:sz w:val="24"/>
                </w:rPr>
                <w:t>-</w:t>
              </w:r>
            </w:ins>
          </w:p>
        </w:tc>
        <w:tc>
          <w:tcPr>
            <w:tcW w:w="992" w:type="dxa"/>
            <w:tcBorders>
              <w:left w:val="single" w:sz="12" w:space="0" w:color="5B9BD5" w:themeColor="accent1"/>
            </w:tcBorders>
            <w:shd w:val="clear" w:color="auto" w:fill="FFFF85"/>
            <w:tcPrChange w:id="8832" w:author="Tima" w:date="2026-01-17T22:32:00Z">
              <w:tcPr>
                <w:tcW w:w="1134" w:type="dxa"/>
                <w:gridSpan w:val="2"/>
              </w:tcPr>
            </w:tcPrChange>
          </w:tcPr>
          <w:p w14:paraId="76E3A178" w14:textId="13003F97" w:rsidR="00FD17B5" w:rsidRDefault="00170E7D">
            <w:pPr>
              <w:spacing w:before="120" w:after="120" w:line="276" w:lineRule="auto"/>
              <w:jc w:val="center"/>
              <w:rPr>
                <w:ins w:id="8833" w:author="Tima" w:date="2026-01-17T21:57:00Z"/>
                <w:rFonts w:ascii="Times New Roman" w:hAnsi="Times New Roman" w:cs="Times New Roman"/>
                <w:sz w:val="24"/>
              </w:rPr>
              <w:pPrChange w:id="8834" w:author="Tima" w:date="2026-01-17T22:51:00Z">
                <w:pPr/>
              </w:pPrChange>
            </w:pPr>
            <w:ins w:id="8835" w:author="Tima" w:date="2026-01-17T22:22:00Z">
              <w:r>
                <w:rPr>
                  <w:rFonts w:ascii="Times New Roman" w:hAnsi="Times New Roman" w:cs="Times New Roman"/>
                  <w:sz w:val="24"/>
                </w:rPr>
                <w:t>О</w:t>
              </w:r>
            </w:ins>
          </w:p>
        </w:tc>
        <w:tc>
          <w:tcPr>
            <w:tcW w:w="992" w:type="dxa"/>
            <w:tcBorders>
              <w:right w:val="single" w:sz="12" w:space="0" w:color="FFFF00"/>
            </w:tcBorders>
            <w:shd w:val="clear" w:color="auto" w:fill="E7E6E6" w:themeFill="background2"/>
            <w:tcPrChange w:id="8836" w:author="Tima" w:date="2026-01-17T22:32:00Z">
              <w:tcPr>
                <w:tcW w:w="851" w:type="dxa"/>
                <w:gridSpan w:val="2"/>
              </w:tcPr>
            </w:tcPrChange>
          </w:tcPr>
          <w:p w14:paraId="15B65DFA" w14:textId="4028E563" w:rsidR="00FD17B5" w:rsidRDefault="00170E7D">
            <w:pPr>
              <w:spacing w:before="120" w:after="120" w:line="276" w:lineRule="auto"/>
              <w:jc w:val="center"/>
              <w:rPr>
                <w:ins w:id="8837" w:author="Tima" w:date="2026-01-17T21:57:00Z"/>
                <w:rFonts w:ascii="Times New Roman" w:hAnsi="Times New Roman" w:cs="Times New Roman"/>
                <w:sz w:val="24"/>
              </w:rPr>
              <w:pPrChange w:id="8838" w:author="Tima" w:date="2026-01-17T22:51:00Z">
                <w:pPr/>
              </w:pPrChange>
            </w:pPr>
            <w:ins w:id="8839" w:author="Tima" w:date="2026-01-17T22:22:00Z">
              <w:r>
                <w:rPr>
                  <w:rFonts w:ascii="Times New Roman" w:hAnsi="Times New Roman" w:cs="Times New Roman"/>
                  <w:sz w:val="24"/>
                </w:rPr>
                <w:t>О</w:t>
              </w:r>
            </w:ins>
          </w:p>
        </w:tc>
        <w:tc>
          <w:tcPr>
            <w:tcW w:w="992" w:type="dxa"/>
            <w:tcBorders>
              <w:left w:val="single" w:sz="12" w:space="0" w:color="FFFF00"/>
            </w:tcBorders>
            <w:tcPrChange w:id="8840" w:author="Tima" w:date="2026-01-17T22:32:00Z">
              <w:tcPr>
                <w:tcW w:w="708" w:type="dxa"/>
              </w:tcPr>
            </w:tcPrChange>
          </w:tcPr>
          <w:p w14:paraId="103FEA28" w14:textId="5FD5BBDE" w:rsidR="00FD17B5" w:rsidRDefault="00170E7D">
            <w:pPr>
              <w:spacing w:before="120" w:after="120" w:line="276" w:lineRule="auto"/>
              <w:jc w:val="center"/>
              <w:rPr>
                <w:ins w:id="8841" w:author="Tima" w:date="2026-01-17T21:57:00Z"/>
                <w:rFonts w:ascii="Times New Roman" w:hAnsi="Times New Roman" w:cs="Times New Roman"/>
                <w:sz w:val="24"/>
              </w:rPr>
              <w:pPrChange w:id="8842" w:author="Tima" w:date="2026-01-17T22:51:00Z">
                <w:pPr/>
              </w:pPrChange>
            </w:pPr>
            <w:ins w:id="8843" w:author="Tima" w:date="2026-01-17T22:22:00Z">
              <w:r>
                <w:rPr>
                  <w:rFonts w:ascii="Times New Roman" w:hAnsi="Times New Roman" w:cs="Times New Roman"/>
                  <w:sz w:val="24"/>
                </w:rPr>
                <w:t>-</w:t>
              </w:r>
            </w:ins>
          </w:p>
        </w:tc>
        <w:tc>
          <w:tcPr>
            <w:tcW w:w="993" w:type="dxa"/>
            <w:tcBorders>
              <w:right w:val="single" w:sz="12" w:space="0" w:color="00B050"/>
            </w:tcBorders>
            <w:tcPrChange w:id="8844" w:author="Tima" w:date="2026-01-17T22:32:00Z">
              <w:tcPr>
                <w:tcW w:w="709" w:type="dxa"/>
              </w:tcPr>
            </w:tcPrChange>
          </w:tcPr>
          <w:p w14:paraId="7F06CC0E" w14:textId="5A24E44A" w:rsidR="00FD17B5" w:rsidRDefault="00170E7D">
            <w:pPr>
              <w:spacing w:before="120" w:after="120" w:line="276" w:lineRule="auto"/>
              <w:jc w:val="center"/>
              <w:rPr>
                <w:ins w:id="8845" w:author="Tima" w:date="2026-01-17T21:57:00Z"/>
                <w:rFonts w:ascii="Times New Roman" w:hAnsi="Times New Roman" w:cs="Times New Roman"/>
                <w:sz w:val="24"/>
              </w:rPr>
              <w:pPrChange w:id="8846" w:author="Tima" w:date="2026-01-17T22:51:00Z">
                <w:pPr/>
              </w:pPrChange>
            </w:pPr>
            <w:ins w:id="8847" w:author="Tima" w:date="2026-01-17T22:22:00Z">
              <w:r>
                <w:rPr>
                  <w:rFonts w:ascii="Times New Roman" w:hAnsi="Times New Roman" w:cs="Times New Roman"/>
                  <w:sz w:val="24"/>
                </w:rPr>
                <w:t>-</w:t>
              </w:r>
            </w:ins>
          </w:p>
        </w:tc>
        <w:tc>
          <w:tcPr>
            <w:tcW w:w="992" w:type="dxa"/>
            <w:tcBorders>
              <w:left w:val="single" w:sz="12" w:space="0" w:color="00B050"/>
              <w:right w:val="single" w:sz="12" w:space="0" w:color="4FDFE3"/>
            </w:tcBorders>
            <w:tcPrChange w:id="8848" w:author="Tima" w:date="2026-01-17T22:32:00Z">
              <w:tcPr>
                <w:tcW w:w="703" w:type="dxa"/>
                <w:gridSpan w:val="2"/>
              </w:tcPr>
            </w:tcPrChange>
          </w:tcPr>
          <w:p w14:paraId="42CF38E3" w14:textId="510396B6" w:rsidR="00FD17B5" w:rsidRDefault="00170E7D">
            <w:pPr>
              <w:spacing w:before="120" w:after="120" w:line="276" w:lineRule="auto"/>
              <w:jc w:val="center"/>
              <w:rPr>
                <w:ins w:id="8849" w:author="Tima" w:date="2026-01-17T21:57:00Z"/>
                <w:rFonts w:ascii="Times New Roman" w:hAnsi="Times New Roman" w:cs="Times New Roman"/>
                <w:sz w:val="24"/>
              </w:rPr>
              <w:pPrChange w:id="8850" w:author="Tima" w:date="2026-01-17T22:51:00Z">
                <w:pPr/>
              </w:pPrChange>
            </w:pPr>
            <w:ins w:id="8851" w:author="Tima" w:date="2026-01-17T22:22:00Z">
              <w:r>
                <w:rPr>
                  <w:rFonts w:ascii="Times New Roman" w:hAnsi="Times New Roman" w:cs="Times New Roman"/>
                  <w:sz w:val="24"/>
                </w:rPr>
                <w:t>-</w:t>
              </w:r>
            </w:ins>
          </w:p>
        </w:tc>
      </w:tr>
      <w:tr w:rsidR="00170E7D" w14:paraId="07E042E1" w14:textId="77777777" w:rsidTr="00F926D1">
        <w:tblPrEx>
          <w:tblW w:w="9918" w:type="dxa"/>
          <w:tblLayout w:type="fixed"/>
          <w:tblPrExChange w:id="8852" w:author="Tima" w:date="2026-01-17T22:32:00Z">
            <w:tblPrEx>
              <w:tblW w:w="0" w:type="auto"/>
              <w:tblLayout w:type="fixed"/>
            </w:tblPrEx>
          </w:tblPrExChange>
        </w:tblPrEx>
        <w:trPr>
          <w:ins w:id="8853" w:author="Tima" w:date="2026-01-17T21:57:00Z"/>
          <w:trPrChange w:id="8854" w:author="Tima" w:date="2026-01-17T22:32:00Z">
            <w:trPr>
              <w:gridAfter w:val="0"/>
            </w:trPr>
          </w:trPrChange>
        </w:trPr>
        <w:tc>
          <w:tcPr>
            <w:tcW w:w="747" w:type="dxa"/>
            <w:tcPrChange w:id="8855" w:author="Tima" w:date="2026-01-17T22:32:00Z">
              <w:tcPr>
                <w:tcW w:w="747" w:type="dxa"/>
              </w:tcPr>
            </w:tcPrChange>
          </w:tcPr>
          <w:p w14:paraId="7A0D5910" w14:textId="1BF3B318" w:rsidR="00FD17B5" w:rsidRDefault="00FD17B5">
            <w:pPr>
              <w:spacing w:before="120" w:after="120"/>
              <w:jc w:val="center"/>
              <w:rPr>
                <w:ins w:id="8856" w:author="Tima" w:date="2026-01-17T21:57:00Z"/>
                <w:rFonts w:ascii="Times New Roman" w:hAnsi="Times New Roman" w:cs="Times New Roman"/>
                <w:sz w:val="24"/>
              </w:rPr>
              <w:pPrChange w:id="8857" w:author="Tima" w:date="2026-01-17T22:52:00Z">
                <w:pPr/>
              </w:pPrChange>
            </w:pPr>
            <w:ins w:id="8858" w:author="Tima" w:date="2026-01-17T21:57:00Z">
              <w:r>
                <w:rPr>
                  <w:rFonts w:ascii="Times New Roman" w:hAnsi="Times New Roman" w:cs="Times New Roman"/>
                  <w:sz w:val="24"/>
                </w:rPr>
                <w:t>12</w:t>
              </w:r>
            </w:ins>
          </w:p>
        </w:tc>
        <w:tc>
          <w:tcPr>
            <w:tcW w:w="1516" w:type="dxa"/>
            <w:tcPrChange w:id="8859" w:author="Tima" w:date="2026-01-17T22:32:00Z">
              <w:tcPr>
                <w:tcW w:w="1516" w:type="dxa"/>
              </w:tcPr>
            </w:tcPrChange>
          </w:tcPr>
          <w:p w14:paraId="6D1EB22C" w14:textId="7BFB5A1E" w:rsidR="00FD17B5" w:rsidRDefault="00FD17B5">
            <w:pPr>
              <w:rPr>
                <w:ins w:id="8860" w:author="Tima" w:date="2026-01-17T21:57:00Z"/>
                <w:rFonts w:ascii="Times New Roman" w:hAnsi="Times New Roman" w:cs="Times New Roman"/>
                <w:sz w:val="24"/>
              </w:rPr>
            </w:pPr>
            <w:ins w:id="8861" w:author="Tima" w:date="2026-01-17T22:01:00Z">
              <w:r>
                <w:rPr>
                  <w:rFonts w:ascii="Times New Roman" w:hAnsi="Times New Roman" w:cs="Times New Roman"/>
                  <w:sz w:val="24"/>
                </w:rPr>
                <w:t>Номер расчётного счёта ОИС</w:t>
              </w:r>
            </w:ins>
          </w:p>
        </w:tc>
        <w:tc>
          <w:tcPr>
            <w:tcW w:w="1701" w:type="dxa"/>
            <w:tcBorders>
              <w:right w:val="single" w:sz="12" w:space="0" w:color="5B9BD5" w:themeColor="accent1"/>
            </w:tcBorders>
            <w:tcPrChange w:id="8862" w:author="Tima" w:date="2026-01-17T22:32:00Z">
              <w:tcPr>
                <w:tcW w:w="1701" w:type="dxa"/>
              </w:tcPr>
            </w:tcPrChange>
          </w:tcPr>
          <w:p w14:paraId="4DA62976" w14:textId="0D3FA283" w:rsidR="00FD17B5" w:rsidRDefault="00170E7D">
            <w:pPr>
              <w:jc w:val="center"/>
              <w:rPr>
                <w:ins w:id="8863" w:author="Tima" w:date="2026-01-17T21:57:00Z"/>
                <w:rFonts w:ascii="Times New Roman" w:hAnsi="Times New Roman" w:cs="Times New Roman"/>
                <w:sz w:val="24"/>
              </w:rPr>
              <w:pPrChange w:id="8864" w:author="Tima" w:date="2026-01-17T22:52:00Z">
                <w:pPr/>
              </w:pPrChange>
            </w:pPr>
            <w:ins w:id="8865" w:author="Tima" w:date="2026-01-17T22:13:00Z">
              <w:r>
                <w:rPr>
                  <w:rFonts w:ascii="Times New Roman" w:hAnsi="Times New Roman" w:cs="Times New Roman"/>
                  <w:sz w:val="24"/>
                </w:rPr>
                <w:t>НРС</w:t>
              </w:r>
            </w:ins>
          </w:p>
        </w:tc>
        <w:tc>
          <w:tcPr>
            <w:tcW w:w="993" w:type="dxa"/>
            <w:tcBorders>
              <w:left w:val="single" w:sz="12" w:space="0" w:color="5B9BD5" w:themeColor="accent1"/>
              <w:right w:val="single" w:sz="12" w:space="0" w:color="5B9BD5" w:themeColor="accent1"/>
            </w:tcBorders>
            <w:tcPrChange w:id="8866" w:author="Tima" w:date="2026-01-17T22:32:00Z">
              <w:tcPr>
                <w:tcW w:w="1276" w:type="dxa"/>
                <w:gridSpan w:val="2"/>
              </w:tcPr>
            </w:tcPrChange>
          </w:tcPr>
          <w:p w14:paraId="7A9167DC" w14:textId="632B576A" w:rsidR="00FD17B5" w:rsidRDefault="00170E7D">
            <w:pPr>
              <w:spacing w:before="120" w:after="120" w:line="276" w:lineRule="auto"/>
              <w:jc w:val="center"/>
              <w:rPr>
                <w:ins w:id="8867" w:author="Tima" w:date="2026-01-17T21:57:00Z"/>
                <w:rFonts w:ascii="Times New Roman" w:hAnsi="Times New Roman" w:cs="Times New Roman"/>
                <w:sz w:val="24"/>
              </w:rPr>
              <w:pPrChange w:id="8868" w:author="Tima" w:date="2026-01-17T22:51:00Z">
                <w:pPr/>
              </w:pPrChange>
            </w:pPr>
            <w:ins w:id="8869" w:author="Tima" w:date="2026-01-17T22:21:00Z">
              <w:r>
                <w:rPr>
                  <w:rFonts w:ascii="Times New Roman" w:hAnsi="Times New Roman" w:cs="Times New Roman"/>
                  <w:sz w:val="24"/>
                </w:rPr>
                <w:t>-</w:t>
              </w:r>
            </w:ins>
          </w:p>
        </w:tc>
        <w:tc>
          <w:tcPr>
            <w:tcW w:w="992" w:type="dxa"/>
            <w:tcBorders>
              <w:left w:val="single" w:sz="12" w:space="0" w:color="5B9BD5" w:themeColor="accent1"/>
            </w:tcBorders>
            <w:shd w:val="clear" w:color="auto" w:fill="FFFF85"/>
            <w:tcPrChange w:id="8870" w:author="Tima" w:date="2026-01-17T22:32:00Z">
              <w:tcPr>
                <w:tcW w:w="1134" w:type="dxa"/>
                <w:gridSpan w:val="2"/>
              </w:tcPr>
            </w:tcPrChange>
          </w:tcPr>
          <w:p w14:paraId="374A5484" w14:textId="6726E508" w:rsidR="00FD17B5" w:rsidRDefault="00170E7D">
            <w:pPr>
              <w:spacing w:before="120" w:after="120" w:line="276" w:lineRule="auto"/>
              <w:jc w:val="center"/>
              <w:rPr>
                <w:ins w:id="8871" w:author="Tima" w:date="2026-01-17T21:57:00Z"/>
                <w:rFonts w:ascii="Times New Roman" w:hAnsi="Times New Roman" w:cs="Times New Roman"/>
                <w:sz w:val="24"/>
              </w:rPr>
              <w:pPrChange w:id="8872" w:author="Tima" w:date="2026-01-17T22:51:00Z">
                <w:pPr/>
              </w:pPrChange>
            </w:pPr>
            <w:ins w:id="8873" w:author="Tima" w:date="2026-01-17T22:22:00Z">
              <w:r>
                <w:rPr>
                  <w:rFonts w:ascii="Times New Roman" w:hAnsi="Times New Roman" w:cs="Times New Roman"/>
                  <w:sz w:val="24"/>
                </w:rPr>
                <w:t>О</w:t>
              </w:r>
            </w:ins>
          </w:p>
        </w:tc>
        <w:tc>
          <w:tcPr>
            <w:tcW w:w="992" w:type="dxa"/>
            <w:tcBorders>
              <w:right w:val="single" w:sz="12" w:space="0" w:color="FFFF00"/>
            </w:tcBorders>
            <w:shd w:val="clear" w:color="auto" w:fill="E7E6E6" w:themeFill="background2"/>
            <w:tcPrChange w:id="8874" w:author="Tima" w:date="2026-01-17T22:32:00Z">
              <w:tcPr>
                <w:tcW w:w="851" w:type="dxa"/>
                <w:gridSpan w:val="2"/>
              </w:tcPr>
            </w:tcPrChange>
          </w:tcPr>
          <w:p w14:paraId="39990D84" w14:textId="59252155" w:rsidR="00FD17B5" w:rsidRDefault="00170E7D">
            <w:pPr>
              <w:spacing w:before="120" w:after="120" w:line="276" w:lineRule="auto"/>
              <w:jc w:val="center"/>
              <w:rPr>
                <w:ins w:id="8875" w:author="Tima" w:date="2026-01-17T21:57:00Z"/>
                <w:rFonts w:ascii="Times New Roman" w:hAnsi="Times New Roman" w:cs="Times New Roman"/>
                <w:sz w:val="24"/>
              </w:rPr>
              <w:pPrChange w:id="8876" w:author="Tima" w:date="2026-01-17T22:51:00Z">
                <w:pPr/>
              </w:pPrChange>
            </w:pPr>
            <w:ins w:id="8877" w:author="Tima" w:date="2026-01-17T22:22:00Z">
              <w:r>
                <w:rPr>
                  <w:rFonts w:ascii="Times New Roman" w:hAnsi="Times New Roman" w:cs="Times New Roman"/>
                  <w:sz w:val="24"/>
                </w:rPr>
                <w:t>О</w:t>
              </w:r>
            </w:ins>
          </w:p>
        </w:tc>
        <w:tc>
          <w:tcPr>
            <w:tcW w:w="992" w:type="dxa"/>
            <w:tcBorders>
              <w:left w:val="single" w:sz="12" w:space="0" w:color="FFFF00"/>
            </w:tcBorders>
            <w:tcPrChange w:id="8878" w:author="Tima" w:date="2026-01-17T22:32:00Z">
              <w:tcPr>
                <w:tcW w:w="708" w:type="dxa"/>
              </w:tcPr>
            </w:tcPrChange>
          </w:tcPr>
          <w:p w14:paraId="3FA85852" w14:textId="1DB3EF81" w:rsidR="00FD17B5" w:rsidRDefault="00170E7D">
            <w:pPr>
              <w:spacing w:before="120" w:after="120" w:line="276" w:lineRule="auto"/>
              <w:jc w:val="center"/>
              <w:rPr>
                <w:ins w:id="8879" w:author="Tima" w:date="2026-01-17T21:57:00Z"/>
                <w:rFonts w:ascii="Times New Roman" w:hAnsi="Times New Roman" w:cs="Times New Roman"/>
                <w:sz w:val="24"/>
              </w:rPr>
              <w:pPrChange w:id="8880" w:author="Tima" w:date="2026-01-17T22:51:00Z">
                <w:pPr/>
              </w:pPrChange>
            </w:pPr>
            <w:ins w:id="8881" w:author="Tima" w:date="2026-01-17T22:22:00Z">
              <w:r>
                <w:rPr>
                  <w:rFonts w:ascii="Times New Roman" w:hAnsi="Times New Roman" w:cs="Times New Roman"/>
                  <w:sz w:val="24"/>
                </w:rPr>
                <w:t>-</w:t>
              </w:r>
            </w:ins>
          </w:p>
        </w:tc>
        <w:tc>
          <w:tcPr>
            <w:tcW w:w="993" w:type="dxa"/>
            <w:tcBorders>
              <w:right w:val="single" w:sz="12" w:space="0" w:color="00B050"/>
            </w:tcBorders>
            <w:tcPrChange w:id="8882" w:author="Tima" w:date="2026-01-17T22:32:00Z">
              <w:tcPr>
                <w:tcW w:w="709" w:type="dxa"/>
              </w:tcPr>
            </w:tcPrChange>
          </w:tcPr>
          <w:p w14:paraId="385113B0" w14:textId="670D1810" w:rsidR="00FD17B5" w:rsidRDefault="00170E7D">
            <w:pPr>
              <w:spacing w:before="120" w:after="120" w:line="276" w:lineRule="auto"/>
              <w:jc w:val="center"/>
              <w:rPr>
                <w:ins w:id="8883" w:author="Tima" w:date="2026-01-17T21:57:00Z"/>
                <w:rFonts w:ascii="Times New Roman" w:hAnsi="Times New Roman" w:cs="Times New Roman"/>
                <w:sz w:val="24"/>
              </w:rPr>
              <w:pPrChange w:id="8884" w:author="Tima" w:date="2026-01-17T22:51:00Z">
                <w:pPr/>
              </w:pPrChange>
            </w:pPr>
            <w:ins w:id="8885" w:author="Tima" w:date="2026-01-17T22:22:00Z">
              <w:r>
                <w:rPr>
                  <w:rFonts w:ascii="Times New Roman" w:hAnsi="Times New Roman" w:cs="Times New Roman"/>
                  <w:sz w:val="24"/>
                </w:rPr>
                <w:t>-</w:t>
              </w:r>
            </w:ins>
          </w:p>
        </w:tc>
        <w:tc>
          <w:tcPr>
            <w:tcW w:w="992" w:type="dxa"/>
            <w:tcBorders>
              <w:left w:val="single" w:sz="12" w:space="0" w:color="00B050"/>
              <w:right w:val="single" w:sz="12" w:space="0" w:color="4FDFE3"/>
            </w:tcBorders>
            <w:tcPrChange w:id="8886" w:author="Tima" w:date="2026-01-17T22:32:00Z">
              <w:tcPr>
                <w:tcW w:w="703" w:type="dxa"/>
                <w:gridSpan w:val="2"/>
              </w:tcPr>
            </w:tcPrChange>
          </w:tcPr>
          <w:p w14:paraId="196D0EDF" w14:textId="2F5DEE57" w:rsidR="00FD17B5" w:rsidRDefault="00170E7D">
            <w:pPr>
              <w:spacing w:before="120" w:after="120" w:line="276" w:lineRule="auto"/>
              <w:jc w:val="center"/>
              <w:rPr>
                <w:ins w:id="8887" w:author="Tima" w:date="2026-01-17T21:57:00Z"/>
                <w:rFonts w:ascii="Times New Roman" w:hAnsi="Times New Roman" w:cs="Times New Roman"/>
                <w:sz w:val="24"/>
              </w:rPr>
              <w:pPrChange w:id="8888" w:author="Tima" w:date="2026-01-17T22:51:00Z">
                <w:pPr/>
              </w:pPrChange>
            </w:pPr>
            <w:ins w:id="8889" w:author="Tima" w:date="2026-01-17T22:22:00Z">
              <w:r>
                <w:rPr>
                  <w:rFonts w:ascii="Times New Roman" w:hAnsi="Times New Roman" w:cs="Times New Roman"/>
                  <w:sz w:val="24"/>
                </w:rPr>
                <w:t>-</w:t>
              </w:r>
            </w:ins>
          </w:p>
        </w:tc>
      </w:tr>
      <w:tr w:rsidR="00170E7D" w14:paraId="725E96CE" w14:textId="77777777" w:rsidTr="00F926D1">
        <w:tblPrEx>
          <w:tblW w:w="9918" w:type="dxa"/>
          <w:tblLayout w:type="fixed"/>
          <w:tblPrExChange w:id="8890" w:author="Tima" w:date="2026-01-17T22:30:00Z">
            <w:tblPrEx>
              <w:tblW w:w="0" w:type="auto"/>
              <w:tblLayout w:type="fixed"/>
            </w:tblPrEx>
          </w:tblPrExChange>
        </w:tblPrEx>
        <w:trPr>
          <w:ins w:id="8891" w:author="Tima" w:date="2026-01-17T21:57:00Z"/>
          <w:trPrChange w:id="8892" w:author="Tima" w:date="2026-01-17T22:30:00Z">
            <w:trPr>
              <w:gridAfter w:val="0"/>
            </w:trPr>
          </w:trPrChange>
        </w:trPr>
        <w:tc>
          <w:tcPr>
            <w:tcW w:w="747" w:type="dxa"/>
            <w:tcPrChange w:id="8893" w:author="Tima" w:date="2026-01-17T22:30:00Z">
              <w:tcPr>
                <w:tcW w:w="747" w:type="dxa"/>
              </w:tcPr>
            </w:tcPrChange>
          </w:tcPr>
          <w:p w14:paraId="261CF8C6" w14:textId="7065A84F" w:rsidR="00FD17B5" w:rsidRDefault="00FD17B5">
            <w:pPr>
              <w:spacing w:before="120" w:after="120"/>
              <w:jc w:val="center"/>
              <w:rPr>
                <w:ins w:id="8894" w:author="Tima" w:date="2026-01-17T21:57:00Z"/>
                <w:rFonts w:ascii="Times New Roman" w:hAnsi="Times New Roman" w:cs="Times New Roman"/>
                <w:sz w:val="24"/>
              </w:rPr>
              <w:pPrChange w:id="8895" w:author="Tima" w:date="2026-01-17T22:52:00Z">
                <w:pPr/>
              </w:pPrChange>
            </w:pPr>
            <w:ins w:id="8896" w:author="Tima" w:date="2026-01-17T21:57:00Z">
              <w:r>
                <w:rPr>
                  <w:rFonts w:ascii="Times New Roman" w:hAnsi="Times New Roman" w:cs="Times New Roman"/>
                  <w:sz w:val="24"/>
                </w:rPr>
                <w:t>13</w:t>
              </w:r>
            </w:ins>
          </w:p>
        </w:tc>
        <w:tc>
          <w:tcPr>
            <w:tcW w:w="1516" w:type="dxa"/>
            <w:tcPrChange w:id="8897" w:author="Tima" w:date="2026-01-17T22:30:00Z">
              <w:tcPr>
                <w:tcW w:w="1516" w:type="dxa"/>
              </w:tcPr>
            </w:tcPrChange>
          </w:tcPr>
          <w:p w14:paraId="40807828" w14:textId="68697EFA" w:rsidR="00FD17B5" w:rsidRDefault="00FD17B5">
            <w:pPr>
              <w:rPr>
                <w:ins w:id="8898" w:author="Tima" w:date="2026-01-17T21:57:00Z"/>
                <w:rFonts w:ascii="Times New Roman" w:hAnsi="Times New Roman" w:cs="Times New Roman"/>
                <w:sz w:val="24"/>
              </w:rPr>
            </w:pPr>
            <w:ins w:id="8899" w:author="Tima" w:date="2026-01-17T22:01:00Z">
              <w:r>
                <w:rPr>
                  <w:rFonts w:ascii="Times New Roman" w:hAnsi="Times New Roman" w:cs="Times New Roman"/>
                  <w:sz w:val="24"/>
                </w:rPr>
                <w:t>Статус перевода</w:t>
              </w:r>
            </w:ins>
          </w:p>
        </w:tc>
        <w:tc>
          <w:tcPr>
            <w:tcW w:w="1701" w:type="dxa"/>
            <w:tcBorders>
              <w:right w:val="single" w:sz="12" w:space="0" w:color="5B9BD5" w:themeColor="accent1"/>
            </w:tcBorders>
            <w:tcPrChange w:id="8900" w:author="Tima" w:date="2026-01-17T22:30:00Z">
              <w:tcPr>
                <w:tcW w:w="1701" w:type="dxa"/>
              </w:tcPr>
            </w:tcPrChange>
          </w:tcPr>
          <w:p w14:paraId="1B8E612A" w14:textId="1DCC5E5B" w:rsidR="00FD17B5" w:rsidRDefault="00170E7D">
            <w:pPr>
              <w:jc w:val="center"/>
              <w:rPr>
                <w:ins w:id="8901" w:author="Tima" w:date="2026-01-17T21:57:00Z"/>
                <w:rFonts w:ascii="Times New Roman" w:hAnsi="Times New Roman" w:cs="Times New Roman"/>
                <w:sz w:val="24"/>
              </w:rPr>
              <w:pPrChange w:id="8902" w:author="Tima" w:date="2026-01-17T22:52:00Z">
                <w:pPr/>
              </w:pPrChange>
            </w:pPr>
            <w:ins w:id="8903" w:author="Tima" w:date="2026-01-17T22:13:00Z">
              <w:r>
                <w:rPr>
                  <w:rFonts w:ascii="Times New Roman" w:hAnsi="Times New Roman" w:cs="Times New Roman"/>
                  <w:sz w:val="24"/>
                </w:rPr>
                <w:t>СТП</w:t>
              </w:r>
            </w:ins>
          </w:p>
        </w:tc>
        <w:tc>
          <w:tcPr>
            <w:tcW w:w="993" w:type="dxa"/>
            <w:tcBorders>
              <w:left w:val="single" w:sz="12" w:space="0" w:color="5B9BD5" w:themeColor="accent1"/>
              <w:right w:val="single" w:sz="12" w:space="0" w:color="5B9BD5" w:themeColor="accent1"/>
            </w:tcBorders>
            <w:tcPrChange w:id="8904" w:author="Tima" w:date="2026-01-17T22:30:00Z">
              <w:tcPr>
                <w:tcW w:w="1276" w:type="dxa"/>
                <w:gridSpan w:val="2"/>
              </w:tcPr>
            </w:tcPrChange>
          </w:tcPr>
          <w:p w14:paraId="40323870" w14:textId="04AAE17F" w:rsidR="00FD17B5" w:rsidRDefault="00170E7D">
            <w:pPr>
              <w:spacing w:before="120" w:after="120" w:line="276" w:lineRule="auto"/>
              <w:jc w:val="center"/>
              <w:rPr>
                <w:ins w:id="8905" w:author="Tima" w:date="2026-01-17T21:57:00Z"/>
                <w:rFonts w:ascii="Times New Roman" w:hAnsi="Times New Roman" w:cs="Times New Roman"/>
                <w:sz w:val="24"/>
              </w:rPr>
              <w:pPrChange w:id="8906" w:author="Tima" w:date="2026-01-17T22:51:00Z">
                <w:pPr/>
              </w:pPrChange>
            </w:pPr>
            <w:ins w:id="8907" w:author="Tima" w:date="2026-01-17T22:21:00Z">
              <w:r>
                <w:rPr>
                  <w:rFonts w:ascii="Times New Roman" w:hAnsi="Times New Roman" w:cs="Times New Roman"/>
                  <w:sz w:val="24"/>
                </w:rPr>
                <w:t>-</w:t>
              </w:r>
            </w:ins>
          </w:p>
        </w:tc>
        <w:tc>
          <w:tcPr>
            <w:tcW w:w="992" w:type="dxa"/>
            <w:tcBorders>
              <w:left w:val="single" w:sz="12" w:space="0" w:color="5B9BD5" w:themeColor="accent1"/>
            </w:tcBorders>
            <w:shd w:val="clear" w:color="auto" w:fill="FFFF85"/>
            <w:tcPrChange w:id="8908" w:author="Tima" w:date="2026-01-17T22:30:00Z">
              <w:tcPr>
                <w:tcW w:w="1134" w:type="dxa"/>
                <w:gridSpan w:val="2"/>
              </w:tcPr>
            </w:tcPrChange>
          </w:tcPr>
          <w:p w14:paraId="61ABF2A8" w14:textId="15EBA89C" w:rsidR="00FD17B5" w:rsidRDefault="00170E7D">
            <w:pPr>
              <w:spacing w:before="120" w:after="120" w:line="276" w:lineRule="auto"/>
              <w:jc w:val="center"/>
              <w:rPr>
                <w:ins w:id="8909" w:author="Tima" w:date="2026-01-17T21:57:00Z"/>
                <w:rFonts w:ascii="Times New Roman" w:hAnsi="Times New Roman" w:cs="Times New Roman"/>
                <w:sz w:val="24"/>
              </w:rPr>
              <w:pPrChange w:id="8910" w:author="Tima" w:date="2026-01-17T22:51:00Z">
                <w:pPr/>
              </w:pPrChange>
            </w:pPr>
            <w:ins w:id="8911" w:author="Tima" w:date="2026-01-17T22:22:00Z">
              <w:r>
                <w:rPr>
                  <w:rFonts w:ascii="Times New Roman" w:hAnsi="Times New Roman" w:cs="Times New Roman"/>
                  <w:sz w:val="24"/>
                </w:rPr>
                <w:t>О</w:t>
              </w:r>
            </w:ins>
          </w:p>
        </w:tc>
        <w:tc>
          <w:tcPr>
            <w:tcW w:w="992" w:type="dxa"/>
            <w:tcBorders>
              <w:right w:val="single" w:sz="12" w:space="0" w:color="FFFF00"/>
            </w:tcBorders>
            <w:shd w:val="clear" w:color="auto" w:fill="FFFF85"/>
            <w:tcPrChange w:id="8912" w:author="Tima" w:date="2026-01-17T22:30:00Z">
              <w:tcPr>
                <w:tcW w:w="851" w:type="dxa"/>
                <w:gridSpan w:val="2"/>
              </w:tcPr>
            </w:tcPrChange>
          </w:tcPr>
          <w:p w14:paraId="1C890C4C" w14:textId="14B7A1F9" w:rsidR="00FD17B5" w:rsidRDefault="00170E7D">
            <w:pPr>
              <w:spacing w:before="120" w:after="120" w:line="276" w:lineRule="auto"/>
              <w:jc w:val="center"/>
              <w:rPr>
                <w:ins w:id="8913" w:author="Tima" w:date="2026-01-17T21:57:00Z"/>
                <w:rFonts w:ascii="Times New Roman" w:hAnsi="Times New Roman" w:cs="Times New Roman"/>
                <w:sz w:val="24"/>
              </w:rPr>
              <w:pPrChange w:id="8914" w:author="Tima" w:date="2026-01-17T22:51:00Z">
                <w:pPr/>
              </w:pPrChange>
            </w:pPr>
            <w:ins w:id="8915" w:author="Tima" w:date="2026-01-17T22:22:00Z">
              <w:r>
                <w:rPr>
                  <w:rFonts w:ascii="Times New Roman" w:hAnsi="Times New Roman" w:cs="Times New Roman"/>
                  <w:sz w:val="24"/>
                </w:rPr>
                <w:t>О</w:t>
              </w:r>
            </w:ins>
          </w:p>
        </w:tc>
        <w:tc>
          <w:tcPr>
            <w:tcW w:w="992" w:type="dxa"/>
            <w:tcBorders>
              <w:left w:val="single" w:sz="12" w:space="0" w:color="FFFF00"/>
            </w:tcBorders>
            <w:tcPrChange w:id="8916" w:author="Tima" w:date="2026-01-17T22:30:00Z">
              <w:tcPr>
                <w:tcW w:w="708" w:type="dxa"/>
              </w:tcPr>
            </w:tcPrChange>
          </w:tcPr>
          <w:p w14:paraId="50A97D59" w14:textId="5B746B4F" w:rsidR="00FD17B5" w:rsidRDefault="004C7E46">
            <w:pPr>
              <w:spacing w:before="120" w:after="120" w:line="276" w:lineRule="auto"/>
              <w:jc w:val="center"/>
              <w:rPr>
                <w:ins w:id="8917" w:author="Tima" w:date="2026-01-17T21:57:00Z"/>
                <w:rFonts w:ascii="Times New Roman" w:hAnsi="Times New Roman" w:cs="Times New Roman"/>
                <w:sz w:val="24"/>
              </w:rPr>
              <w:pPrChange w:id="8918" w:author="Tima" w:date="2026-01-17T22:51:00Z">
                <w:pPr/>
              </w:pPrChange>
            </w:pPr>
            <w:ins w:id="8919" w:author="Tima" w:date="2026-01-17T22:24:00Z">
              <w:r>
                <w:rPr>
                  <w:rFonts w:ascii="Times New Roman" w:hAnsi="Times New Roman" w:cs="Times New Roman"/>
                  <w:sz w:val="24"/>
                </w:rPr>
                <w:t>-</w:t>
              </w:r>
            </w:ins>
          </w:p>
        </w:tc>
        <w:tc>
          <w:tcPr>
            <w:tcW w:w="993" w:type="dxa"/>
            <w:tcBorders>
              <w:right w:val="single" w:sz="12" w:space="0" w:color="00B050"/>
            </w:tcBorders>
            <w:tcPrChange w:id="8920" w:author="Tima" w:date="2026-01-17T22:30:00Z">
              <w:tcPr>
                <w:tcW w:w="709" w:type="dxa"/>
              </w:tcPr>
            </w:tcPrChange>
          </w:tcPr>
          <w:p w14:paraId="113AB2F3" w14:textId="6D7D6B5F" w:rsidR="00FD17B5" w:rsidRDefault="004C7E46">
            <w:pPr>
              <w:spacing w:before="120" w:after="120" w:line="276" w:lineRule="auto"/>
              <w:jc w:val="center"/>
              <w:rPr>
                <w:ins w:id="8921" w:author="Tima" w:date="2026-01-17T21:57:00Z"/>
                <w:rFonts w:ascii="Times New Roman" w:hAnsi="Times New Roman" w:cs="Times New Roman"/>
                <w:sz w:val="24"/>
              </w:rPr>
              <w:pPrChange w:id="8922" w:author="Tima" w:date="2026-01-17T22:51:00Z">
                <w:pPr/>
              </w:pPrChange>
            </w:pPr>
            <w:ins w:id="8923" w:author="Tima" w:date="2026-01-17T22:24:00Z">
              <w:r>
                <w:rPr>
                  <w:rFonts w:ascii="Times New Roman" w:hAnsi="Times New Roman" w:cs="Times New Roman"/>
                  <w:sz w:val="24"/>
                </w:rPr>
                <w:t>-</w:t>
              </w:r>
            </w:ins>
          </w:p>
        </w:tc>
        <w:tc>
          <w:tcPr>
            <w:tcW w:w="992" w:type="dxa"/>
            <w:tcBorders>
              <w:left w:val="single" w:sz="12" w:space="0" w:color="00B050"/>
              <w:right w:val="single" w:sz="12" w:space="0" w:color="4FDFE3"/>
            </w:tcBorders>
            <w:tcPrChange w:id="8924" w:author="Tima" w:date="2026-01-17T22:30:00Z">
              <w:tcPr>
                <w:tcW w:w="703" w:type="dxa"/>
                <w:gridSpan w:val="2"/>
              </w:tcPr>
            </w:tcPrChange>
          </w:tcPr>
          <w:p w14:paraId="13EFD22C" w14:textId="49EB0A7D" w:rsidR="00FD17B5" w:rsidRDefault="004C7E46">
            <w:pPr>
              <w:spacing w:before="120" w:after="120" w:line="276" w:lineRule="auto"/>
              <w:jc w:val="center"/>
              <w:rPr>
                <w:ins w:id="8925" w:author="Tima" w:date="2026-01-17T21:57:00Z"/>
                <w:rFonts w:ascii="Times New Roman" w:hAnsi="Times New Roman" w:cs="Times New Roman"/>
                <w:sz w:val="24"/>
              </w:rPr>
              <w:pPrChange w:id="8926" w:author="Tima" w:date="2026-01-17T22:51:00Z">
                <w:pPr/>
              </w:pPrChange>
            </w:pPr>
            <w:ins w:id="8927" w:author="Tima" w:date="2026-01-17T22:24:00Z">
              <w:r>
                <w:rPr>
                  <w:rFonts w:ascii="Times New Roman" w:hAnsi="Times New Roman" w:cs="Times New Roman"/>
                  <w:sz w:val="24"/>
                </w:rPr>
                <w:t>-</w:t>
              </w:r>
            </w:ins>
          </w:p>
        </w:tc>
      </w:tr>
      <w:tr w:rsidR="00170E7D" w14:paraId="7443B23B" w14:textId="77777777" w:rsidTr="00F926D1">
        <w:tblPrEx>
          <w:tblW w:w="9918" w:type="dxa"/>
          <w:tblLayout w:type="fixed"/>
          <w:tblPrExChange w:id="8928" w:author="Tima" w:date="2026-01-17T22:30:00Z">
            <w:tblPrEx>
              <w:tblW w:w="0" w:type="auto"/>
              <w:tblLayout w:type="fixed"/>
            </w:tblPrEx>
          </w:tblPrExChange>
        </w:tblPrEx>
        <w:trPr>
          <w:ins w:id="8929" w:author="Tima" w:date="2026-01-17T21:57:00Z"/>
          <w:trPrChange w:id="8930" w:author="Tima" w:date="2026-01-17T22:30:00Z">
            <w:trPr>
              <w:gridAfter w:val="0"/>
            </w:trPr>
          </w:trPrChange>
        </w:trPr>
        <w:tc>
          <w:tcPr>
            <w:tcW w:w="747" w:type="dxa"/>
            <w:tcPrChange w:id="8931" w:author="Tima" w:date="2026-01-17T22:30:00Z">
              <w:tcPr>
                <w:tcW w:w="747" w:type="dxa"/>
              </w:tcPr>
            </w:tcPrChange>
          </w:tcPr>
          <w:p w14:paraId="1E5F8A51" w14:textId="7F7C2CD6" w:rsidR="00FD17B5" w:rsidRDefault="00FD17B5">
            <w:pPr>
              <w:spacing w:before="120" w:after="120"/>
              <w:jc w:val="center"/>
              <w:rPr>
                <w:ins w:id="8932" w:author="Tima" w:date="2026-01-17T21:57:00Z"/>
                <w:rFonts w:ascii="Times New Roman" w:hAnsi="Times New Roman" w:cs="Times New Roman"/>
                <w:sz w:val="24"/>
              </w:rPr>
              <w:pPrChange w:id="8933" w:author="Tima" w:date="2026-01-17T22:52:00Z">
                <w:pPr/>
              </w:pPrChange>
            </w:pPr>
            <w:ins w:id="8934" w:author="Tima" w:date="2026-01-17T21:57:00Z">
              <w:r>
                <w:rPr>
                  <w:rFonts w:ascii="Times New Roman" w:hAnsi="Times New Roman" w:cs="Times New Roman"/>
                  <w:sz w:val="24"/>
                </w:rPr>
                <w:t>14</w:t>
              </w:r>
            </w:ins>
          </w:p>
        </w:tc>
        <w:tc>
          <w:tcPr>
            <w:tcW w:w="1516" w:type="dxa"/>
            <w:tcPrChange w:id="8935" w:author="Tima" w:date="2026-01-17T22:30:00Z">
              <w:tcPr>
                <w:tcW w:w="1516" w:type="dxa"/>
              </w:tcPr>
            </w:tcPrChange>
          </w:tcPr>
          <w:p w14:paraId="524A105A" w14:textId="44601934" w:rsidR="00FD17B5" w:rsidRDefault="00FD17B5">
            <w:pPr>
              <w:rPr>
                <w:ins w:id="8936" w:author="Tima" w:date="2026-01-17T21:57:00Z"/>
                <w:rFonts w:ascii="Times New Roman" w:hAnsi="Times New Roman" w:cs="Times New Roman"/>
                <w:sz w:val="24"/>
              </w:rPr>
            </w:pPr>
            <w:ins w:id="8937" w:author="Tima" w:date="2026-01-17T22:02:00Z">
              <w:r>
                <w:rPr>
                  <w:rFonts w:ascii="Times New Roman" w:hAnsi="Times New Roman" w:cs="Times New Roman"/>
                  <w:sz w:val="24"/>
                </w:rPr>
                <w:t>Статус оплаты комиссии ОИС</w:t>
              </w:r>
            </w:ins>
          </w:p>
        </w:tc>
        <w:tc>
          <w:tcPr>
            <w:tcW w:w="1701" w:type="dxa"/>
            <w:tcBorders>
              <w:right w:val="single" w:sz="12" w:space="0" w:color="5B9BD5" w:themeColor="accent1"/>
            </w:tcBorders>
            <w:tcPrChange w:id="8938" w:author="Tima" w:date="2026-01-17T22:30:00Z">
              <w:tcPr>
                <w:tcW w:w="1701" w:type="dxa"/>
              </w:tcPr>
            </w:tcPrChange>
          </w:tcPr>
          <w:p w14:paraId="7E623F1B" w14:textId="1BE32A30" w:rsidR="00FD17B5" w:rsidRDefault="00170E7D">
            <w:pPr>
              <w:jc w:val="center"/>
              <w:rPr>
                <w:ins w:id="8939" w:author="Tima" w:date="2026-01-17T21:57:00Z"/>
                <w:rFonts w:ascii="Times New Roman" w:hAnsi="Times New Roman" w:cs="Times New Roman"/>
                <w:sz w:val="24"/>
              </w:rPr>
              <w:pPrChange w:id="8940" w:author="Tima" w:date="2026-01-17T22:52:00Z">
                <w:pPr/>
              </w:pPrChange>
            </w:pPr>
            <w:ins w:id="8941" w:author="Tima" w:date="2026-01-17T22:13:00Z">
              <w:r>
                <w:rPr>
                  <w:rFonts w:ascii="Times New Roman" w:hAnsi="Times New Roman" w:cs="Times New Roman"/>
                  <w:sz w:val="24"/>
                </w:rPr>
                <w:t>СОК</w:t>
              </w:r>
            </w:ins>
          </w:p>
        </w:tc>
        <w:tc>
          <w:tcPr>
            <w:tcW w:w="993" w:type="dxa"/>
            <w:tcBorders>
              <w:left w:val="single" w:sz="12" w:space="0" w:color="5B9BD5" w:themeColor="accent1"/>
              <w:right w:val="single" w:sz="12" w:space="0" w:color="5B9BD5" w:themeColor="accent1"/>
            </w:tcBorders>
            <w:tcPrChange w:id="8942" w:author="Tima" w:date="2026-01-17T22:30:00Z">
              <w:tcPr>
                <w:tcW w:w="1276" w:type="dxa"/>
                <w:gridSpan w:val="2"/>
              </w:tcPr>
            </w:tcPrChange>
          </w:tcPr>
          <w:p w14:paraId="1A1BFD06" w14:textId="7F4B8CCD" w:rsidR="00FD17B5" w:rsidRDefault="00170E7D">
            <w:pPr>
              <w:spacing w:before="120" w:after="120" w:line="276" w:lineRule="auto"/>
              <w:jc w:val="center"/>
              <w:rPr>
                <w:ins w:id="8943" w:author="Tima" w:date="2026-01-17T21:57:00Z"/>
                <w:rFonts w:ascii="Times New Roman" w:hAnsi="Times New Roman" w:cs="Times New Roman"/>
                <w:sz w:val="24"/>
              </w:rPr>
              <w:pPrChange w:id="8944" w:author="Tima" w:date="2026-01-17T22:51:00Z">
                <w:pPr/>
              </w:pPrChange>
            </w:pPr>
            <w:ins w:id="8945" w:author="Tima" w:date="2026-01-17T22:21:00Z">
              <w:r>
                <w:rPr>
                  <w:rFonts w:ascii="Times New Roman" w:hAnsi="Times New Roman" w:cs="Times New Roman"/>
                  <w:sz w:val="24"/>
                </w:rPr>
                <w:t>-</w:t>
              </w:r>
            </w:ins>
          </w:p>
        </w:tc>
        <w:tc>
          <w:tcPr>
            <w:tcW w:w="992" w:type="dxa"/>
            <w:tcBorders>
              <w:left w:val="single" w:sz="12" w:space="0" w:color="5B9BD5" w:themeColor="accent1"/>
            </w:tcBorders>
            <w:tcPrChange w:id="8946" w:author="Tima" w:date="2026-01-17T22:30:00Z">
              <w:tcPr>
                <w:tcW w:w="1134" w:type="dxa"/>
                <w:gridSpan w:val="2"/>
              </w:tcPr>
            </w:tcPrChange>
          </w:tcPr>
          <w:p w14:paraId="3EC69FBA" w14:textId="41CB555E" w:rsidR="00FD17B5" w:rsidRDefault="00170E7D">
            <w:pPr>
              <w:spacing w:before="120" w:after="120" w:line="276" w:lineRule="auto"/>
              <w:jc w:val="center"/>
              <w:rPr>
                <w:ins w:id="8947" w:author="Tima" w:date="2026-01-17T21:57:00Z"/>
                <w:rFonts w:ascii="Times New Roman" w:hAnsi="Times New Roman" w:cs="Times New Roman"/>
                <w:sz w:val="24"/>
              </w:rPr>
              <w:pPrChange w:id="8948" w:author="Tima" w:date="2026-01-17T22:51:00Z">
                <w:pPr/>
              </w:pPrChange>
            </w:pPr>
            <w:ins w:id="8949" w:author="Tima" w:date="2026-01-17T22:22:00Z">
              <w:r>
                <w:rPr>
                  <w:rFonts w:ascii="Times New Roman" w:hAnsi="Times New Roman" w:cs="Times New Roman"/>
                  <w:sz w:val="24"/>
                </w:rPr>
                <w:t>-</w:t>
              </w:r>
            </w:ins>
          </w:p>
        </w:tc>
        <w:tc>
          <w:tcPr>
            <w:tcW w:w="992" w:type="dxa"/>
            <w:tcBorders>
              <w:right w:val="single" w:sz="12" w:space="0" w:color="FFFF00"/>
            </w:tcBorders>
            <w:tcPrChange w:id="8950" w:author="Tima" w:date="2026-01-17T22:30:00Z">
              <w:tcPr>
                <w:tcW w:w="851" w:type="dxa"/>
                <w:gridSpan w:val="2"/>
              </w:tcPr>
            </w:tcPrChange>
          </w:tcPr>
          <w:p w14:paraId="64EA8686" w14:textId="1C523773" w:rsidR="00FD17B5" w:rsidRDefault="00170E7D">
            <w:pPr>
              <w:spacing w:before="120" w:after="120" w:line="276" w:lineRule="auto"/>
              <w:jc w:val="center"/>
              <w:rPr>
                <w:ins w:id="8951" w:author="Tima" w:date="2026-01-17T21:57:00Z"/>
                <w:rFonts w:ascii="Times New Roman" w:hAnsi="Times New Roman" w:cs="Times New Roman"/>
                <w:sz w:val="24"/>
              </w:rPr>
              <w:pPrChange w:id="8952" w:author="Tima" w:date="2026-01-17T22:51:00Z">
                <w:pPr/>
              </w:pPrChange>
            </w:pPr>
            <w:ins w:id="8953" w:author="Tima" w:date="2026-01-17T22:22:00Z">
              <w:r>
                <w:rPr>
                  <w:rFonts w:ascii="Times New Roman" w:hAnsi="Times New Roman" w:cs="Times New Roman"/>
                  <w:sz w:val="24"/>
                </w:rPr>
                <w:t>-</w:t>
              </w:r>
            </w:ins>
          </w:p>
        </w:tc>
        <w:tc>
          <w:tcPr>
            <w:tcW w:w="992" w:type="dxa"/>
            <w:tcBorders>
              <w:left w:val="single" w:sz="12" w:space="0" w:color="FFFF00"/>
            </w:tcBorders>
            <w:shd w:val="clear" w:color="auto" w:fill="FFFF85"/>
            <w:tcPrChange w:id="8954" w:author="Tima" w:date="2026-01-17T22:30:00Z">
              <w:tcPr>
                <w:tcW w:w="708" w:type="dxa"/>
              </w:tcPr>
            </w:tcPrChange>
          </w:tcPr>
          <w:p w14:paraId="1437A85C" w14:textId="329C8BAF" w:rsidR="00FD17B5" w:rsidRDefault="004C7E46">
            <w:pPr>
              <w:spacing w:before="120" w:after="120" w:line="276" w:lineRule="auto"/>
              <w:jc w:val="center"/>
              <w:rPr>
                <w:ins w:id="8955" w:author="Tima" w:date="2026-01-17T21:57:00Z"/>
                <w:rFonts w:ascii="Times New Roman" w:hAnsi="Times New Roman" w:cs="Times New Roman"/>
                <w:sz w:val="24"/>
              </w:rPr>
              <w:pPrChange w:id="8956" w:author="Tima" w:date="2026-01-17T22:51:00Z">
                <w:pPr/>
              </w:pPrChange>
            </w:pPr>
            <w:ins w:id="8957" w:author="Tima" w:date="2026-01-17T22:24:00Z">
              <w:r>
                <w:rPr>
                  <w:rFonts w:ascii="Times New Roman" w:hAnsi="Times New Roman" w:cs="Times New Roman"/>
                  <w:sz w:val="24"/>
                </w:rPr>
                <w:t>О</w:t>
              </w:r>
            </w:ins>
          </w:p>
        </w:tc>
        <w:tc>
          <w:tcPr>
            <w:tcW w:w="993" w:type="dxa"/>
            <w:tcBorders>
              <w:right w:val="single" w:sz="12" w:space="0" w:color="00B050"/>
            </w:tcBorders>
            <w:tcPrChange w:id="8958" w:author="Tima" w:date="2026-01-17T22:30:00Z">
              <w:tcPr>
                <w:tcW w:w="709" w:type="dxa"/>
              </w:tcPr>
            </w:tcPrChange>
          </w:tcPr>
          <w:p w14:paraId="3642978E" w14:textId="56951A6D" w:rsidR="00FD17B5" w:rsidRDefault="004C7E46">
            <w:pPr>
              <w:spacing w:before="120" w:after="120" w:line="276" w:lineRule="auto"/>
              <w:jc w:val="center"/>
              <w:rPr>
                <w:ins w:id="8959" w:author="Tima" w:date="2026-01-17T21:57:00Z"/>
                <w:rFonts w:ascii="Times New Roman" w:hAnsi="Times New Roman" w:cs="Times New Roman"/>
                <w:sz w:val="24"/>
              </w:rPr>
              <w:pPrChange w:id="8960" w:author="Tima" w:date="2026-01-17T22:51:00Z">
                <w:pPr/>
              </w:pPrChange>
            </w:pPr>
            <w:ins w:id="8961" w:author="Tima" w:date="2026-01-17T22:24:00Z">
              <w:r>
                <w:rPr>
                  <w:rFonts w:ascii="Times New Roman" w:hAnsi="Times New Roman" w:cs="Times New Roman"/>
                  <w:sz w:val="24"/>
                </w:rPr>
                <w:t>-</w:t>
              </w:r>
            </w:ins>
          </w:p>
        </w:tc>
        <w:tc>
          <w:tcPr>
            <w:tcW w:w="992" w:type="dxa"/>
            <w:tcBorders>
              <w:left w:val="single" w:sz="12" w:space="0" w:color="00B050"/>
              <w:right w:val="single" w:sz="12" w:space="0" w:color="4FDFE3"/>
            </w:tcBorders>
            <w:tcPrChange w:id="8962" w:author="Tima" w:date="2026-01-17T22:30:00Z">
              <w:tcPr>
                <w:tcW w:w="703" w:type="dxa"/>
                <w:gridSpan w:val="2"/>
              </w:tcPr>
            </w:tcPrChange>
          </w:tcPr>
          <w:p w14:paraId="33BCFD07" w14:textId="151F302E" w:rsidR="00FD17B5" w:rsidRDefault="004C7E46">
            <w:pPr>
              <w:spacing w:before="120" w:after="120" w:line="276" w:lineRule="auto"/>
              <w:jc w:val="center"/>
              <w:rPr>
                <w:ins w:id="8963" w:author="Tima" w:date="2026-01-17T21:57:00Z"/>
                <w:rFonts w:ascii="Times New Roman" w:hAnsi="Times New Roman" w:cs="Times New Roman"/>
                <w:sz w:val="24"/>
              </w:rPr>
              <w:pPrChange w:id="8964" w:author="Tima" w:date="2026-01-17T22:51:00Z">
                <w:pPr/>
              </w:pPrChange>
            </w:pPr>
            <w:ins w:id="8965" w:author="Tima" w:date="2026-01-17T22:24:00Z">
              <w:r>
                <w:rPr>
                  <w:rFonts w:ascii="Times New Roman" w:hAnsi="Times New Roman" w:cs="Times New Roman"/>
                  <w:sz w:val="24"/>
                </w:rPr>
                <w:t>-</w:t>
              </w:r>
            </w:ins>
          </w:p>
        </w:tc>
      </w:tr>
      <w:tr w:rsidR="00170E7D" w14:paraId="445C949C" w14:textId="77777777" w:rsidTr="00F926D1">
        <w:tblPrEx>
          <w:tblW w:w="9918" w:type="dxa"/>
          <w:tblLayout w:type="fixed"/>
          <w:tblPrExChange w:id="8966" w:author="Tima" w:date="2026-01-17T22:30:00Z">
            <w:tblPrEx>
              <w:tblW w:w="0" w:type="auto"/>
              <w:tblLayout w:type="fixed"/>
            </w:tblPrEx>
          </w:tblPrExChange>
        </w:tblPrEx>
        <w:trPr>
          <w:ins w:id="8967" w:author="Tima" w:date="2026-01-17T21:57:00Z"/>
          <w:trPrChange w:id="8968" w:author="Tima" w:date="2026-01-17T22:30:00Z">
            <w:trPr>
              <w:gridAfter w:val="0"/>
            </w:trPr>
          </w:trPrChange>
        </w:trPr>
        <w:tc>
          <w:tcPr>
            <w:tcW w:w="747" w:type="dxa"/>
            <w:tcPrChange w:id="8969" w:author="Tima" w:date="2026-01-17T22:30:00Z">
              <w:tcPr>
                <w:tcW w:w="747" w:type="dxa"/>
              </w:tcPr>
            </w:tcPrChange>
          </w:tcPr>
          <w:p w14:paraId="4764057E" w14:textId="73BF0ECC" w:rsidR="00FD17B5" w:rsidRDefault="00FD17B5">
            <w:pPr>
              <w:spacing w:before="120" w:after="120"/>
              <w:jc w:val="center"/>
              <w:rPr>
                <w:ins w:id="8970" w:author="Tima" w:date="2026-01-17T21:57:00Z"/>
                <w:rFonts w:ascii="Times New Roman" w:hAnsi="Times New Roman" w:cs="Times New Roman"/>
                <w:sz w:val="24"/>
              </w:rPr>
              <w:pPrChange w:id="8971" w:author="Tima" w:date="2026-01-17T22:52:00Z">
                <w:pPr/>
              </w:pPrChange>
            </w:pPr>
            <w:ins w:id="8972" w:author="Tima" w:date="2026-01-17T21:57:00Z">
              <w:r>
                <w:rPr>
                  <w:rFonts w:ascii="Times New Roman" w:hAnsi="Times New Roman" w:cs="Times New Roman"/>
                  <w:sz w:val="24"/>
                </w:rPr>
                <w:t>15</w:t>
              </w:r>
            </w:ins>
          </w:p>
        </w:tc>
        <w:tc>
          <w:tcPr>
            <w:tcW w:w="1516" w:type="dxa"/>
            <w:tcPrChange w:id="8973" w:author="Tima" w:date="2026-01-17T22:30:00Z">
              <w:tcPr>
                <w:tcW w:w="1516" w:type="dxa"/>
              </w:tcPr>
            </w:tcPrChange>
          </w:tcPr>
          <w:p w14:paraId="63337D41" w14:textId="7A2933C0" w:rsidR="00FD17B5" w:rsidRDefault="00FD17B5">
            <w:pPr>
              <w:rPr>
                <w:ins w:id="8974" w:author="Tima" w:date="2026-01-17T21:57:00Z"/>
                <w:rFonts w:ascii="Times New Roman" w:hAnsi="Times New Roman" w:cs="Times New Roman"/>
                <w:sz w:val="24"/>
              </w:rPr>
            </w:pPr>
            <w:ins w:id="8975" w:author="Tima" w:date="2026-01-17T22:02:00Z">
              <w:r>
                <w:rPr>
                  <w:rFonts w:ascii="Times New Roman" w:hAnsi="Times New Roman" w:cs="Times New Roman"/>
                  <w:sz w:val="24"/>
                </w:rPr>
                <w:t>Статус выпуска и перевода ЦФА</w:t>
              </w:r>
            </w:ins>
          </w:p>
        </w:tc>
        <w:tc>
          <w:tcPr>
            <w:tcW w:w="1701" w:type="dxa"/>
            <w:tcBorders>
              <w:right w:val="single" w:sz="12" w:space="0" w:color="5B9BD5" w:themeColor="accent1"/>
            </w:tcBorders>
            <w:tcPrChange w:id="8976" w:author="Tima" w:date="2026-01-17T22:30:00Z">
              <w:tcPr>
                <w:tcW w:w="1701" w:type="dxa"/>
              </w:tcPr>
            </w:tcPrChange>
          </w:tcPr>
          <w:p w14:paraId="49590639" w14:textId="5F0842B2" w:rsidR="00FD17B5" w:rsidRDefault="00170E7D">
            <w:pPr>
              <w:jc w:val="center"/>
              <w:rPr>
                <w:ins w:id="8977" w:author="Tima" w:date="2026-01-17T21:57:00Z"/>
                <w:rFonts w:ascii="Times New Roman" w:hAnsi="Times New Roman" w:cs="Times New Roman"/>
                <w:sz w:val="24"/>
              </w:rPr>
              <w:pPrChange w:id="8978" w:author="Tima" w:date="2026-01-17T22:52:00Z">
                <w:pPr/>
              </w:pPrChange>
            </w:pPr>
            <w:proofErr w:type="spellStart"/>
            <w:ins w:id="8979" w:author="Tima" w:date="2026-01-17T22:14:00Z">
              <w:r>
                <w:rPr>
                  <w:rFonts w:ascii="Times New Roman" w:hAnsi="Times New Roman" w:cs="Times New Roman"/>
                  <w:sz w:val="24"/>
                </w:rPr>
                <w:t>СВиП</w:t>
              </w:r>
            </w:ins>
            <w:proofErr w:type="spellEnd"/>
          </w:p>
        </w:tc>
        <w:tc>
          <w:tcPr>
            <w:tcW w:w="993" w:type="dxa"/>
            <w:tcBorders>
              <w:left w:val="single" w:sz="12" w:space="0" w:color="5B9BD5" w:themeColor="accent1"/>
              <w:right w:val="single" w:sz="12" w:space="0" w:color="5B9BD5" w:themeColor="accent1"/>
            </w:tcBorders>
            <w:tcPrChange w:id="8980" w:author="Tima" w:date="2026-01-17T22:30:00Z">
              <w:tcPr>
                <w:tcW w:w="1276" w:type="dxa"/>
                <w:gridSpan w:val="2"/>
              </w:tcPr>
            </w:tcPrChange>
          </w:tcPr>
          <w:p w14:paraId="775089DA" w14:textId="32CA8D55" w:rsidR="00FD17B5" w:rsidRDefault="00170E7D">
            <w:pPr>
              <w:spacing w:before="120" w:after="120" w:line="276" w:lineRule="auto"/>
              <w:jc w:val="center"/>
              <w:rPr>
                <w:ins w:id="8981" w:author="Tima" w:date="2026-01-17T21:57:00Z"/>
                <w:rFonts w:ascii="Times New Roman" w:hAnsi="Times New Roman" w:cs="Times New Roman"/>
                <w:sz w:val="24"/>
              </w:rPr>
              <w:pPrChange w:id="8982" w:author="Tima" w:date="2026-01-17T22:51:00Z">
                <w:pPr/>
              </w:pPrChange>
            </w:pPr>
            <w:ins w:id="8983" w:author="Tima" w:date="2026-01-17T22:21:00Z">
              <w:r>
                <w:rPr>
                  <w:rFonts w:ascii="Times New Roman" w:hAnsi="Times New Roman" w:cs="Times New Roman"/>
                  <w:sz w:val="24"/>
                </w:rPr>
                <w:t>-</w:t>
              </w:r>
            </w:ins>
          </w:p>
        </w:tc>
        <w:tc>
          <w:tcPr>
            <w:tcW w:w="992" w:type="dxa"/>
            <w:tcBorders>
              <w:left w:val="single" w:sz="12" w:space="0" w:color="5B9BD5" w:themeColor="accent1"/>
            </w:tcBorders>
            <w:tcPrChange w:id="8984" w:author="Tima" w:date="2026-01-17T22:30:00Z">
              <w:tcPr>
                <w:tcW w:w="1134" w:type="dxa"/>
                <w:gridSpan w:val="2"/>
              </w:tcPr>
            </w:tcPrChange>
          </w:tcPr>
          <w:p w14:paraId="67C56588" w14:textId="5F93B3E3" w:rsidR="00FD17B5" w:rsidRDefault="00170E7D">
            <w:pPr>
              <w:spacing w:before="120" w:after="120" w:line="276" w:lineRule="auto"/>
              <w:jc w:val="center"/>
              <w:rPr>
                <w:ins w:id="8985" w:author="Tima" w:date="2026-01-17T21:57:00Z"/>
                <w:rFonts w:ascii="Times New Roman" w:hAnsi="Times New Roman" w:cs="Times New Roman"/>
                <w:sz w:val="24"/>
              </w:rPr>
              <w:pPrChange w:id="8986" w:author="Tima" w:date="2026-01-17T22:51:00Z">
                <w:pPr/>
              </w:pPrChange>
            </w:pPr>
            <w:ins w:id="8987" w:author="Tima" w:date="2026-01-17T22:22:00Z">
              <w:r>
                <w:rPr>
                  <w:rFonts w:ascii="Times New Roman" w:hAnsi="Times New Roman" w:cs="Times New Roman"/>
                  <w:sz w:val="24"/>
                </w:rPr>
                <w:t>-</w:t>
              </w:r>
            </w:ins>
          </w:p>
        </w:tc>
        <w:tc>
          <w:tcPr>
            <w:tcW w:w="992" w:type="dxa"/>
            <w:tcBorders>
              <w:right w:val="single" w:sz="12" w:space="0" w:color="FFFF00"/>
            </w:tcBorders>
            <w:tcPrChange w:id="8988" w:author="Tima" w:date="2026-01-17T22:30:00Z">
              <w:tcPr>
                <w:tcW w:w="851" w:type="dxa"/>
                <w:gridSpan w:val="2"/>
              </w:tcPr>
            </w:tcPrChange>
          </w:tcPr>
          <w:p w14:paraId="1AD4FDA2" w14:textId="2DF83CDB" w:rsidR="00FD17B5" w:rsidRDefault="00170E7D">
            <w:pPr>
              <w:spacing w:before="120" w:after="120" w:line="276" w:lineRule="auto"/>
              <w:jc w:val="center"/>
              <w:rPr>
                <w:ins w:id="8989" w:author="Tima" w:date="2026-01-17T21:57:00Z"/>
                <w:rFonts w:ascii="Times New Roman" w:hAnsi="Times New Roman" w:cs="Times New Roman"/>
                <w:sz w:val="24"/>
              </w:rPr>
              <w:pPrChange w:id="8990" w:author="Tima" w:date="2026-01-17T22:51:00Z">
                <w:pPr/>
              </w:pPrChange>
            </w:pPr>
            <w:ins w:id="8991" w:author="Tima" w:date="2026-01-17T22:22:00Z">
              <w:r>
                <w:rPr>
                  <w:rFonts w:ascii="Times New Roman" w:hAnsi="Times New Roman" w:cs="Times New Roman"/>
                  <w:sz w:val="24"/>
                </w:rPr>
                <w:t>-</w:t>
              </w:r>
            </w:ins>
          </w:p>
        </w:tc>
        <w:tc>
          <w:tcPr>
            <w:tcW w:w="992" w:type="dxa"/>
            <w:tcBorders>
              <w:left w:val="single" w:sz="12" w:space="0" w:color="FFFF00"/>
            </w:tcBorders>
            <w:tcPrChange w:id="8992" w:author="Tima" w:date="2026-01-17T22:30:00Z">
              <w:tcPr>
                <w:tcW w:w="708" w:type="dxa"/>
              </w:tcPr>
            </w:tcPrChange>
          </w:tcPr>
          <w:p w14:paraId="7812E08D" w14:textId="58CF5525" w:rsidR="00FD17B5" w:rsidRDefault="004C7E46">
            <w:pPr>
              <w:spacing w:before="120" w:after="120" w:line="276" w:lineRule="auto"/>
              <w:jc w:val="center"/>
              <w:rPr>
                <w:ins w:id="8993" w:author="Tima" w:date="2026-01-17T21:57:00Z"/>
                <w:rFonts w:ascii="Times New Roman" w:hAnsi="Times New Roman" w:cs="Times New Roman"/>
                <w:sz w:val="24"/>
              </w:rPr>
              <w:pPrChange w:id="8994" w:author="Tima" w:date="2026-01-17T22:51:00Z">
                <w:pPr/>
              </w:pPrChange>
            </w:pPr>
            <w:ins w:id="8995" w:author="Tima" w:date="2026-01-17T22:24:00Z">
              <w:r>
                <w:rPr>
                  <w:rFonts w:ascii="Times New Roman" w:hAnsi="Times New Roman" w:cs="Times New Roman"/>
                  <w:sz w:val="24"/>
                </w:rPr>
                <w:t>-</w:t>
              </w:r>
            </w:ins>
          </w:p>
        </w:tc>
        <w:tc>
          <w:tcPr>
            <w:tcW w:w="993" w:type="dxa"/>
            <w:tcBorders>
              <w:right w:val="single" w:sz="12" w:space="0" w:color="00B050"/>
            </w:tcBorders>
            <w:shd w:val="clear" w:color="auto" w:fill="FFFF85"/>
            <w:tcPrChange w:id="8996" w:author="Tima" w:date="2026-01-17T22:30:00Z">
              <w:tcPr>
                <w:tcW w:w="709" w:type="dxa"/>
              </w:tcPr>
            </w:tcPrChange>
          </w:tcPr>
          <w:p w14:paraId="073D83FA" w14:textId="18A77F52" w:rsidR="00FD17B5" w:rsidRDefault="004C7E46">
            <w:pPr>
              <w:spacing w:before="120" w:after="120" w:line="276" w:lineRule="auto"/>
              <w:jc w:val="center"/>
              <w:rPr>
                <w:ins w:id="8997" w:author="Tima" w:date="2026-01-17T21:57:00Z"/>
                <w:rFonts w:ascii="Times New Roman" w:hAnsi="Times New Roman" w:cs="Times New Roman"/>
                <w:sz w:val="24"/>
              </w:rPr>
              <w:pPrChange w:id="8998" w:author="Tima" w:date="2026-01-17T22:51:00Z">
                <w:pPr/>
              </w:pPrChange>
            </w:pPr>
            <w:ins w:id="8999" w:author="Tima" w:date="2026-01-17T22:25:00Z">
              <w:r>
                <w:rPr>
                  <w:rFonts w:ascii="Times New Roman" w:hAnsi="Times New Roman" w:cs="Times New Roman"/>
                  <w:sz w:val="24"/>
                </w:rPr>
                <w:t>У</w:t>
              </w:r>
            </w:ins>
          </w:p>
        </w:tc>
        <w:tc>
          <w:tcPr>
            <w:tcW w:w="992" w:type="dxa"/>
            <w:tcBorders>
              <w:left w:val="single" w:sz="12" w:space="0" w:color="00B050"/>
              <w:right w:val="single" w:sz="12" w:space="0" w:color="4FDFE3"/>
            </w:tcBorders>
            <w:tcPrChange w:id="9000" w:author="Tima" w:date="2026-01-17T22:30:00Z">
              <w:tcPr>
                <w:tcW w:w="703" w:type="dxa"/>
                <w:gridSpan w:val="2"/>
              </w:tcPr>
            </w:tcPrChange>
          </w:tcPr>
          <w:p w14:paraId="5DFCBFF2" w14:textId="31ABFA9B" w:rsidR="00FD17B5" w:rsidRDefault="004C7E46">
            <w:pPr>
              <w:spacing w:before="120" w:after="120" w:line="276" w:lineRule="auto"/>
              <w:jc w:val="center"/>
              <w:rPr>
                <w:ins w:id="9001" w:author="Tima" w:date="2026-01-17T21:57:00Z"/>
                <w:rFonts w:ascii="Times New Roman" w:hAnsi="Times New Roman" w:cs="Times New Roman"/>
                <w:sz w:val="24"/>
              </w:rPr>
              <w:pPrChange w:id="9002" w:author="Tima" w:date="2026-01-17T22:51:00Z">
                <w:pPr/>
              </w:pPrChange>
            </w:pPr>
            <w:ins w:id="9003" w:author="Tima" w:date="2026-01-17T22:26:00Z">
              <w:r>
                <w:rPr>
                  <w:rFonts w:ascii="Times New Roman" w:hAnsi="Times New Roman" w:cs="Times New Roman"/>
                  <w:sz w:val="24"/>
                </w:rPr>
                <w:t>-</w:t>
              </w:r>
            </w:ins>
          </w:p>
        </w:tc>
      </w:tr>
      <w:tr w:rsidR="00170E7D" w14:paraId="7EF2D076" w14:textId="77777777" w:rsidTr="00F926D1">
        <w:tblPrEx>
          <w:tblW w:w="9918" w:type="dxa"/>
          <w:tblLayout w:type="fixed"/>
          <w:tblPrExChange w:id="9004" w:author="Tima" w:date="2026-01-17T22:30:00Z">
            <w:tblPrEx>
              <w:tblW w:w="0" w:type="auto"/>
              <w:tblLayout w:type="fixed"/>
            </w:tblPrEx>
          </w:tblPrExChange>
        </w:tblPrEx>
        <w:trPr>
          <w:ins w:id="9005" w:author="Tima" w:date="2026-01-17T21:57:00Z"/>
          <w:trPrChange w:id="9006" w:author="Tima" w:date="2026-01-17T22:30:00Z">
            <w:trPr>
              <w:gridAfter w:val="0"/>
            </w:trPr>
          </w:trPrChange>
        </w:trPr>
        <w:tc>
          <w:tcPr>
            <w:tcW w:w="747" w:type="dxa"/>
            <w:tcPrChange w:id="9007" w:author="Tima" w:date="2026-01-17T22:30:00Z">
              <w:tcPr>
                <w:tcW w:w="747" w:type="dxa"/>
              </w:tcPr>
            </w:tcPrChange>
          </w:tcPr>
          <w:p w14:paraId="52B11DA1" w14:textId="5ACD712A" w:rsidR="00FD17B5" w:rsidRDefault="00FD17B5">
            <w:pPr>
              <w:spacing w:before="120" w:after="120"/>
              <w:jc w:val="center"/>
              <w:rPr>
                <w:ins w:id="9008" w:author="Tima" w:date="2026-01-17T21:57:00Z"/>
                <w:rFonts w:ascii="Times New Roman" w:hAnsi="Times New Roman" w:cs="Times New Roman"/>
                <w:sz w:val="24"/>
              </w:rPr>
              <w:pPrChange w:id="9009" w:author="Tima" w:date="2026-01-17T22:52:00Z">
                <w:pPr/>
              </w:pPrChange>
            </w:pPr>
            <w:ins w:id="9010" w:author="Tima" w:date="2026-01-17T21:57:00Z">
              <w:r>
                <w:rPr>
                  <w:rFonts w:ascii="Times New Roman" w:hAnsi="Times New Roman" w:cs="Times New Roman"/>
                  <w:sz w:val="24"/>
                </w:rPr>
                <w:t>16</w:t>
              </w:r>
            </w:ins>
          </w:p>
        </w:tc>
        <w:tc>
          <w:tcPr>
            <w:tcW w:w="1516" w:type="dxa"/>
            <w:tcPrChange w:id="9011" w:author="Tima" w:date="2026-01-17T22:30:00Z">
              <w:tcPr>
                <w:tcW w:w="1516" w:type="dxa"/>
              </w:tcPr>
            </w:tcPrChange>
          </w:tcPr>
          <w:p w14:paraId="6FCA79E2" w14:textId="06A2C0B6" w:rsidR="00FD17B5" w:rsidRDefault="00FD17B5">
            <w:pPr>
              <w:rPr>
                <w:ins w:id="9012" w:author="Tima" w:date="2026-01-17T21:57:00Z"/>
                <w:rFonts w:ascii="Times New Roman" w:hAnsi="Times New Roman" w:cs="Times New Roman"/>
                <w:sz w:val="24"/>
              </w:rPr>
            </w:pPr>
            <w:ins w:id="9013" w:author="Tima" w:date="2026-01-17T22:03:00Z">
              <w:r>
                <w:rPr>
                  <w:rFonts w:ascii="Times New Roman" w:hAnsi="Times New Roman" w:cs="Times New Roman"/>
                  <w:sz w:val="24"/>
                </w:rPr>
                <w:t>Статус погашения записей о ЦФА</w:t>
              </w:r>
            </w:ins>
          </w:p>
        </w:tc>
        <w:tc>
          <w:tcPr>
            <w:tcW w:w="1701" w:type="dxa"/>
            <w:tcBorders>
              <w:right w:val="single" w:sz="12" w:space="0" w:color="5B9BD5" w:themeColor="accent1"/>
            </w:tcBorders>
            <w:tcPrChange w:id="9014" w:author="Tima" w:date="2026-01-17T22:30:00Z">
              <w:tcPr>
                <w:tcW w:w="1701" w:type="dxa"/>
              </w:tcPr>
            </w:tcPrChange>
          </w:tcPr>
          <w:p w14:paraId="45B2CF7C" w14:textId="429FDEFA" w:rsidR="00FD17B5" w:rsidRDefault="00170E7D">
            <w:pPr>
              <w:jc w:val="center"/>
              <w:rPr>
                <w:ins w:id="9015" w:author="Tima" w:date="2026-01-17T21:57:00Z"/>
                <w:rFonts w:ascii="Times New Roman" w:hAnsi="Times New Roman" w:cs="Times New Roman"/>
                <w:sz w:val="24"/>
              </w:rPr>
              <w:pPrChange w:id="9016" w:author="Tima" w:date="2026-01-17T22:52:00Z">
                <w:pPr/>
              </w:pPrChange>
            </w:pPr>
            <w:ins w:id="9017" w:author="Tima" w:date="2026-01-17T22:14:00Z">
              <w:r>
                <w:rPr>
                  <w:rFonts w:ascii="Times New Roman" w:hAnsi="Times New Roman" w:cs="Times New Roman"/>
                  <w:sz w:val="24"/>
                </w:rPr>
                <w:t>СПЗ</w:t>
              </w:r>
            </w:ins>
          </w:p>
        </w:tc>
        <w:tc>
          <w:tcPr>
            <w:tcW w:w="993" w:type="dxa"/>
            <w:tcBorders>
              <w:left w:val="single" w:sz="12" w:space="0" w:color="5B9BD5" w:themeColor="accent1"/>
              <w:right w:val="single" w:sz="12" w:space="0" w:color="5B9BD5" w:themeColor="accent1"/>
            </w:tcBorders>
            <w:tcPrChange w:id="9018" w:author="Tima" w:date="2026-01-17T22:30:00Z">
              <w:tcPr>
                <w:tcW w:w="1276" w:type="dxa"/>
                <w:gridSpan w:val="2"/>
              </w:tcPr>
            </w:tcPrChange>
          </w:tcPr>
          <w:p w14:paraId="77CE8F9A" w14:textId="628D1618" w:rsidR="00FD17B5" w:rsidRDefault="00170E7D">
            <w:pPr>
              <w:spacing w:before="120" w:after="120" w:line="276" w:lineRule="auto"/>
              <w:jc w:val="center"/>
              <w:rPr>
                <w:ins w:id="9019" w:author="Tima" w:date="2026-01-17T21:57:00Z"/>
                <w:rFonts w:ascii="Times New Roman" w:hAnsi="Times New Roman" w:cs="Times New Roman"/>
                <w:sz w:val="24"/>
              </w:rPr>
              <w:pPrChange w:id="9020" w:author="Tima" w:date="2026-01-17T22:51:00Z">
                <w:pPr/>
              </w:pPrChange>
            </w:pPr>
            <w:ins w:id="9021" w:author="Tima" w:date="2026-01-17T22:21:00Z">
              <w:r>
                <w:rPr>
                  <w:rFonts w:ascii="Times New Roman" w:hAnsi="Times New Roman" w:cs="Times New Roman"/>
                  <w:sz w:val="24"/>
                </w:rPr>
                <w:t>-</w:t>
              </w:r>
            </w:ins>
          </w:p>
        </w:tc>
        <w:tc>
          <w:tcPr>
            <w:tcW w:w="992" w:type="dxa"/>
            <w:tcBorders>
              <w:left w:val="single" w:sz="12" w:space="0" w:color="5B9BD5" w:themeColor="accent1"/>
            </w:tcBorders>
            <w:tcPrChange w:id="9022" w:author="Tima" w:date="2026-01-17T22:30:00Z">
              <w:tcPr>
                <w:tcW w:w="1134" w:type="dxa"/>
                <w:gridSpan w:val="2"/>
              </w:tcPr>
            </w:tcPrChange>
          </w:tcPr>
          <w:p w14:paraId="4A67F2B1" w14:textId="40DA595B" w:rsidR="00FD17B5" w:rsidRDefault="00170E7D">
            <w:pPr>
              <w:spacing w:before="120" w:after="120" w:line="276" w:lineRule="auto"/>
              <w:jc w:val="center"/>
              <w:rPr>
                <w:ins w:id="9023" w:author="Tima" w:date="2026-01-17T21:57:00Z"/>
                <w:rFonts w:ascii="Times New Roman" w:hAnsi="Times New Roman" w:cs="Times New Roman"/>
                <w:sz w:val="24"/>
              </w:rPr>
              <w:pPrChange w:id="9024" w:author="Tima" w:date="2026-01-17T22:51:00Z">
                <w:pPr/>
              </w:pPrChange>
            </w:pPr>
            <w:ins w:id="9025" w:author="Tima" w:date="2026-01-17T22:22:00Z">
              <w:r>
                <w:rPr>
                  <w:rFonts w:ascii="Times New Roman" w:hAnsi="Times New Roman" w:cs="Times New Roman"/>
                  <w:sz w:val="24"/>
                </w:rPr>
                <w:t>-</w:t>
              </w:r>
            </w:ins>
          </w:p>
        </w:tc>
        <w:tc>
          <w:tcPr>
            <w:tcW w:w="992" w:type="dxa"/>
            <w:tcBorders>
              <w:right w:val="single" w:sz="12" w:space="0" w:color="FFFF00"/>
            </w:tcBorders>
            <w:tcPrChange w:id="9026" w:author="Tima" w:date="2026-01-17T22:30:00Z">
              <w:tcPr>
                <w:tcW w:w="851" w:type="dxa"/>
                <w:gridSpan w:val="2"/>
              </w:tcPr>
            </w:tcPrChange>
          </w:tcPr>
          <w:p w14:paraId="10D651F0" w14:textId="434C1F55" w:rsidR="00FD17B5" w:rsidRDefault="00170E7D">
            <w:pPr>
              <w:spacing w:before="120" w:after="120" w:line="276" w:lineRule="auto"/>
              <w:jc w:val="center"/>
              <w:rPr>
                <w:ins w:id="9027" w:author="Tima" w:date="2026-01-17T21:57:00Z"/>
                <w:rFonts w:ascii="Times New Roman" w:hAnsi="Times New Roman" w:cs="Times New Roman"/>
                <w:sz w:val="24"/>
              </w:rPr>
              <w:pPrChange w:id="9028" w:author="Tima" w:date="2026-01-17T22:51:00Z">
                <w:pPr/>
              </w:pPrChange>
            </w:pPr>
            <w:ins w:id="9029" w:author="Tima" w:date="2026-01-17T22:22:00Z">
              <w:r>
                <w:rPr>
                  <w:rFonts w:ascii="Times New Roman" w:hAnsi="Times New Roman" w:cs="Times New Roman"/>
                  <w:sz w:val="24"/>
                </w:rPr>
                <w:t>-</w:t>
              </w:r>
            </w:ins>
          </w:p>
        </w:tc>
        <w:tc>
          <w:tcPr>
            <w:tcW w:w="992" w:type="dxa"/>
            <w:tcBorders>
              <w:left w:val="single" w:sz="12" w:space="0" w:color="FFFF00"/>
            </w:tcBorders>
            <w:tcPrChange w:id="9030" w:author="Tima" w:date="2026-01-17T22:30:00Z">
              <w:tcPr>
                <w:tcW w:w="708" w:type="dxa"/>
              </w:tcPr>
            </w:tcPrChange>
          </w:tcPr>
          <w:p w14:paraId="09120B4E" w14:textId="77337FBE" w:rsidR="00FD17B5" w:rsidRDefault="004C7E46">
            <w:pPr>
              <w:spacing w:before="120" w:after="120" w:line="276" w:lineRule="auto"/>
              <w:jc w:val="center"/>
              <w:rPr>
                <w:ins w:id="9031" w:author="Tima" w:date="2026-01-17T21:57:00Z"/>
                <w:rFonts w:ascii="Times New Roman" w:hAnsi="Times New Roman" w:cs="Times New Roman"/>
                <w:sz w:val="24"/>
              </w:rPr>
              <w:pPrChange w:id="9032" w:author="Tima" w:date="2026-01-17T22:51:00Z">
                <w:pPr/>
              </w:pPrChange>
            </w:pPr>
            <w:ins w:id="9033" w:author="Tima" w:date="2026-01-17T22:25:00Z">
              <w:r>
                <w:rPr>
                  <w:rFonts w:ascii="Times New Roman" w:hAnsi="Times New Roman" w:cs="Times New Roman"/>
                  <w:sz w:val="24"/>
                </w:rPr>
                <w:t>-</w:t>
              </w:r>
            </w:ins>
          </w:p>
        </w:tc>
        <w:tc>
          <w:tcPr>
            <w:tcW w:w="993" w:type="dxa"/>
            <w:tcBorders>
              <w:right w:val="single" w:sz="12" w:space="0" w:color="00B050"/>
            </w:tcBorders>
            <w:shd w:val="clear" w:color="auto" w:fill="FFFF85"/>
            <w:tcPrChange w:id="9034" w:author="Tima" w:date="2026-01-17T22:30:00Z">
              <w:tcPr>
                <w:tcW w:w="709" w:type="dxa"/>
              </w:tcPr>
            </w:tcPrChange>
          </w:tcPr>
          <w:p w14:paraId="14485BC5" w14:textId="6B813970" w:rsidR="00FD17B5" w:rsidRDefault="004C7E46">
            <w:pPr>
              <w:spacing w:before="120" w:after="120" w:line="276" w:lineRule="auto"/>
              <w:jc w:val="center"/>
              <w:rPr>
                <w:ins w:id="9035" w:author="Tima" w:date="2026-01-17T21:57:00Z"/>
                <w:rFonts w:ascii="Times New Roman" w:hAnsi="Times New Roman" w:cs="Times New Roman"/>
                <w:sz w:val="24"/>
              </w:rPr>
              <w:pPrChange w:id="9036" w:author="Tima" w:date="2026-01-17T22:51:00Z">
                <w:pPr/>
              </w:pPrChange>
            </w:pPr>
            <w:ins w:id="9037" w:author="Tima" w:date="2026-01-17T22:25:00Z">
              <w:r>
                <w:rPr>
                  <w:rFonts w:ascii="Times New Roman" w:hAnsi="Times New Roman" w:cs="Times New Roman"/>
                  <w:sz w:val="24"/>
                </w:rPr>
                <w:t>У</w:t>
              </w:r>
            </w:ins>
          </w:p>
        </w:tc>
        <w:tc>
          <w:tcPr>
            <w:tcW w:w="992" w:type="dxa"/>
            <w:tcBorders>
              <w:left w:val="single" w:sz="12" w:space="0" w:color="00B050"/>
              <w:right w:val="single" w:sz="12" w:space="0" w:color="4FDFE3"/>
            </w:tcBorders>
            <w:tcPrChange w:id="9038" w:author="Tima" w:date="2026-01-17T22:30:00Z">
              <w:tcPr>
                <w:tcW w:w="703" w:type="dxa"/>
                <w:gridSpan w:val="2"/>
              </w:tcPr>
            </w:tcPrChange>
          </w:tcPr>
          <w:p w14:paraId="36F56364" w14:textId="5C3F694C" w:rsidR="00FD17B5" w:rsidRDefault="004C7E46">
            <w:pPr>
              <w:spacing w:before="120" w:after="120" w:line="276" w:lineRule="auto"/>
              <w:jc w:val="center"/>
              <w:rPr>
                <w:ins w:id="9039" w:author="Tima" w:date="2026-01-17T21:57:00Z"/>
                <w:rFonts w:ascii="Times New Roman" w:hAnsi="Times New Roman" w:cs="Times New Roman"/>
                <w:sz w:val="24"/>
              </w:rPr>
              <w:pPrChange w:id="9040" w:author="Tima" w:date="2026-01-17T22:51:00Z">
                <w:pPr/>
              </w:pPrChange>
            </w:pPr>
            <w:ins w:id="9041" w:author="Tima" w:date="2026-01-17T22:26:00Z">
              <w:r>
                <w:rPr>
                  <w:rFonts w:ascii="Times New Roman" w:hAnsi="Times New Roman" w:cs="Times New Roman"/>
                  <w:sz w:val="24"/>
                </w:rPr>
                <w:t>-</w:t>
              </w:r>
            </w:ins>
          </w:p>
        </w:tc>
      </w:tr>
      <w:tr w:rsidR="00170E7D" w14:paraId="0F7E6672" w14:textId="77777777" w:rsidTr="00F926D1">
        <w:tblPrEx>
          <w:tblW w:w="9918" w:type="dxa"/>
          <w:tblLayout w:type="fixed"/>
          <w:tblPrExChange w:id="9042" w:author="Tima" w:date="2026-01-17T22:30:00Z">
            <w:tblPrEx>
              <w:tblW w:w="0" w:type="auto"/>
              <w:tblLayout w:type="fixed"/>
            </w:tblPrEx>
          </w:tblPrExChange>
        </w:tblPrEx>
        <w:trPr>
          <w:ins w:id="9043" w:author="Tima" w:date="2026-01-17T21:57:00Z"/>
          <w:trPrChange w:id="9044" w:author="Tima" w:date="2026-01-17T22:30:00Z">
            <w:trPr>
              <w:gridAfter w:val="0"/>
            </w:trPr>
          </w:trPrChange>
        </w:trPr>
        <w:tc>
          <w:tcPr>
            <w:tcW w:w="747" w:type="dxa"/>
            <w:tcPrChange w:id="9045" w:author="Tima" w:date="2026-01-17T22:30:00Z">
              <w:tcPr>
                <w:tcW w:w="747" w:type="dxa"/>
              </w:tcPr>
            </w:tcPrChange>
          </w:tcPr>
          <w:p w14:paraId="3D8CD1A7" w14:textId="1C3ECCCE" w:rsidR="00FD17B5" w:rsidRDefault="00FD17B5">
            <w:pPr>
              <w:spacing w:before="120" w:after="120"/>
              <w:jc w:val="center"/>
              <w:rPr>
                <w:ins w:id="9046" w:author="Tima" w:date="2026-01-17T21:57:00Z"/>
                <w:rFonts w:ascii="Times New Roman" w:hAnsi="Times New Roman" w:cs="Times New Roman"/>
                <w:sz w:val="24"/>
              </w:rPr>
              <w:pPrChange w:id="9047" w:author="Tima" w:date="2026-01-17T22:52:00Z">
                <w:pPr/>
              </w:pPrChange>
            </w:pPr>
            <w:ins w:id="9048" w:author="Tima" w:date="2026-01-17T21:57:00Z">
              <w:r>
                <w:rPr>
                  <w:rFonts w:ascii="Times New Roman" w:hAnsi="Times New Roman" w:cs="Times New Roman"/>
                  <w:sz w:val="24"/>
                </w:rPr>
                <w:t>17</w:t>
              </w:r>
            </w:ins>
          </w:p>
        </w:tc>
        <w:tc>
          <w:tcPr>
            <w:tcW w:w="1516" w:type="dxa"/>
            <w:tcPrChange w:id="9049" w:author="Tima" w:date="2026-01-17T22:30:00Z">
              <w:tcPr>
                <w:tcW w:w="1516" w:type="dxa"/>
              </w:tcPr>
            </w:tcPrChange>
          </w:tcPr>
          <w:p w14:paraId="5E53C723" w14:textId="5620EA39" w:rsidR="00FD17B5" w:rsidRDefault="00134227">
            <w:pPr>
              <w:rPr>
                <w:ins w:id="9050" w:author="Tima" w:date="2026-01-17T21:57:00Z"/>
                <w:rFonts w:ascii="Times New Roman" w:hAnsi="Times New Roman" w:cs="Times New Roman"/>
                <w:sz w:val="24"/>
              </w:rPr>
            </w:pPr>
            <w:ins w:id="9051" w:author="Tima" w:date="2026-01-17T22:03:00Z">
              <w:r>
                <w:rPr>
                  <w:rFonts w:ascii="Times New Roman" w:hAnsi="Times New Roman" w:cs="Times New Roman"/>
                  <w:sz w:val="24"/>
                </w:rPr>
                <w:t>Итоговое количество ЦФА</w:t>
              </w:r>
            </w:ins>
          </w:p>
        </w:tc>
        <w:tc>
          <w:tcPr>
            <w:tcW w:w="1701" w:type="dxa"/>
            <w:tcBorders>
              <w:right w:val="single" w:sz="12" w:space="0" w:color="5B9BD5" w:themeColor="accent1"/>
            </w:tcBorders>
            <w:tcPrChange w:id="9052" w:author="Tima" w:date="2026-01-17T22:30:00Z">
              <w:tcPr>
                <w:tcW w:w="1701" w:type="dxa"/>
              </w:tcPr>
            </w:tcPrChange>
          </w:tcPr>
          <w:p w14:paraId="4F0B70E4" w14:textId="227B4C03" w:rsidR="00FD17B5" w:rsidRDefault="00170E7D">
            <w:pPr>
              <w:jc w:val="center"/>
              <w:rPr>
                <w:ins w:id="9053" w:author="Tima" w:date="2026-01-17T21:57:00Z"/>
                <w:rFonts w:ascii="Times New Roman" w:hAnsi="Times New Roman" w:cs="Times New Roman"/>
                <w:sz w:val="24"/>
              </w:rPr>
              <w:pPrChange w:id="9054" w:author="Tima" w:date="2026-01-17T22:52:00Z">
                <w:pPr/>
              </w:pPrChange>
            </w:pPr>
            <w:ins w:id="9055" w:author="Tima" w:date="2026-01-17T22:14:00Z">
              <w:r>
                <w:rPr>
                  <w:rFonts w:ascii="Times New Roman" w:hAnsi="Times New Roman" w:cs="Times New Roman"/>
                  <w:sz w:val="24"/>
                </w:rPr>
                <w:t>ИКЦФА</w:t>
              </w:r>
            </w:ins>
          </w:p>
        </w:tc>
        <w:tc>
          <w:tcPr>
            <w:tcW w:w="993" w:type="dxa"/>
            <w:tcBorders>
              <w:left w:val="single" w:sz="12" w:space="0" w:color="5B9BD5" w:themeColor="accent1"/>
              <w:right w:val="single" w:sz="12" w:space="0" w:color="5B9BD5" w:themeColor="accent1"/>
            </w:tcBorders>
            <w:tcPrChange w:id="9056" w:author="Tima" w:date="2026-01-17T22:30:00Z">
              <w:tcPr>
                <w:tcW w:w="1276" w:type="dxa"/>
                <w:gridSpan w:val="2"/>
              </w:tcPr>
            </w:tcPrChange>
          </w:tcPr>
          <w:p w14:paraId="04F6B93E" w14:textId="3A932EBA" w:rsidR="00FD17B5" w:rsidRDefault="00170E7D">
            <w:pPr>
              <w:spacing w:before="120" w:after="120" w:line="276" w:lineRule="auto"/>
              <w:jc w:val="center"/>
              <w:rPr>
                <w:ins w:id="9057" w:author="Tima" w:date="2026-01-17T21:57:00Z"/>
                <w:rFonts w:ascii="Times New Roman" w:hAnsi="Times New Roman" w:cs="Times New Roman"/>
                <w:sz w:val="24"/>
              </w:rPr>
              <w:pPrChange w:id="9058" w:author="Tima" w:date="2026-01-17T22:51:00Z">
                <w:pPr/>
              </w:pPrChange>
            </w:pPr>
            <w:ins w:id="9059" w:author="Tima" w:date="2026-01-17T22:21:00Z">
              <w:r>
                <w:rPr>
                  <w:rFonts w:ascii="Times New Roman" w:hAnsi="Times New Roman" w:cs="Times New Roman"/>
                  <w:sz w:val="24"/>
                </w:rPr>
                <w:t>-</w:t>
              </w:r>
            </w:ins>
          </w:p>
        </w:tc>
        <w:tc>
          <w:tcPr>
            <w:tcW w:w="992" w:type="dxa"/>
            <w:tcBorders>
              <w:left w:val="single" w:sz="12" w:space="0" w:color="5B9BD5" w:themeColor="accent1"/>
            </w:tcBorders>
            <w:tcPrChange w:id="9060" w:author="Tima" w:date="2026-01-17T22:30:00Z">
              <w:tcPr>
                <w:tcW w:w="1134" w:type="dxa"/>
                <w:gridSpan w:val="2"/>
              </w:tcPr>
            </w:tcPrChange>
          </w:tcPr>
          <w:p w14:paraId="082D2DE8" w14:textId="127A66B7" w:rsidR="00FD17B5" w:rsidRDefault="00170E7D">
            <w:pPr>
              <w:spacing w:before="120" w:after="120" w:line="276" w:lineRule="auto"/>
              <w:jc w:val="center"/>
              <w:rPr>
                <w:ins w:id="9061" w:author="Tima" w:date="2026-01-17T21:57:00Z"/>
                <w:rFonts w:ascii="Times New Roman" w:hAnsi="Times New Roman" w:cs="Times New Roman"/>
                <w:sz w:val="24"/>
              </w:rPr>
              <w:pPrChange w:id="9062" w:author="Tima" w:date="2026-01-17T22:51:00Z">
                <w:pPr/>
              </w:pPrChange>
            </w:pPr>
            <w:ins w:id="9063" w:author="Tima" w:date="2026-01-17T22:22:00Z">
              <w:r>
                <w:rPr>
                  <w:rFonts w:ascii="Times New Roman" w:hAnsi="Times New Roman" w:cs="Times New Roman"/>
                  <w:sz w:val="24"/>
                </w:rPr>
                <w:t>-</w:t>
              </w:r>
            </w:ins>
          </w:p>
        </w:tc>
        <w:tc>
          <w:tcPr>
            <w:tcW w:w="992" w:type="dxa"/>
            <w:tcBorders>
              <w:right w:val="single" w:sz="12" w:space="0" w:color="FFFF00"/>
            </w:tcBorders>
            <w:tcPrChange w:id="9064" w:author="Tima" w:date="2026-01-17T22:30:00Z">
              <w:tcPr>
                <w:tcW w:w="851" w:type="dxa"/>
                <w:gridSpan w:val="2"/>
              </w:tcPr>
            </w:tcPrChange>
          </w:tcPr>
          <w:p w14:paraId="4846E177" w14:textId="2278B0D5" w:rsidR="00FD17B5" w:rsidRDefault="00170E7D">
            <w:pPr>
              <w:spacing w:before="120" w:after="120" w:line="276" w:lineRule="auto"/>
              <w:jc w:val="center"/>
              <w:rPr>
                <w:ins w:id="9065" w:author="Tima" w:date="2026-01-17T21:57:00Z"/>
                <w:rFonts w:ascii="Times New Roman" w:hAnsi="Times New Roman" w:cs="Times New Roman"/>
                <w:sz w:val="24"/>
              </w:rPr>
              <w:pPrChange w:id="9066" w:author="Tima" w:date="2026-01-17T22:51:00Z">
                <w:pPr/>
              </w:pPrChange>
            </w:pPr>
            <w:ins w:id="9067" w:author="Tima" w:date="2026-01-17T22:22:00Z">
              <w:r>
                <w:rPr>
                  <w:rFonts w:ascii="Times New Roman" w:hAnsi="Times New Roman" w:cs="Times New Roman"/>
                  <w:sz w:val="24"/>
                </w:rPr>
                <w:t>-</w:t>
              </w:r>
            </w:ins>
          </w:p>
        </w:tc>
        <w:tc>
          <w:tcPr>
            <w:tcW w:w="992" w:type="dxa"/>
            <w:tcBorders>
              <w:left w:val="single" w:sz="12" w:space="0" w:color="FFFF00"/>
            </w:tcBorders>
            <w:tcPrChange w:id="9068" w:author="Tima" w:date="2026-01-17T22:30:00Z">
              <w:tcPr>
                <w:tcW w:w="708" w:type="dxa"/>
              </w:tcPr>
            </w:tcPrChange>
          </w:tcPr>
          <w:p w14:paraId="6244774F" w14:textId="789D39F4" w:rsidR="00FD17B5" w:rsidRDefault="004C7E46">
            <w:pPr>
              <w:spacing w:before="120" w:after="120" w:line="276" w:lineRule="auto"/>
              <w:jc w:val="center"/>
              <w:rPr>
                <w:ins w:id="9069" w:author="Tima" w:date="2026-01-17T21:57:00Z"/>
                <w:rFonts w:ascii="Times New Roman" w:hAnsi="Times New Roman" w:cs="Times New Roman"/>
                <w:sz w:val="24"/>
              </w:rPr>
              <w:pPrChange w:id="9070" w:author="Tima" w:date="2026-01-17T22:51:00Z">
                <w:pPr/>
              </w:pPrChange>
            </w:pPr>
            <w:ins w:id="9071" w:author="Tima" w:date="2026-01-17T22:25:00Z">
              <w:r>
                <w:rPr>
                  <w:rFonts w:ascii="Times New Roman" w:hAnsi="Times New Roman" w:cs="Times New Roman"/>
                  <w:sz w:val="24"/>
                </w:rPr>
                <w:t>-</w:t>
              </w:r>
            </w:ins>
          </w:p>
        </w:tc>
        <w:tc>
          <w:tcPr>
            <w:tcW w:w="993" w:type="dxa"/>
            <w:tcBorders>
              <w:right w:val="single" w:sz="12" w:space="0" w:color="00B050"/>
            </w:tcBorders>
            <w:tcPrChange w:id="9072" w:author="Tima" w:date="2026-01-17T22:30:00Z">
              <w:tcPr>
                <w:tcW w:w="709" w:type="dxa"/>
              </w:tcPr>
            </w:tcPrChange>
          </w:tcPr>
          <w:p w14:paraId="77A1ECCF" w14:textId="0AFF4361" w:rsidR="00FD17B5" w:rsidRDefault="004C7E46">
            <w:pPr>
              <w:spacing w:before="120" w:after="120" w:line="276" w:lineRule="auto"/>
              <w:jc w:val="center"/>
              <w:rPr>
                <w:ins w:id="9073" w:author="Tima" w:date="2026-01-17T21:57:00Z"/>
                <w:rFonts w:ascii="Times New Roman" w:hAnsi="Times New Roman" w:cs="Times New Roman"/>
                <w:sz w:val="24"/>
              </w:rPr>
              <w:pPrChange w:id="9074" w:author="Tima" w:date="2026-01-17T22:51:00Z">
                <w:pPr/>
              </w:pPrChange>
            </w:pPr>
            <w:ins w:id="9075" w:author="Tima" w:date="2026-01-17T22:25:00Z">
              <w:r>
                <w:rPr>
                  <w:rFonts w:ascii="Times New Roman" w:hAnsi="Times New Roman" w:cs="Times New Roman"/>
                  <w:sz w:val="24"/>
                </w:rPr>
                <w:t>-</w:t>
              </w:r>
            </w:ins>
          </w:p>
        </w:tc>
        <w:tc>
          <w:tcPr>
            <w:tcW w:w="992" w:type="dxa"/>
            <w:tcBorders>
              <w:left w:val="single" w:sz="12" w:space="0" w:color="00B050"/>
              <w:right w:val="single" w:sz="12" w:space="0" w:color="4FDFE3"/>
            </w:tcBorders>
            <w:shd w:val="clear" w:color="auto" w:fill="FFFF85"/>
            <w:tcPrChange w:id="9076" w:author="Tima" w:date="2026-01-17T22:30:00Z">
              <w:tcPr>
                <w:tcW w:w="703" w:type="dxa"/>
                <w:gridSpan w:val="2"/>
              </w:tcPr>
            </w:tcPrChange>
          </w:tcPr>
          <w:p w14:paraId="1A06BC9C" w14:textId="13574440" w:rsidR="00FD17B5" w:rsidRDefault="004C7E46">
            <w:pPr>
              <w:spacing w:before="120" w:after="120" w:line="276" w:lineRule="auto"/>
              <w:jc w:val="center"/>
              <w:rPr>
                <w:ins w:id="9077" w:author="Tima" w:date="2026-01-17T21:57:00Z"/>
                <w:rFonts w:ascii="Times New Roman" w:hAnsi="Times New Roman" w:cs="Times New Roman"/>
                <w:sz w:val="24"/>
              </w:rPr>
              <w:pPrChange w:id="9078" w:author="Tima" w:date="2026-01-17T22:51:00Z">
                <w:pPr/>
              </w:pPrChange>
            </w:pPr>
            <w:ins w:id="9079" w:author="Tima" w:date="2026-01-17T22:26:00Z">
              <w:r>
                <w:rPr>
                  <w:rFonts w:ascii="Times New Roman" w:hAnsi="Times New Roman" w:cs="Times New Roman"/>
                  <w:sz w:val="24"/>
                </w:rPr>
                <w:t>О</w:t>
              </w:r>
            </w:ins>
          </w:p>
        </w:tc>
      </w:tr>
      <w:tr w:rsidR="00170E7D" w14:paraId="7B568E1C" w14:textId="77777777" w:rsidTr="00F926D1">
        <w:tblPrEx>
          <w:tblW w:w="9918" w:type="dxa"/>
          <w:tblLayout w:type="fixed"/>
          <w:tblPrExChange w:id="9080" w:author="Tima" w:date="2026-01-17T22:30:00Z">
            <w:tblPrEx>
              <w:tblW w:w="0" w:type="auto"/>
              <w:tblLayout w:type="fixed"/>
            </w:tblPrEx>
          </w:tblPrExChange>
        </w:tblPrEx>
        <w:trPr>
          <w:ins w:id="9081" w:author="Tima" w:date="2026-01-17T21:57:00Z"/>
          <w:trPrChange w:id="9082" w:author="Tima" w:date="2026-01-17T22:30:00Z">
            <w:trPr>
              <w:gridAfter w:val="0"/>
            </w:trPr>
          </w:trPrChange>
        </w:trPr>
        <w:tc>
          <w:tcPr>
            <w:tcW w:w="747" w:type="dxa"/>
            <w:tcPrChange w:id="9083" w:author="Tima" w:date="2026-01-17T22:30:00Z">
              <w:tcPr>
                <w:tcW w:w="747" w:type="dxa"/>
              </w:tcPr>
            </w:tcPrChange>
          </w:tcPr>
          <w:p w14:paraId="2EF7B27F" w14:textId="10FF19FC" w:rsidR="00FD17B5" w:rsidRDefault="00FD17B5">
            <w:pPr>
              <w:spacing w:before="120" w:after="120"/>
              <w:jc w:val="center"/>
              <w:rPr>
                <w:ins w:id="9084" w:author="Tima" w:date="2026-01-17T21:57:00Z"/>
                <w:rFonts w:ascii="Times New Roman" w:hAnsi="Times New Roman" w:cs="Times New Roman"/>
                <w:sz w:val="24"/>
              </w:rPr>
              <w:pPrChange w:id="9085" w:author="Tima" w:date="2026-01-17T22:52:00Z">
                <w:pPr/>
              </w:pPrChange>
            </w:pPr>
            <w:ins w:id="9086" w:author="Tima" w:date="2026-01-17T21:57:00Z">
              <w:r>
                <w:rPr>
                  <w:rFonts w:ascii="Times New Roman" w:hAnsi="Times New Roman" w:cs="Times New Roman"/>
                  <w:sz w:val="24"/>
                </w:rPr>
                <w:t>18</w:t>
              </w:r>
            </w:ins>
          </w:p>
        </w:tc>
        <w:tc>
          <w:tcPr>
            <w:tcW w:w="1516" w:type="dxa"/>
            <w:tcPrChange w:id="9087" w:author="Tima" w:date="2026-01-17T22:30:00Z">
              <w:tcPr>
                <w:tcW w:w="1516" w:type="dxa"/>
              </w:tcPr>
            </w:tcPrChange>
          </w:tcPr>
          <w:p w14:paraId="6F878109" w14:textId="1EAF8149" w:rsidR="00FD17B5" w:rsidRDefault="00134227">
            <w:pPr>
              <w:rPr>
                <w:ins w:id="9088" w:author="Tima" w:date="2026-01-17T21:57:00Z"/>
                <w:rFonts w:ascii="Times New Roman" w:hAnsi="Times New Roman" w:cs="Times New Roman"/>
                <w:sz w:val="24"/>
              </w:rPr>
            </w:pPr>
            <w:ins w:id="9089" w:author="Tima" w:date="2026-01-17T22:03:00Z">
              <w:r>
                <w:rPr>
                  <w:rFonts w:ascii="Times New Roman" w:hAnsi="Times New Roman" w:cs="Times New Roman"/>
                  <w:sz w:val="24"/>
                </w:rPr>
                <w:t xml:space="preserve">Статус обмена </w:t>
              </w:r>
              <w:r>
                <w:rPr>
                  <w:rFonts w:ascii="Times New Roman" w:hAnsi="Times New Roman" w:cs="Times New Roman"/>
                  <w:sz w:val="24"/>
                  <w:lang w:val="en-US"/>
                </w:rPr>
                <w:t>NFT</w:t>
              </w:r>
              <w:r w:rsidRPr="00356E26">
                <w:rPr>
                  <w:rFonts w:ascii="Times New Roman" w:hAnsi="Times New Roman" w:cs="Times New Roman"/>
                  <w:sz w:val="24"/>
                </w:rPr>
                <w:t xml:space="preserve"> </w:t>
              </w:r>
              <w:r>
                <w:rPr>
                  <w:rFonts w:ascii="Times New Roman" w:hAnsi="Times New Roman" w:cs="Times New Roman"/>
                  <w:sz w:val="24"/>
                </w:rPr>
                <w:t>на ЦФА</w:t>
              </w:r>
            </w:ins>
          </w:p>
        </w:tc>
        <w:tc>
          <w:tcPr>
            <w:tcW w:w="1701" w:type="dxa"/>
            <w:tcBorders>
              <w:right w:val="single" w:sz="12" w:space="0" w:color="5B9BD5" w:themeColor="accent1"/>
            </w:tcBorders>
            <w:tcPrChange w:id="9090" w:author="Tima" w:date="2026-01-17T22:30:00Z">
              <w:tcPr>
                <w:tcW w:w="1701" w:type="dxa"/>
              </w:tcPr>
            </w:tcPrChange>
          </w:tcPr>
          <w:p w14:paraId="3C6E1A60" w14:textId="70E5E1F7" w:rsidR="00FD17B5" w:rsidRDefault="0070545C">
            <w:pPr>
              <w:jc w:val="center"/>
              <w:rPr>
                <w:ins w:id="9091" w:author="Tima" w:date="2026-01-17T21:57:00Z"/>
                <w:rFonts w:ascii="Times New Roman" w:hAnsi="Times New Roman" w:cs="Times New Roman"/>
                <w:sz w:val="24"/>
              </w:rPr>
              <w:pPrChange w:id="9092" w:author="Tima" w:date="2026-01-18T22:23:00Z">
                <w:pPr/>
              </w:pPrChange>
            </w:pPr>
            <w:ins w:id="9093" w:author="Tima" w:date="2026-01-17T22:14:00Z">
              <w:r>
                <w:rPr>
                  <w:rFonts w:ascii="Times New Roman" w:hAnsi="Times New Roman" w:cs="Times New Roman"/>
                  <w:sz w:val="24"/>
                </w:rPr>
                <w:t>СО</w:t>
              </w:r>
              <w:r w:rsidR="00170E7D">
                <w:rPr>
                  <w:rFonts w:ascii="Times New Roman" w:hAnsi="Times New Roman" w:cs="Times New Roman"/>
                  <w:sz w:val="24"/>
                </w:rPr>
                <w:t>НЦ</w:t>
              </w:r>
            </w:ins>
          </w:p>
        </w:tc>
        <w:tc>
          <w:tcPr>
            <w:tcW w:w="993" w:type="dxa"/>
            <w:tcBorders>
              <w:left w:val="single" w:sz="12" w:space="0" w:color="5B9BD5" w:themeColor="accent1"/>
              <w:bottom w:val="single" w:sz="12" w:space="0" w:color="5B9BD5" w:themeColor="accent1"/>
              <w:right w:val="single" w:sz="12" w:space="0" w:color="5B9BD5" w:themeColor="accent1"/>
            </w:tcBorders>
            <w:tcPrChange w:id="9094" w:author="Tima" w:date="2026-01-17T22:30:00Z">
              <w:tcPr>
                <w:tcW w:w="1276" w:type="dxa"/>
                <w:gridSpan w:val="2"/>
              </w:tcPr>
            </w:tcPrChange>
          </w:tcPr>
          <w:p w14:paraId="66F6A220" w14:textId="7FCCFD68" w:rsidR="00FD17B5" w:rsidRDefault="00170E7D">
            <w:pPr>
              <w:spacing w:before="120" w:after="120" w:line="276" w:lineRule="auto"/>
              <w:jc w:val="center"/>
              <w:rPr>
                <w:ins w:id="9095" w:author="Tima" w:date="2026-01-17T21:57:00Z"/>
                <w:rFonts w:ascii="Times New Roman" w:hAnsi="Times New Roman" w:cs="Times New Roman"/>
                <w:sz w:val="24"/>
              </w:rPr>
              <w:pPrChange w:id="9096" w:author="Tima" w:date="2026-01-17T22:51:00Z">
                <w:pPr/>
              </w:pPrChange>
            </w:pPr>
            <w:ins w:id="9097" w:author="Tima" w:date="2026-01-17T22:21:00Z">
              <w:r>
                <w:rPr>
                  <w:rFonts w:ascii="Times New Roman" w:hAnsi="Times New Roman" w:cs="Times New Roman"/>
                  <w:sz w:val="24"/>
                </w:rPr>
                <w:t>-</w:t>
              </w:r>
            </w:ins>
          </w:p>
        </w:tc>
        <w:tc>
          <w:tcPr>
            <w:tcW w:w="992" w:type="dxa"/>
            <w:tcBorders>
              <w:left w:val="single" w:sz="12" w:space="0" w:color="5B9BD5" w:themeColor="accent1"/>
              <w:bottom w:val="single" w:sz="12" w:space="0" w:color="FFFF00"/>
            </w:tcBorders>
            <w:tcPrChange w:id="9098" w:author="Tima" w:date="2026-01-17T22:30:00Z">
              <w:tcPr>
                <w:tcW w:w="1134" w:type="dxa"/>
                <w:gridSpan w:val="2"/>
              </w:tcPr>
            </w:tcPrChange>
          </w:tcPr>
          <w:p w14:paraId="1EB689E2" w14:textId="15D3F0FB" w:rsidR="00FD17B5" w:rsidRDefault="00170E7D">
            <w:pPr>
              <w:spacing w:before="120" w:after="120" w:line="276" w:lineRule="auto"/>
              <w:jc w:val="center"/>
              <w:rPr>
                <w:ins w:id="9099" w:author="Tima" w:date="2026-01-17T21:57:00Z"/>
                <w:rFonts w:ascii="Times New Roman" w:hAnsi="Times New Roman" w:cs="Times New Roman"/>
                <w:sz w:val="24"/>
              </w:rPr>
              <w:pPrChange w:id="9100" w:author="Tima" w:date="2026-01-17T22:51:00Z">
                <w:pPr/>
              </w:pPrChange>
            </w:pPr>
            <w:ins w:id="9101" w:author="Tima" w:date="2026-01-17T22:22:00Z">
              <w:r>
                <w:rPr>
                  <w:rFonts w:ascii="Times New Roman" w:hAnsi="Times New Roman" w:cs="Times New Roman"/>
                  <w:sz w:val="24"/>
                </w:rPr>
                <w:t>-</w:t>
              </w:r>
            </w:ins>
          </w:p>
        </w:tc>
        <w:tc>
          <w:tcPr>
            <w:tcW w:w="992" w:type="dxa"/>
            <w:tcBorders>
              <w:bottom w:val="single" w:sz="12" w:space="0" w:color="FFFF00"/>
              <w:right w:val="single" w:sz="12" w:space="0" w:color="FFFF00"/>
            </w:tcBorders>
            <w:tcPrChange w:id="9102" w:author="Tima" w:date="2026-01-17T22:30:00Z">
              <w:tcPr>
                <w:tcW w:w="851" w:type="dxa"/>
                <w:gridSpan w:val="2"/>
              </w:tcPr>
            </w:tcPrChange>
          </w:tcPr>
          <w:p w14:paraId="5BD457ED" w14:textId="3031B96D" w:rsidR="00FD17B5" w:rsidRDefault="00170E7D">
            <w:pPr>
              <w:spacing w:before="120" w:after="120" w:line="276" w:lineRule="auto"/>
              <w:jc w:val="center"/>
              <w:rPr>
                <w:ins w:id="9103" w:author="Tima" w:date="2026-01-17T21:57:00Z"/>
                <w:rFonts w:ascii="Times New Roman" w:hAnsi="Times New Roman" w:cs="Times New Roman"/>
                <w:sz w:val="24"/>
              </w:rPr>
              <w:pPrChange w:id="9104" w:author="Tima" w:date="2026-01-17T22:51:00Z">
                <w:pPr/>
              </w:pPrChange>
            </w:pPr>
            <w:ins w:id="9105" w:author="Tima" w:date="2026-01-17T22:22:00Z">
              <w:r>
                <w:rPr>
                  <w:rFonts w:ascii="Times New Roman" w:hAnsi="Times New Roman" w:cs="Times New Roman"/>
                  <w:sz w:val="24"/>
                </w:rPr>
                <w:t>-</w:t>
              </w:r>
            </w:ins>
          </w:p>
        </w:tc>
        <w:tc>
          <w:tcPr>
            <w:tcW w:w="992" w:type="dxa"/>
            <w:tcBorders>
              <w:left w:val="single" w:sz="12" w:space="0" w:color="FFFF00"/>
              <w:bottom w:val="single" w:sz="12" w:space="0" w:color="00B050"/>
            </w:tcBorders>
            <w:tcPrChange w:id="9106" w:author="Tima" w:date="2026-01-17T22:30:00Z">
              <w:tcPr>
                <w:tcW w:w="708" w:type="dxa"/>
              </w:tcPr>
            </w:tcPrChange>
          </w:tcPr>
          <w:p w14:paraId="7C3DFB1B" w14:textId="6C6BC0F3" w:rsidR="00FD17B5" w:rsidRDefault="004C7E46">
            <w:pPr>
              <w:spacing w:before="120" w:after="120" w:line="276" w:lineRule="auto"/>
              <w:jc w:val="center"/>
              <w:rPr>
                <w:ins w:id="9107" w:author="Tima" w:date="2026-01-17T21:57:00Z"/>
                <w:rFonts w:ascii="Times New Roman" w:hAnsi="Times New Roman" w:cs="Times New Roman"/>
                <w:sz w:val="24"/>
              </w:rPr>
              <w:pPrChange w:id="9108" w:author="Tima" w:date="2026-01-17T22:51:00Z">
                <w:pPr/>
              </w:pPrChange>
            </w:pPr>
            <w:ins w:id="9109" w:author="Tima" w:date="2026-01-17T22:25:00Z">
              <w:r>
                <w:rPr>
                  <w:rFonts w:ascii="Times New Roman" w:hAnsi="Times New Roman" w:cs="Times New Roman"/>
                  <w:sz w:val="24"/>
                </w:rPr>
                <w:t>-</w:t>
              </w:r>
            </w:ins>
          </w:p>
        </w:tc>
        <w:tc>
          <w:tcPr>
            <w:tcW w:w="993" w:type="dxa"/>
            <w:tcBorders>
              <w:bottom w:val="single" w:sz="12" w:space="0" w:color="00B050"/>
              <w:right w:val="single" w:sz="12" w:space="0" w:color="00B050"/>
            </w:tcBorders>
            <w:tcPrChange w:id="9110" w:author="Tima" w:date="2026-01-17T22:30:00Z">
              <w:tcPr>
                <w:tcW w:w="709" w:type="dxa"/>
              </w:tcPr>
            </w:tcPrChange>
          </w:tcPr>
          <w:p w14:paraId="70D73D1B" w14:textId="3BB8721B" w:rsidR="00FD17B5" w:rsidRDefault="004C7E46">
            <w:pPr>
              <w:spacing w:before="120" w:after="120" w:line="276" w:lineRule="auto"/>
              <w:jc w:val="center"/>
              <w:rPr>
                <w:ins w:id="9111" w:author="Tima" w:date="2026-01-17T21:57:00Z"/>
                <w:rFonts w:ascii="Times New Roman" w:hAnsi="Times New Roman" w:cs="Times New Roman"/>
                <w:sz w:val="24"/>
              </w:rPr>
              <w:pPrChange w:id="9112" w:author="Tima" w:date="2026-01-17T22:51:00Z">
                <w:pPr/>
              </w:pPrChange>
            </w:pPr>
            <w:ins w:id="9113" w:author="Tima" w:date="2026-01-17T22:25:00Z">
              <w:r>
                <w:rPr>
                  <w:rFonts w:ascii="Times New Roman" w:hAnsi="Times New Roman" w:cs="Times New Roman"/>
                  <w:sz w:val="24"/>
                </w:rPr>
                <w:t>-</w:t>
              </w:r>
            </w:ins>
          </w:p>
        </w:tc>
        <w:tc>
          <w:tcPr>
            <w:tcW w:w="992" w:type="dxa"/>
            <w:tcBorders>
              <w:left w:val="single" w:sz="12" w:space="0" w:color="00B050"/>
              <w:bottom w:val="single" w:sz="12" w:space="0" w:color="4FDFE3"/>
              <w:right w:val="single" w:sz="12" w:space="0" w:color="4FDFE3"/>
            </w:tcBorders>
            <w:shd w:val="clear" w:color="auto" w:fill="FFFF85"/>
            <w:tcPrChange w:id="9114" w:author="Tima" w:date="2026-01-17T22:30:00Z">
              <w:tcPr>
                <w:tcW w:w="703" w:type="dxa"/>
                <w:gridSpan w:val="2"/>
              </w:tcPr>
            </w:tcPrChange>
          </w:tcPr>
          <w:p w14:paraId="0C503038" w14:textId="4B2BFAAE" w:rsidR="00FD17B5" w:rsidRDefault="004C7E46">
            <w:pPr>
              <w:spacing w:before="120" w:after="120" w:line="276" w:lineRule="auto"/>
              <w:jc w:val="center"/>
              <w:rPr>
                <w:ins w:id="9115" w:author="Tima" w:date="2026-01-17T21:57:00Z"/>
                <w:rFonts w:ascii="Times New Roman" w:hAnsi="Times New Roman" w:cs="Times New Roman"/>
                <w:sz w:val="24"/>
              </w:rPr>
              <w:pPrChange w:id="9116" w:author="Tima" w:date="2026-01-17T22:51:00Z">
                <w:pPr/>
              </w:pPrChange>
            </w:pPr>
            <w:ins w:id="9117" w:author="Tima" w:date="2026-01-17T22:26:00Z">
              <w:r>
                <w:rPr>
                  <w:rFonts w:ascii="Times New Roman" w:hAnsi="Times New Roman" w:cs="Times New Roman"/>
                  <w:sz w:val="24"/>
                </w:rPr>
                <w:t>О</w:t>
              </w:r>
            </w:ins>
          </w:p>
        </w:tc>
      </w:tr>
    </w:tbl>
    <w:p w14:paraId="6E06FE63" w14:textId="2E698AFF" w:rsidR="00A148AD" w:rsidRDefault="00A148AD">
      <w:pPr>
        <w:rPr>
          <w:ins w:id="9118" w:author="Tima" w:date="2026-01-17T18:04:00Z"/>
          <w:rFonts w:ascii="Times New Roman" w:hAnsi="Times New Roman" w:cs="Times New Roman"/>
          <w:sz w:val="24"/>
        </w:rPr>
        <w:pPrChange w:id="9119" w:author="Tima" w:date="2026-01-14T22:14:00Z">
          <w:pPr>
            <w:ind w:firstLine="709"/>
            <w:jc w:val="both"/>
          </w:pPr>
        </w:pPrChange>
      </w:pPr>
    </w:p>
    <w:p w14:paraId="22062105" w14:textId="0DAD42E4" w:rsidR="00FA4881" w:rsidRDefault="00FA4881">
      <w:pPr>
        <w:rPr>
          <w:ins w:id="9120" w:author="Tima" w:date="2026-01-17T22:56:00Z"/>
          <w:rFonts w:ascii="Times New Roman" w:hAnsi="Times New Roman" w:cs="Times New Roman"/>
          <w:sz w:val="24"/>
        </w:rPr>
      </w:pPr>
      <w:ins w:id="9121" w:author="Tima" w:date="2026-01-17T22:56:00Z">
        <w:r>
          <w:rPr>
            <w:rFonts w:ascii="Times New Roman" w:hAnsi="Times New Roman" w:cs="Times New Roman"/>
            <w:sz w:val="24"/>
          </w:rPr>
          <w:br w:type="page"/>
        </w:r>
      </w:ins>
    </w:p>
    <w:p w14:paraId="01191428" w14:textId="2A114EF6" w:rsidR="006360FE" w:rsidRDefault="006360FE">
      <w:pPr>
        <w:pStyle w:val="1"/>
        <w:numPr>
          <w:ilvl w:val="0"/>
          <w:numId w:val="23"/>
        </w:numPr>
        <w:spacing w:before="0" w:after="200" w:line="276" w:lineRule="auto"/>
        <w:ind w:left="0" w:firstLine="0"/>
        <w:jc w:val="center"/>
        <w:rPr>
          <w:ins w:id="9122" w:author="Tima" w:date="2026-01-17T23:12:00Z"/>
          <w:rFonts w:ascii="Times New Roman" w:hAnsi="Times New Roman" w:cs="Times New Roman"/>
          <w:b/>
          <w:color w:val="000000" w:themeColor="text1"/>
          <w:sz w:val="36"/>
          <w:szCs w:val="36"/>
        </w:rPr>
        <w:pPrChange w:id="9123" w:author="Tima" w:date="2026-01-17T23:12:00Z">
          <w:pPr>
            <w:ind w:firstLine="709"/>
            <w:jc w:val="both"/>
          </w:pPr>
        </w:pPrChange>
      </w:pPr>
      <w:bookmarkStart w:id="9124" w:name="_Toc219756830"/>
      <w:ins w:id="9125" w:author="Tima" w:date="2026-01-17T23:12:00Z">
        <w:r w:rsidRPr="006360FE">
          <w:rPr>
            <w:rFonts w:ascii="Times New Roman" w:hAnsi="Times New Roman" w:cs="Times New Roman"/>
            <w:b/>
            <w:color w:val="000000" w:themeColor="text1"/>
            <w:sz w:val="36"/>
            <w:szCs w:val="36"/>
            <w:rPrChange w:id="9126" w:author="Tima" w:date="2026-01-17T23:12:00Z">
              <w:rPr/>
            </w:rPrChange>
          </w:rPr>
          <w:lastRenderedPageBreak/>
          <w:t>ЗАКЛЮЧЕНИЕ</w:t>
        </w:r>
        <w:bookmarkEnd w:id="9124"/>
      </w:ins>
    </w:p>
    <w:p w14:paraId="1B78DB38" w14:textId="77777777" w:rsidR="002E6627" w:rsidRPr="00916008" w:rsidRDefault="00860722">
      <w:pPr>
        <w:spacing w:line="276" w:lineRule="auto"/>
        <w:ind w:firstLine="709"/>
        <w:jc w:val="both"/>
        <w:rPr>
          <w:ins w:id="9127" w:author="Tima" w:date="2026-01-18T23:00:00Z"/>
          <w:rFonts w:ascii="Times New Roman" w:hAnsi="Times New Roman" w:cs="Times New Roman"/>
          <w:sz w:val="24"/>
          <w:szCs w:val="24"/>
          <w:rPrChange w:id="9128" w:author="Tima" w:date="2026-01-18T23:29:00Z">
            <w:rPr>
              <w:ins w:id="9129" w:author="Tima" w:date="2026-01-18T23:00:00Z"/>
              <w:rFonts w:ascii="Times New Roman" w:hAnsi="Times New Roman" w:cs="Times New Roman"/>
              <w:sz w:val="24"/>
            </w:rPr>
          </w:rPrChange>
        </w:rPr>
        <w:pPrChange w:id="9130" w:author="Tima" w:date="2026-01-18T23:29:00Z">
          <w:pPr>
            <w:ind w:firstLine="709"/>
            <w:jc w:val="both"/>
          </w:pPr>
        </w:pPrChange>
      </w:pPr>
      <w:ins w:id="9131" w:author="Tima" w:date="2026-01-18T22:59:00Z">
        <w:r w:rsidRPr="00E07331">
          <w:rPr>
            <w:rFonts w:ascii="Times New Roman" w:hAnsi="Times New Roman" w:cs="Times New Roman"/>
            <w:sz w:val="24"/>
            <w:szCs w:val="24"/>
          </w:rPr>
          <w:t xml:space="preserve">Идея предлагаемого в данной работе сервиса состоит в </w:t>
        </w:r>
      </w:ins>
      <w:ins w:id="9132" w:author="Tima" w:date="2026-01-18T23:00:00Z">
        <w:r w:rsidRPr="00916008">
          <w:rPr>
            <w:rFonts w:ascii="Times New Roman" w:hAnsi="Times New Roman" w:cs="Times New Roman"/>
            <w:sz w:val="24"/>
            <w:szCs w:val="24"/>
            <w:rPrChange w:id="9133" w:author="Tima" w:date="2026-01-18T23:29:00Z">
              <w:rPr>
                <w:rFonts w:ascii="Times New Roman" w:hAnsi="Times New Roman" w:cs="Times New Roman"/>
                <w:sz w:val="24"/>
              </w:rPr>
            </w:rPrChange>
          </w:rPr>
          <w:t xml:space="preserve">создании приложения по покупке </w:t>
        </w:r>
      </w:ins>
      <w:ins w:id="9134" w:author="Tima" w:date="2026-01-18T22:59:00Z">
        <w:r w:rsidRPr="00916008">
          <w:rPr>
            <w:rFonts w:ascii="Times New Roman" w:hAnsi="Times New Roman" w:cs="Times New Roman"/>
            <w:sz w:val="24"/>
            <w:szCs w:val="24"/>
            <w:rPrChange w:id="9135" w:author="Tima" w:date="2026-01-18T23:29:00Z">
              <w:rPr>
                <w:rFonts w:ascii="Times New Roman" w:hAnsi="Times New Roman" w:cs="Times New Roman"/>
                <w:sz w:val="24"/>
              </w:rPr>
            </w:rPrChange>
          </w:rPr>
          <w:t>NFT дублирующими частями с последующей возможностью обмена этих частей на этот NFT</w:t>
        </w:r>
      </w:ins>
      <w:ins w:id="9136" w:author="Tima" w:date="2026-01-18T23:00:00Z">
        <w:r w:rsidR="002E6627" w:rsidRPr="00916008">
          <w:rPr>
            <w:rFonts w:ascii="Times New Roman" w:hAnsi="Times New Roman" w:cs="Times New Roman"/>
            <w:sz w:val="24"/>
            <w:szCs w:val="24"/>
            <w:rPrChange w:id="9137" w:author="Tima" w:date="2026-01-18T23:29:00Z">
              <w:rPr>
                <w:rFonts w:ascii="Times New Roman" w:hAnsi="Times New Roman" w:cs="Times New Roman"/>
                <w:sz w:val="24"/>
              </w:rPr>
            </w:rPrChange>
          </w:rPr>
          <w:t>.</w:t>
        </w:r>
      </w:ins>
    </w:p>
    <w:p w14:paraId="0A307B8B" w14:textId="240CD5F5" w:rsidR="006360FE" w:rsidRPr="00916008" w:rsidRDefault="00860722">
      <w:pPr>
        <w:spacing w:line="276" w:lineRule="auto"/>
        <w:ind w:firstLine="709"/>
        <w:jc w:val="both"/>
        <w:rPr>
          <w:ins w:id="9138" w:author="Tima" w:date="2026-01-18T23:04:00Z"/>
          <w:rFonts w:ascii="Times New Roman" w:hAnsi="Times New Roman" w:cs="Times New Roman"/>
          <w:sz w:val="24"/>
          <w:szCs w:val="24"/>
          <w:rPrChange w:id="9139" w:author="Tima" w:date="2026-01-18T23:29:00Z">
            <w:rPr>
              <w:ins w:id="9140" w:author="Tima" w:date="2026-01-18T23:04:00Z"/>
              <w:rFonts w:ascii="Times New Roman" w:hAnsi="Times New Roman" w:cs="Times New Roman"/>
              <w:sz w:val="24"/>
            </w:rPr>
          </w:rPrChange>
        </w:rPr>
        <w:pPrChange w:id="9141" w:author="Tima" w:date="2026-01-18T23:29:00Z">
          <w:pPr>
            <w:ind w:firstLine="709"/>
            <w:jc w:val="both"/>
          </w:pPr>
        </w:pPrChange>
      </w:pPr>
      <w:ins w:id="9142" w:author="Tima" w:date="2026-01-18T23:01:00Z">
        <w:r w:rsidRPr="00916008">
          <w:rPr>
            <w:rFonts w:ascii="Times New Roman" w:hAnsi="Times New Roman" w:cs="Times New Roman"/>
            <w:sz w:val="24"/>
            <w:szCs w:val="24"/>
            <w:rPrChange w:id="9143" w:author="Tima" w:date="2026-01-18T23:29:00Z">
              <w:rPr>
                <w:rFonts w:ascii="Times New Roman" w:hAnsi="Times New Roman" w:cs="Times New Roman"/>
                <w:sz w:val="24"/>
              </w:rPr>
            </w:rPrChange>
          </w:rPr>
          <w:t xml:space="preserve">На сегодняшний день аналогов предлагаемому сервису не существует, хотя многие пользователи хотели бы приобретать дорогостоящие </w:t>
        </w:r>
        <w:r w:rsidRPr="00916008">
          <w:rPr>
            <w:rFonts w:ascii="Times New Roman" w:hAnsi="Times New Roman" w:cs="Times New Roman"/>
            <w:sz w:val="24"/>
            <w:szCs w:val="24"/>
            <w:rPrChange w:id="9144" w:author="Tima" w:date="2026-01-18T23:29:00Z">
              <w:rPr>
                <w:rFonts w:ascii="Times New Roman" w:hAnsi="Times New Roman" w:cs="Times New Roman"/>
                <w:sz w:val="24"/>
                <w:lang w:val="en-US"/>
              </w:rPr>
            </w:rPrChange>
          </w:rPr>
          <w:t xml:space="preserve">NFT </w:t>
        </w:r>
        <w:r w:rsidRPr="00E07331">
          <w:rPr>
            <w:rFonts w:ascii="Times New Roman" w:hAnsi="Times New Roman" w:cs="Times New Roman"/>
            <w:sz w:val="24"/>
            <w:szCs w:val="24"/>
          </w:rPr>
          <w:t>«по частям».</w:t>
        </w:r>
      </w:ins>
      <w:ins w:id="9145" w:author="Tima" w:date="2026-01-18T23:02:00Z">
        <w:r w:rsidRPr="00916008">
          <w:rPr>
            <w:rFonts w:ascii="Times New Roman" w:hAnsi="Times New Roman" w:cs="Times New Roman"/>
            <w:sz w:val="24"/>
            <w:szCs w:val="24"/>
            <w:rPrChange w:id="9146" w:author="Tima" w:date="2026-01-18T23:29:00Z">
              <w:rPr>
                <w:rFonts w:ascii="Times New Roman" w:hAnsi="Times New Roman" w:cs="Times New Roman"/>
                <w:sz w:val="24"/>
              </w:rPr>
            </w:rPrChange>
          </w:rPr>
          <w:t xml:space="preserve"> В данном случае зарубежный рынок огромен и составляет 1,35 млн пользователей</w:t>
        </w:r>
      </w:ins>
      <w:ins w:id="9147" w:author="Tima" w:date="2026-01-18T23:03:00Z">
        <w:r w:rsidRPr="00916008">
          <w:rPr>
            <w:rFonts w:ascii="Times New Roman" w:hAnsi="Times New Roman" w:cs="Times New Roman"/>
            <w:sz w:val="24"/>
            <w:szCs w:val="24"/>
            <w:rPrChange w:id="9148" w:author="Tima" w:date="2026-01-18T23:29:00Z">
              <w:rPr>
                <w:rFonts w:ascii="Times New Roman" w:hAnsi="Times New Roman" w:cs="Times New Roman"/>
                <w:sz w:val="24"/>
              </w:rPr>
            </w:rPrChange>
          </w:rPr>
          <w:t>, российский рынок также имеет большой потенциал роста.</w:t>
        </w:r>
      </w:ins>
    </w:p>
    <w:p w14:paraId="5B8FE8D3" w14:textId="3AA253A2" w:rsidR="00860722" w:rsidRPr="00916008" w:rsidRDefault="002E6627">
      <w:pPr>
        <w:spacing w:line="276" w:lineRule="auto"/>
        <w:ind w:firstLine="709"/>
        <w:jc w:val="both"/>
        <w:rPr>
          <w:ins w:id="9149" w:author="Tima" w:date="2026-01-18T23:10:00Z"/>
          <w:rFonts w:ascii="Times New Roman" w:hAnsi="Times New Roman" w:cs="Times New Roman"/>
          <w:sz w:val="24"/>
          <w:szCs w:val="24"/>
          <w:rPrChange w:id="9150" w:author="Tima" w:date="2026-01-18T23:29:00Z">
            <w:rPr>
              <w:ins w:id="9151" w:author="Tima" w:date="2026-01-18T23:10:00Z"/>
              <w:rFonts w:ascii="Times New Roman" w:hAnsi="Times New Roman" w:cs="Times New Roman"/>
              <w:sz w:val="24"/>
            </w:rPr>
          </w:rPrChange>
        </w:rPr>
        <w:pPrChange w:id="9152" w:author="Tima" w:date="2026-01-18T23:29:00Z">
          <w:pPr>
            <w:ind w:firstLine="709"/>
            <w:jc w:val="both"/>
          </w:pPr>
        </w:pPrChange>
      </w:pPr>
      <w:ins w:id="9153" w:author="Tima" w:date="2026-01-18T23:04:00Z">
        <w:r w:rsidRPr="00916008">
          <w:rPr>
            <w:rFonts w:ascii="Times New Roman" w:hAnsi="Times New Roman" w:cs="Times New Roman"/>
            <w:sz w:val="24"/>
            <w:szCs w:val="24"/>
            <w:rPrChange w:id="9154" w:author="Tima" w:date="2026-01-18T23:29:00Z">
              <w:rPr>
                <w:rFonts w:ascii="Times New Roman" w:hAnsi="Times New Roman" w:cs="Times New Roman"/>
                <w:sz w:val="24"/>
              </w:rPr>
            </w:rPrChange>
          </w:rPr>
          <w:t xml:space="preserve">По результатам проведённого исследования, в </w:t>
        </w:r>
      </w:ins>
      <w:ins w:id="9155" w:author="Tima" w:date="2026-01-18T23:05:00Z">
        <w:r w:rsidRPr="00916008">
          <w:rPr>
            <w:rFonts w:ascii="Times New Roman" w:hAnsi="Times New Roman" w:cs="Times New Roman"/>
            <w:sz w:val="24"/>
            <w:szCs w:val="24"/>
            <w:rPrChange w:id="9156" w:author="Tima" w:date="2026-01-18T23:29:00Z">
              <w:rPr>
                <w:rFonts w:ascii="Times New Roman" w:hAnsi="Times New Roman" w:cs="Times New Roman"/>
                <w:sz w:val="24"/>
              </w:rPr>
            </w:rPrChange>
          </w:rPr>
          <w:t>России уже сформирован сегмент заинтересованных потребителей. Это люди 21-25 лет и старше 45-ти лет, имеющие стабильный ежемесячный доход</w:t>
        </w:r>
      </w:ins>
      <w:ins w:id="9157" w:author="Tima" w:date="2026-01-18T23:06:00Z">
        <w:r w:rsidRPr="00916008">
          <w:rPr>
            <w:rFonts w:ascii="Times New Roman" w:hAnsi="Times New Roman" w:cs="Times New Roman"/>
            <w:sz w:val="24"/>
            <w:szCs w:val="24"/>
            <w:rPrChange w:id="9158" w:author="Tima" w:date="2026-01-18T23:29:00Z">
              <w:rPr>
                <w:rFonts w:ascii="Times New Roman" w:hAnsi="Times New Roman" w:cs="Times New Roman"/>
                <w:sz w:val="24"/>
              </w:rPr>
            </w:rPrChange>
          </w:rPr>
          <w:t xml:space="preserve">, хорошо разбирающиеся в инструментах инвестирования. </w:t>
        </w:r>
      </w:ins>
      <w:ins w:id="9159" w:author="Tima" w:date="2026-01-18T23:09:00Z">
        <w:r w:rsidRPr="00916008">
          <w:rPr>
            <w:rFonts w:ascii="Times New Roman" w:hAnsi="Times New Roman" w:cs="Times New Roman"/>
            <w:sz w:val="24"/>
            <w:szCs w:val="24"/>
            <w:rPrChange w:id="9160" w:author="Tima" w:date="2026-01-18T23:29:00Z">
              <w:rPr>
                <w:rFonts w:ascii="Times New Roman" w:hAnsi="Times New Roman" w:cs="Times New Roman"/>
                <w:sz w:val="24"/>
              </w:rPr>
            </w:rPrChange>
          </w:rPr>
          <w:t>Определённая целевая аудитория потенциально лояльна предлагаемому сервису, поэтому для её завоевания необходим</w:t>
        </w:r>
      </w:ins>
      <w:ins w:id="9161" w:author="Tima" w:date="2026-01-18T23:10:00Z">
        <w:r w:rsidRPr="00916008">
          <w:rPr>
            <w:rFonts w:ascii="Times New Roman" w:hAnsi="Times New Roman" w:cs="Times New Roman"/>
            <w:sz w:val="24"/>
            <w:szCs w:val="24"/>
            <w:rPrChange w:id="9162" w:author="Tima" w:date="2026-01-18T23:29:00Z">
              <w:rPr>
                <w:rFonts w:ascii="Times New Roman" w:hAnsi="Times New Roman" w:cs="Times New Roman"/>
                <w:sz w:val="24"/>
              </w:rPr>
            </w:rPrChange>
          </w:rPr>
          <w:t>ы,</w:t>
        </w:r>
      </w:ins>
      <w:ins w:id="9163" w:author="Tima" w:date="2026-01-18T23:09:00Z">
        <w:r w:rsidRPr="00916008">
          <w:rPr>
            <w:rFonts w:ascii="Times New Roman" w:hAnsi="Times New Roman" w:cs="Times New Roman"/>
            <w:sz w:val="24"/>
            <w:szCs w:val="24"/>
            <w:rPrChange w:id="9164" w:author="Tima" w:date="2026-01-18T23:29:00Z">
              <w:rPr>
                <w:rFonts w:ascii="Times New Roman" w:hAnsi="Times New Roman" w:cs="Times New Roman"/>
                <w:sz w:val="24"/>
              </w:rPr>
            </w:rPrChange>
          </w:rPr>
          <w:t xml:space="preserve"> прежде всего</w:t>
        </w:r>
      </w:ins>
      <w:ins w:id="9165" w:author="Tima" w:date="2026-01-18T23:10:00Z">
        <w:r w:rsidRPr="00916008">
          <w:rPr>
            <w:rFonts w:ascii="Times New Roman" w:hAnsi="Times New Roman" w:cs="Times New Roman"/>
            <w:sz w:val="24"/>
            <w:szCs w:val="24"/>
            <w:rPrChange w:id="9166" w:author="Tima" w:date="2026-01-18T23:29:00Z">
              <w:rPr>
                <w:rFonts w:ascii="Times New Roman" w:hAnsi="Times New Roman" w:cs="Times New Roman"/>
                <w:sz w:val="24"/>
              </w:rPr>
            </w:rPrChange>
          </w:rPr>
          <w:t>,</w:t>
        </w:r>
      </w:ins>
      <w:ins w:id="9167" w:author="Tima" w:date="2026-01-18T23:09:00Z">
        <w:r w:rsidRPr="00916008">
          <w:rPr>
            <w:rFonts w:ascii="Times New Roman" w:hAnsi="Times New Roman" w:cs="Times New Roman"/>
            <w:sz w:val="24"/>
            <w:szCs w:val="24"/>
            <w:rPrChange w:id="9168" w:author="Tima" w:date="2026-01-18T23:29:00Z">
              <w:rPr>
                <w:rFonts w:ascii="Times New Roman" w:hAnsi="Times New Roman" w:cs="Times New Roman"/>
                <w:sz w:val="24"/>
              </w:rPr>
            </w:rPrChange>
          </w:rPr>
          <w:t xml:space="preserve"> хороший уровень информирования о разрабатываемом приложении и выгодах</w:t>
        </w:r>
      </w:ins>
      <w:ins w:id="9169" w:author="Tima" w:date="2026-01-18T23:10:00Z">
        <w:r w:rsidRPr="00916008">
          <w:rPr>
            <w:rFonts w:ascii="Times New Roman" w:hAnsi="Times New Roman" w:cs="Times New Roman"/>
            <w:sz w:val="24"/>
            <w:szCs w:val="24"/>
            <w:rPrChange w:id="9170" w:author="Tima" w:date="2026-01-18T23:29:00Z">
              <w:rPr>
                <w:rFonts w:ascii="Times New Roman" w:hAnsi="Times New Roman" w:cs="Times New Roman"/>
                <w:sz w:val="24"/>
              </w:rPr>
            </w:rPrChange>
          </w:rPr>
          <w:t>, которые он в себе несёт.</w:t>
        </w:r>
      </w:ins>
    </w:p>
    <w:p w14:paraId="006F315E" w14:textId="2DEEE426" w:rsidR="002E6627" w:rsidRPr="00916008" w:rsidRDefault="002E6627">
      <w:pPr>
        <w:spacing w:line="276" w:lineRule="auto"/>
        <w:ind w:firstLine="709"/>
        <w:jc w:val="both"/>
        <w:rPr>
          <w:ins w:id="9171" w:author="Tima" w:date="2026-01-18T23:14:00Z"/>
          <w:rFonts w:ascii="Times New Roman" w:hAnsi="Times New Roman" w:cs="Times New Roman"/>
          <w:sz w:val="24"/>
          <w:szCs w:val="24"/>
          <w:rPrChange w:id="9172" w:author="Tima" w:date="2026-01-18T23:29:00Z">
            <w:rPr>
              <w:ins w:id="9173" w:author="Tima" w:date="2026-01-18T23:14:00Z"/>
              <w:rFonts w:ascii="Times New Roman" w:hAnsi="Times New Roman" w:cs="Times New Roman"/>
              <w:sz w:val="24"/>
            </w:rPr>
          </w:rPrChange>
        </w:rPr>
        <w:pPrChange w:id="9174" w:author="Tima" w:date="2026-01-18T23:29:00Z">
          <w:pPr>
            <w:ind w:firstLine="709"/>
            <w:jc w:val="both"/>
          </w:pPr>
        </w:pPrChange>
      </w:pPr>
      <w:ins w:id="9175" w:author="Tima" w:date="2026-01-18T23:12:00Z">
        <w:r w:rsidRPr="00916008">
          <w:rPr>
            <w:rFonts w:ascii="Times New Roman" w:hAnsi="Times New Roman" w:cs="Times New Roman"/>
            <w:sz w:val="24"/>
            <w:szCs w:val="24"/>
            <w:rPrChange w:id="9176" w:author="Tima" w:date="2026-01-18T23:29:00Z">
              <w:rPr>
                <w:rFonts w:ascii="Times New Roman" w:hAnsi="Times New Roman" w:cs="Times New Roman"/>
                <w:sz w:val="24"/>
              </w:rPr>
            </w:rPrChange>
          </w:rPr>
          <w:t>В настоящее время на рынке существуют несколько крупных NFT-</w:t>
        </w:r>
        <w:proofErr w:type="spellStart"/>
        <w:r w:rsidRPr="00E07331">
          <w:rPr>
            <w:rFonts w:ascii="Times New Roman" w:hAnsi="Times New Roman" w:cs="Times New Roman"/>
            <w:sz w:val="24"/>
            <w:szCs w:val="24"/>
          </w:rPr>
          <w:t>маркетплейсов</w:t>
        </w:r>
        <w:proofErr w:type="spellEnd"/>
        <w:r w:rsidRPr="00E07331">
          <w:rPr>
            <w:rFonts w:ascii="Times New Roman" w:hAnsi="Times New Roman" w:cs="Times New Roman"/>
            <w:sz w:val="24"/>
            <w:szCs w:val="24"/>
          </w:rPr>
          <w:t xml:space="preserve">, где реализована покупка </w:t>
        </w:r>
        <w:r w:rsidRPr="00916008">
          <w:rPr>
            <w:rFonts w:ascii="Times New Roman" w:hAnsi="Times New Roman" w:cs="Times New Roman"/>
            <w:sz w:val="24"/>
            <w:szCs w:val="24"/>
            <w:rPrChange w:id="9177" w:author="Tima" w:date="2026-01-18T23:29:00Z">
              <w:rPr>
                <w:rFonts w:ascii="Times New Roman" w:hAnsi="Times New Roman" w:cs="Times New Roman"/>
                <w:sz w:val="24"/>
                <w:lang w:val="en-US"/>
              </w:rPr>
            </w:rPrChange>
          </w:rPr>
          <w:t xml:space="preserve">NFT </w:t>
        </w:r>
        <w:r w:rsidRPr="00E07331">
          <w:rPr>
            <w:rFonts w:ascii="Times New Roman" w:hAnsi="Times New Roman" w:cs="Times New Roman"/>
            <w:sz w:val="24"/>
            <w:szCs w:val="24"/>
          </w:rPr>
          <w:t xml:space="preserve">целиком. </w:t>
        </w:r>
      </w:ins>
      <w:ins w:id="9178" w:author="Tima" w:date="2026-01-18T23:13:00Z">
        <w:r w:rsidRPr="00916008">
          <w:rPr>
            <w:rFonts w:ascii="Times New Roman" w:hAnsi="Times New Roman" w:cs="Times New Roman"/>
            <w:sz w:val="24"/>
            <w:szCs w:val="24"/>
            <w:rPrChange w:id="9179" w:author="Tima" w:date="2026-01-18T23:29:00Z">
              <w:rPr>
                <w:rFonts w:ascii="Times New Roman" w:hAnsi="Times New Roman" w:cs="Times New Roman"/>
                <w:sz w:val="24"/>
              </w:rPr>
            </w:rPrChange>
          </w:rPr>
          <w:t>Привлекательность предлагаемого сервиса как раз и заключается в том</w:t>
        </w:r>
      </w:ins>
      <w:ins w:id="9180" w:author="Tima" w:date="2026-01-18T23:14:00Z">
        <w:r w:rsidRPr="00916008">
          <w:rPr>
            <w:rFonts w:ascii="Times New Roman" w:hAnsi="Times New Roman" w:cs="Times New Roman"/>
            <w:sz w:val="24"/>
            <w:szCs w:val="24"/>
            <w:rPrChange w:id="9181" w:author="Tima" w:date="2026-01-18T23:29:00Z">
              <w:rPr>
                <w:rFonts w:ascii="Times New Roman" w:hAnsi="Times New Roman" w:cs="Times New Roman"/>
                <w:sz w:val="24"/>
              </w:rPr>
            </w:rPrChange>
          </w:rPr>
          <w:t xml:space="preserve">, чтобы купить </w:t>
        </w:r>
        <w:r w:rsidRPr="00916008">
          <w:rPr>
            <w:rFonts w:ascii="Times New Roman" w:hAnsi="Times New Roman" w:cs="Times New Roman"/>
            <w:sz w:val="24"/>
            <w:szCs w:val="24"/>
            <w:rPrChange w:id="9182" w:author="Tima" w:date="2026-01-18T23:29:00Z">
              <w:rPr>
                <w:rFonts w:ascii="Times New Roman" w:hAnsi="Times New Roman" w:cs="Times New Roman"/>
                <w:sz w:val="24"/>
                <w:lang w:val="en-US"/>
              </w:rPr>
            </w:rPrChange>
          </w:rPr>
          <w:t xml:space="preserve">NFT </w:t>
        </w:r>
        <w:r w:rsidRPr="00E07331">
          <w:rPr>
            <w:rFonts w:ascii="Times New Roman" w:hAnsi="Times New Roman" w:cs="Times New Roman"/>
            <w:sz w:val="24"/>
            <w:szCs w:val="24"/>
          </w:rPr>
          <w:t>«по частям».</w:t>
        </w:r>
        <w:r w:rsidR="00BD6C83" w:rsidRPr="00916008">
          <w:rPr>
            <w:rFonts w:ascii="Times New Roman" w:hAnsi="Times New Roman" w:cs="Times New Roman"/>
            <w:sz w:val="24"/>
            <w:szCs w:val="24"/>
            <w:rPrChange w:id="9183" w:author="Tima" w:date="2026-01-18T23:29:00Z">
              <w:rPr>
                <w:rFonts w:ascii="Times New Roman" w:hAnsi="Times New Roman" w:cs="Times New Roman"/>
                <w:sz w:val="24"/>
              </w:rPr>
            </w:rPrChange>
          </w:rPr>
          <w:t xml:space="preserve"> Несомненно, сервис образует новый рынок.</w:t>
        </w:r>
      </w:ins>
    </w:p>
    <w:p w14:paraId="40B35D19" w14:textId="192E285A" w:rsidR="00BD6C83" w:rsidRPr="00916008" w:rsidRDefault="00BD6C83">
      <w:pPr>
        <w:spacing w:line="276" w:lineRule="auto"/>
        <w:ind w:firstLine="709"/>
        <w:jc w:val="both"/>
        <w:rPr>
          <w:ins w:id="9184" w:author="Tima" w:date="2026-01-18T23:21:00Z"/>
          <w:rFonts w:ascii="Times New Roman" w:hAnsi="Times New Roman" w:cs="Times New Roman"/>
          <w:sz w:val="24"/>
          <w:szCs w:val="24"/>
          <w:rPrChange w:id="9185" w:author="Tima" w:date="2026-01-18T23:29:00Z">
            <w:rPr>
              <w:ins w:id="9186" w:author="Tima" w:date="2026-01-18T23:21:00Z"/>
              <w:rFonts w:ascii="Times New Roman" w:hAnsi="Times New Roman" w:cs="Times New Roman"/>
              <w:sz w:val="24"/>
            </w:rPr>
          </w:rPrChange>
        </w:rPr>
        <w:pPrChange w:id="9187" w:author="Tima" w:date="2026-01-18T23:29:00Z">
          <w:pPr>
            <w:ind w:firstLine="709"/>
            <w:jc w:val="both"/>
          </w:pPr>
        </w:pPrChange>
      </w:pPr>
      <w:ins w:id="9188" w:author="Tima" w:date="2026-01-18T23:15:00Z">
        <w:r w:rsidRPr="00916008">
          <w:rPr>
            <w:rFonts w:ascii="Times New Roman" w:hAnsi="Times New Roman" w:cs="Times New Roman"/>
            <w:sz w:val="24"/>
            <w:szCs w:val="24"/>
            <w:rPrChange w:id="9189" w:author="Tima" w:date="2026-01-18T23:29:00Z">
              <w:rPr>
                <w:rFonts w:ascii="Times New Roman" w:hAnsi="Times New Roman" w:cs="Times New Roman"/>
                <w:sz w:val="24"/>
              </w:rPr>
            </w:rPrChange>
          </w:rPr>
          <w:t>Благодаря грамотной политике по ценообразованию взимаемых комиссий</w:t>
        </w:r>
      </w:ins>
      <w:ins w:id="9190" w:author="Tima" w:date="2026-01-18T23:18:00Z">
        <w:r w:rsidR="006A714F" w:rsidRPr="00916008">
          <w:rPr>
            <w:rFonts w:ascii="Times New Roman" w:hAnsi="Times New Roman" w:cs="Times New Roman"/>
            <w:sz w:val="24"/>
            <w:szCs w:val="24"/>
            <w:rPrChange w:id="9191" w:author="Tima" w:date="2026-01-18T23:29:00Z">
              <w:rPr>
                <w:rFonts w:ascii="Times New Roman" w:hAnsi="Times New Roman" w:cs="Times New Roman"/>
                <w:sz w:val="24"/>
                <w:lang w:val="en-US"/>
              </w:rPr>
            </w:rPrChange>
          </w:rPr>
          <w:t xml:space="preserve"> </w:t>
        </w:r>
        <w:r w:rsidR="006A714F" w:rsidRPr="00E07331">
          <w:rPr>
            <w:rFonts w:ascii="Times New Roman" w:hAnsi="Times New Roman" w:cs="Times New Roman"/>
            <w:sz w:val="24"/>
            <w:szCs w:val="24"/>
          </w:rPr>
          <w:t>и отсутствию уплаты роялти при торговле в предлагаемом сервисе</w:t>
        </w:r>
      </w:ins>
      <w:ins w:id="9192" w:author="Tima" w:date="2026-01-18T23:19:00Z">
        <w:r w:rsidR="006A714F" w:rsidRPr="00916008">
          <w:rPr>
            <w:rFonts w:ascii="Times New Roman" w:hAnsi="Times New Roman" w:cs="Times New Roman"/>
            <w:sz w:val="24"/>
            <w:szCs w:val="24"/>
            <w:rPrChange w:id="9193" w:author="Tima" w:date="2026-01-18T23:29:00Z">
              <w:rPr>
                <w:rFonts w:ascii="Times New Roman" w:hAnsi="Times New Roman" w:cs="Times New Roman"/>
                <w:sz w:val="24"/>
              </w:rPr>
            </w:rPrChange>
          </w:rPr>
          <w:t>, пользователи смогут экономить от 5</w:t>
        </w:r>
      </w:ins>
      <w:ins w:id="9194" w:author="Tima" w:date="2026-01-18T23:20:00Z">
        <w:r w:rsidR="006A714F" w:rsidRPr="00916008">
          <w:rPr>
            <w:rFonts w:ascii="Times New Roman" w:hAnsi="Times New Roman" w:cs="Times New Roman"/>
            <w:sz w:val="24"/>
            <w:szCs w:val="24"/>
            <w:rPrChange w:id="9195" w:author="Tima" w:date="2026-01-18T23:29:00Z">
              <w:rPr>
                <w:rFonts w:ascii="Times New Roman" w:hAnsi="Times New Roman" w:cs="Times New Roman"/>
                <w:sz w:val="24"/>
              </w:rPr>
            </w:rPrChange>
          </w:rPr>
          <w:t>%</w:t>
        </w:r>
      </w:ins>
      <w:ins w:id="9196" w:author="Tima" w:date="2026-01-18T23:19:00Z">
        <w:r w:rsidR="006A714F" w:rsidRPr="00916008">
          <w:rPr>
            <w:rFonts w:ascii="Times New Roman" w:hAnsi="Times New Roman" w:cs="Times New Roman"/>
            <w:sz w:val="24"/>
            <w:szCs w:val="24"/>
            <w:rPrChange w:id="9197" w:author="Tima" w:date="2026-01-18T23:29:00Z">
              <w:rPr>
                <w:rFonts w:ascii="Times New Roman" w:hAnsi="Times New Roman" w:cs="Times New Roman"/>
                <w:sz w:val="24"/>
              </w:rPr>
            </w:rPrChange>
          </w:rPr>
          <w:t xml:space="preserve"> до 11</w:t>
        </w:r>
      </w:ins>
      <w:ins w:id="9198" w:author="Tima" w:date="2026-01-18T23:20:00Z">
        <w:r w:rsidR="006A714F" w:rsidRPr="00916008">
          <w:rPr>
            <w:rFonts w:ascii="Times New Roman" w:hAnsi="Times New Roman" w:cs="Times New Roman"/>
            <w:sz w:val="24"/>
            <w:szCs w:val="24"/>
            <w:rPrChange w:id="9199" w:author="Tima" w:date="2026-01-18T23:29:00Z">
              <w:rPr>
                <w:rFonts w:ascii="Times New Roman" w:hAnsi="Times New Roman" w:cs="Times New Roman"/>
                <w:sz w:val="24"/>
              </w:rPr>
            </w:rPrChange>
          </w:rPr>
          <w:t>% в среднем. Это довольно большое преимущество</w:t>
        </w:r>
      </w:ins>
      <w:ins w:id="9200" w:author="Tima" w:date="2026-01-18T23:21:00Z">
        <w:r w:rsidR="006A714F" w:rsidRPr="00916008">
          <w:rPr>
            <w:rFonts w:ascii="Times New Roman" w:hAnsi="Times New Roman" w:cs="Times New Roman"/>
            <w:sz w:val="24"/>
            <w:szCs w:val="24"/>
            <w:rPrChange w:id="9201" w:author="Tima" w:date="2026-01-18T23:29:00Z">
              <w:rPr>
                <w:rFonts w:ascii="Times New Roman" w:hAnsi="Times New Roman" w:cs="Times New Roman"/>
                <w:sz w:val="24"/>
              </w:rPr>
            </w:rPrChange>
          </w:rPr>
          <w:t>, особенно</w:t>
        </w:r>
      </w:ins>
      <w:ins w:id="9202" w:author="Tima" w:date="2026-01-18T23:20:00Z">
        <w:r w:rsidR="006A714F" w:rsidRPr="00916008">
          <w:rPr>
            <w:rFonts w:ascii="Times New Roman" w:hAnsi="Times New Roman" w:cs="Times New Roman"/>
            <w:sz w:val="24"/>
            <w:szCs w:val="24"/>
            <w:rPrChange w:id="9203" w:author="Tima" w:date="2026-01-18T23:29:00Z">
              <w:rPr>
                <w:rFonts w:ascii="Times New Roman" w:hAnsi="Times New Roman" w:cs="Times New Roman"/>
                <w:sz w:val="24"/>
              </w:rPr>
            </w:rPrChange>
          </w:rPr>
          <w:t xml:space="preserve"> на больших объёмах сделок.</w:t>
        </w:r>
      </w:ins>
    </w:p>
    <w:p w14:paraId="1ACED04D" w14:textId="7355C36E" w:rsidR="006A714F" w:rsidRPr="00916008" w:rsidRDefault="006A714F">
      <w:pPr>
        <w:spacing w:line="276" w:lineRule="auto"/>
        <w:ind w:firstLine="709"/>
        <w:jc w:val="both"/>
        <w:rPr>
          <w:ins w:id="9204" w:author="Tima" w:date="2026-01-18T23:27:00Z"/>
          <w:rFonts w:ascii="Times New Roman" w:hAnsi="Times New Roman" w:cs="Times New Roman"/>
          <w:sz w:val="24"/>
          <w:szCs w:val="24"/>
          <w:rPrChange w:id="9205" w:author="Tima" w:date="2026-01-18T23:29:00Z">
            <w:rPr>
              <w:ins w:id="9206" w:author="Tima" w:date="2026-01-18T23:27:00Z"/>
              <w:rFonts w:ascii="Times New Roman" w:hAnsi="Times New Roman" w:cs="Times New Roman"/>
              <w:sz w:val="24"/>
            </w:rPr>
          </w:rPrChange>
        </w:rPr>
        <w:pPrChange w:id="9207" w:author="Tima" w:date="2026-01-18T23:29:00Z">
          <w:pPr>
            <w:ind w:firstLine="709"/>
            <w:jc w:val="both"/>
          </w:pPr>
        </w:pPrChange>
      </w:pPr>
      <w:ins w:id="9208" w:author="Tima" w:date="2026-01-18T23:23:00Z">
        <w:r w:rsidRPr="00916008">
          <w:rPr>
            <w:rFonts w:ascii="Times New Roman" w:hAnsi="Times New Roman" w:cs="Times New Roman"/>
            <w:sz w:val="24"/>
            <w:szCs w:val="24"/>
            <w:rPrChange w:id="9209" w:author="Tima" w:date="2026-01-18T23:29:00Z">
              <w:rPr>
                <w:rFonts w:ascii="Times New Roman" w:hAnsi="Times New Roman" w:cs="Times New Roman"/>
                <w:sz w:val="24"/>
              </w:rPr>
            </w:rPrChange>
          </w:rPr>
          <w:t xml:space="preserve">Прибыль предлагаемого сервиса напрямую зависит от скорости завоевания целевой аудитории. </w:t>
        </w:r>
      </w:ins>
      <w:ins w:id="9210" w:author="Tima" w:date="2026-01-18T23:24:00Z">
        <w:r w:rsidRPr="00916008">
          <w:rPr>
            <w:rFonts w:ascii="Times New Roman" w:hAnsi="Times New Roman" w:cs="Times New Roman"/>
            <w:sz w:val="24"/>
            <w:szCs w:val="24"/>
            <w:rPrChange w:id="9211" w:author="Tima" w:date="2026-01-18T23:29:00Z">
              <w:rPr>
                <w:rFonts w:ascii="Times New Roman" w:hAnsi="Times New Roman" w:cs="Times New Roman"/>
                <w:sz w:val="24"/>
              </w:rPr>
            </w:rPrChange>
          </w:rPr>
          <w:t>Автор данной работы очень рассчитывает на успешное информирование зарубежных пользователей о существовании приложения</w:t>
        </w:r>
        <w:r w:rsidR="00916008" w:rsidRPr="00916008">
          <w:rPr>
            <w:rFonts w:ascii="Times New Roman" w:hAnsi="Times New Roman" w:cs="Times New Roman"/>
            <w:sz w:val="24"/>
            <w:szCs w:val="24"/>
            <w:rPrChange w:id="9212" w:author="Tima" w:date="2026-01-18T23:29:00Z">
              <w:rPr>
                <w:rFonts w:ascii="Times New Roman" w:hAnsi="Times New Roman" w:cs="Times New Roman"/>
                <w:sz w:val="24"/>
              </w:rPr>
            </w:rPrChange>
          </w:rPr>
          <w:t xml:space="preserve">, что может дать кратный рост аудитории </w:t>
        </w:r>
      </w:ins>
      <w:ins w:id="9213" w:author="Tima" w:date="2026-01-18T23:25:00Z">
        <w:r w:rsidR="00916008" w:rsidRPr="00916008">
          <w:rPr>
            <w:rFonts w:ascii="Times New Roman" w:hAnsi="Times New Roman" w:cs="Times New Roman"/>
            <w:sz w:val="24"/>
            <w:szCs w:val="24"/>
            <w:rPrChange w:id="9214" w:author="Tima" w:date="2026-01-18T23:29:00Z">
              <w:rPr>
                <w:rFonts w:ascii="Times New Roman" w:hAnsi="Times New Roman" w:cs="Times New Roman"/>
                <w:sz w:val="24"/>
              </w:rPr>
            </w:rPrChange>
          </w:rPr>
          <w:t xml:space="preserve">и, соответственно, прибыли. </w:t>
        </w:r>
      </w:ins>
      <w:ins w:id="9215" w:author="Tima" w:date="2026-01-18T23:26:00Z">
        <w:r w:rsidR="00916008" w:rsidRPr="00916008">
          <w:rPr>
            <w:rFonts w:ascii="Times New Roman" w:hAnsi="Times New Roman" w:cs="Times New Roman"/>
            <w:sz w:val="24"/>
            <w:szCs w:val="24"/>
            <w:rPrChange w:id="9216" w:author="Tima" w:date="2026-01-18T23:29:00Z">
              <w:rPr>
                <w:rFonts w:ascii="Times New Roman" w:hAnsi="Times New Roman" w:cs="Times New Roman"/>
                <w:sz w:val="24"/>
              </w:rPr>
            </w:rPrChange>
          </w:rPr>
          <w:t>Если сервис останется только в рамках российской аудитории, то его разумно закрыть</w:t>
        </w:r>
      </w:ins>
      <w:ins w:id="9217" w:author="Tima" w:date="2026-01-18T23:27:00Z">
        <w:r w:rsidR="00916008" w:rsidRPr="00916008">
          <w:rPr>
            <w:rFonts w:ascii="Times New Roman" w:hAnsi="Times New Roman" w:cs="Times New Roman"/>
            <w:sz w:val="24"/>
            <w:szCs w:val="24"/>
            <w:rPrChange w:id="9218" w:author="Tima" w:date="2026-01-18T23:29:00Z">
              <w:rPr>
                <w:rFonts w:ascii="Times New Roman" w:hAnsi="Times New Roman" w:cs="Times New Roman"/>
                <w:sz w:val="24"/>
              </w:rPr>
            </w:rPrChange>
          </w:rPr>
          <w:t xml:space="preserve"> с убытками</w:t>
        </w:r>
      </w:ins>
      <w:ins w:id="9219" w:author="Tima" w:date="2026-01-18T23:26:00Z">
        <w:r w:rsidR="00916008" w:rsidRPr="00916008">
          <w:rPr>
            <w:rFonts w:ascii="Times New Roman" w:hAnsi="Times New Roman" w:cs="Times New Roman"/>
            <w:sz w:val="24"/>
            <w:szCs w:val="24"/>
            <w:rPrChange w:id="9220" w:author="Tima" w:date="2026-01-18T23:29:00Z">
              <w:rPr>
                <w:rFonts w:ascii="Times New Roman" w:hAnsi="Times New Roman" w:cs="Times New Roman"/>
                <w:sz w:val="24"/>
              </w:rPr>
            </w:rPrChange>
          </w:rPr>
          <w:t xml:space="preserve"> в конце первого</w:t>
        </w:r>
      </w:ins>
      <w:ins w:id="9221" w:author="Tima" w:date="2026-01-18T23:27:00Z">
        <w:r w:rsidR="00916008" w:rsidRPr="00916008">
          <w:rPr>
            <w:rFonts w:ascii="Times New Roman" w:hAnsi="Times New Roman" w:cs="Times New Roman"/>
            <w:sz w:val="24"/>
            <w:szCs w:val="24"/>
            <w:rPrChange w:id="9222" w:author="Tima" w:date="2026-01-18T23:29:00Z">
              <w:rPr>
                <w:rFonts w:ascii="Times New Roman" w:hAnsi="Times New Roman" w:cs="Times New Roman"/>
                <w:sz w:val="24"/>
              </w:rPr>
            </w:rPrChange>
          </w:rPr>
          <w:t xml:space="preserve"> же года функционирования.</w:t>
        </w:r>
      </w:ins>
    </w:p>
    <w:p w14:paraId="7F9D3333" w14:textId="0F966F6B" w:rsidR="00665B94" w:rsidRPr="00916008" w:rsidRDefault="00916008">
      <w:pPr>
        <w:spacing w:line="276" w:lineRule="auto"/>
        <w:ind w:firstLine="709"/>
        <w:jc w:val="both"/>
        <w:rPr>
          <w:ins w:id="9223" w:author="Tima" w:date="2026-01-17T23:12:00Z"/>
          <w:rFonts w:ascii="Times New Roman" w:hAnsi="Times New Roman" w:cs="Times New Roman"/>
          <w:sz w:val="24"/>
          <w:szCs w:val="24"/>
          <w:rPrChange w:id="9224" w:author="Tima" w:date="2026-01-18T23:29:00Z">
            <w:rPr>
              <w:ins w:id="9225" w:author="Tima" w:date="2026-01-17T23:12:00Z"/>
              <w:rFonts w:ascii="Times New Roman" w:hAnsi="Times New Roman" w:cs="Times New Roman"/>
              <w:sz w:val="24"/>
            </w:rPr>
          </w:rPrChange>
        </w:rPr>
        <w:pPrChange w:id="9226" w:author="Tima" w:date="2026-01-18T23:29:00Z">
          <w:pPr>
            <w:ind w:firstLine="709"/>
            <w:jc w:val="both"/>
          </w:pPr>
        </w:pPrChange>
      </w:pPr>
      <w:ins w:id="9227" w:author="Tima" w:date="2026-01-18T23:27:00Z">
        <w:r w:rsidRPr="00916008">
          <w:rPr>
            <w:rFonts w:ascii="Times New Roman" w:hAnsi="Times New Roman" w:cs="Times New Roman"/>
            <w:sz w:val="24"/>
            <w:szCs w:val="24"/>
            <w:rPrChange w:id="9228" w:author="Tima" w:date="2026-01-18T23:29:00Z">
              <w:rPr>
                <w:rFonts w:ascii="Times New Roman" w:hAnsi="Times New Roman" w:cs="Times New Roman"/>
                <w:sz w:val="24"/>
              </w:rPr>
            </w:rPrChange>
          </w:rPr>
          <w:t>Предлагаемый сервис может играть значительную роль в нашем обществе</w:t>
        </w:r>
      </w:ins>
      <w:ins w:id="9229" w:author="Tima" w:date="2026-01-18T23:29:00Z">
        <w:r w:rsidRPr="00916008">
          <w:rPr>
            <w:rFonts w:ascii="Times New Roman" w:hAnsi="Times New Roman" w:cs="Times New Roman"/>
            <w:sz w:val="24"/>
            <w:szCs w:val="24"/>
            <w:rPrChange w:id="9230" w:author="Tima" w:date="2026-01-18T23:29:00Z">
              <w:rPr>
                <w:rFonts w:ascii="Times New Roman" w:hAnsi="Times New Roman" w:cs="Times New Roman"/>
                <w:sz w:val="24"/>
              </w:rPr>
            </w:rPrChange>
          </w:rPr>
          <w:t>, поскольку его возможно</w:t>
        </w:r>
      </w:ins>
      <w:ins w:id="9231" w:author="Tima" w:date="2026-01-18T23:27:00Z">
        <w:r w:rsidRPr="00916008">
          <w:rPr>
            <w:rFonts w:ascii="Times New Roman" w:hAnsi="Times New Roman" w:cs="Times New Roman"/>
            <w:sz w:val="24"/>
            <w:szCs w:val="24"/>
            <w:rPrChange w:id="9232" w:author="Tima" w:date="2026-01-18T23:29:00Z">
              <w:rPr>
                <w:rFonts w:ascii="Times New Roman" w:hAnsi="Times New Roman" w:cs="Times New Roman"/>
                <w:sz w:val="24"/>
              </w:rPr>
            </w:rPrChange>
          </w:rPr>
          <w:t xml:space="preserve"> масштабировать на все дорогие предметы виртуального пространства, а</w:t>
        </w:r>
      </w:ins>
      <w:ins w:id="9233" w:author="Tima" w:date="2026-01-18T23:28:00Z">
        <w:r w:rsidRPr="00916008">
          <w:rPr>
            <w:rFonts w:ascii="Times New Roman" w:hAnsi="Times New Roman" w:cs="Times New Roman"/>
            <w:sz w:val="24"/>
            <w:szCs w:val="24"/>
            <w:rPrChange w:id="9234" w:author="Tima" w:date="2026-01-18T23:29:00Z">
              <w:rPr>
                <w:rFonts w:ascii="Times New Roman" w:hAnsi="Times New Roman" w:cs="Times New Roman"/>
                <w:sz w:val="24"/>
              </w:rPr>
            </w:rPrChange>
          </w:rPr>
          <w:t xml:space="preserve"> </w:t>
        </w:r>
      </w:ins>
      <w:ins w:id="9235" w:author="Tima" w:date="2026-01-18T23:27:00Z">
        <w:r w:rsidRPr="00916008">
          <w:rPr>
            <w:rFonts w:ascii="Times New Roman" w:hAnsi="Times New Roman" w:cs="Times New Roman"/>
            <w:sz w:val="24"/>
            <w:szCs w:val="24"/>
            <w:rPrChange w:id="9236" w:author="Tima" w:date="2026-01-18T23:29:00Z">
              <w:rPr>
                <w:rFonts w:ascii="Times New Roman" w:hAnsi="Times New Roman" w:cs="Times New Roman"/>
                <w:sz w:val="24"/>
              </w:rPr>
            </w:rPrChange>
          </w:rPr>
          <w:t>также на реальные активы</w:t>
        </w:r>
      </w:ins>
      <w:ins w:id="9237" w:author="Tima" w:date="2026-01-18T23:28:00Z">
        <w:r w:rsidRPr="00916008">
          <w:rPr>
            <w:rFonts w:ascii="Times New Roman" w:hAnsi="Times New Roman" w:cs="Times New Roman"/>
            <w:sz w:val="24"/>
            <w:szCs w:val="24"/>
            <w:rPrChange w:id="9238" w:author="Tima" w:date="2026-01-18T23:29:00Z">
              <w:rPr>
                <w:rFonts w:ascii="Times New Roman" w:hAnsi="Times New Roman" w:cs="Times New Roman"/>
                <w:sz w:val="24"/>
              </w:rPr>
            </w:rPrChange>
          </w:rPr>
          <w:t xml:space="preserve"> – недвижимость и предметы искусства.</w:t>
        </w:r>
      </w:ins>
    </w:p>
    <w:p w14:paraId="47F900D7" w14:textId="78F7F148" w:rsidR="006360FE" w:rsidRPr="006360FE" w:rsidRDefault="006360FE">
      <w:pPr>
        <w:rPr>
          <w:ins w:id="9239" w:author="Tima" w:date="2026-01-17T23:12:00Z"/>
          <w:rFonts w:ascii="Times New Roman" w:hAnsi="Times New Roman" w:cs="Times New Roman"/>
          <w:sz w:val="24"/>
          <w:rPrChange w:id="9240" w:author="Tima" w:date="2026-01-17T23:12:00Z">
            <w:rPr>
              <w:ins w:id="9241" w:author="Tima" w:date="2026-01-17T23:12:00Z"/>
              <w:rFonts w:ascii="Times New Roman" w:hAnsi="Times New Roman" w:cs="Times New Roman"/>
              <w:b/>
              <w:sz w:val="36"/>
              <w:szCs w:val="36"/>
            </w:rPr>
          </w:rPrChange>
        </w:rPr>
        <w:pPrChange w:id="9242" w:author="Tima" w:date="2026-01-17T23:12:00Z">
          <w:pPr>
            <w:ind w:firstLine="709"/>
            <w:jc w:val="both"/>
          </w:pPr>
        </w:pPrChange>
      </w:pPr>
      <w:ins w:id="9243" w:author="Tima" w:date="2026-01-17T23:12:00Z">
        <w:r>
          <w:rPr>
            <w:rFonts w:ascii="Times New Roman" w:hAnsi="Times New Roman" w:cs="Times New Roman"/>
            <w:sz w:val="24"/>
          </w:rPr>
          <w:br w:type="page"/>
        </w:r>
      </w:ins>
    </w:p>
    <w:p w14:paraId="4AEBE3C4" w14:textId="2094A20A" w:rsidR="00A148AD" w:rsidRPr="006360FE" w:rsidRDefault="006360FE">
      <w:pPr>
        <w:keepNext/>
        <w:keepLines/>
        <w:spacing w:before="240" w:after="440"/>
        <w:jc w:val="center"/>
        <w:outlineLvl w:val="0"/>
        <w:rPr>
          <w:ins w:id="9244" w:author="Tima" w:date="2026-01-17T18:04:00Z"/>
          <w:rFonts w:ascii="Times New Roman" w:hAnsi="Times New Roman" w:cs="Times New Roman"/>
          <w:b/>
          <w:sz w:val="36"/>
          <w:szCs w:val="36"/>
          <w:rPrChange w:id="9245" w:author="Tima" w:date="2026-01-17T23:11:00Z">
            <w:rPr>
              <w:ins w:id="9246" w:author="Tima" w:date="2026-01-17T18:04:00Z"/>
              <w:rFonts w:ascii="Times New Roman" w:hAnsi="Times New Roman" w:cs="Times New Roman"/>
              <w:sz w:val="24"/>
            </w:rPr>
          </w:rPrChange>
        </w:rPr>
        <w:pPrChange w:id="9247" w:author="Tima" w:date="2026-01-17T23:11:00Z">
          <w:pPr>
            <w:ind w:firstLine="709"/>
            <w:jc w:val="both"/>
          </w:pPr>
        </w:pPrChange>
      </w:pPr>
      <w:bookmarkStart w:id="9248" w:name="_Toc219756831"/>
      <w:ins w:id="9249" w:author="Tima" w:date="2026-01-17T23:11:00Z">
        <w:r w:rsidRPr="006360FE">
          <w:rPr>
            <w:rFonts w:ascii="Times New Roman" w:hAnsi="Times New Roman" w:cs="Times New Roman"/>
            <w:b/>
            <w:sz w:val="36"/>
            <w:szCs w:val="36"/>
            <w:rPrChange w:id="9250" w:author="Tima" w:date="2026-01-17T23:11:00Z">
              <w:rPr/>
            </w:rPrChange>
          </w:rPr>
          <w:lastRenderedPageBreak/>
          <w:t>СПИСОК ИСПОЛЬЗОВАННЫХ ИСТОЧНИКОВ</w:t>
        </w:r>
      </w:ins>
      <w:bookmarkEnd w:id="9248"/>
    </w:p>
    <w:p w14:paraId="38748A9F" w14:textId="769B885E" w:rsidR="00233D8C" w:rsidRPr="00560BE1" w:rsidRDefault="00560BE1">
      <w:pPr>
        <w:pStyle w:val="a3"/>
        <w:numPr>
          <w:ilvl w:val="0"/>
          <w:numId w:val="109"/>
        </w:numPr>
        <w:rPr>
          <w:ins w:id="9251" w:author="Tima" w:date="2026-01-19T21:58:00Z"/>
          <w:rFonts w:ascii="Times New Roman" w:hAnsi="Times New Roman" w:cs="Times New Roman"/>
          <w:sz w:val="24"/>
          <w:szCs w:val="24"/>
          <w:rPrChange w:id="9252" w:author="Tima" w:date="2026-01-19T22:09:00Z">
            <w:rPr>
              <w:ins w:id="9253" w:author="Tima" w:date="2026-01-19T21:58:00Z"/>
            </w:rPr>
          </w:rPrChange>
        </w:rPr>
        <w:pPrChange w:id="9254" w:author="Tima" w:date="2026-01-19T21:58:00Z">
          <w:pPr>
            <w:ind w:firstLine="709"/>
            <w:jc w:val="both"/>
          </w:pPr>
        </w:pPrChange>
      </w:pPr>
      <w:ins w:id="9255" w:author="Tima" w:date="2026-01-19T22:05:00Z">
        <w:r w:rsidRPr="00560BE1">
          <w:rPr>
            <w:rFonts w:ascii="Times New Roman" w:hAnsi="Times New Roman" w:cs="Times New Roman"/>
            <w:sz w:val="24"/>
            <w:szCs w:val="24"/>
          </w:rPr>
          <w:t xml:space="preserve">Слово года как отражение общественного сознания: </w:t>
        </w:r>
        <w:proofErr w:type="spellStart"/>
        <w:r w:rsidRPr="00560BE1">
          <w:rPr>
            <w:rFonts w:ascii="Times New Roman" w:hAnsi="Times New Roman" w:cs="Times New Roman"/>
            <w:sz w:val="24"/>
            <w:szCs w:val="24"/>
          </w:rPr>
          <w:t>нфт</w:t>
        </w:r>
        <w:proofErr w:type="spellEnd"/>
        <w:r w:rsidRPr="00560BE1">
          <w:rPr>
            <w:rFonts w:ascii="Times New Roman" w:hAnsi="Times New Roman" w:cs="Times New Roman"/>
            <w:sz w:val="24"/>
            <w:szCs w:val="24"/>
          </w:rPr>
          <w:t xml:space="preserve">, </w:t>
        </w:r>
        <w:proofErr w:type="spellStart"/>
        <w:r w:rsidRPr="00560BE1">
          <w:rPr>
            <w:rFonts w:ascii="Times New Roman" w:hAnsi="Times New Roman" w:cs="Times New Roman"/>
            <w:sz w:val="24"/>
            <w:szCs w:val="24"/>
          </w:rPr>
          <w:t>окак</w:t>
        </w:r>
        <w:proofErr w:type="spellEnd"/>
        <w:r w:rsidRPr="00560BE1">
          <w:rPr>
            <w:rFonts w:ascii="Times New Roman" w:hAnsi="Times New Roman" w:cs="Times New Roman"/>
            <w:sz w:val="24"/>
            <w:szCs w:val="24"/>
          </w:rPr>
          <w:t xml:space="preserve"> – так и живем</w:t>
        </w:r>
        <w:r w:rsidR="009454F0">
          <w:rPr>
            <w:rFonts w:ascii="Times New Roman" w:hAnsi="Times New Roman" w:cs="Times New Roman"/>
            <w:sz w:val="24"/>
            <w:szCs w:val="24"/>
          </w:rPr>
          <w:t>.</w:t>
        </w:r>
        <w:r w:rsidRPr="00560BE1">
          <w:rPr>
            <w:rFonts w:ascii="Times New Roman" w:hAnsi="Times New Roman" w:cs="Times New Roman"/>
            <w:sz w:val="24"/>
            <w:szCs w:val="24"/>
          </w:rPr>
          <w:t xml:space="preserve"> Подорожная</w:t>
        </w:r>
      </w:ins>
      <w:ins w:id="9256" w:author="Tima" w:date="2026-01-19T22:14:00Z">
        <w:r w:rsidR="009454F0">
          <w:rPr>
            <w:rFonts w:ascii="Times New Roman" w:hAnsi="Times New Roman" w:cs="Times New Roman"/>
            <w:sz w:val="24"/>
            <w:szCs w:val="24"/>
          </w:rPr>
          <w:t xml:space="preserve"> А</w:t>
        </w:r>
      </w:ins>
      <w:ins w:id="9257" w:author="Tima" w:date="2026-01-19T22:05:00Z">
        <w:r w:rsidRPr="00560BE1">
          <w:rPr>
            <w:rFonts w:ascii="Times New Roman" w:hAnsi="Times New Roman" w:cs="Times New Roman"/>
            <w:sz w:val="24"/>
            <w:szCs w:val="24"/>
          </w:rPr>
          <w:t xml:space="preserve">. </w:t>
        </w:r>
        <w:r w:rsidRPr="00560BE1">
          <w:rPr>
            <w:rFonts w:ascii="Times New Roman" w:hAnsi="Times New Roman" w:cs="Times New Roman"/>
            <w:sz w:val="24"/>
            <w:szCs w:val="24"/>
            <w:lang w:val="en-US"/>
          </w:rPr>
          <w:t>URL</w:t>
        </w:r>
        <w:r w:rsidRPr="00560BE1">
          <w:rPr>
            <w:rFonts w:ascii="Times New Roman" w:hAnsi="Times New Roman" w:cs="Times New Roman"/>
            <w:sz w:val="24"/>
            <w:szCs w:val="24"/>
            <w:rPrChange w:id="9258" w:author="Tima" w:date="2026-01-19T22:09:00Z">
              <w:rPr>
                <w:rFonts w:ascii="Times New Roman" w:hAnsi="Times New Roman" w:cs="Times New Roman"/>
                <w:sz w:val="24"/>
                <w:szCs w:val="24"/>
                <w:lang w:val="en-US"/>
              </w:rPr>
            </w:rPrChange>
          </w:rPr>
          <w:t xml:space="preserve">: </w:t>
        </w:r>
      </w:ins>
      <w:ins w:id="9259" w:author="Tima" w:date="2026-01-19T21:58:00Z">
        <w:r w:rsidR="00233D8C" w:rsidRPr="00560BE1">
          <w:rPr>
            <w:rFonts w:ascii="Times New Roman" w:hAnsi="Times New Roman" w:cs="Times New Roman"/>
            <w:sz w:val="24"/>
            <w:szCs w:val="24"/>
            <w:rPrChange w:id="9260" w:author="Tima" w:date="2026-01-19T22:09:00Z">
              <w:rPr/>
            </w:rPrChange>
          </w:rPr>
          <w:fldChar w:fldCharType="begin"/>
        </w:r>
        <w:r w:rsidR="00233D8C" w:rsidRPr="00560BE1">
          <w:rPr>
            <w:rFonts w:ascii="Times New Roman" w:hAnsi="Times New Roman" w:cs="Times New Roman"/>
            <w:sz w:val="24"/>
            <w:szCs w:val="24"/>
            <w:rPrChange w:id="9261" w:author="Tima" w:date="2026-01-19T22:09:00Z">
              <w:rPr/>
            </w:rPrChange>
          </w:rPr>
          <w:instrText xml:space="preserve"> HYPERLINK "https://brandanalytics.ru/blog/word-of-the-year-2025" </w:instrText>
        </w:r>
        <w:r w:rsidR="00233D8C" w:rsidRPr="00560BE1">
          <w:rPr>
            <w:rFonts w:ascii="Times New Roman" w:hAnsi="Times New Roman" w:cs="Times New Roman"/>
            <w:sz w:val="24"/>
            <w:szCs w:val="24"/>
            <w:rPrChange w:id="9262" w:author="Tima" w:date="2026-01-19T22:09:00Z">
              <w:rPr/>
            </w:rPrChange>
          </w:rPr>
          <w:fldChar w:fldCharType="separate"/>
        </w:r>
        <w:r w:rsidR="00233D8C" w:rsidRPr="00560BE1">
          <w:rPr>
            <w:rStyle w:val="af6"/>
            <w:rFonts w:ascii="Times New Roman" w:hAnsi="Times New Roman" w:cs="Times New Roman"/>
            <w:sz w:val="24"/>
            <w:szCs w:val="24"/>
          </w:rPr>
          <w:t>https://brandanalytics.ru/blog/word-of-the-year-2025</w:t>
        </w:r>
        <w:r w:rsidR="00233D8C" w:rsidRPr="00560BE1">
          <w:rPr>
            <w:rFonts w:ascii="Times New Roman" w:hAnsi="Times New Roman" w:cs="Times New Roman"/>
            <w:sz w:val="24"/>
            <w:szCs w:val="24"/>
            <w:rPrChange w:id="9263" w:author="Tima" w:date="2026-01-19T22:09:00Z">
              <w:rPr/>
            </w:rPrChange>
          </w:rPr>
          <w:fldChar w:fldCharType="end"/>
        </w:r>
      </w:ins>
      <w:ins w:id="9264" w:author="Tima" w:date="2026-01-19T22:05:00Z">
        <w:r w:rsidRPr="00560BE1">
          <w:rPr>
            <w:rFonts w:ascii="Times New Roman" w:hAnsi="Times New Roman" w:cs="Times New Roman"/>
            <w:sz w:val="24"/>
            <w:szCs w:val="24"/>
          </w:rPr>
          <w:t xml:space="preserve"> (дата обращения 11.01.2026</w:t>
        </w:r>
      </w:ins>
      <w:ins w:id="9265" w:author="Tima" w:date="2026-01-19T22:06:00Z">
        <w:r w:rsidRPr="00560BE1">
          <w:rPr>
            <w:rFonts w:ascii="Times New Roman" w:hAnsi="Times New Roman" w:cs="Times New Roman"/>
            <w:sz w:val="24"/>
            <w:szCs w:val="24"/>
          </w:rPr>
          <w:t>)</w:t>
        </w:r>
      </w:ins>
    </w:p>
    <w:p w14:paraId="71E268B6" w14:textId="39D85F0A" w:rsidR="00233D8C" w:rsidRPr="00560BE1" w:rsidRDefault="00560BE1">
      <w:pPr>
        <w:pStyle w:val="a3"/>
        <w:numPr>
          <w:ilvl w:val="0"/>
          <w:numId w:val="109"/>
        </w:numPr>
        <w:rPr>
          <w:ins w:id="9266" w:author="Tima" w:date="2026-01-19T21:58:00Z"/>
          <w:rFonts w:ascii="Times New Roman" w:hAnsi="Times New Roman" w:cs="Times New Roman"/>
          <w:sz w:val="24"/>
          <w:szCs w:val="24"/>
          <w:lang w:val="en-US"/>
          <w:rPrChange w:id="9267" w:author="Tima" w:date="2026-01-19T22:11:00Z">
            <w:rPr>
              <w:ins w:id="9268" w:author="Tima" w:date="2026-01-19T21:58:00Z"/>
              <w:rFonts w:ascii="Times New Roman" w:hAnsi="Times New Roman" w:cs="Times New Roman"/>
              <w:sz w:val="24"/>
              <w:szCs w:val="24"/>
            </w:rPr>
          </w:rPrChange>
        </w:rPr>
        <w:pPrChange w:id="9269" w:author="Tima" w:date="2026-01-19T21:58:00Z">
          <w:pPr>
            <w:ind w:firstLine="709"/>
            <w:jc w:val="both"/>
          </w:pPr>
        </w:pPrChange>
      </w:pPr>
      <w:ins w:id="9270" w:author="Tima" w:date="2026-01-19T22:07:00Z">
        <w:r w:rsidRPr="00560BE1">
          <w:rPr>
            <w:rFonts w:ascii="Times New Roman" w:hAnsi="Times New Roman" w:cs="Times New Roman"/>
            <w:sz w:val="24"/>
            <w:szCs w:val="24"/>
            <w:lang w:val="en-US"/>
            <w:rPrChange w:id="9271" w:author="Tima" w:date="2026-01-19T22:09:00Z">
              <w:rPr/>
            </w:rPrChange>
          </w:rPr>
          <w:t>Fragmented NFTs: Disclaimer</w:t>
        </w:r>
      </w:ins>
      <w:ins w:id="9272" w:author="Tima" w:date="2026-01-19T22:08:00Z">
        <w:r w:rsidRPr="00560BE1">
          <w:rPr>
            <w:rFonts w:ascii="Times New Roman" w:hAnsi="Times New Roman" w:cs="Times New Roman"/>
            <w:sz w:val="24"/>
            <w:szCs w:val="24"/>
            <w:lang w:val="en-US"/>
            <w:rPrChange w:id="9273" w:author="Tima" w:date="2026-01-19T22:09:00Z">
              <w:rPr>
                <w:rFonts w:ascii="Times New Roman" w:hAnsi="Times New Roman" w:cs="Times New Roman"/>
                <w:sz w:val="24"/>
              </w:rPr>
            </w:rPrChange>
          </w:rPr>
          <w:t>.</w:t>
        </w:r>
        <w:r w:rsidRPr="00560BE1">
          <w:rPr>
            <w:rFonts w:ascii="Times New Roman" w:hAnsi="Times New Roman" w:cs="Times New Roman"/>
            <w:sz w:val="24"/>
            <w:szCs w:val="24"/>
            <w:lang w:val="en-US"/>
            <w:rPrChange w:id="9274" w:author="Tima" w:date="2026-01-19T22:11:00Z">
              <w:rPr>
                <w:rFonts w:ascii="Times New Roman" w:hAnsi="Times New Roman" w:cs="Times New Roman"/>
                <w:sz w:val="24"/>
              </w:rPr>
            </w:rPrChange>
          </w:rPr>
          <w:t xml:space="preserve"> </w:t>
        </w:r>
        <w:r w:rsidRPr="00560BE1">
          <w:rPr>
            <w:rFonts w:ascii="Times New Roman" w:hAnsi="Times New Roman" w:cs="Times New Roman"/>
            <w:sz w:val="24"/>
            <w:szCs w:val="24"/>
            <w:lang w:val="en-US"/>
            <w:rPrChange w:id="9275" w:author="Tima" w:date="2026-01-19T22:09:00Z">
              <w:rPr>
                <w:rFonts w:ascii="Times New Roman" w:hAnsi="Times New Roman" w:cs="Times New Roman"/>
                <w:sz w:val="24"/>
                <w:lang w:val="en-US"/>
              </w:rPr>
            </w:rPrChange>
          </w:rPr>
          <w:t>URL</w:t>
        </w:r>
        <w:r w:rsidRPr="00560BE1">
          <w:rPr>
            <w:rFonts w:ascii="Times New Roman" w:hAnsi="Times New Roman" w:cs="Times New Roman"/>
            <w:sz w:val="24"/>
            <w:szCs w:val="24"/>
            <w:lang w:val="en-US"/>
            <w:rPrChange w:id="9276" w:author="Tima" w:date="2026-01-19T22:11:00Z">
              <w:rPr>
                <w:rFonts w:ascii="Times New Roman" w:hAnsi="Times New Roman" w:cs="Times New Roman"/>
                <w:sz w:val="24"/>
                <w:lang w:val="en-US"/>
              </w:rPr>
            </w:rPrChange>
          </w:rPr>
          <w:t>:</w:t>
        </w:r>
      </w:ins>
      <w:ins w:id="9277" w:author="Tima" w:date="2026-01-19T22:07:00Z">
        <w:r w:rsidRPr="00560BE1">
          <w:rPr>
            <w:rFonts w:ascii="Times New Roman" w:hAnsi="Times New Roman" w:cs="Times New Roman"/>
            <w:sz w:val="24"/>
            <w:szCs w:val="24"/>
            <w:lang w:val="en-US"/>
            <w:rPrChange w:id="9278" w:author="Tima" w:date="2026-01-19T22:11:00Z">
              <w:rPr/>
            </w:rPrChange>
          </w:rPr>
          <w:t xml:space="preserve"> </w:t>
        </w:r>
      </w:ins>
      <w:ins w:id="9279" w:author="Tima" w:date="2026-01-19T21:58:00Z">
        <w:r w:rsidR="00233D8C" w:rsidRPr="00560BE1">
          <w:rPr>
            <w:rFonts w:ascii="Times New Roman" w:hAnsi="Times New Roman" w:cs="Times New Roman"/>
            <w:sz w:val="24"/>
            <w:szCs w:val="24"/>
            <w:rPrChange w:id="9280" w:author="Tima" w:date="2026-01-19T22:09:00Z">
              <w:rPr/>
            </w:rPrChange>
          </w:rPr>
          <w:fldChar w:fldCharType="begin"/>
        </w:r>
        <w:r w:rsidR="00233D8C" w:rsidRPr="00560BE1">
          <w:rPr>
            <w:rFonts w:ascii="Times New Roman" w:hAnsi="Times New Roman" w:cs="Times New Roman"/>
            <w:sz w:val="24"/>
            <w:szCs w:val="24"/>
            <w:lang w:val="en-US"/>
            <w:rPrChange w:id="9281" w:author="Tima" w:date="2026-01-19T22:11:00Z">
              <w:rPr/>
            </w:rPrChange>
          </w:rPr>
          <w:instrText xml:space="preserve"> </w:instrText>
        </w:r>
        <w:r w:rsidR="00233D8C" w:rsidRPr="00560BE1">
          <w:rPr>
            <w:rFonts w:ascii="Times New Roman" w:hAnsi="Times New Roman" w:cs="Times New Roman"/>
            <w:sz w:val="24"/>
            <w:szCs w:val="24"/>
            <w:lang w:val="en-US"/>
            <w:rPrChange w:id="9282" w:author="Tima" w:date="2026-01-19T22:09:00Z">
              <w:rPr/>
            </w:rPrChange>
          </w:rPr>
          <w:instrText>HYPERLINK</w:instrText>
        </w:r>
        <w:r w:rsidR="00233D8C" w:rsidRPr="00560BE1">
          <w:rPr>
            <w:rFonts w:ascii="Times New Roman" w:hAnsi="Times New Roman" w:cs="Times New Roman"/>
            <w:sz w:val="24"/>
            <w:szCs w:val="24"/>
            <w:lang w:val="en-US"/>
            <w:rPrChange w:id="9283" w:author="Tima" w:date="2026-01-19T22:11:00Z">
              <w:rPr/>
            </w:rPrChange>
          </w:rPr>
          <w:instrText xml:space="preserve"> "</w:instrText>
        </w:r>
        <w:r w:rsidR="00233D8C" w:rsidRPr="00560BE1">
          <w:rPr>
            <w:rFonts w:ascii="Times New Roman" w:hAnsi="Times New Roman" w:cs="Times New Roman"/>
            <w:sz w:val="24"/>
            <w:szCs w:val="24"/>
            <w:lang w:val="en-US"/>
            <w:rPrChange w:id="9284" w:author="Tima" w:date="2026-01-19T22:09:00Z">
              <w:rPr/>
            </w:rPrChange>
          </w:rPr>
          <w:instrText>https</w:instrText>
        </w:r>
        <w:r w:rsidR="00233D8C" w:rsidRPr="00560BE1">
          <w:rPr>
            <w:rFonts w:ascii="Times New Roman" w:hAnsi="Times New Roman" w:cs="Times New Roman"/>
            <w:sz w:val="24"/>
            <w:szCs w:val="24"/>
            <w:lang w:val="en-US"/>
            <w:rPrChange w:id="9285" w:author="Tima" w:date="2026-01-19T22:11:00Z">
              <w:rPr/>
            </w:rPrChange>
          </w:rPr>
          <w:instrText>://</w:instrText>
        </w:r>
        <w:r w:rsidR="00233D8C" w:rsidRPr="00560BE1">
          <w:rPr>
            <w:rFonts w:ascii="Times New Roman" w:hAnsi="Times New Roman" w:cs="Times New Roman"/>
            <w:sz w:val="24"/>
            <w:szCs w:val="24"/>
            <w:lang w:val="en-US"/>
            <w:rPrChange w:id="9286" w:author="Tima" w:date="2026-01-19T22:09:00Z">
              <w:rPr/>
            </w:rPrChange>
          </w:rPr>
          <w:instrText>telegra</w:instrText>
        </w:r>
        <w:r w:rsidR="00233D8C" w:rsidRPr="00560BE1">
          <w:rPr>
            <w:rFonts w:ascii="Times New Roman" w:hAnsi="Times New Roman" w:cs="Times New Roman"/>
            <w:sz w:val="24"/>
            <w:szCs w:val="24"/>
            <w:lang w:val="en-US"/>
            <w:rPrChange w:id="9287" w:author="Tima" w:date="2026-01-19T22:11:00Z">
              <w:rPr/>
            </w:rPrChange>
          </w:rPr>
          <w:instrText>.</w:instrText>
        </w:r>
        <w:r w:rsidR="00233D8C" w:rsidRPr="00560BE1">
          <w:rPr>
            <w:rFonts w:ascii="Times New Roman" w:hAnsi="Times New Roman" w:cs="Times New Roman"/>
            <w:sz w:val="24"/>
            <w:szCs w:val="24"/>
            <w:lang w:val="en-US"/>
            <w:rPrChange w:id="9288" w:author="Tima" w:date="2026-01-19T22:09:00Z">
              <w:rPr/>
            </w:rPrChange>
          </w:rPr>
          <w:instrText>ph</w:instrText>
        </w:r>
        <w:r w:rsidR="00233D8C" w:rsidRPr="00560BE1">
          <w:rPr>
            <w:rFonts w:ascii="Times New Roman" w:hAnsi="Times New Roman" w:cs="Times New Roman"/>
            <w:sz w:val="24"/>
            <w:szCs w:val="24"/>
            <w:lang w:val="en-US"/>
            <w:rPrChange w:id="9289" w:author="Tima" w:date="2026-01-19T22:11:00Z">
              <w:rPr/>
            </w:rPrChange>
          </w:rPr>
          <w:instrText>/</w:instrText>
        </w:r>
        <w:r w:rsidR="00233D8C" w:rsidRPr="00560BE1">
          <w:rPr>
            <w:rFonts w:ascii="Times New Roman" w:hAnsi="Times New Roman" w:cs="Times New Roman"/>
            <w:sz w:val="24"/>
            <w:szCs w:val="24"/>
            <w:lang w:val="en-US"/>
            <w:rPrChange w:id="9290" w:author="Tima" w:date="2026-01-19T22:09:00Z">
              <w:rPr/>
            </w:rPrChange>
          </w:rPr>
          <w:instrText>Green</w:instrText>
        </w:r>
        <w:r w:rsidR="00233D8C" w:rsidRPr="00560BE1">
          <w:rPr>
            <w:rFonts w:ascii="Times New Roman" w:hAnsi="Times New Roman" w:cs="Times New Roman"/>
            <w:sz w:val="24"/>
            <w:szCs w:val="24"/>
            <w:lang w:val="en-US"/>
            <w:rPrChange w:id="9291" w:author="Tima" w:date="2026-01-19T22:11:00Z">
              <w:rPr/>
            </w:rPrChange>
          </w:rPr>
          <w:instrText>-</w:instrText>
        </w:r>
        <w:r w:rsidR="00233D8C" w:rsidRPr="00560BE1">
          <w:rPr>
            <w:rFonts w:ascii="Times New Roman" w:hAnsi="Times New Roman" w:cs="Times New Roman"/>
            <w:sz w:val="24"/>
            <w:szCs w:val="24"/>
            <w:lang w:val="en-US"/>
            <w:rPrChange w:id="9292" w:author="Tima" w:date="2026-01-19T22:09:00Z">
              <w:rPr/>
            </w:rPrChange>
          </w:rPr>
          <w:instrText>Heart</w:instrText>
        </w:r>
        <w:r w:rsidR="00233D8C" w:rsidRPr="00560BE1">
          <w:rPr>
            <w:rFonts w:ascii="Times New Roman" w:hAnsi="Times New Roman" w:cs="Times New Roman"/>
            <w:sz w:val="24"/>
            <w:szCs w:val="24"/>
            <w:lang w:val="en-US"/>
            <w:rPrChange w:id="9293" w:author="Tima" w:date="2026-01-19T22:11:00Z">
              <w:rPr/>
            </w:rPrChange>
          </w:rPr>
          <w:instrText>-</w:instrText>
        </w:r>
        <w:r w:rsidR="00233D8C" w:rsidRPr="00560BE1">
          <w:rPr>
            <w:rFonts w:ascii="Times New Roman" w:hAnsi="Times New Roman" w:cs="Times New Roman"/>
            <w:sz w:val="24"/>
            <w:szCs w:val="24"/>
            <w:lang w:val="en-US"/>
            <w:rPrChange w:id="9294" w:author="Tima" w:date="2026-01-19T22:09:00Z">
              <w:rPr/>
            </w:rPrChange>
          </w:rPr>
          <w:instrText>Club</w:instrText>
        </w:r>
        <w:r w:rsidR="00233D8C" w:rsidRPr="00560BE1">
          <w:rPr>
            <w:rFonts w:ascii="Times New Roman" w:hAnsi="Times New Roman" w:cs="Times New Roman"/>
            <w:sz w:val="24"/>
            <w:szCs w:val="24"/>
            <w:lang w:val="en-US"/>
            <w:rPrChange w:id="9295" w:author="Tima" w:date="2026-01-19T22:11:00Z">
              <w:rPr/>
            </w:rPrChange>
          </w:rPr>
          <w:instrText>-</w:instrText>
        </w:r>
        <w:r w:rsidR="00233D8C" w:rsidRPr="00560BE1">
          <w:rPr>
            <w:rFonts w:ascii="Times New Roman" w:hAnsi="Times New Roman" w:cs="Times New Roman"/>
            <w:sz w:val="24"/>
            <w:szCs w:val="24"/>
            <w:lang w:val="en-US"/>
            <w:rPrChange w:id="9296" w:author="Tima" w:date="2026-01-19T22:09:00Z">
              <w:rPr/>
            </w:rPrChange>
          </w:rPr>
          <w:instrText>Disclaimer</w:instrText>
        </w:r>
        <w:r w:rsidR="00233D8C" w:rsidRPr="00560BE1">
          <w:rPr>
            <w:rFonts w:ascii="Times New Roman" w:hAnsi="Times New Roman" w:cs="Times New Roman"/>
            <w:sz w:val="24"/>
            <w:szCs w:val="24"/>
            <w:lang w:val="en-US"/>
            <w:rPrChange w:id="9297" w:author="Tima" w:date="2026-01-19T22:11:00Z">
              <w:rPr/>
            </w:rPrChange>
          </w:rPr>
          <w:instrText>-</w:instrText>
        </w:r>
        <w:r w:rsidR="00233D8C" w:rsidRPr="00560BE1">
          <w:rPr>
            <w:rFonts w:ascii="Times New Roman" w:hAnsi="Times New Roman" w:cs="Times New Roman"/>
            <w:sz w:val="24"/>
            <w:szCs w:val="24"/>
            <w:lang w:val="en-US"/>
            <w:rPrChange w:id="9298" w:author="Tima" w:date="2026-01-19T22:09:00Z">
              <w:rPr/>
            </w:rPrChange>
          </w:rPr>
          <w:instrText>RU</w:instrText>
        </w:r>
        <w:r w:rsidR="00233D8C" w:rsidRPr="00560BE1">
          <w:rPr>
            <w:rFonts w:ascii="Times New Roman" w:hAnsi="Times New Roman" w:cs="Times New Roman"/>
            <w:sz w:val="24"/>
            <w:szCs w:val="24"/>
            <w:lang w:val="en-US"/>
            <w:rPrChange w:id="9299" w:author="Tima" w:date="2026-01-19T22:11:00Z">
              <w:rPr/>
            </w:rPrChange>
          </w:rPr>
          <w:instrText xml:space="preserve">-09-17" </w:instrText>
        </w:r>
        <w:r w:rsidR="00233D8C" w:rsidRPr="00560BE1">
          <w:rPr>
            <w:rFonts w:ascii="Times New Roman" w:hAnsi="Times New Roman" w:cs="Times New Roman"/>
            <w:sz w:val="24"/>
            <w:szCs w:val="24"/>
            <w:rPrChange w:id="9300" w:author="Tima" w:date="2026-01-19T22:09:00Z">
              <w:rPr>
                <w:rStyle w:val="af6"/>
                <w:rFonts w:ascii="Times New Roman" w:hAnsi="Times New Roman" w:cs="Times New Roman"/>
                <w:sz w:val="24"/>
                <w:szCs w:val="24"/>
              </w:rPr>
            </w:rPrChange>
          </w:rPr>
          <w:fldChar w:fldCharType="separate"/>
        </w:r>
        <w:r w:rsidR="00233D8C" w:rsidRPr="00560BE1">
          <w:rPr>
            <w:rStyle w:val="af6"/>
            <w:rFonts w:ascii="Times New Roman" w:hAnsi="Times New Roman" w:cs="Times New Roman"/>
            <w:sz w:val="24"/>
            <w:szCs w:val="24"/>
            <w:lang w:val="en-US"/>
            <w:rPrChange w:id="9301" w:author="Tima" w:date="2026-01-19T22:09:00Z">
              <w:rPr>
                <w:rStyle w:val="af6"/>
                <w:rFonts w:ascii="Times New Roman" w:hAnsi="Times New Roman" w:cs="Times New Roman"/>
                <w:sz w:val="24"/>
                <w:szCs w:val="24"/>
              </w:rPr>
            </w:rPrChange>
          </w:rPr>
          <w:t>https</w:t>
        </w:r>
        <w:r w:rsidR="00233D8C" w:rsidRPr="00560BE1">
          <w:rPr>
            <w:rStyle w:val="af6"/>
            <w:rFonts w:ascii="Times New Roman" w:hAnsi="Times New Roman" w:cs="Times New Roman"/>
            <w:sz w:val="24"/>
            <w:szCs w:val="24"/>
            <w:lang w:val="en-US"/>
            <w:rPrChange w:id="9302" w:author="Tima" w:date="2026-01-19T22:11:00Z">
              <w:rPr>
                <w:rStyle w:val="af6"/>
                <w:rFonts w:ascii="Times New Roman" w:hAnsi="Times New Roman" w:cs="Times New Roman"/>
                <w:sz w:val="24"/>
                <w:szCs w:val="24"/>
              </w:rPr>
            </w:rPrChange>
          </w:rPr>
          <w:t>://</w:t>
        </w:r>
        <w:r w:rsidR="00233D8C" w:rsidRPr="00560BE1">
          <w:rPr>
            <w:rStyle w:val="af6"/>
            <w:rFonts w:ascii="Times New Roman" w:hAnsi="Times New Roman" w:cs="Times New Roman"/>
            <w:sz w:val="24"/>
            <w:szCs w:val="24"/>
            <w:lang w:val="en-US"/>
            <w:rPrChange w:id="9303" w:author="Tima" w:date="2026-01-19T22:09:00Z">
              <w:rPr>
                <w:rStyle w:val="af6"/>
                <w:rFonts w:ascii="Times New Roman" w:hAnsi="Times New Roman" w:cs="Times New Roman"/>
                <w:sz w:val="24"/>
                <w:szCs w:val="24"/>
              </w:rPr>
            </w:rPrChange>
          </w:rPr>
          <w:t>telegra</w:t>
        </w:r>
        <w:r w:rsidR="00233D8C" w:rsidRPr="00560BE1">
          <w:rPr>
            <w:rStyle w:val="af6"/>
            <w:rFonts w:ascii="Times New Roman" w:hAnsi="Times New Roman" w:cs="Times New Roman"/>
            <w:sz w:val="24"/>
            <w:szCs w:val="24"/>
            <w:lang w:val="en-US"/>
            <w:rPrChange w:id="9304" w:author="Tima" w:date="2026-01-19T22:11:00Z">
              <w:rPr>
                <w:rStyle w:val="af6"/>
                <w:rFonts w:ascii="Times New Roman" w:hAnsi="Times New Roman" w:cs="Times New Roman"/>
                <w:sz w:val="24"/>
                <w:szCs w:val="24"/>
              </w:rPr>
            </w:rPrChange>
          </w:rPr>
          <w:t>.</w:t>
        </w:r>
        <w:r w:rsidR="00233D8C" w:rsidRPr="00560BE1">
          <w:rPr>
            <w:rStyle w:val="af6"/>
            <w:rFonts w:ascii="Times New Roman" w:hAnsi="Times New Roman" w:cs="Times New Roman"/>
            <w:sz w:val="24"/>
            <w:szCs w:val="24"/>
            <w:lang w:val="en-US"/>
            <w:rPrChange w:id="9305" w:author="Tima" w:date="2026-01-19T22:09:00Z">
              <w:rPr>
                <w:rStyle w:val="af6"/>
                <w:rFonts w:ascii="Times New Roman" w:hAnsi="Times New Roman" w:cs="Times New Roman"/>
                <w:sz w:val="24"/>
                <w:szCs w:val="24"/>
              </w:rPr>
            </w:rPrChange>
          </w:rPr>
          <w:t>ph</w:t>
        </w:r>
        <w:r w:rsidR="00233D8C" w:rsidRPr="00560BE1">
          <w:rPr>
            <w:rStyle w:val="af6"/>
            <w:rFonts w:ascii="Times New Roman" w:hAnsi="Times New Roman" w:cs="Times New Roman"/>
            <w:sz w:val="24"/>
            <w:szCs w:val="24"/>
            <w:lang w:val="en-US"/>
            <w:rPrChange w:id="9306" w:author="Tima" w:date="2026-01-19T22:11:00Z">
              <w:rPr>
                <w:rStyle w:val="af6"/>
                <w:rFonts w:ascii="Times New Roman" w:hAnsi="Times New Roman" w:cs="Times New Roman"/>
                <w:sz w:val="24"/>
                <w:szCs w:val="24"/>
              </w:rPr>
            </w:rPrChange>
          </w:rPr>
          <w:t>/</w:t>
        </w:r>
        <w:r w:rsidR="00233D8C" w:rsidRPr="00560BE1">
          <w:rPr>
            <w:rStyle w:val="af6"/>
            <w:rFonts w:ascii="Times New Roman" w:hAnsi="Times New Roman" w:cs="Times New Roman"/>
            <w:sz w:val="24"/>
            <w:szCs w:val="24"/>
            <w:lang w:val="en-US"/>
            <w:rPrChange w:id="9307" w:author="Tima" w:date="2026-01-19T22:09:00Z">
              <w:rPr>
                <w:rStyle w:val="af6"/>
                <w:rFonts w:ascii="Times New Roman" w:hAnsi="Times New Roman" w:cs="Times New Roman"/>
                <w:sz w:val="24"/>
                <w:szCs w:val="24"/>
              </w:rPr>
            </w:rPrChange>
          </w:rPr>
          <w:t>Green</w:t>
        </w:r>
        <w:r w:rsidR="00233D8C" w:rsidRPr="00560BE1">
          <w:rPr>
            <w:rStyle w:val="af6"/>
            <w:rFonts w:ascii="Times New Roman" w:hAnsi="Times New Roman" w:cs="Times New Roman"/>
            <w:sz w:val="24"/>
            <w:szCs w:val="24"/>
            <w:lang w:val="en-US"/>
            <w:rPrChange w:id="9308" w:author="Tima" w:date="2026-01-19T22:11:00Z">
              <w:rPr>
                <w:rStyle w:val="af6"/>
                <w:rFonts w:ascii="Times New Roman" w:hAnsi="Times New Roman" w:cs="Times New Roman"/>
                <w:sz w:val="24"/>
                <w:szCs w:val="24"/>
              </w:rPr>
            </w:rPrChange>
          </w:rPr>
          <w:t>-</w:t>
        </w:r>
        <w:r w:rsidR="00233D8C" w:rsidRPr="00560BE1">
          <w:rPr>
            <w:rStyle w:val="af6"/>
            <w:rFonts w:ascii="Times New Roman" w:hAnsi="Times New Roman" w:cs="Times New Roman"/>
            <w:sz w:val="24"/>
            <w:szCs w:val="24"/>
            <w:lang w:val="en-US"/>
            <w:rPrChange w:id="9309" w:author="Tima" w:date="2026-01-19T22:09:00Z">
              <w:rPr>
                <w:rStyle w:val="af6"/>
                <w:rFonts w:ascii="Times New Roman" w:hAnsi="Times New Roman" w:cs="Times New Roman"/>
                <w:sz w:val="24"/>
                <w:szCs w:val="24"/>
              </w:rPr>
            </w:rPrChange>
          </w:rPr>
          <w:t>Heart</w:t>
        </w:r>
        <w:r w:rsidR="00233D8C" w:rsidRPr="00560BE1">
          <w:rPr>
            <w:rStyle w:val="af6"/>
            <w:rFonts w:ascii="Times New Roman" w:hAnsi="Times New Roman" w:cs="Times New Roman"/>
            <w:sz w:val="24"/>
            <w:szCs w:val="24"/>
            <w:lang w:val="en-US"/>
            <w:rPrChange w:id="9310" w:author="Tima" w:date="2026-01-19T22:11:00Z">
              <w:rPr>
                <w:rStyle w:val="af6"/>
                <w:rFonts w:ascii="Times New Roman" w:hAnsi="Times New Roman" w:cs="Times New Roman"/>
                <w:sz w:val="24"/>
                <w:szCs w:val="24"/>
              </w:rPr>
            </w:rPrChange>
          </w:rPr>
          <w:t>-</w:t>
        </w:r>
        <w:r w:rsidR="00233D8C" w:rsidRPr="00560BE1">
          <w:rPr>
            <w:rStyle w:val="af6"/>
            <w:rFonts w:ascii="Times New Roman" w:hAnsi="Times New Roman" w:cs="Times New Roman"/>
            <w:sz w:val="24"/>
            <w:szCs w:val="24"/>
            <w:lang w:val="en-US"/>
            <w:rPrChange w:id="9311" w:author="Tima" w:date="2026-01-19T22:09:00Z">
              <w:rPr>
                <w:rStyle w:val="af6"/>
                <w:rFonts w:ascii="Times New Roman" w:hAnsi="Times New Roman" w:cs="Times New Roman"/>
                <w:sz w:val="24"/>
                <w:szCs w:val="24"/>
              </w:rPr>
            </w:rPrChange>
          </w:rPr>
          <w:t>Club</w:t>
        </w:r>
        <w:r w:rsidR="00233D8C" w:rsidRPr="00560BE1">
          <w:rPr>
            <w:rStyle w:val="af6"/>
            <w:rFonts w:ascii="Times New Roman" w:hAnsi="Times New Roman" w:cs="Times New Roman"/>
            <w:sz w:val="24"/>
            <w:szCs w:val="24"/>
            <w:lang w:val="en-US"/>
            <w:rPrChange w:id="9312" w:author="Tima" w:date="2026-01-19T22:11:00Z">
              <w:rPr>
                <w:rStyle w:val="af6"/>
                <w:rFonts w:ascii="Times New Roman" w:hAnsi="Times New Roman" w:cs="Times New Roman"/>
                <w:sz w:val="24"/>
                <w:szCs w:val="24"/>
              </w:rPr>
            </w:rPrChange>
          </w:rPr>
          <w:t>-</w:t>
        </w:r>
        <w:r w:rsidR="00233D8C" w:rsidRPr="00560BE1">
          <w:rPr>
            <w:rStyle w:val="af6"/>
            <w:rFonts w:ascii="Times New Roman" w:hAnsi="Times New Roman" w:cs="Times New Roman"/>
            <w:sz w:val="24"/>
            <w:szCs w:val="24"/>
            <w:lang w:val="en-US"/>
            <w:rPrChange w:id="9313" w:author="Tima" w:date="2026-01-19T22:09:00Z">
              <w:rPr>
                <w:rStyle w:val="af6"/>
                <w:rFonts w:ascii="Times New Roman" w:hAnsi="Times New Roman" w:cs="Times New Roman"/>
                <w:sz w:val="24"/>
                <w:szCs w:val="24"/>
              </w:rPr>
            </w:rPrChange>
          </w:rPr>
          <w:t>Disclaimer</w:t>
        </w:r>
        <w:r w:rsidR="00233D8C" w:rsidRPr="00560BE1">
          <w:rPr>
            <w:rStyle w:val="af6"/>
            <w:rFonts w:ascii="Times New Roman" w:hAnsi="Times New Roman" w:cs="Times New Roman"/>
            <w:sz w:val="24"/>
            <w:szCs w:val="24"/>
            <w:lang w:val="en-US"/>
            <w:rPrChange w:id="9314" w:author="Tima" w:date="2026-01-19T22:11:00Z">
              <w:rPr>
                <w:rStyle w:val="af6"/>
                <w:rFonts w:ascii="Times New Roman" w:hAnsi="Times New Roman" w:cs="Times New Roman"/>
                <w:sz w:val="24"/>
                <w:szCs w:val="24"/>
              </w:rPr>
            </w:rPrChange>
          </w:rPr>
          <w:t>-</w:t>
        </w:r>
        <w:r w:rsidR="00233D8C" w:rsidRPr="00560BE1">
          <w:rPr>
            <w:rStyle w:val="af6"/>
            <w:rFonts w:ascii="Times New Roman" w:hAnsi="Times New Roman" w:cs="Times New Roman"/>
            <w:sz w:val="24"/>
            <w:szCs w:val="24"/>
            <w:lang w:val="en-US"/>
            <w:rPrChange w:id="9315" w:author="Tima" w:date="2026-01-19T22:09:00Z">
              <w:rPr>
                <w:rStyle w:val="af6"/>
                <w:rFonts w:ascii="Times New Roman" w:hAnsi="Times New Roman" w:cs="Times New Roman"/>
                <w:sz w:val="24"/>
                <w:szCs w:val="24"/>
              </w:rPr>
            </w:rPrChange>
          </w:rPr>
          <w:t>RU</w:t>
        </w:r>
        <w:r w:rsidR="00233D8C" w:rsidRPr="00560BE1">
          <w:rPr>
            <w:rStyle w:val="af6"/>
            <w:rFonts w:ascii="Times New Roman" w:hAnsi="Times New Roman" w:cs="Times New Roman"/>
            <w:sz w:val="24"/>
            <w:szCs w:val="24"/>
            <w:lang w:val="en-US"/>
            <w:rPrChange w:id="9316" w:author="Tima" w:date="2026-01-19T22:11:00Z">
              <w:rPr>
                <w:rStyle w:val="af6"/>
                <w:rFonts w:ascii="Times New Roman" w:hAnsi="Times New Roman" w:cs="Times New Roman"/>
                <w:sz w:val="24"/>
                <w:szCs w:val="24"/>
              </w:rPr>
            </w:rPrChange>
          </w:rPr>
          <w:t>-09-17</w:t>
        </w:r>
        <w:r w:rsidR="00233D8C" w:rsidRPr="00560BE1">
          <w:rPr>
            <w:rStyle w:val="af6"/>
            <w:rFonts w:ascii="Times New Roman" w:hAnsi="Times New Roman" w:cs="Times New Roman"/>
            <w:sz w:val="24"/>
            <w:szCs w:val="24"/>
            <w:rPrChange w:id="9317" w:author="Tima" w:date="2026-01-19T22:09:00Z">
              <w:rPr>
                <w:rStyle w:val="af6"/>
                <w:rFonts w:ascii="Times New Roman" w:hAnsi="Times New Roman" w:cs="Times New Roman"/>
                <w:sz w:val="24"/>
                <w:szCs w:val="24"/>
              </w:rPr>
            </w:rPrChange>
          </w:rPr>
          <w:fldChar w:fldCharType="end"/>
        </w:r>
      </w:ins>
      <w:ins w:id="9318" w:author="Tima" w:date="2026-01-19T22:08:00Z">
        <w:r w:rsidRPr="00560BE1">
          <w:rPr>
            <w:rStyle w:val="af6"/>
            <w:rFonts w:ascii="Times New Roman" w:hAnsi="Times New Roman" w:cs="Times New Roman"/>
            <w:sz w:val="24"/>
            <w:szCs w:val="24"/>
            <w:lang w:val="en-US"/>
          </w:rPr>
          <w:t xml:space="preserve"> </w:t>
        </w:r>
        <w:r w:rsidRPr="00560BE1">
          <w:rPr>
            <w:rFonts w:ascii="Times New Roman" w:hAnsi="Times New Roman" w:cs="Times New Roman"/>
            <w:sz w:val="24"/>
            <w:szCs w:val="24"/>
            <w:lang w:val="en-US"/>
            <w:rPrChange w:id="9319" w:author="Tima" w:date="2026-01-19T22:11:00Z">
              <w:rPr>
                <w:rFonts w:ascii="Times New Roman" w:hAnsi="Times New Roman" w:cs="Times New Roman"/>
                <w:sz w:val="24"/>
                <w:szCs w:val="24"/>
              </w:rPr>
            </w:rPrChange>
          </w:rPr>
          <w:t>(</w:t>
        </w:r>
        <w:r w:rsidRPr="00560BE1">
          <w:rPr>
            <w:rFonts w:ascii="Times New Roman" w:hAnsi="Times New Roman" w:cs="Times New Roman"/>
            <w:sz w:val="24"/>
            <w:szCs w:val="24"/>
          </w:rPr>
          <w:t>дата</w:t>
        </w:r>
        <w:r w:rsidRPr="00560BE1">
          <w:rPr>
            <w:rFonts w:ascii="Times New Roman" w:hAnsi="Times New Roman" w:cs="Times New Roman"/>
            <w:sz w:val="24"/>
            <w:szCs w:val="24"/>
            <w:lang w:val="en-US"/>
            <w:rPrChange w:id="9320" w:author="Tima" w:date="2026-01-19T22:11:00Z">
              <w:rPr>
                <w:rFonts w:ascii="Times New Roman" w:hAnsi="Times New Roman" w:cs="Times New Roman"/>
                <w:sz w:val="24"/>
                <w:szCs w:val="24"/>
              </w:rPr>
            </w:rPrChange>
          </w:rPr>
          <w:t xml:space="preserve"> </w:t>
        </w:r>
        <w:r w:rsidRPr="00560BE1">
          <w:rPr>
            <w:rFonts w:ascii="Times New Roman" w:hAnsi="Times New Roman" w:cs="Times New Roman"/>
            <w:sz w:val="24"/>
            <w:szCs w:val="24"/>
          </w:rPr>
          <w:t>обращения</w:t>
        </w:r>
        <w:r w:rsidRPr="00560BE1">
          <w:rPr>
            <w:rFonts w:ascii="Times New Roman" w:hAnsi="Times New Roman" w:cs="Times New Roman"/>
            <w:sz w:val="24"/>
            <w:szCs w:val="24"/>
            <w:lang w:val="en-US"/>
            <w:rPrChange w:id="9321" w:author="Tima" w:date="2026-01-19T22:11:00Z">
              <w:rPr>
                <w:rFonts w:ascii="Times New Roman" w:hAnsi="Times New Roman" w:cs="Times New Roman"/>
                <w:sz w:val="24"/>
                <w:szCs w:val="24"/>
              </w:rPr>
            </w:rPrChange>
          </w:rPr>
          <w:t xml:space="preserve"> 11.01.2026)</w:t>
        </w:r>
      </w:ins>
    </w:p>
    <w:p w14:paraId="567814CF" w14:textId="29F940F4" w:rsidR="00233D8C" w:rsidRPr="00342938" w:rsidRDefault="00560BE1">
      <w:pPr>
        <w:pStyle w:val="a3"/>
        <w:numPr>
          <w:ilvl w:val="0"/>
          <w:numId w:val="109"/>
        </w:numPr>
        <w:rPr>
          <w:ins w:id="9322" w:author="Tima" w:date="2026-01-19T21:59:00Z"/>
          <w:rStyle w:val="af6"/>
          <w:rFonts w:ascii="Times New Roman" w:hAnsi="Times New Roman" w:cs="Times New Roman"/>
          <w:color w:val="auto"/>
          <w:sz w:val="24"/>
          <w:szCs w:val="24"/>
          <w:u w:val="none"/>
          <w:lang w:val="en-US"/>
          <w:rPrChange w:id="9323" w:author="Tima" w:date="2026-01-19T22:44:00Z">
            <w:rPr>
              <w:ins w:id="9324" w:author="Tima" w:date="2026-01-19T21:59:00Z"/>
              <w:rStyle w:val="af6"/>
              <w:rFonts w:ascii="Times New Roman" w:hAnsi="Times New Roman" w:cs="Times New Roman"/>
              <w:sz w:val="24"/>
              <w:szCs w:val="24"/>
            </w:rPr>
          </w:rPrChange>
        </w:rPr>
        <w:pPrChange w:id="9325" w:author="Tima" w:date="2026-01-19T21:58:00Z">
          <w:pPr>
            <w:ind w:firstLine="709"/>
            <w:jc w:val="both"/>
          </w:pPr>
        </w:pPrChange>
      </w:pPr>
      <w:ins w:id="9326" w:author="Tima" w:date="2026-01-19T22:09:00Z">
        <w:r w:rsidRPr="00560BE1">
          <w:rPr>
            <w:rFonts w:ascii="Times New Roman" w:hAnsi="Times New Roman" w:cs="Times New Roman"/>
            <w:sz w:val="24"/>
            <w:szCs w:val="24"/>
            <w:lang w:val="en-US"/>
            <w:rPrChange w:id="9327" w:author="Tima" w:date="2026-01-19T22:09:00Z">
              <w:rPr>
                <w:color w:val="0563C1" w:themeColor="hyperlink"/>
                <w:u w:val="single"/>
              </w:rPr>
            </w:rPrChange>
          </w:rPr>
          <w:t>Green</w:t>
        </w:r>
        <w:r w:rsidRPr="00560BE1">
          <w:rPr>
            <w:rFonts w:ascii="Times New Roman" w:hAnsi="Times New Roman" w:cs="Times New Roman"/>
            <w:sz w:val="24"/>
            <w:szCs w:val="24"/>
            <w:lang w:val="en-US"/>
            <w:rPrChange w:id="9328" w:author="Tima" w:date="2026-01-19T22:11:00Z">
              <w:rPr/>
            </w:rPrChange>
          </w:rPr>
          <w:t xml:space="preserve"> </w:t>
        </w:r>
        <w:r w:rsidRPr="00560BE1">
          <w:rPr>
            <w:rFonts w:ascii="Times New Roman" w:hAnsi="Times New Roman" w:cs="Times New Roman"/>
            <w:sz w:val="24"/>
            <w:szCs w:val="24"/>
            <w:lang w:val="en-US"/>
            <w:rPrChange w:id="9329" w:author="Tima" w:date="2026-01-19T22:09:00Z">
              <w:rPr/>
            </w:rPrChange>
          </w:rPr>
          <w:t>Heart</w:t>
        </w:r>
        <w:r w:rsidRPr="00560BE1">
          <w:rPr>
            <w:rFonts w:ascii="Times New Roman" w:hAnsi="Times New Roman" w:cs="Times New Roman"/>
            <w:sz w:val="24"/>
            <w:szCs w:val="24"/>
            <w:lang w:val="en-US"/>
            <w:rPrChange w:id="9330" w:author="Tima" w:date="2026-01-19T22:11:00Z">
              <w:rPr/>
            </w:rPrChange>
          </w:rPr>
          <w:t xml:space="preserve"> </w:t>
        </w:r>
        <w:r w:rsidRPr="00560BE1">
          <w:rPr>
            <w:rFonts w:ascii="Times New Roman" w:hAnsi="Times New Roman" w:cs="Times New Roman"/>
            <w:sz w:val="24"/>
            <w:szCs w:val="24"/>
            <w:lang w:val="en-US"/>
            <w:rPrChange w:id="9331" w:author="Tima" w:date="2026-01-19T22:09:00Z">
              <w:rPr/>
            </w:rPrChange>
          </w:rPr>
          <w:t>Club</w:t>
        </w:r>
        <w:r w:rsidRPr="00560BE1">
          <w:rPr>
            <w:rFonts w:ascii="Times New Roman" w:hAnsi="Times New Roman" w:cs="Times New Roman"/>
            <w:sz w:val="24"/>
            <w:szCs w:val="24"/>
            <w:lang w:val="en-US"/>
          </w:rPr>
          <w:t>.</w:t>
        </w:r>
      </w:ins>
      <w:ins w:id="9332" w:author="Tima" w:date="2026-01-19T22:10:00Z">
        <w:r w:rsidRPr="00560BE1">
          <w:rPr>
            <w:rFonts w:ascii="Times New Roman" w:hAnsi="Times New Roman" w:cs="Times New Roman"/>
            <w:sz w:val="24"/>
            <w:szCs w:val="24"/>
            <w:lang w:val="en-US"/>
            <w:rPrChange w:id="9333" w:author="Tima" w:date="2026-01-19T22:11:00Z">
              <w:rPr>
                <w:rFonts w:ascii="Times New Roman" w:hAnsi="Times New Roman" w:cs="Times New Roman"/>
                <w:sz w:val="24"/>
                <w:szCs w:val="24"/>
              </w:rPr>
            </w:rPrChange>
          </w:rPr>
          <w:t xml:space="preserve"> </w:t>
        </w:r>
        <w:r>
          <w:rPr>
            <w:rFonts w:ascii="Times New Roman" w:hAnsi="Times New Roman" w:cs="Times New Roman"/>
            <w:sz w:val="24"/>
            <w:szCs w:val="24"/>
            <w:lang w:val="en-US"/>
          </w:rPr>
          <w:t>URL</w:t>
        </w:r>
        <w:r w:rsidRPr="00560BE1">
          <w:rPr>
            <w:rFonts w:ascii="Times New Roman" w:hAnsi="Times New Roman" w:cs="Times New Roman"/>
            <w:sz w:val="24"/>
            <w:szCs w:val="24"/>
            <w:lang w:val="en-US"/>
          </w:rPr>
          <w:t xml:space="preserve">: </w:t>
        </w:r>
      </w:ins>
      <w:ins w:id="9334" w:author="Tima" w:date="2026-01-19T21:58:00Z">
        <w:r w:rsidR="00233D8C" w:rsidRPr="00560BE1">
          <w:rPr>
            <w:rFonts w:ascii="Times New Roman" w:hAnsi="Times New Roman" w:cs="Times New Roman"/>
            <w:sz w:val="24"/>
            <w:szCs w:val="24"/>
            <w:rPrChange w:id="9335" w:author="Tima" w:date="2026-01-19T22:09:00Z">
              <w:rPr/>
            </w:rPrChange>
          </w:rPr>
          <w:fldChar w:fldCharType="begin"/>
        </w:r>
        <w:r w:rsidR="00233D8C" w:rsidRPr="00560BE1">
          <w:rPr>
            <w:rFonts w:ascii="Times New Roman" w:hAnsi="Times New Roman" w:cs="Times New Roman"/>
            <w:sz w:val="24"/>
            <w:szCs w:val="24"/>
            <w:lang w:val="en-US"/>
            <w:rPrChange w:id="9336" w:author="Tima" w:date="2026-01-19T22:11:00Z">
              <w:rPr/>
            </w:rPrChange>
          </w:rPr>
          <w:instrText xml:space="preserve"> </w:instrText>
        </w:r>
        <w:r w:rsidR="00233D8C" w:rsidRPr="00560BE1">
          <w:rPr>
            <w:rFonts w:ascii="Times New Roman" w:hAnsi="Times New Roman" w:cs="Times New Roman"/>
            <w:sz w:val="24"/>
            <w:szCs w:val="24"/>
            <w:lang w:val="en-US"/>
            <w:rPrChange w:id="9337" w:author="Tima" w:date="2026-01-19T22:09:00Z">
              <w:rPr/>
            </w:rPrChange>
          </w:rPr>
          <w:instrText>HYPERLINK</w:instrText>
        </w:r>
        <w:r w:rsidR="00233D8C" w:rsidRPr="00560BE1">
          <w:rPr>
            <w:rFonts w:ascii="Times New Roman" w:hAnsi="Times New Roman" w:cs="Times New Roman"/>
            <w:sz w:val="24"/>
            <w:szCs w:val="24"/>
            <w:lang w:val="en-US"/>
            <w:rPrChange w:id="9338" w:author="Tima" w:date="2026-01-19T22:11:00Z">
              <w:rPr/>
            </w:rPrChange>
          </w:rPr>
          <w:instrText xml:space="preserve"> "</w:instrText>
        </w:r>
        <w:r w:rsidR="00233D8C" w:rsidRPr="00560BE1">
          <w:rPr>
            <w:rFonts w:ascii="Times New Roman" w:hAnsi="Times New Roman" w:cs="Times New Roman"/>
            <w:sz w:val="24"/>
            <w:szCs w:val="24"/>
            <w:lang w:val="en-US"/>
            <w:rPrChange w:id="9339" w:author="Tima" w:date="2026-01-19T22:09:00Z">
              <w:rPr/>
            </w:rPrChange>
          </w:rPr>
          <w:instrText>https</w:instrText>
        </w:r>
        <w:r w:rsidR="00233D8C" w:rsidRPr="00560BE1">
          <w:rPr>
            <w:rFonts w:ascii="Times New Roman" w:hAnsi="Times New Roman" w:cs="Times New Roman"/>
            <w:sz w:val="24"/>
            <w:szCs w:val="24"/>
            <w:lang w:val="en-US"/>
            <w:rPrChange w:id="9340" w:author="Tima" w:date="2026-01-19T22:11:00Z">
              <w:rPr/>
            </w:rPrChange>
          </w:rPr>
          <w:instrText>://</w:instrText>
        </w:r>
        <w:r w:rsidR="00233D8C" w:rsidRPr="00560BE1">
          <w:rPr>
            <w:rFonts w:ascii="Times New Roman" w:hAnsi="Times New Roman" w:cs="Times New Roman"/>
            <w:sz w:val="24"/>
            <w:szCs w:val="24"/>
            <w:lang w:val="en-US"/>
            <w:rPrChange w:id="9341" w:author="Tima" w:date="2026-01-19T22:09:00Z">
              <w:rPr/>
            </w:rPrChange>
          </w:rPr>
          <w:instrText>getgems</w:instrText>
        </w:r>
        <w:r w:rsidR="00233D8C" w:rsidRPr="00560BE1">
          <w:rPr>
            <w:rFonts w:ascii="Times New Roman" w:hAnsi="Times New Roman" w:cs="Times New Roman"/>
            <w:sz w:val="24"/>
            <w:szCs w:val="24"/>
            <w:lang w:val="en-US"/>
            <w:rPrChange w:id="9342" w:author="Tima" w:date="2026-01-19T22:11:00Z">
              <w:rPr/>
            </w:rPrChange>
          </w:rPr>
          <w:instrText>.</w:instrText>
        </w:r>
        <w:r w:rsidR="00233D8C" w:rsidRPr="00560BE1">
          <w:rPr>
            <w:rFonts w:ascii="Times New Roman" w:hAnsi="Times New Roman" w:cs="Times New Roman"/>
            <w:sz w:val="24"/>
            <w:szCs w:val="24"/>
            <w:lang w:val="en-US"/>
            <w:rPrChange w:id="9343" w:author="Tima" w:date="2026-01-19T22:09:00Z">
              <w:rPr/>
            </w:rPrChange>
          </w:rPr>
          <w:instrText>io</w:instrText>
        </w:r>
        <w:r w:rsidR="00233D8C" w:rsidRPr="00560BE1">
          <w:rPr>
            <w:rFonts w:ascii="Times New Roman" w:hAnsi="Times New Roman" w:cs="Times New Roman"/>
            <w:sz w:val="24"/>
            <w:szCs w:val="24"/>
            <w:lang w:val="en-US"/>
            <w:rPrChange w:id="9344" w:author="Tima" w:date="2026-01-19T22:11:00Z">
              <w:rPr/>
            </w:rPrChange>
          </w:rPr>
          <w:instrText>/</w:instrText>
        </w:r>
        <w:r w:rsidR="00233D8C" w:rsidRPr="00560BE1">
          <w:rPr>
            <w:rFonts w:ascii="Times New Roman" w:hAnsi="Times New Roman" w:cs="Times New Roman"/>
            <w:sz w:val="24"/>
            <w:szCs w:val="24"/>
            <w:lang w:val="en-US"/>
            <w:rPrChange w:id="9345" w:author="Tima" w:date="2026-01-19T22:09:00Z">
              <w:rPr/>
            </w:rPrChange>
          </w:rPr>
          <w:instrText>launchpad</w:instrText>
        </w:r>
        <w:r w:rsidR="00233D8C" w:rsidRPr="00560BE1">
          <w:rPr>
            <w:rFonts w:ascii="Times New Roman" w:hAnsi="Times New Roman" w:cs="Times New Roman"/>
            <w:sz w:val="24"/>
            <w:szCs w:val="24"/>
            <w:lang w:val="en-US"/>
            <w:rPrChange w:id="9346" w:author="Tima" w:date="2026-01-19T22:11:00Z">
              <w:rPr/>
            </w:rPrChange>
          </w:rPr>
          <w:instrText>/</w:instrText>
        </w:r>
        <w:r w:rsidR="00233D8C" w:rsidRPr="00560BE1">
          <w:rPr>
            <w:rFonts w:ascii="Times New Roman" w:hAnsi="Times New Roman" w:cs="Times New Roman"/>
            <w:sz w:val="24"/>
            <w:szCs w:val="24"/>
            <w:lang w:val="en-US"/>
            <w:rPrChange w:id="9347" w:author="Tima" w:date="2026-01-19T22:09:00Z">
              <w:rPr/>
            </w:rPrChange>
          </w:rPr>
          <w:instrText>green</w:instrText>
        </w:r>
        <w:r w:rsidR="00233D8C" w:rsidRPr="00560BE1">
          <w:rPr>
            <w:rFonts w:ascii="Times New Roman" w:hAnsi="Times New Roman" w:cs="Times New Roman"/>
            <w:sz w:val="24"/>
            <w:szCs w:val="24"/>
            <w:lang w:val="en-US"/>
            <w:rPrChange w:id="9348" w:author="Tima" w:date="2026-01-19T22:11:00Z">
              <w:rPr/>
            </w:rPrChange>
          </w:rPr>
          <w:instrText>-</w:instrText>
        </w:r>
        <w:r w:rsidR="00233D8C" w:rsidRPr="00560BE1">
          <w:rPr>
            <w:rFonts w:ascii="Times New Roman" w:hAnsi="Times New Roman" w:cs="Times New Roman"/>
            <w:sz w:val="24"/>
            <w:szCs w:val="24"/>
            <w:lang w:val="en-US"/>
            <w:rPrChange w:id="9349" w:author="Tima" w:date="2026-01-19T22:09:00Z">
              <w:rPr/>
            </w:rPrChange>
          </w:rPr>
          <w:instrText>heart</w:instrText>
        </w:r>
        <w:r w:rsidR="00233D8C" w:rsidRPr="00560BE1">
          <w:rPr>
            <w:rFonts w:ascii="Times New Roman" w:hAnsi="Times New Roman" w:cs="Times New Roman"/>
            <w:sz w:val="24"/>
            <w:szCs w:val="24"/>
            <w:lang w:val="en-US"/>
            <w:rPrChange w:id="9350" w:author="Tima" w:date="2026-01-19T22:11:00Z">
              <w:rPr/>
            </w:rPrChange>
          </w:rPr>
          <w:instrText>-</w:instrText>
        </w:r>
        <w:r w:rsidR="00233D8C" w:rsidRPr="00560BE1">
          <w:rPr>
            <w:rFonts w:ascii="Times New Roman" w:hAnsi="Times New Roman" w:cs="Times New Roman"/>
            <w:sz w:val="24"/>
            <w:szCs w:val="24"/>
            <w:lang w:val="en-US"/>
            <w:rPrChange w:id="9351" w:author="Tima" w:date="2026-01-19T22:09:00Z">
              <w:rPr/>
            </w:rPrChange>
          </w:rPr>
          <w:instrText>club</w:instrText>
        </w:r>
        <w:r w:rsidR="00233D8C" w:rsidRPr="00560BE1">
          <w:rPr>
            <w:rFonts w:ascii="Times New Roman" w:hAnsi="Times New Roman" w:cs="Times New Roman"/>
            <w:sz w:val="24"/>
            <w:szCs w:val="24"/>
            <w:lang w:val="en-US"/>
            <w:rPrChange w:id="9352" w:author="Tima" w:date="2026-01-19T22:11:00Z">
              <w:rPr/>
            </w:rPrChange>
          </w:rPr>
          <w:instrText xml:space="preserve">" </w:instrText>
        </w:r>
        <w:r w:rsidR="00233D8C" w:rsidRPr="00560BE1">
          <w:rPr>
            <w:rFonts w:ascii="Times New Roman" w:hAnsi="Times New Roman" w:cs="Times New Roman"/>
            <w:sz w:val="24"/>
            <w:szCs w:val="24"/>
            <w:rPrChange w:id="9353" w:author="Tima" w:date="2026-01-19T22:09:00Z">
              <w:rPr>
                <w:rStyle w:val="af6"/>
                <w:rFonts w:ascii="Times New Roman" w:hAnsi="Times New Roman" w:cs="Times New Roman"/>
                <w:sz w:val="24"/>
                <w:szCs w:val="24"/>
              </w:rPr>
            </w:rPrChange>
          </w:rPr>
          <w:fldChar w:fldCharType="separate"/>
        </w:r>
        <w:r w:rsidR="00233D8C" w:rsidRPr="00560BE1">
          <w:rPr>
            <w:rStyle w:val="af6"/>
            <w:rFonts w:ascii="Times New Roman" w:hAnsi="Times New Roman" w:cs="Times New Roman"/>
            <w:sz w:val="24"/>
            <w:szCs w:val="24"/>
            <w:lang w:val="en-US"/>
            <w:rPrChange w:id="9354" w:author="Tima" w:date="2026-01-19T22:09:00Z">
              <w:rPr>
                <w:rStyle w:val="af6"/>
                <w:rFonts w:ascii="Times New Roman" w:hAnsi="Times New Roman" w:cs="Times New Roman"/>
                <w:sz w:val="24"/>
                <w:szCs w:val="24"/>
              </w:rPr>
            </w:rPrChange>
          </w:rPr>
          <w:t>https</w:t>
        </w:r>
        <w:r w:rsidR="00233D8C" w:rsidRPr="00560BE1">
          <w:rPr>
            <w:rStyle w:val="af6"/>
            <w:rFonts w:ascii="Times New Roman" w:hAnsi="Times New Roman" w:cs="Times New Roman"/>
            <w:sz w:val="24"/>
            <w:szCs w:val="24"/>
            <w:lang w:val="en-US"/>
            <w:rPrChange w:id="9355" w:author="Tima" w:date="2026-01-19T22:11:00Z">
              <w:rPr>
                <w:rStyle w:val="af6"/>
                <w:rFonts w:ascii="Times New Roman" w:hAnsi="Times New Roman" w:cs="Times New Roman"/>
                <w:sz w:val="24"/>
                <w:szCs w:val="24"/>
              </w:rPr>
            </w:rPrChange>
          </w:rPr>
          <w:t>://</w:t>
        </w:r>
        <w:r w:rsidR="00233D8C" w:rsidRPr="00560BE1">
          <w:rPr>
            <w:rStyle w:val="af6"/>
            <w:rFonts w:ascii="Times New Roman" w:hAnsi="Times New Roman" w:cs="Times New Roman"/>
            <w:sz w:val="24"/>
            <w:szCs w:val="24"/>
            <w:lang w:val="en-US"/>
            <w:rPrChange w:id="9356" w:author="Tima" w:date="2026-01-19T22:09:00Z">
              <w:rPr>
                <w:rStyle w:val="af6"/>
                <w:rFonts w:ascii="Times New Roman" w:hAnsi="Times New Roman" w:cs="Times New Roman"/>
                <w:sz w:val="24"/>
                <w:szCs w:val="24"/>
              </w:rPr>
            </w:rPrChange>
          </w:rPr>
          <w:t>getgems</w:t>
        </w:r>
        <w:r w:rsidR="00233D8C" w:rsidRPr="00560BE1">
          <w:rPr>
            <w:rStyle w:val="af6"/>
            <w:rFonts w:ascii="Times New Roman" w:hAnsi="Times New Roman" w:cs="Times New Roman"/>
            <w:sz w:val="24"/>
            <w:szCs w:val="24"/>
            <w:lang w:val="en-US"/>
            <w:rPrChange w:id="9357" w:author="Tima" w:date="2026-01-19T22:11:00Z">
              <w:rPr>
                <w:rStyle w:val="af6"/>
                <w:rFonts w:ascii="Times New Roman" w:hAnsi="Times New Roman" w:cs="Times New Roman"/>
                <w:sz w:val="24"/>
                <w:szCs w:val="24"/>
              </w:rPr>
            </w:rPrChange>
          </w:rPr>
          <w:t>.</w:t>
        </w:r>
        <w:r w:rsidR="00233D8C" w:rsidRPr="00560BE1">
          <w:rPr>
            <w:rStyle w:val="af6"/>
            <w:rFonts w:ascii="Times New Roman" w:hAnsi="Times New Roman" w:cs="Times New Roman"/>
            <w:sz w:val="24"/>
            <w:szCs w:val="24"/>
            <w:lang w:val="en-US"/>
            <w:rPrChange w:id="9358" w:author="Tima" w:date="2026-01-19T22:09:00Z">
              <w:rPr>
                <w:rStyle w:val="af6"/>
                <w:rFonts w:ascii="Times New Roman" w:hAnsi="Times New Roman" w:cs="Times New Roman"/>
                <w:sz w:val="24"/>
                <w:szCs w:val="24"/>
              </w:rPr>
            </w:rPrChange>
          </w:rPr>
          <w:t>io</w:t>
        </w:r>
        <w:r w:rsidR="00233D8C" w:rsidRPr="00560BE1">
          <w:rPr>
            <w:rStyle w:val="af6"/>
            <w:rFonts w:ascii="Times New Roman" w:hAnsi="Times New Roman" w:cs="Times New Roman"/>
            <w:sz w:val="24"/>
            <w:szCs w:val="24"/>
            <w:lang w:val="en-US"/>
            <w:rPrChange w:id="9359" w:author="Tima" w:date="2026-01-19T22:11:00Z">
              <w:rPr>
                <w:rStyle w:val="af6"/>
                <w:rFonts w:ascii="Times New Roman" w:hAnsi="Times New Roman" w:cs="Times New Roman"/>
                <w:sz w:val="24"/>
                <w:szCs w:val="24"/>
              </w:rPr>
            </w:rPrChange>
          </w:rPr>
          <w:t>/</w:t>
        </w:r>
        <w:r w:rsidR="00233D8C" w:rsidRPr="00560BE1">
          <w:rPr>
            <w:rStyle w:val="af6"/>
            <w:rFonts w:ascii="Times New Roman" w:hAnsi="Times New Roman" w:cs="Times New Roman"/>
            <w:sz w:val="24"/>
            <w:szCs w:val="24"/>
            <w:lang w:val="en-US"/>
            <w:rPrChange w:id="9360" w:author="Tima" w:date="2026-01-19T22:09:00Z">
              <w:rPr>
                <w:rStyle w:val="af6"/>
                <w:rFonts w:ascii="Times New Roman" w:hAnsi="Times New Roman" w:cs="Times New Roman"/>
                <w:sz w:val="24"/>
                <w:szCs w:val="24"/>
              </w:rPr>
            </w:rPrChange>
          </w:rPr>
          <w:t>launchpad</w:t>
        </w:r>
        <w:r w:rsidR="00233D8C" w:rsidRPr="00560BE1">
          <w:rPr>
            <w:rStyle w:val="af6"/>
            <w:rFonts w:ascii="Times New Roman" w:hAnsi="Times New Roman" w:cs="Times New Roman"/>
            <w:sz w:val="24"/>
            <w:szCs w:val="24"/>
            <w:lang w:val="en-US"/>
            <w:rPrChange w:id="9361" w:author="Tima" w:date="2026-01-19T22:11:00Z">
              <w:rPr>
                <w:rStyle w:val="af6"/>
                <w:rFonts w:ascii="Times New Roman" w:hAnsi="Times New Roman" w:cs="Times New Roman"/>
                <w:sz w:val="24"/>
                <w:szCs w:val="24"/>
              </w:rPr>
            </w:rPrChange>
          </w:rPr>
          <w:t>/</w:t>
        </w:r>
        <w:r w:rsidR="00233D8C" w:rsidRPr="00560BE1">
          <w:rPr>
            <w:rStyle w:val="af6"/>
            <w:rFonts w:ascii="Times New Roman" w:hAnsi="Times New Roman" w:cs="Times New Roman"/>
            <w:sz w:val="24"/>
            <w:szCs w:val="24"/>
            <w:lang w:val="en-US"/>
            <w:rPrChange w:id="9362" w:author="Tima" w:date="2026-01-19T22:09:00Z">
              <w:rPr>
                <w:rStyle w:val="af6"/>
                <w:rFonts w:ascii="Times New Roman" w:hAnsi="Times New Roman" w:cs="Times New Roman"/>
                <w:sz w:val="24"/>
                <w:szCs w:val="24"/>
              </w:rPr>
            </w:rPrChange>
          </w:rPr>
          <w:t>green</w:t>
        </w:r>
        <w:r w:rsidR="00233D8C" w:rsidRPr="00560BE1">
          <w:rPr>
            <w:rStyle w:val="af6"/>
            <w:rFonts w:ascii="Times New Roman" w:hAnsi="Times New Roman" w:cs="Times New Roman"/>
            <w:sz w:val="24"/>
            <w:szCs w:val="24"/>
            <w:lang w:val="en-US"/>
            <w:rPrChange w:id="9363" w:author="Tima" w:date="2026-01-19T22:11:00Z">
              <w:rPr>
                <w:rStyle w:val="af6"/>
                <w:rFonts w:ascii="Times New Roman" w:hAnsi="Times New Roman" w:cs="Times New Roman"/>
                <w:sz w:val="24"/>
                <w:szCs w:val="24"/>
              </w:rPr>
            </w:rPrChange>
          </w:rPr>
          <w:t>-</w:t>
        </w:r>
        <w:r w:rsidR="00233D8C" w:rsidRPr="00560BE1">
          <w:rPr>
            <w:rStyle w:val="af6"/>
            <w:rFonts w:ascii="Times New Roman" w:hAnsi="Times New Roman" w:cs="Times New Roman"/>
            <w:sz w:val="24"/>
            <w:szCs w:val="24"/>
            <w:lang w:val="en-US"/>
            <w:rPrChange w:id="9364" w:author="Tima" w:date="2026-01-19T22:09:00Z">
              <w:rPr>
                <w:rStyle w:val="af6"/>
                <w:rFonts w:ascii="Times New Roman" w:hAnsi="Times New Roman" w:cs="Times New Roman"/>
                <w:sz w:val="24"/>
                <w:szCs w:val="24"/>
              </w:rPr>
            </w:rPrChange>
          </w:rPr>
          <w:t>heart</w:t>
        </w:r>
        <w:r w:rsidR="00233D8C" w:rsidRPr="00560BE1">
          <w:rPr>
            <w:rStyle w:val="af6"/>
            <w:rFonts w:ascii="Times New Roman" w:hAnsi="Times New Roman" w:cs="Times New Roman"/>
            <w:sz w:val="24"/>
            <w:szCs w:val="24"/>
            <w:lang w:val="en-US"/>
            <w:rPrChange w:id="9365" w:author="Tima" w:date="2026-01-19T22:11:00Z">
              <w:rPr>
                <w:rStyle w:val="af6"/>
                <w:rFonts w:ascii="Times New Roman" w:hAnsi="Times New Roman" w:cs="Times New Roman"/>
                <w:sz w:val="24"/>
                <w:szCs w:val="24"/>
              </w:rPr>
            </w:rPrChange>
          </w:rPr>
          <w:t>-</w:t>
        </w:r>
        <w:r w:rsidR="00233D8C" w:rsidRPr="00560BE1">
          <w:rPr>
            <w:rStyle w:val="af6"/>
            <w:rFonts w:ascii="Times New Roman" w:hAnsi="Times New Roman" w:cs="Times New Roman"/>
            <w:sz w:val="24"/>
            <w:szCs w:val="24"/>
            <w:lang w:val="en-US"/>
            <w:rPrChange w:id="9366" w:author="Tima" w:date="2026-01-19T22:09:00Z">
              <w:rPr>
                <w:rStyle w:val="af6"/>
                <w:rFonts w:ascii="Times New Roman" w:hAnsi="Times New Roman" w:cs="Times New Roman"/>
                <w:sz w:val="24"/>
                <w:szCs w:val="24"/>
              </w:rPr>
            </w:rPrChange>
          </w:rPr>
          <w:t>club</w:t>
        </w:r>
        <w:r w:rsidR="00233D8C" w:rsidRPr="00560BE1">
          <w:rPr>
            <w:rStyle w:val="af6"/>
            <w:rFonts w:ascii="Times New Roman" w:hAnsi="Times New Roman" w:cs="Times New Roman"/>
            <w:sz w:val="24"/>
            <w:szCs w:val="24"/>
            <w:rPrChange w:id="9367" w:author="Tima" w:date="2026-01-19T22:09:00Z">
              <w:rPr>
                <w:rStyle w:val="af6"/>
                <w:rFonts w:ascii="Times New Roman" w:hAnsi="Times New Roman" w:cs="Times New Roman"/>
                <w:sz w:val="24"/>
                <w:szCs w:val="24"/>
              </w:rPr>
            </w:rPrChange>
          </w:rPr>
          <w:fldChar w:fldCharType="end"/>
        </w:r>
      </w:ins>
      <w:ins w:id="9368" w:author="Tima" w:date="2026-01-19T22:10:00Z">
        <w:r w:rsidRPr="00342938">
          <w:rPr>
            <w:rStyle w:val="af6"/>
            <w:rFonts w:ascii="Times New Roman" w:hAnsi="Times New Roman" w:cs="Times New Roman"/>
            <w:sz w:val="24"/>
            <w:szCs w:val="24"/>
            <w:lang w:val="en-US"/>
            <w:rPrChange w:id="9369" w:author="Tima" w:date="2026-01-19T22:44:00Z">
              <w:rPr>
                <w:rStyle w:val="af6"/>
                <w:rFonts w:ascii="Times New Roman" w:hAnsi="Times New Roman" w:cs="Times New Roman"/>
                <w:sz w:val="24"/>
                <w:szCs w:val="24"/>
              </w:rPr>
            </w:rPrChange>
          </w:rPr>
          <w:t xml:space="preserve"> </w:t>
        </w:r>
        <w:r w:rsidRPr="00342938">
          <w:rPr>
            <w:rFonts w:ascii="Times New Roman" w:hAnsi="Times New Roman" w:cs="Times New Roman"/>
            <w:sz w:val="24"/>
            <w:szCs w:val="24"/>
            <w:lang w:val="en-US"/>
            <w:rPrChange w:id="9370" w:author="Tima" w:date="2026-01-19T22:44:00Z">
              <w:rPr>
                <w:rFonts w:ascii="Times New Roman" w:hAnsi="Times New Roman" w:cs="Times New Roman"/>
                <w:sz w:val="24"/>
                <w:szCs w:val="24"/>
              </w:rPr>
            </w:rPrChange>
          </w:rPr>
          <w:t>(</w:t>
        </w:r>
        <w:r w:rsidRPr="00356E26">
          <w:rPr>
            <w:rFonts w:ascii="Times New Roman" w:hAnsi="Times New Roman" w:cs="Times New Roman"/>
            <w:sz w:val="24"/>
            <w:szCs w:val="24"/>
          </w:rPr>
          <w:t>дата</w:t>
        </w:r>
        <w:r w:rsidRPr="00342938">
          <w:rPr>
            <w:rFonts w:ascii="Times New Roman" w:hAnsi="Times New Roman" w:cs="Times New Roman"/>
            <w:sz w:val="24"/>
            <w:szCs w:val="24"/>
            <w:lang w:val="en-US"/>
            <w:rPrChange w:id="9371" w:author="Tima" w:date="2026-01-19T22:44:00Z">
              <w:rPr>
                <w:rFonts w:ascii="Times New Roman" w:hAnsi="Times New Roman" w:cs="Times New Roman"/>
                <w:sz w:val="24"/>
                <w:szCs w:val="24"/>
              </w:rPr>
            </w:rPrChange>
          </w:rPr>
          <w:t xml:space="preserve"> </w:t>
        </w:r>
        <w:r w:rsidRPr="00356E26">
          <w:rPr>
            <w:rFonts w:ascii="Times New Roman" w:hAnsi="Times New Roman" w:cs="Times New Roman"/>
            <w:sz w:val="24"/>
            <w:szCs w:val="24"/>
          </w:rPr>
          <w:t>обращения</w:t>
        </w:r>
        <w:r w:rsidRPr="00342938">
          <w:rPr>
            <w:rFonts w:ascii="Times New Roman" w:hAnsi="Times New Roman" w:cs="Times New Roman"/>
            <w:sz w:val="24"/>
            <w:szCs w:val="24"/>
            <w:lang w:val="en-US"/>
            <w:rPrChange w:id="9372" w:author="Tima" w:date="2026-01-19T22:44:00Z">
              <w:rPr>
                <w:rFonts w:ascii="Times New Roman" w:hAnsi="Times New Roman" w:cs="Times New Roman"/>
                <w:sz w:val="24"/>
                <w:szCs w:val="24"/>
              </w:rPr>
            </w:rPrChange>
          </w:rPr>
          <w:t xml:space="preserve"> 11.01.2026)</w:t>
        </w:r>
      </w:ins>
    </w:p>
    <w:p w14:paraId="3BE71AF0" w14:textId="462CFC09" w:rsidR="00233D8C" w:rsidRPr="00560BE1" w:rsidRDefault="00560BE1">
      <w:pPr>
        <w:pStyle w:val="a3"/>
        <w:numPr>
          <w:ilvl w:val="0"/>
          <w:numId w:val="109"/>
        </w:numPr>
        <w:rPr>
          <w:ins w:id="9373" w:author="Tima" w:date="2026-01-19T22:00:00Z"/>
          <w:rFonts w:ascii="Times New Roman" w:hAnsi="Times New Roman" w:cs="Times New Roman"/>
          <w:sz w:val="24"/>
          <w:szCs w:val="24"/>
        </w:rPr>
        <w:pPrChange w:id="9374" w:author="Tima" w:date="2026-01-19T21:58:00Z">
          <w:pPr>
            <w:ind w:firstLine="709"/>
            <w:jc w:val="both"/>
          </w:pPr>
        </w:pPrChange>
      </w:pPr>
      <w:ins w:id="9375" w:author="Tima" w:date="2026-01-19T22:11:00Z">
        <w:r w:rsidRPr="00560BE1">
          <w:rPr>
            <w:rFonts w:ascii="Times New Roman" w:hAnsi="Times New Roman" w:cs="Times New Roman"/>
            <w:sz w:val="24"/>
            <w:szCs w:val="24"/>
          </w:rPr>
          <w:t>Обзор статистики NFT</w:t>
        </w:r>
        <w:r>
          <w:rPr>
            <w:rFonts w:ascii="Times New Roman" w:hAnsi="Times New Roman" w:cs="Times New Roman"/>
            <w:sz w:val="24"/>
            <w:szCs w:val="24"/>
          </w:rPr>
          <w:t xml:space="preserve">. </w:t>
        </w:r>
        <w:r>
          <w:rPr>
            <w:rFonts w:ascii="Times New Roman" w:hAnsi="Times New Roman" w:cs="Times New Roman"/>
            <w:sz w:val="24"/>
            <w:szCs w:val="24"/>
            <w:lang w:val="en-US"/>
          </w:rPr>
          <w:t>URL</w:t>
        </w:r>
        <w:r w:rsidRPr="00560BE1">
          <w:rPr>
            <w:rFonts w:ascii="Times New Roman" w:hAnsi="Times New Roman" w:cs="Times New Roman"/>
            <w:sz w:val="24"/>
            <w:szCs w:val="24"/>
            <w:rPrChange w:id="9376" w:author="Tima" w:date="2026-01-19T22:11:00Z">
              <w:rPr>
                <w:rFonts w:ascii="Times New Roman" w:hAnsi="Times New Roman" w:cs="Times New Roman"/>
                <w:sz w:val="24"/>
                <w:szCs w:val="24"/>
                <w:lang w:val="en-US"/>
              </w:rPr>
            </w:rPrChange>
          </w:rPr>
          <w:t>:</w:t>
        </w:r>
      </w:ins>
      <w:ins w:id="9377" w:author="Tima" w:date="2026-01-19T22:10:00Z">
        <w:r w:rsidRPr="00560BE1">
          <w:rPr>
            <w:rFonts w:ascii="Times New Roman" w:hAnsi="Times New Roman" w:cs="Times New Roman"/>
            <w:sz w:val="24"/>
            <w:szCs w:val="24"/>
          </w:rPr>
          <w:t xml:space="preserve"> </w:t>
        </w:r>
      </w:ins>
      <w:ins w:id="9378" w:author="Tima" w:date="2026-01-19T22:00:00Z">
        <w:r w:rsidRPr="00560BE1">
          <w:rPr>
            <w:rFonts w:ascii="Times New Roman" w:hAnsi="Times New Roman" w:cs="Times New Roman"/>
            <w:sz w:val="24"/>
            <w:szCs w:val="24"/>
            <w:rPrChange w:id="9379" w:author="Tima" w:date="2026-01-19T22:09:00Z">
              <w:rPr>
                <w:rFonts w:ascii="Times New Roman" w:hAnsi="Times New Roman" w:cs="Times New Roman"/>
                <w:sz w:val="24"/>
                <w:szCs w:val="24"/>
              </w:rPr>
            </w:rPrChange>
          </w:rPr>
          <w:fldChar w:fldCharType="begin"/>
        </w:r>
        <w:r w:rsidRPr="00560BE1">
          <w:rPr>
            <w:rFonts w:ascii="Times New Roman" w:hAnsi="Times New Roman" w:cs="Times New Roman"/>
            <w:sz w:val="24"/>
            <w:szCs w:val="24"/>
          </w:rPr>
          <w:instrText xml:space="preserve"> </w:instrText>
        </w:r>
        <w:r w:rsidRPr="00560BE1">
          <w:rPr>
            <w:rFonts w:ascii="Times New Roman" w:hAnsi="Times New Roman" w:cs="Times New Roman"/>
            <w:sz w:val="24"/>
            <w:szCs w:val="24"/>
            <w:lang w:val="en-US"/>
            <w:rPrChange w:id="9380" w:author="Tima" w:date="2026-01-19T22:09:00Z">
              <w:rPr>
                <w:rFonts w:ascii="Times New Roman" w:hAnsi="Times New Roman" w:cs="Times New Roman"/>
                <w:sz w:val="24"/>
                <w:szCs w:val="24"/>
              </w:rPr>
            </w:rPrChange>
          </w:rPr>
          <w:instrText>HYPERLINK</w:instrText>
        </w:r>
        <w:r w:rsidRPr="00560BE1">
          <w:rPr>
            <w:rFonts w:ascii="Times New Roman" w:hAnsi="Times New Roman" w:cs="Times New Roman"/>
            <w:sz w:val="24"/>
            <w:szCs w:val="24"/>
          </w:rPr>
          <w:instrText xml:space="preserve"> "</w:instrText>
        </w:r>
        <w:r w:rsidRPr="00560BE1">
          <w:rPr>
            <w:rFonts w:ascii="Times New Roman" w:hAnsi="Times New Roman" w:cs="Times New Roman"/>
            <w:sz w:val="24"/>
            <w:szCs w:val="24"/>
            <w:lang w:val="en-US"/>
            <w:rPrChange w:id="9381" w:author="Tima" w:date="2026-01-19T22:09:00Z">
              <w:rPr>
                <w:rFonts w:ascii="Times New Roman" w:hAnsi="Times New Roman" w:cs="Times New Roman"/>
                <w:sz w:val="24"/>
                <w:szCs w:val="24"/>
              </w:rPr>
            </w:rPrChange>
          </w:rPr>
          <w:instrText>https</w:instrText>
        </w:r>
        <w:r w:rsidRPr="00560BE1">
          <w:rPr>
            <w:rFonts w:ascii="Times New Roman" w:hAnsi="Times New Roman" w:cs="Times New Roman"/>
            <w:sz w:val="24"/>
            <w:szCs w:val="24"/>
          </w:rPr>
          <w:instrText>://</w:instrText>
        </w:r>
        <w:r w:rsidRPr="00560BE1">
          <w:rPr>
            <w:rFonts w:ascii="Times New Roman" w:hAnsi="Times New Roman" w:cs="Times New Roman"/>
            <w:sz w:val="24"/>
            <w:szCs w:val="24"/>
            <w:lang w:val="en-US"/>
            <w:rPrChange w:id="9382" w:author="Tima" w:date="2026-01-19T22:10:00Z">
              <w:rPr>
                <w:rFonts w:ascii="Times New Roman" w:hAnsi="Times New Roman" w:cs="Times New Roman"/>
                <w:sz w:val="24"/>
                <w:szCs w:val="24"/>
              </w:rPr>
            </w:rPrChange>
          </w:rPr>
          <w:instrText>web</w:instrText>
        </w:r>
        <w:r w:rsidRPr="00560BE1">
          <w:rPr>
            <w:rFonts w:ascii="Times New Roman" w:hAnsi="Times New Roman" w:cs="Times New Roman"/>
            <w:sz w:val="24"/>
            <w:szCs w:val="24"/>
          </w:rPr>
          <w:instrText>3.</w:instrText>
        </w:r>
        <w:r w:rsidRPr="00560BE1">
          <w:rPr>
            <w:rFonts w:ascii="Times New Roman" w:hAnsi="Times New Roman" w:cs="Times New Roman"/>
            <w:sz w:val="24"/>
            <w:szCs w:val="24"/>
            <w:lang w:val="en-US"/>
            <w:rPrChange w:id="9383" w:author="Tima" w:date="2026-01-19T22:10:00Z">
              <w:rPr>
                <w:rFonts w:ascii="Times New Roman" w:hAnsi="Times New Roman" w:cs="Times New Roman"/>
                <w:sz w:val="24"/>
                <w:szCs w:val="24"/>
              </w:rPr>
            </w:rPrChange>
          </w:rPr>
          <w:instrText>okx</w:instrText>
        </w:r>
        <w:r w:rsidRPr="00560BE1">
          <w:rPr>
            <w:rFonts w:ascii="Times New Roman" w:hAnsi="Times New Roman" w:cs="Times New Roman"/>
            <w:sz w:val="24"/>
            <w:szCs w:val="24"/>
          </w:rPr>
          <w:instrText>.</w:instrText>
        </w:r>
        <w:r w:rsidRPr="00560BE1">
          <w:rPr>
            <w:rFonts w:ascii="Times New Roman" w:hAnsi="Times New Roman" w:cs="Times New Roman"/>
            <w:sz w:val="24"/>
            <w:szCs w:val="24"/>
            <w:lang w:val="en-US"/>
            <w:rPrChange w:id="9384" w:author="Tima" w:date="2026-01-19T22:10:00Z">
              <w:rPr>
                <w:rFonts w:ascii="Times New Roman" w:hAnsi="Times New Roman" w:cs="Times New Roman"/>
                <w:sz w:val="24"/>
                <w:szCs w:val="24"/>
              </w:rPr>
            </w:rPrChange>
          </w:rPr>
          <w:instrText>com</w:instrText>
        </w:r>
        <w:r w:rsidRPr="00560BE1">
          <w:rPr>
            <w:rFonts w:ascii="Times New Roman" w:hAnsi="Times New Roman" w:cs="Times New Roman"/>
            <w:sz w:val="24"/>
            <w:szCs w:val="24"/>
          </w:rPr>
          <w:instrText>/</w:instrText>
        </w:r>
        <w:r w:rsidRPr="00560BE1">
          <w:rPr>
            <w:rFonts w:ascii="Times New Roman" w:hAnsi="Times New Roman" w:cs="Times New Roman"/>
            <w:sz w:val="24"/>
            <w:szCs w:val="24"/>
            <w:lang w:val="en-US"/>
            <w:rPrChange w:id="9385" w:author="Tima" w:date="2026-01-19T22:10:00Z">
              <w:rPr>
                <w:rFonts w:ascii="Times New Roman" w:hAnsi="Times New Roman" w:cs="Times New Roman"/>
                <w:sz w:val="24"/>
                <w:szCs w:val="24"/>
              </w:rPr>
            </w:rPrChange>
          </w:rPr>
          <w:instrText>ru</w:instrText>
        </w:r>
        <w:r w:rsidRPr="00560BE1">
          <w:rPr>
            <w:rFonts w:ascii="Times New Roman" w:hAnsi="Times New Roman" w:cs="Times New Roman"/>
            <w:sz w:val="24"/>
            <w:szCs w:val="24"/>
          </w:rPr>
          <w:instrText>/</w:instrText>
        </w:r>
        <w:r w:rsidRPr="00560BE1">
          <w:rPr>
            <w:rFonts w:ascii="Times New Roman" w:hAnsi="Times New Roman" w:cs="Times New Roman"/>
            <w:sz w:val="24"/>
            <w:szCs w:val="24"/>
            <w:lang w:val="en-US"/>
            <w:rPrChange w:id="9386" w:author="Tima" w:date="2026-01-19T22:10:00Z">
              <w:rPr>
                <w:rFonts w:ascii="Times New Roman" w:hAnsi="Times New Roman" w:cs="Times New Roman"/>
                <w:sz w:val="24"/>
                <w:szCs w:val="24"/>
              </w:rPr>
            </w:rPrChange>
          </w:rPr>
          <w:instrText>nft</w:instrText>
        </w:r>
        <w:r w:rsidRPr="00560BE1">
          <w:rPr>
            <w:rFonts w:ascii="Times New Roman" w:hAnsi="Times New Roman" w:cs="Times New Roman"/>
            <w:sz w:val="24"/>
            <w:szCs w:val="24"/>
          </w:rPr>
          <w:instrText>/</w:instrText>
        </w:r>
        <w:r w:rsidRPr="00560BE1">
          <w:rPr>
            <w:rFonts w:ascii="Times New Roman" w:hAnsi="Times New Roman" w:cs="Times New Roman"/>
            <w:sz w:val="24"/>
            <w:szCs w:val="24"/>
            <w:lang w:val="en-US"/>
            <w:rPrChange w:id="9387" w:author="Tima" w:date="2026-01-19T22:10:00Z">
              <w:rPr>
                <w:rFonts w:ascii="Times New Roman" w:hAnsi="Times New Roman" w:cs="Times New Roman"/>
                <w:sz w:val="24"/>
                <w:szCs w:val="24"/>
              </w:rPr>
            </w:rPrChange>
          </w:rPr>
          <w:instrText>overview</w:instrText>
        </w:r>
        <w:r w:rsidRPr="00560BE1">
          <w:rPr>
            <w:rFonts w:ascii="Times New Roman" w:hAnsi="Times New Roman" w:cs="Times New Roman"/>
            <w:sz w:val="24"/>
            <w:szCs w:val="24"/>
          </w:rPr>
          <w:instrText xml:space="preserve">" </w:instrText>
        </w:r>
        <w:r w:rsidRPr="00560BE1">
          <w:rPr>
            <w:rFonts w:ascii="Times New Roman" w:hAnsi="Times New Roman" w:cs="Times New Roman"/>
            <w:sz w:val="24"/>
            <w:szCs w:val="24"/>
            <w:rPrChange w:id="9388" w:author="Tima" w:date="2026-01-19T22:09:00Z">
              <w:rPr>
                <w:rFonts w:ascii="Times New Roman" w:hAnsi="Times New Roman" w:cs="Times New Roman"/>
                <w:sz w:val="24"/>
                <w:szCs w:val="24"/>
              </w:rPr>
            </w:rPrChange>
          </w:rPr>
          <w:fldChar w:fldCharType="separate"/>
        </w:r>
        <w:r w:rsidRPr="00560BE1">
          <w:rPr>
            <w:rStyle w:val="af6"/>
            <w:rFonts w:ascii="Times New Roman" w:hAnsi="Times New Roman" w:cs="Times New Roman"/>
            <w:sz w:val="24"/>
            <w:szCs w:val="24"/>
            <w:lang w:val="en-US"/>
            <w:rPrChange w:id="9389" w:author="Tima" w:date="2026-01-19T22:10:00Z">
              <w:rPr>
                <w:rStyle w:val="af6"/>
                <w:rFonts w:ascii="Times New Roman" w:hAnsi="Times New Roman" w:cs="Times New Roman"/>
                <w:sz w:val="24"/>
                <w:szCs w:val="24"/>
              </w:rPr>
            </w:rPrChange>
          </w:rPr>
          <w:t>https</w:t>
        </w:r>
        <w:r w:rsidRPr="00560BE1">
          <w:rPr>
            <w:rStyle w:val="af6"/>
            <w:rFonts w:ascii="Times New Roman" w:hAnsi="Times New Roman" w:cs="Times New Roman"/>
            <w:sz w:val="24"/>
            <w:szCs w:val="24"/>
          </w:rPr>
          <w:t>://</w:t>
        </w:r>
        <w:r w:rsidRPr="00560BE1">
          <w:rPr>
            <w:rStyle w:val="af6"/>
            <w:rFonts w:ascii="Times New Roman" w:hAnsi="Times New Roman" w:cs="Times New Roman"/>
            <w:sz w:val="24"/>
            <w:szCs w:val="24"/>
            <w:lang w:val="en-US"/>
            <w:rPrChange w:id="9390" w:author="Tima" w:date="2026-01-19T22:10:00Z">
              <w:rPr>
                <w:rStyle w:val="af6"/>
                <w:rFonts w:ascii="Times New Roman" w:hAnsi="Times New Roman" w:cs="Times New Roman"/>
                <w:sz w:val="24"/>
                <w:szCs w:val="24"/>
              </w:rPr>
            </w:rPrChange>
          </w:rPr>
          <w:t>web</w:t>
        </w:r>
        <w:r w:rsidRPr="00560BE1">
          <w:rPr>
            <w:rStyle w:val="af6"/>
            <w:rFonts w:ascii="Times New Roman" w:hAnsi="Times New Roman" w:cs="Times New Roman"/>
            <w:sz w:val="24"/>
            <w:szCs w:val="24"/>
          </w:rPr>
          <w:t>3.</w:t>
        </w:r>
        <w:proofErr w:type="spellStart"/>
        <w:r w:rsidRPr="00560BE1">
          <w:rPr>
            <w:rStyle w:val="af6"/>
            <w:rFonts w:ascii="Times New Roman" w:hAnsi="Times New Roman" w:cs="Times New Roman"/>
            <w:sz w:val="24"/>
            <w:szCs w:val="24"/>
            <w:lang w:val="en-US"/>
            <w:rPrChange w:id="9391" w:author="Tima" w:date="2026-01-19T22:10:00Z">
              <w:rPr>
                <w:rStyle w:val="af6"/>
                <w:rFonts w:ascii="Times New Roman" w:hAnsi="Times New Roman" w:cs="Times New Roman"/>
                <w:sz w:val="24"/>
                <w:szCs w:val="24"/>
              </w:rPr>
            </w:rPrChange>
          </w:rPr>
          <w:t>okx</w:t>
        </w:r>
        <w:proofErr w:type="spellEnd"/>
        <w:r w:rsidRPr="00560BE1">
          <w:rPr>
            <w:rStyle w:val="af6"/>
            <w:rFonts w:ascii="Times New Roman" w:hAnsi="Times New Roman" w:cs="Times New Roman"/>
            <w:sz w:val="24"/>
            <w:szCs w:val="24"/>
          </w:rPr>
          <w:t>.</w:t>
        </w:r>
        <w:r w:rsidRPr="00560BE1">
          <w:rPr>
            <w:rStyle w:val="af6"/>
            <w:rFonts w:ascii="Times New Roman" w:hAnsi="Times New Roman" w:cs="Times New Roman"/>
            <w:sz w:val="24"/>
            <w:szCs w:val="24"/>
            <w:lang w:val="en-US"/>
            <w:rPrChange w:id="9392" w:author="Tima" w:date="2026-01-19T22:10:00Z">
              <w:rPr>
                <w:rStyle w:val="af6"/>
                <w:rFonts w:ascii="Times New Roman" w:hAnsi="Times New Roman" w:cs="Times New Roman"/>
                <w:sz w:val="24"/>
                <w:szCs w:val="24"/>
              </w:rPr>
            </w:rPrChange>
          </w:rPr>
          <w:t>com</w:t>
        </w:r>
        <w:r w:rsidRPr="00560BE1">
          <w:rPr>
            <w:rStyle w:val="af6"/>
            <w:rFonts w:ascii="Times New Roman" w:hAnsi="Times New Roman" w:cs="Times New Roman"/>
            <w:sz w:val="24"/>
            <w:szCs w:val="24"/>
          </w:rPr>
          <w:t>/</w:t>
        </w:r>
        <w:proofErr w:type="spellStart"/>
        <w:r w:rsidRPr="00560BE1">
          <w:rPr>
            <w:rStyle w:val="af6"/>
            <w:rFonts w:ascii="Times New Roman" w:hAnsi="Times New Roman" w:cs="Times New Roman"/>
            <w:sz w:val="24"/>
            <w:szCs w:val="24"/>
            <w:lang w:val="en-US"/>
            <w:rPrChange w:id="9393" w:author="Tima" w:date="2026-01-19T22:10:00Z">
              <w:rPr>
                <w:rStyle w:val="af6"/>
                <w:rFonts w:ascii="Times New Roman" w:hAnsi="Times New Roman" w:cs="Times New Roman"/>
                <w:sz w:val="24"/>
                <w:szCs w:val="24"/>
              </w:rPr>
            </w:rPrChange>
          </w:rPr>
          <w:t>ru</w:t>
        </w:r>
        <w:proofErr w:type="spellEnd"/>
        <w:r w:rsidRPr="00560BE1">
          <w:rPr>
            <w:rStyle w:val="af6"/>
            <w:rFonts w:ascii="Times New Roman" w:hAnsi="Times New Roman" w:cs="Times New Roman"/>
            <w:sz w:val="24"/>
            <w:szCs w:val="24"/>
          </w:rPr>
          <w:t>/</w:t>
        </w:r>
        <w:proofErr w:type="spellStart"/>
        <w:r w:rsidRPr="00560BE1">
          <w:rPr>
            <w:rStyle w:val="af6"/>
            <w:rFonts w:ascii="Times New Roman" w:hAnsi="Times New Roman" w:cs="Times New Roman"/>
            <w:sz w:val="24"/>
            <w:szCs w:val="24"/>
            <w:lang w:val="en-US"/>
            <w:rPrChange w:id="9394" w:author="Tima" w:date="2026-01-19T22:10:00Z">
              <w:rPr>
                <w:rStyle w:val="af6"/>
                <w:rFonts w:ascii="Times New Roman" w:hAnsi="Times New Roman" w:cs="Times New Roman"/>
                <w:sz w:val="24"/>
                <w:szCs w:val="24"/>
              </w:rPr>
            </w:rPrChange>
          </w:rPr>
          <w:t>nft</w:t>
        </w:r>
        <w:proofErr w:type="spellEnd"/>
        <w:r w:rsidRPr="00560BE1">
          <w:rPr>
            <w:rStyle w:val="af6"/>
            <w:rFonts w:ascii="Times New Roman" w:hAnsi="Times New Roman" w:cs="Times New Roman"/>
            <w:sz w:val="24"/>
            <w:szCs w:val="24"/>
          </w:rPr>
          <w:t>/</w:t>
        </w:r>
        <w:r w:rsidRPr="00560BE1">
          <w:rPr>
            <w:rStyle w:val="af6"/>
            <w:rFonts w:ascii="Times New Roman" w:hAnsi="Times New Roman" w:cs="Times New Roman"/>
            <w:sz w:val="24"/>
            <w:szCs w:val="24"/>
            <w:lang w:val="en-US"/>
            <w:rPrChange w:id="9395" w:author="Tima" w:date="2026-01-19T22:10:00Z">
              <w:rPr>
                <w:rStyle w:val="af6"/>
                <w:rFonts w:ascii="Times New Roman" w:hAnsi="Times New Roman" w:cs="Times New Roman"/>
                <w:sz w:val="24"/>
                <w:szCs w:val="24"/>
              </w:rPr>
            </w:rPrChange>
          </w:rPr>
          <w:t>overview</w:t>
        </w:r>
        <w:r w:rsidRPr="00560BE1">
          <w:rPr>
            <w:rFonts w:ascii="Times New Roman" w:hAnsi="Times New Roman" w:cs="Times New Roman"/>
            <w:sz w:val="24"/>
            <w:szCs w:val="24"/>
            <w:rPrChange w:id="9396" w:author="Tima" w:date="2026-01-19T22:09:00Z">
              <w:rPr>
                <w:rFonts w:ascii="Times New Roman" w:hAnsi="Times New Roman" w:cs="Times New Roman"/>
                <w:sz w:val="24"/>
                <w:szCs w:val="24"/>
              </w:rPr>
            </w:rPrChange>
          </w:rPr>
          <w:fldChar w:fldCharType="end"/>
        </w:r>
      </w:ins>
      <w:ins w:id="9397" w:author="Tima" w:date="2026-01-19T22:11:00Z">
        <w:r w:rsidRPr="00560BE1">
          <w:rPr>
            <w:rFonts w:ascii="Times New Roman" w:hAnsi="Times New Roman" w:cs="Times New Roman"/>
            <w:sz w:val="24"/>
            <w:szCs w:val="24"/>
          </w:rPr>
          <w:t xml:space="preserve"> </w:t>
        </w:r>
        <w:r w:rsidRPr="00356E26">
          <w:rPr>
            <w:rFonts w:ascii="Times New Roman" w:hAnsi="Times New Roman" w:cs="Times New Roman"/>
            <w:sz w:val="24"/>
            <w:szCs w:val="24"/>
          </w:rPr>
          <w:t>(</w:t>
        </w:r>
        <w:r>
          <w:rPr>
            <w:rFonts w:ascii="Times New Roman" w:hAnsi="Times New Roman" w:cs="Times New Roman"/>
            <w:sz w:val="24"/>
            <w:szCs w:val="24"/>
          </w:rPr>
          <w:t>дата обращения 14</w:t>
        </w:r>
        <w:r w:rsidRPr="00356E26">
          <w:rPr>
            <w:rFonts w:ascii="Times New Roman" w:hAnsi="Times New Roman" w:cs="Times New Roman"/>
            <w:sz w:val="24"/>
            <w:szCs w:val="24"/>
          </w:rPr>
          <w:t>.01.2026)</w:t>
        </w:r>
      </w:ins>
    </w:p>
    <w:p w14:paraId="48927723" w14:textId="17F382A3" w:rsidR="00560BE1" w:rsidRPr="00560BE1" w:rsidRDefault="00560BE1">
      <w:pPr>
        <w:pStyle w:val="a3"/>
        <w:numPr>
          <w:ilvl w:val="0"/>
          <w:numId w:val="109"/>
        </w:numPr>
        <w:rPr>
          <w:ins w:id="9398" w:author="Tima" w:date="2026-01-19T22:00:00Z"/>
          <w:rFonts w:ascii="Times New Roman" w:hAnsi="Times New Roman" w:cs="Times New Roman"/>
          <w:sz w:val="24"/>
          <w:szCs w:val="24"/>
        </w:rPr>
        <w:pPrChange w:id="9399" w:author="Tima" w:date="2026-01-19T21:58:00Z">
          <w:pPr>
            <w:ind w:firstLine="709"/>
            <w:jc w:val="both"/>
          </w:pPr>
        </w:pPrChange>
      </w:pPr>
      <w:ins w:id="9400" w:author="Tima" w:date="2026-01-19T22:12:00Z">
        <w:r w:rsidRPr="00560BE1">
          <w:rPr>
            <w:rFonts w:ascii="Times New Roman" w:hAnsi="Times New Roman" w:cs="Times New Roman"/>
            <w:sz w:val="24"/>
            <w:szCs w:val="24"/>
          </w:rPr>
          <w:t xml:space="preserve">Рынок подарков в </w:t>
        </w:r>
        <w:proofErr w:type="spellStart"/>
        <w:r w:rsidRPr="00560BE1">
          <w:rPr>
            <w:rFonts w:ascii="Times New Roman" w:hAnsi="Times New Roman" w:cs="Times New Roman"/>
            <w:sz w:val="24"/>
            <w:szCs w:val="24"/>
          </w:rPr>
          <w:t>Telegram</w:t>
        </w:r>
        <w:proofErr w:type="spellEnd"/>
        <w:r w:rsidRPr="00560BE1">
          <w:rPr>
            <w:rFonts w:ascii="Times New Roman" w:hAnsi="Times New Roman" w:cs="Times New Roman"/>
            <w:sz w:val="24"/>
            <w:szCs w:val="24"/>
          </w:rPr>
          <w:t xml:space="preserve"> вырос до $292 млн в 2025 году</w:t>
        </w:r>
        <w:r>
          <w:rPr>
            <w:rFonts w:ascii="Times New Roman" w:hAnsi="Times New Roman" w:cs="Times New Roman"/>
            <w:sz w:val="24"/>
            <w:szCs w:val="24"/>
          </w:rPr>
          <w:t xml:space="preserve">. </w:t>
        </w:r>
        <w:r>
          <w:rPr>
            <w:rFonts w:ascii="Times New Roman" w:hAnsi="Times New Roman" w:cs="Times New Roman"/>
            <w:sz w:val="24"/>
            <w:szCs w:val="24"/>
            <w:lang w:val="en-US"/>
          </w:rPr>
          <w:t>URL</w:t>
        </w:r>
        <w:r w:rsidRPr="00560BE1">
          <w:rPr>
            <w:rFonts w:ascii="Times New Roman" w:hAnsi="Times New Roman" w:cs="Times New Roman"/>
            <w:sz w:val="24"/>
            <w:szCs w:val="24"/>
            <w:rPrChange w:id="9401" w:author="Tima" w:date="2026-01-19T22:12:00Z">
              <w:rPr>
                <w:rFonts w:ascii="Times New Roman" w:hAnsi="Times New Roman" w:cs="Times New Roman"/>
                <w:sz w:val="24"/>
                <w:szCs w:val="24"/>
                <w:lang w:val="en-US"/>
              </w:rPr>
            </w:rPrChange>
          </w:rPr>
          <w:t>:</w:t>
        </w:r>
        <w:r w:rsidRPr="00560BE1">
          <w:rPr>
            <w:rFonts w:ascii="Times New Roman" w:hAnsi="Times New Roman" w:cs="Times New Roman"/>
            <w:sz w:val="24"/>
            <w:szCs w:val="24"/>
          </w:rPr>
          <w:t xml:space="preserve"> </w:t>
        </w:r>
      </w:ins>
      <w:ins w:id="9402" w:author="Tima" w:date="2026-01-19T22:00:00Z">
        <w:r w:rsidRPr="00560BE1">
          <w:rPr>
            <w:rFonts w:ascii="Times New Roman" w:hAnsi="Times New Roman" w:cs="Times New Roman"/>
            <w:sz w:val="24"/>
            <w:szCs w:val="24"/>
            <w:rPrChange w:id="9403" w:author="Tima" w:date="2026-01-19T22:09:00Z">
              <w:rPr>
                <w:rFonts w:ascii="Times New Roman" w:hAnsi="Times New Roman" w:cs="Times New Roman"/>
                <w:sz w:val="24"/>
                <w:szCs w:val="24"/>
              </w:rPr>
            </w:rPrChange>
          </w:rPr>
          <w:fldChar w:fldCharType="begin"/>
        </w:r>
        <w:r w:rsidRPr="00560BE1">
          <w:rPr>
            <w:rFonts w:ascii="Times New Roman" w:hAnsi="Times New Roman" w:cs="Times New Roman"/>
            <w:sz w:val="24"/>
            <w:szCs w:val="24"/>
          </w:rPr>
          <w:instrText xml:space="preserve"> </w:instrText>
        </w:r>
        <w:r w:rsidRPr="00560BE1">
          <w:rPr>
            <w:rFonts w:ascii="Times New Roman" w:hAnsi="Times New Roman" w:cs="Times New Roman"/>
            <w:sz w:val="24"/>
            <w:szCs w:val="24"/>
            <w:lang w:val="en-US"/>
            <w:rPrChange w:id="9404" w:author="Tima" w:date="2026-01-19T22:10:00Z">
              <w:rPr>
                <w:rFonts w:ascii="Times New Roman" w:hAnsi="Times New Roman" w:cs="Times New Roman"/>
                <w:sz w:val="24"/>
                <w:szCs w:val="24"/>
              </w:rPr>
            </w:rPrChange>
          </w:rPr>
          <w:instrText>HYPERLINK</w:instrText>
        </w:r>
        <w:r w:rsidRPr="00560BE1">
          <w:rPr>
            <w:rFonts w:ascii="Times New Roman" w:hAnsi="Times New Roman" w:cs="Times New Roman"/>
            <w:sz w:val="24"/>
            <w:szCs w:val="24"/>
          </w:rPr>
          <w:instrText xml:space="preserve"> "</w:instrText>
        </w:r>
        <w:r w:rsidRPr="00560BE1">
          <w:rPr>
            <w:rFonts w:ascii="Times New Roman" w:hAnsi="Times New Roman" w:cs="Times New Roman"/>
            <w:sz w:val="24"/>
            <w:szCs w:val="24"/>
            <w:lang w:val="en-US"/>
            <w:rPrChange w:id="9405" w:author="Tima" w:date="2026-01-19T22:10:00Z">
              <w:rPr>
                <w:rFonts w:ascii="Times New Roman" w:hAnsi="Times New Roman" w:cs="Times New Roman"/>
                <w:sz w:val="24"/>
                <w:szCs w:val="24"/>
              </w:rPr>
            </w:rPrChange>
          </w:rPr>
          <w:instrText>https</w:instrText>
        </w:r>
        <w:r w:rsidRPr="00560BE1">
          <w:rPr>
            <w:rFonts w:ascii="Times New Roman" w:hAnsi="Times New Roman" w:cs="Times New Roman"/>
            <w:sz w:val="24"/>
            <w:szCs w:val="24"/>
          </w:rPr>
          <w:instrText>://</w:instrText>
        </w:r>
        <w:r w:rsidRPr="00560BE1">
          <w:rPr>
            <w:rFonts w:ascii="Times New Roman" w:hAnsi="Times New Roman" w:cs="Times New Roman"/>
            <w:sz w:val="24"/>
            <w:szCs w:val="24"/>
            <w:lang w:val="en-US"/>
            <w:rPrChange w:id="9406" w:author="Tima" w:date="2026-01-19T22:10:00Z">
              <w:rPr>
                <w:rFonts w:ascii="Times New Roman" w:hAnsi="Times New Roman" w:cs="Times New Roman"/>
                <w:sz w:val="24"/>
                <w:szCs w:val="24"/>
              </w:rPr>
            </w:rPrChange>
          </w:rPr>
          <w:instrText>www</w:instrText>
        </w:r>
        <w:r w:rsidRPr="00560BE1">
          <w:rPr>
            <w:rFonts w:ascii="Times New Roman" w:hAnsi="Times New Roman" w:cs="Times New Roman"/>
            <w:sz w:val="24"/>
            <w:szCs w:val="24"/>
          </w:rPr>
          <w:instrText>.</w:instrText>
        </w:r>
        <w:r w:rsidRPr="00560BE1">
          <w:rPr>
            <w:rFonts w:ascii="Times New Roman" w:hAnsi="Times New Roman" w:cs="Times New Roman"/>
            <w:sz w:val="24"/>
            <w:szCs w:val="24"/>
            <w:lang w:val="en-US"/>
            <w:rPrChange w:id="9407" w:author="Tima" w:date="2026-01-19T22:10:00Z">
              <w:rPr>
                <w:rFonts w:ascii="Times New Roman" w:hAnsi="Times New Roman" w:cs="Times New Roman"/>
                <w:sz w:val="24"/>
                <w:szCs w:val="24"/>
              </w:rPr>
            </w:rPrChange>
          </w:rPr>
          <w:instrText>cnews</w:instrText>
        </w:r>
        <w:r w:rsidRPr="00560BE1">
          <w:rPr>
            <w:rFonts w:ascii="Times New Roman" w:hAnsi="Times New Roman" w:cs="Times New Roman"/>
            <w:sz w:val="24"/>
            <w:szCs w:val="24"/>
          </w:rPr>
          <w:instrText>.</w:instrText>
        </w:r>
        <w:r w:rsidRPr="00560BE1">
          <w:rPr>
            <w:rFonts w:ascii="Times New Roman" w:hAnsi="Times New Roman" w:cs="Times New Roman"/>
            <w:sz w:val="24"/>
            <w:szCs w:val="24"/>
            <w:lang w:val="en-US"/>
            <w:rPrChange w:id="9408" w:author="Tima" w:date="2026-01-19T22:10:00Z">
              <w:rPr>
                <w:rFonts w:ascii="Times New Roman" w:hAnsi="Times New Roman" w:cs="Times New Roman"/>
                <w:sz w:val="24"/>
                <w:szCs w:val="24"/>
              </w:rPr>
            </w:rPrChange>
          </w:rPr>
          <w:instrText>ru</w:instrText>
        </w:r>
        <w:r w:rsidRPr="00560BE1">
          <w:rPr>
            <w:rFonts w:ascii="Times New Roman" w:hAnsi="Times New Roman" w:cs="Times New Roman"/>
            <w:sz w:val="24"/>
            <w:szCs w:val="24"/>
          </w:rPr>
          <w:instrText>/</w:instrText>
        </w:r>
        <w:r w:rsidRPr="00560BE1">
          <w:rPr>
            <w:rFonts w:ascii="Times New Roman" w:hAnsi="Times New Roman" w:cs="Times New Roman"/>
            <w:sz w:val="24"/>
            <w:szCs w:val="24"/>
            <w:lang w:val="en-US"/>
            <w:rPrChange w:id="9409" w:author="Tima" w:date="2026-01-19T22:10:00Z">
              <w:rPr>
                <w:rFonts w:ascii="Times New Roman" w:hAnsi="Times New Roman" w:cs="Times New Roman"/>
                <w:sz w:val="24"/>
                <w:szCs w:val="24"/>
              </w:rPr>
            </w:rPrChange>
          </w:rPr>
          <w:instrText>new</w:instrText>
        </w:r>
        <w:r w:rsidRPr="00560BE1">
          <w:rPr>
            <w:rFonts w:ascii="Times New Roman" w:hAnsi="Times New Roman" w:cs="Times New Roman"/>
            <w:sz w:val="24"/>
            <w:szCs w:val="24"/>
            <w:lang w:val="en-US"/>
            <w:rPrChange w:id="9410" w:author="Tima" w:date="2026-01-19T22:12:00Z">
              <w:rPr>
                <w:rFonts w:ascii="Times New Roman" w:hAnsi="Times New Roman" w:cs="Times New Roman"/>
                <w:sz w:val="24"/>
                <w:szCs w:val="24"/>
              </w:rPr>
            </w:rPrChange>
          </w:rPr>
          <w:instrText>s</w:instrText>
        </w:r>
        <w:r w:rsidRPr="00560BE1">
          <w:rPr>
            <w:rFonts w:ascii="Times New Roman" w:hAnsi="Times New Roman" w:cs="Times New Roman"/>
            <w:sz w:val="24"/>
            <w:szCs w:val="24"/>
          </w:rPr>
          <w:instrText>/</w:instrText>
        </w:r>
        <w:r w:rsidRPr="00560BE1">
          <w:rPr>
            <w:rFonts w:ascii="Times New Roman" w:hAnsi="Times New Roman" w:cs="Times New Roman"/>
            <w:sz w:val="24"/>
            <w:szCs w:val="24"/>
            <w:lang w:val="en-US"/>
            <w:rPrChange w:id="9411" w:author="Tima" w:date="2026-01-19T22:12:00Z">
              <w:rPr>
                <w:rFonts w:ascii="Times New Roman" w:hAnsi="Times New Roman" w:cs="Times New Roman"/>
                <w:sz w:val="24"/>
                <w:szCs w:val="24"/>
              </w:rPr>
            </w:rPrChange>
          </w:rPr>
          <w:instrText>line</w:instrText>
        </w:r>
        <w:r w:rsidRPr="00560BE1">
          <w:rPr>
            <w:rFonts w:ascii="Times New Roman" w:hAnsi="Times New Roman" w:cs="Times New Roman"/>
            <w:sz w:val="24"/>
            <w:szCs w:val="24"/>
          </w:rPr>
          <w:instrText>/2025-11-25_</w:instrText>
        </w:r>
        <w:r w:rsidRPr="00560BE1">
          <w:rPr>
            <w:rFonts w:ascii="Times New Roman" w:hAnsi="Times New Roman" w:cs="Times New Roman"/>
            <w:sz w:val="24"/>
            <w:szCs w:val="24"/>
            <w:lang w:val="en-US"/>
            <w:rPrChange w:id="9412" w:author="Tima" w:date="2026-01-19T22:12:00Z">
              <w:rPr>
                <w:rFonts w:ascii="Times New Roman" w:hAnsi="Times New Roman" w:cs="Times New Roman"/>
                <w:sz w:val="24"/>
                <w:szCs w:val="24"/>
              </w:rPr>
            </w:rPrChange>
          </w:rPr>
          <w:instrText>rynok</w:instrText>
        </w:r>
        <w:r w:rsidRPr="00560BE1">
          <w:rPr>
            <w:rFonts w:ascii="Times New Roman" w:hAnsi="Times New Roman" w:cs="Times New Roman"/>
            <w:sz w:val="24"/>
            <w:szCs w:val="24"/>
          </w:rPr>
          <w:instrText>_</w:instrText>
        </w:r>
        <w:r w:rsidRPr="00560BE1">
          <w:rPr>
            <w:rFonts w:ascii="Times New Roman" w:hAnsi="Times New Roman" w:cs="Times New Roman"/>
            <w:sz w:val="24"/>
            <w:szCs w:val="24"/>
            <w:lang w:val="en-US"/>
            <w:rPrChange w:id="9413" w:author="Tima" w:date="2026-01-19T22:12:00Z">
              <w:rPr>
                <w:rFonts w:ascii="Times New Roman" w:hAnsi="Times New Roman" w:cs="Times New Roman"/>
                <w:sz w:val="24"/>
                <w:szCs w:val="24"/>
              </w:rPr>
            </w:rPrChange>
          </w:rPr>
          <w:instrText>podarkov</w:instrText>
        </w:r>
        <w:r w:rsidRPr="00560BE1">
          <w:rPr>
            <w:rFonts w:ascii="Times New Roman" w:hAnsi="Times New Roman" w:cs="Times New Roman"/>
            <w:sz w:val="24"/>
            <w:szCs w:val="24"/>
          </w:rPr>
          <w:instrText>_</w:instrText>
        </w:r>
        <w:r w:rsidRPr="00560BE1">
          <w:rPr>
            <w:rFonts w:ascii="Times New Roman" w:hAnsi="Times New Roman" w:cs="Times New Roman"/>
            <w:sz w:val="24"/>
            <w:szCs w:val="24"/>
            <w:lang w:val="en-US"/>
            <w:rPrChange w:id="9414" w:author="Tima" w:date="2026-01-19T22:12:00Z">
              <w:rPr>
                <w:rFonts w:ascii="Times New Roman" w:hAnsi="Times New Roman" w:cs="Times New Roman"/>
                <w:sz w:val="24"/>
                <w:szCs w:val="24"/>
              </w:rPr>
            </w:rPrChange>
          </w:rPr>
          <w:instrText>v</w:instrText>
        </w:r>
        <w:r w:rsidRPr="00560BE1">
          <w:rPr>
            <w:rFonts w:ascii="Times New Roman" w:hAnsi="Times New Roman" w:cs="Times New Roman"/>
            <w:sz w:val="24"/>
            <w:szCs w:val="24"/>
          </w:rPr>
          <w:instrText>_</w:instrText>
        </w:r>
        <w:r w:rsidRPr="00560BE1">
          <w:rPr>
            <w:rFonts w:ascii="Times New Roman" w:hAnsi="Times New Roman" w:cs="Times New Roman"/>
            <w:sz w:val="24"/>
            <w:szCs w:val="24"/>
            <w:lang w:val="en-US"/>
            <w:rPrChange w:id="9415" w:author="Tima" w:date="2026-01-19T22:12:00Z">
              <w:rPr>
                <w:rFonts w:ascii="Times New Roman" w:hAnsi="Times New Roman" w:cs="Times New Roman"/>
                <w:sz w:val="24"/>
                <w:szCs w:val="24"/>
              </w:rPr>
            </w:rPrChange>
          </w:rPr>
          <w:instrText>telegram</w:instrText>
        </w:r>
        <w:r w:rsidRPr="00560BE1">
          <w:rPr>
            <w:rFonts w:ascii="Times New Roman" w:hAnsi="Times New Roman" w:cs="Times New Roman"/>
            <w:sz w:val="24"/>
            <w:szCs w:val="24"/>
          </w:rPr>
          <w:instrText>_</w:instrText>
        </w:r>
        <w:r w:rsidRPr="00560BE1">
          <w:rPr>
            <w:rFonts w:ascii="Times New Roman" w:hAnsi="Times New Roman" w:cs="Times New Roman"/>
            <w:sz w:val="24"/>
            <w:szCs w:val="24"/>
            <w:lang w:val="en-US"/>
            <w:rPrChange w:id="9416" w:author="Tima" w:date="2026-01-19T22:12:00Z">
              <w:rPr>
                <w:rFonts w:ascii="Times New Roman" w:hAnsi="Times New Roman" w:cs="Times New Roman"/>
                <w:sz w:val="24"/>
                <w:szCs w:val="24"/>
              </w:rPr>
            </w:rPrChange>
          </w:rPr>
          <w:instrText>vyros</w:instrText>
        </w:r>
        <w:r w:rsidRPr="00560BE1">
          <w:rPr>
            <w:rFonts w:ascii="Times New Roman" w:hAnsi="Times New Roman" w:cs="Times New Roman"/>
            <w:sz w:val="24"/>
            <w:szCs w:val="24"/>
          </w:rPr>
          <w:instrText xml:space="preserve">" </w:instrText>
        </w:r>
        <w:r w:rsidRPr="00560BE1">
          <w:rPr>
            <w:rFonts w:ascii="Times New Roman" w:hAnsi="Times New Roman" w:cs="Times New Roman"/>
            <w:sz w:val="24"/>
            <w:szCs w:val="24"/>
            <w:rPrChange w:id="9417" w:author="Tima" w:date="2026-01-19T22:09:00Z">
              <w:rPr>
                <w:rFonts w:ascii="Times New Roman" w:hAnsi="Times New Roman" w:cs="Times New Roman"/>
                <w:sz w:val="24"/>
                <w:szCs w:val="24"/>
              </w:rPr>
            </w:rPrChange>
          </w:rPr>
          <w:fldChar w:fldCharType="separate"/>
        </w:r>
        <w:r w:rsidRPr="00560BE1">
          <w:rPr>
            <w:rStyle w:val="af6"/>
            <w:rFonts w:ascii="Times New Roman" w:hAnsi="Times New Roman" w:cs="Times New Roman"/>
            <w:sz w:val="24"/>
            <w:szCs w:val="24"/>
            <w:lang w:val="en-US"/>
            <w:rPrChange w:id="9418" w:author="Tima" w:date="2026-01-19T22:12:00Z">
              <w:rPr>
                <w:rStyle w:val="af6"/>
                <w:rFonts w:ascii="Times New Roman" w:hAnsi="Times New Roman" w:cs="Times New Roman"/>
                <w:sz w:val="24"/>
                <w:szCs w:val="24"/>
              </w:rPr>
            </w:rPrChange>
          </w:rPr>
          <w:t>https</w:t>
        </w:r>
        <w:r w:rsidRPr="00560BE1">
          <w:rPr>
            <w:rStyle w:val="af6"/>
            <w:rFonts w:ascii="Times New Roman" w:hAnsi="Times New Roman" w:cs="Times New Roman"/>
            <w:sz w:val="24"/>
            <w:szCs w:val="24"/>
          </w:rPr>
          <w:t>://</w:t>
        </w:r>
        <w:r w:rsidRPr="00560BE1">
          <w:rPr>
            <w:rStyle w:val="af6"/>
            <w:rFonts w:ascii="Times New Roman" w:hAnsi="Times New Roman" w:cs="Times New Roman"/>
            <w:sz w:val="24"/>
            <w:szCs w:val="24"/>
            <w:lang w:val="en-US"/>
            <w:rPrChange w:id="9419" w:author="Tima" w:date="2026-01-19T22:12:00Z">
              <w:rPr>
                <w:rStyle w:val="af6"/>
                <w:rFonts w:ascii="Times New Roman" w:hAnsi="Times New Roman" w:cs="Times New Roman"/>
                <w:sz w:val="24"/>
                <w:szCs w:val="24"/>
              </w:rPr>
            </w:rPrChange>
          </w:rPr>
          <w:t>www</w:t>
        </w:r>
        <w:r w:rsidRPr="00560BE1">
          <w:rPr>
            <w:rStyle w:val="af6"/>
            <w:rFonts w:ascii="Times New Roman" w:hAnsi="Times New Roman" w:cs="Times New Roman"/>
            <w:sz w:val="24"/>
            <w:szCs w:val="24"/>
          </w:rPr>
          <w:t>.</w:t>
        </w:r>
        <w:proofErr w:type="spellStart"/>
        <w:r w:rsidRPr="00560BE1">
          <w:rPr>
            <w:rStyle w:val="af6"/>
            <w:rFonts w:ascii="Times New Roman" w:hAnsi="Times New Roman" w:cs="Times New Roman"/>
            <w:sz w:val="24"/>
            <w:szCs w:val="24"/>
            <w:lang w:val="en-US"/>
            <w:rPrChange w:id="9420" w:author="Tima" w:date="2026-01-19T22:12:00Z">
              <w:rPr>
                <w:rStyle w:val="af6"/>
                <w:rFonts w:ascii="Times New Roman" w:hAnsi="Times New Roman" w:cs="Times New Roman"/>
                <w:sz w:val="24"/>
                <w:szCs w:val="24"/>
              </w:rPr>
            </w:rPrChange>
          </w:rPr>
          <w:t>cnews</w:t>
        </w:r>
        <w:proofErr w:type="spellEnd"/>
        <w:r w:rsidRPr="00560BE1">
          <w:rPr>
            <w:rStyle w:val="af6"/>
            <w:rFonts w:ascii="Times New Roman" w:hAnsi="Times New Roman" w:cs="Times New Roman"/>
            <w:sz w:val="24"/>
            <w:szCs w:val="24"/>
          </w:rPr>
          <w:t>.</w:t>
        </w:r>
        <w:proofErr w:type="spellStart"/>
        <w:r w:rsidRPr="00560BE1">
          <w:rPr>
            <w:rStyle w:val="af6"/>
            <w:rFonts w:ascii="Times New Roman" w:hAnsi="Times New Roman" w:cs="Times New Roman"/>
            <w:sz w:val="24"/>
            <w:szCs w:val="24"/>
            <w:lang w:val="en-US"/>
            <w:rPrChange w:id="9421" w:author="Tima" w:date="2026-01-19T22:12:00Z">
              <w:rPr>
                <w:rStyle w:val="af6"/>
                <w:rFonts w:ascii="Times New Roman" w:hAnsi="Times New Roman" w:cs="Times New Roman"/>
                <w:sz w:val="24"/>
                <w:szCs w:val="24"/>
              </w:rPr>
            </w:rPrChange>
          </w:rPr>
          <w:t>ru</w:t>
        </w:r>
        <w:proofErr w:type="spellEnd"/>
        <w:r w:rsidRPr="00560BE1">
          <w:rPr>
            <w:rStyle w:val="af6"/>
            <w:rFonts w:ascii="Times New Roman" w:hAnsi="Times New Roman" w:cs="Times New Roman"/>
            <w:sz w:val="24"/>
            <w:szCs w:val="24"/>
          </w:rPr>
          <w:t>/</w:t>
        </w:r>
        <w:r w:rsidRPr="00560BE1">
          <w:rPr>
            <w:rStyle w:val="af6"/>
            <w:rFonts w:ascii="Times New Roman" w:hAnsi="Times New Roman" w:cs="Times New Roman"/>
            <w:sz w:val="24"/>
            <w:szCs w:val="24"/>
            <w:lang w:val="en-US"/>
            <w:rPrChange w:id="9422" w:author="Tima" w:date="2026-01-19T22:12:00Z">
              <w:rPr>
                <w:rStyle w:val="af6"/>
                <w:rFonts w:ascii="Times New Roman" w:hAnsi="Times New Roman" w:cs="Times New Roman"/>
                <w:sz w:val="24"/>
                <w:szCs w:val="24"/>
              </w:rPr>
            </w:rPrChange>
          </w:rPr>
          <w:t>news</w:t>
        </w:r>
        <w:r w:rsidRPr="00560BE1">
          <w:rPr>
            <w:rStyle w:val="af6"/>
            <w:rFonts w:ascii="Times New Roman" w:hAnsi="Times New Roman" w:cs="Times New Roman"/>
            <w:sz w:val="24"/>
            <w:szCs w:val="24"/>
          </w:rPr>
          <w:t>/</w:t>
        </w:r>
        <w:r w:rsidRPr="00560BE1">
          <w:rPr>
            <w:rStyle w:val="af6"/>
            <w:rFonts w:ascii="Times New Roman" w:hAnsi="Times New Roman" w:cs="Times New Roman"/>
            <w:sz w:val="24"/>
            <w:szCs w:val="24"/>
            <w:lang w:val="en-US"/>
            <w:rPrChange w:id="9423" w:author="Tima" w:date="2026-01-19T22:12:00Z">
              <w:rPr>
                <w:rStyle w:val="af6"/>
                <w:rFonts w:ascii="Times New Roman" w:hAnsi="Times New Roman" w:cs="Times New Roman"/>
                <w:sz w:val="24"/>
                <w:szCs w:val="24"/>
              </w:rPr>
            </w:rPrChange>
          </w:rPr>
          <w:t>line</w:t>
        </w:r>
        <w:r w:rsidRPr="00560BE1">
          <w:rPr>
            <w:rStyle w:val="af6"/>
            <w:rFonts w:ascii="Times New Roman" w:hAnsi="Times New Roman" w:cs="Times New Roman"/>
            <w:sz w:val="24"/>
            <w:szCs w:val="24"/>
          </w:rPr>
          <w:t>/2025-11-25_</w:t>
        </w:r>
        <w:proofErr w:type="spellStart"/>
        <w:r w:rsidRPr="00560BE1">
          <w:rPr>
            <w:rStyle w:val="af6"/>
            <w:rFonts w:ascii="Times New Roman" w:hAnsi="Times New Roman" w:cs="Times New Roman"/>
            <w:sz w:val="24"/>
            <w:szCs w:val="24"/>
            <w:lang w:val="en-US"/>
            <w:rPrChange w:id="9424" w:author="Tima" w:date="2026-01-19T22:12:00Z">
              <w:rPr>
                <w:rStyle w:val="af6"/>
                <w:rFonts w:ascii="Times New Roman" w:hAnsi="Times New Roman" w:cs="Times New Roman"/>
                <w:sz w:val="24"/>
                <w:szCs w:val="24"/>
              </w:rPr>
            </w:rPrChange>
          </w:rPr>
          <w:t>rynok</w:t>
        </w:r>
        <w:proofErr w:type="spellEnd"/>
        <w:r w:rsidRPr="00560BE1">
          <w:rPr>
            <w:rStyle w:val="af6"/>
            <w:rFonts w:ascii="Times New Roman" w:hAnsi="Times New Roman" w:cs="Times New Roman"/>
            <w:sz w:val="24"/>
            <w:szCs w:val="24"/>
          </w:rPr>
          <w:t>_</w:t>
        </w:r>
        <w:proofErr w:type="spellStart"/>
        <w:r w:rsidRPr="00560BE1">
          <w:rPr>
            <w:rStyle w:val="af6"/>
            <w:rFonts w:ascii="Times New Roman" w:hAnsi="Times New Roman" w:cs="Times New Roman"/>
            <w:sz w:val="24"/>
            <w:szCs w:val="24"/>
            <w:lang w:val="en-US"/>
            <w:rPrChange w:id="9425" w:author="Tima" w:date="2026-01-19T22:12:00Z">
              <w:rPr>
                <w:rStyle w:val="af6"/>
                <w:rFonts w:ascii="Times New Roman" w:hAnsi="Times New Roman" w:cs="Times New Roman"/>
                <w:sz w:val="24"/>
                <w:szCs w:val="24"/>
              </w:rPr>
            </w:rPrChange>
          </w:rPr>
          <w:t>podarkov</w:t>
        </w:r>
        <w:proofErr w:type="spellEnd"/>
        <w:r w:rsidRPr="00560BE1">
          <w:rPr>
            <w:rStyle w:val="af6"/>
            <w:rFonts w:ascii="Times New Roman" w:hAnsi="Times New Roman" w:cs="Times New Roman"/>
            <w:sz w:val="24"/>
            <w:szCs w:val="24"/>
          </w:rPr>
          <w:t>_</w:t>
        </w:r>
        <w:r w:rsidRPr="00560BE1">
          <w:rPr>
            <w:rStyle w:val="af6"/>
            <w:rFonts w:ascii="Times New Roman" w:hAnsi="Times New Roman" w:cs="Times New Roman"/>
            <w:sz w:val="24"/>
            <w:szCs w:val="24"/>
            <w:lang w:val="en-US"/>
            <w:rPrChange w:id="9426" w:author="Tima" w:date="2026-01-19T22:12:00Z">
              <w:rPr>
                <w:rStyle w:val="af6"/>
                <w:rFonts w:ascii="Times New Roman" w:hAnsi="Times New Roman" w:cs="Times New Roman"/>
                <w:sz w:val="24"/>
                <w:szCs w:val="24"/>
              </w:rPr>
            </w:rPrChange>
          </w:rPr>
          <w:t>v</w:t>
        </w:r>
        <w:r w:rsidRPr="00560BE1">
          <w:rPr>
            <w:rStyle w:val="af6"/>
            <w:rFonts w:ascii="Times New Roman" w:hAnsi="Times New Roman" w:cs="Times New Roman"/>
            <w:sz w:val="24"/>
            <w:szCs w:val="24"/>
          </w:rPr>
          <w:t>_</w:t>
        </w:r>
        <w:r w:rsidRPr="00560BE1">
          <w:rPr>
            <w:rStyle w:val="af6"/>
            <w:rFonts w:ascii="Times New Roman" w:hAnsi="Times New Roman" w:cs="Times New Roman"/>
            <w:sz w:val="24"/>
            <w:szCs w:val="24"/>
            <w:lang w:val="en-US"/>
            <w:rPrChange w:id="9427" w:author="Tima" w:date="2026-01-19T22:12:00Z">
              <w:rPr>
                <w:rStyle w:val="af6"/>
                <w:rFonts w:ascii="Times New Roman" w:hAnsi="Times New Roman" w:cs="Times New Roman"/>
                <w:sz w:val="24"/>
                <w:szCs w:val="24"/>
              </w:rPr>
            </w:rPrChange>
          </w:rPr>
          <w:t>telegram</w:t>
        </w:r>
        <w:r w:rsidRPr="00560BE1">
          <w:rPr>
            <w:rStyle w:val="af6"/>
            <w:rFonts w:ascii="Times New Roman" w:hAnsi="Times New Roman" w:cs="Times New Roman"/>
            <w:sz w:val="24"/>
            <w:szCs w:val="24"/>
          </w:rPr>
          <w:t>_</w:t>
        </w:r>
        <w:proofErr w:type="spellStart"/>
        <w:r w:rsidRPr="00560BE1">
          <w:rPr>
            <w:rStyle w:val="af6"/>
            <w:rFonts w:ascii="Times New Roman" w:hAnsi="Times New Roman" w:cs="Times New Roman"/>
            <w:sz w:val="24"/>
            <w:szCs w:val="24"/>
            <w:lang w:val="en-US"/>
            <w:rPrChange w:id="9428" w:author="Tima" w:date="2026-01-19T22:12:00Z">
              <w:rPr>
                <w:rStyle w:val="af6"/>
                <w:rFonts w:ascii="Times New Roman" w:hAnsi="Times New Roman" w:cs="Times New Roman"/>
                <w:sz w:val="24"/>
                <w:szCs w:val="24"/>
              </w:rPr>
            </w:rPrChange>
          </w:rPr>
          <w:t>vyros</w:t>
        </w:r>
        <w:proofErr w:type="spellEnd"/>
        <w:r w:rsidRPr="00560BE1">
          <w:rPr>
            <w:rFonts w:ascii="Times New Roman" w:hAnsi="Times New Roman" w:cs="Times New Roman"/>
            <w:sz w:val="24"/>
            <w:szCs w:val="24"/>
            <w:rPrChange w:id="9429" w:author="Tima" w:date="2026-01-19T22:09:00Z">
              <w:rPr>
                <w:rFonts w:ascii="Times New Roman" w:hAnsi="Times New Roman" w:cs="Times New Roman"/>
                <w:sz w:val="24"/>
                <w:szCs w:val="24"/>
              </w:rPr>
            </w:rPrChange>
          </w:rPr>
          <w:fldChar w:fldCharType="end"/>
        </w:r>
      </w:ins>
      <w:ins w:id="9430" w:author="Tima" w:date="2026-01-19T22:12:00Z">
        <w:r w:rsidRPr="00560BE1">
          <w:rPr>
            <w:rFonts w:ascii="Times New Roman" w:hAnsi="Times New Roman" w:cs="Times New Roman"/>
            <w:sz w:val="24"/>
            <w:szCs w:val="24"/>
            <w:rPrChange w:id="9431" w:author="Tima" w:date="2026-01-19T22:12:00Z">
              <w:rPr>
                <w:rFonts w:ascii="Times New Roman" w:hAnsi="Times New Roman" w:cs="Times New Roman"/>
                <w:sz w:val="24"/>
                <w:szCs w:val="24"/>
                <w:lang w:val="en-US"/>
              </w:rPr>
            </w:rPrChange>
          </w:rPr>
          <w:t xml:space="preserve"> </w:t>
        </w:r>
        <w:r w:rsidRPr="00356E26">
          <w:rPr>
            <w:rFonts w:ascii="Times New Roman" w:hAnsi="Times New Roman" w:cs="Times New Roman"/>
            <w:sz w:val="24"/>
            <w:szCs w:val="24"/>
          </w:rPr>
          <w:t>(</w:t>
        </w:r>
        <w:r>
          <w:rPr>
            <w:rFonts w:ascii="Times New Roman" w:hAnsi="Times New Roman" w:cs="Times New Roman"/>
            <w:sz w:val="24"/>
            <w:szCs w:val="24"/>
          </w:rPr>
          <w:t>дата обращения 14</w:t>
        </w:r>
        <w:r w:rsidRPr="00356E26">
          <w:rPr>
            <w:rFonts w:ascii="Times New Roman" w:hAnsi="Times New Roman" w:cs="Times New Roman"/>
            <w:sz w:val="24"/>
            <w:szCs w:val="24"/>
          </w:rPr>
          <w:t>.01.2026)</w:t>
        </w:r>
      </w:ins>
    </w:p>
    <w:p w14:paraId="4E712999" w14:textId="1F609DB3" w:rsidR="00560BE1" w:rsidRPr="00560BE1" w:rsidRDefault="009454F0">
      <w:pPr>
        <w:pStyle w:val="a3"/>
        <w:numPr>
          <w:ilvl w:val="0"/>
          <w:numId w:val="109"/>
        </w:numPr>
        <w:rPr>
          <w:ins w:id="9432" w:author="Tima" w:date="2026-01-19T22:00:00Z"/>
          <w:rFonts w:ascii="Times New Roman" w:hAnsi="Times New Roman" w:cs="Times New Roman"/>
          <w:sz w:val="24"/>
          <w:szCs w:val="24"/>
        </w:rPr>
        <w:pPrChange w:id="9433" w:author="Tima" w:date="2026-01-19T21:58:00Z">
          <w:pPr>
            <w:ind w:firstLine="709"/>
            <w:jc w:val="both"/>
          </w:pPr>
        </w:pPrChange>
      </w:pPr>
      <w:ins w:id="9434" w:author="Tima" w:date="2026-01-19T22:14:00Z">
        <w:r w:rsidRPr="009454F0">
          <w:rPr>
            <w:rFonts w:ascii="Times New Roman" w:hAnsi="Times New Roman" w:cs="Times New Roman"/>
            <w:sz w:val="24"/>
            <w:szCs w:val="24"/>
          </w:rPr>
          <w:t>Арт-подготовка: рынку NFT в России спрогнозировали рост до $10 млрд</w:t>
        </w:r>
        <w:r>
          <w:rPr>
            <w:rFonts w:ascii="Times New Roman" w:hAnsi="Times New Roman" w:cs="Times New Roman"/>
            <w:sz w:val="24"/>
            <w:szCs w:val="24"/>
          </w:rPr>
          <w:t>. Уваров</w:t>
        </w:r>
      </w:ins>
      <w:ins w:id="9435" w:author="Tima" w:date="2026-01-19T22:15:00Z">
        <w:r>
          <w:rPr>
            <w:rFonts w:ascii="Times New Roman" w:hAnsi="Times New Roman" w:cs="Times New Roman"/>
            <w:sz w:val="24"/>
            <w:szCs w:val="24"/>
          </w:rPr>
          <w:t xml:space="preserve"> С</w:t>
        </w:r>
      </w:ins>
      <w:ins w:id="9436" w:author="Tima" w:date="2026-01-19T22:14:00Z">
        <w:r>
          <w:rPr>
            <w:rFonts w:ascii="Times New Roman" w:hAnsi="Times New Roman" w:cs="Times New Roman"/>
            <w:sz w:val="24"/>
            <w:szCs w:val="24"/>
          </w:rPr>
          <w:t xml:space="preserve">. </w:t>
        </w:r>
        <w:r>
          <w:rPr>
            <w:rFonts w:ascii="Times New Roman" w:hAnsi="Times New Roman" w:cs="Times New Roman"/>
            <w:sz w:val="24"/>
            <w:szCs w:val="24"/>
            <w:lang w:val="en-US"/>
          </w:rPr>
          <w:t>URL</w:t>
        </w:r>
        <w:r w:rsidRPr="009454F0">
          <w:rPr>
            <w:rFonts w:ascii="Times New Roman" w:hAnsi="Times New Roman" w:cs="Times New Roman"/>
            <w:sz w:val="24"/>
            <w:szCs w:val="24"/>
            <w:rPrChange w:id="9437" w:author="Tima" w:date="2026-01-19T22:14:00Z">
              <w:rPr>
                <w:rFonts w:ascii="Times New Roman" w:hAnsi="Times New Roman" w:cs="Times New Roman"/>
                <w:sz w:val="24"/>
                <w:szCs w:val="24"/>
                <w:lang w:val="en-US"/>
              </w:rPr>
            </w:rPrChange>
          </w:rPr>
          <w:t xml:space="preserve">: </w:t>
        </w:r>
      </w:ins>
      <w:ins w:id="9438" w:author="Tima" w:date="2026-01-19T22:00:00Z">
        <w:r w:rsidR="00560BE1" w:rsidRPr="00560BE1">
          <w:rPr>
            <w:rFonts w:ascii="Times New Roman" w:hAnsi="Times New Roman" w:cs="Times New Roman"/>
            <w:sz w:val="24"/>
            <w:szCs w:val="24"/>
            <w:rPrChange w:id="9439" w:author="Tima" w:date="2026-01-19T22:09:00Z">
              <w:rPr>
                <w:rFonts w:ascii="Times New Roman" w:hAnsi="Times New Roman" w:cs="Times New Roman"/>
                <w:sz w:val="24"/>
                <w:szCs w:val="24"/>
              </w:rPr>
            </w:rPrChange>
          </w:rPr>
          <w:fldChar w:fldCharType="begin"/>
        </w:r>
        <w:r w:rsidR="00560BE1" w:rsidRPr="00560BE1">
          <w:rPr>
            <w:rFonts w:ascii="Times New Roman" w:hAnsi="Times New Roman" w:cs="Times New Roman"/>
            <w:sz w:val="24"/>
            <w:szCs w:val="24"/>
          </w:rPr>
          <w:instrText xml:space="preserve"> HYPERLINK "https://iz.ru/1289678/sergei-uvarov/art-podgotovka-rynku-nft-v-rossii-sprognozirovali-rost-do-10-mlrd" </w:instrText>
        </w:r>
        <w:r w:rsidR="00560BE1" w:rsidRPr="00560BE1">
          <w:rPr>
            <w:rFonts w:ascii="Times New Roman" w:hAnsi="Times New Roman" w:cs="Times New Roman"/>
            <w:sz w:val="24"/>
            <w:szCs w:val="24"/>
            <w:rPrChange w:id="9440" w:author="Tima" w:date="2026-01-19T22:09:00Z">
              <w:rPr>
                <w:rFonts w:ascii="Times New Roman" w:hAnsi="Times New Roman" w:cs="Times New Roman"/>
                <w:sz w:val="24"/>
                <w:szCs w:val="24"/>
              </w:rPr>
            </w:rPrChange>
          </w:rPr>
          <w:fldChar w:fldCharType="separate"/>
        </w:r>
        <w:r w:rsidR="00560BE1" w:rsidRPr="00560BE1">
          <w:rPr>
            <w:rStyle w:val="af6"/>
            <w:rFonts w:ascii="Times New Roman" w:hAnsi="Times New Roman" w:cs="Times New Roman"/>
            <w:sz w:val="24"/>
            <w:szCs w:val="24"/>
          </w:rPr>
          <w:t>https://iz.ru/1289678/sergei-uvarov/art-podgotovka-rynku-nft-v-rossii-sprognozirovali-rost-do-10-mlrd</w:t>
        </w:r>
        <w:r w:rsidR="00560BE1" w:rsidRPr="00560BE1">
          <w:rPr>
            <w:rFonts w:ascii="Times New Roman" w:hAnsi="Times New Roman" w:cs="Times New Roman"/>
            <w:sz w:val="24"/>
            <w:szCs w:val="24"/>
            <w:rPrChange w:id="9441" w:author="Tima" w:date="2026-01-19T22:09:00Z">
              <w:rPr>
                <w:rFonts w:ascii="Times New Roman" w:hAnsi="Times New Roman" w:cs="Times New Roman"/>
                <w:sz w:val="24"/>
                <w:szCs w:val="24"/>
              </w:rPr>
            </w:rPrChange>
          </w:rPr>
          <w:fldChar w:fldCharType="end"/>
        </w:r>
      </w:ins>
      <w:ins w:id="9442" w:author="Tima" w:date="2026-01-19T22:13:00Z">
        <w:r w:rsidRPr="009454F0">
          <w:rPr>
            <w:rFonts w:ascii="Times New Roman" w:hAnsi="Times New Roman" w:cs="Times New Roman"/>
            <w:sz w:val="24"/>
            <w:szCs w:val="24"/>
            <w:rPrChange w:id="9443" w:author="Tima" w:date="2026-01-19T22:13:00Z">
              <w:rPr>
                <w:rFonts w:ascii="Times New Roman" w:hAnsi="Times New Roman" w:cs="Times New Roman"/>
                <w:sz w:val="24"/>
                <w:szCs w:val="24"/>
                <w:lang w:val="en-US"/>
              </w:rPr>
            </w:rPrChange>
          </w:rPr>
          <w:t xml:space="preserve"> </w:t>
        </w:r>
        <w:r w:rsidRPr="00356E26">
          <w:rPr>
            <w:rFonts w:ascii="Times New Roman" w:hAnsi="Times New Roman" w:cs="Times New Roman"/>
            <w:sz w:val="24"/>
            <w:szCs w:val="24"/>
          </w:rPr>
          <w:t>(</w:t>
        </w:r>
        <w:r>
          <w:rPr>
            <w:rFonts w:ascii="Times New Roman" w:hAnsi="Times New Roman" w:cs="Times New Roman"/>
            <w:sz w:val="24"/>
            <w:szCs w:val="24"/>
          </w:rPr>
          <w:t>дата обращения 14</w:t>
        </w:r>
        <w:r w:rsidRPr="00356E26">
          <w:rPr>
            <w:rFonts w:ascii="Times New Roman" w:hAnsi="Times New Roman" w:cs="Times New Roman"/>
            <w:sz w:val="24"/>
            <w:szCs w:val="24"/>
          </w:rPr>
          <w:t>.01.2026)</w:t>
        </w:r>
      </w:ins>
    </w:p>
    <w:p w14:paraId="37FDD5B9" w14:textId="695B0F22" w:rsidR="00560BE1" w:rsidRPr="00560BE1" w:rsidRDefault="009454F0">
      <w:pPr>
        <w:pStyle w:val="a3"/>
        <w:numPr>
          <w:ilvl w:val="0"/>
          <w:numId w:val="109"/>
        </w:numPr>
        <w:rPr>
          <w:ins w:id="9444" w:author="Tima" w:date="2026-01-19T22:01:00Z"/>
          <w:rFonts w:ascii="Times New Roman" w:hAnsi="Times New Roman" w:cs="Times New Roman"/>
          <w:sz w:val="24"/>
          <w:szCs w:val="24"/>
        </w:rPr>
        <w:pPrChange w:id="9445" w:author="Tima" w:date="2026-01-19T21:58:00Z">
          <w:pPr>
            <w:ind w:firstLine="709"/>
            <w:jc w:val="both"/>
          </w:pPr>
        </w:pPrChange>
      </w:pPr>
      <w:ins w:id="9446" w:author="Tima" w:date="2026-01-19T22:15:00Z">
        <w:r w:rsidRPr="009454F0">
          <w:rPr>
            <w:rFonts w:ascii="Times New Roman" w:hAnsi="Times New Roman" w:cs="Times New Roman"/>
            <w:sz w:val="24"/>
            <w:szCs w:val="24"/>
          </w:rPr>
          <w:t xml:space="preserve">Будущее рынка </w:t>
        </w:r>
        <w:proofErr w:type="spellStart"/>
        <w:r w:rsidRPr="009454F0">
          <w:rPr>
            <w:rFonts w:ascii="Times New Roman" w:hAnsi="Times New Roman" w:cs="Times New Roman"/>
            <w:sz w:val="24"/>
            <w:szCs w:val="24"/>
          </w:rPr>
          <w:t>криптовалют</w:t>
        </w:r>
        <w:proofErr w:type="spellEnd"/>
        <w:r w:rsidRPr="009454F0">
          <w:rPr>
            <w:rFonts w:ascii="Times New Roman" w:hAnsi="Times New Roman" w:cs="Times New Roman"/>
            <w:sz w:val="24"/>
            <w:szCs w:val="24"/>
          </w:rPr>
          <w:t>: предложения Банка России</w:t>
        </w:r>
        <w:r>
          <w:rPr>
            <w:rFonts w:ascii="Times New Roman" w:hAnsi="Times New Roman" w:cs="Times New Roman"/>
            <w:sz w:val="24"/>
            <w:szCs w:val="24"/>
          </w:rPr>
          <w:t xml:space="preserve">. </w:t>
        </w:r>
        <w:r>
          <w:rPr>
            <w:rFonts w:ascii="Times New Roman" w:hAnsi="Times New Roman" w:cs="Times New Roman"/>
            <w:sz w:val="24"/>
            <w:szCs w:val="24"/>
            <w:lang w:val="en-US"/>
          </w:rPr>
          <w:t>URL</w:t>
        </w:r>
        <w:r w:rsidRPr="009454F0">
          <w:rPr>
            <w:rFonts w:ascii="Times New Roman" w:hAnsi="Times New Roman" w:cs="Times New Roman"/>
            <w:sz w:val="24"/>
            <w:szCs w:val="24"/>
            <w:rPrChange w:id="9447" w:author="Tima" w:date="2026-01-19T22:15:00Z">
              <w:rPr>
                <w:rFonts w:ascii="Times New Roman" w:hAnsi="Times New Roman" w:cs="Times New Roman"/>
                <w:sz w:val="24"/>
                <w:szCs w:val="24"/>
                <w:lang w:val="en-US"/>
              </w:rPr>
            </w:rPrChange>
          </w:rPr>
          <w:t>:</w:t>
        </w:r>
        <w:r>
          <w:rPr>
            <w:rFonts w:ascii="Times New Roman" w:hAnsi="Times New Roman" w:cs="Times New Roman"/>
            <w:sz w:val="24"/>
            <w:szCs w:val="24"/>
          </w:rPr>
          <w:t xml:space="preserve"> </w:t>
        </w:r>
      </w:ins>
      <w:ins w:id="9448" w:author="Tima" w:date="2026-01-19T22:00:00Z">
        <w:r w:rsidR="00560BE1" w:rsidRPr="00560BE1">
          <w:rPr>
            <w:rFonts w:ascii="Times New Roman" w:hAnsi="Times New Roman" w:cs="Times New Roman"/>
            <w:sz w:val="24"/>
            <w:szCs w:val="24"/>
            <w:rPrChange w:id="9449" w:author="Tima" w:date="2026-01-19T22:09:00Z">
              <w:rPr>
                <w:rFonts w:ascii="Times New Roman" w:hAnsi="Times New Roman" w:cs="Times New Roman"/>
                <w:sz w:val="24"/>
                <w:szCs w:val="24"/>
              </w:rPr>
            </w:rPrChange>
          </w:rPr>
          <w:fldChar w:fldCharType="begin"/>
        </w:r>
        <w:r w:rsidR="00560BE1" w:rsidRPr="00560BE1">
          <w:rPr>
            <w:rFonts w:ascii="Times New Roman" w:hAnsi="Times New Roman" w:cs="Times New Roman"/>
            <w:sz w:val="24"/>
            <w:szCs w:val="24"/>
          </w:rPr>
          <w:instrText xml:space="preserve"> HYPERLINK "</w:instrText>
        </w:r>
        <w:r w:rsidR="00560BE1" w:rsidRPr="00560BE1">
          <w:rPr>
            <w:rFonts w:ascii="Times New Roman" w:hAnsi="Times New Roman" w:cs="Times New Roman"/>
            <w:sz w:val="24"/>
            <w:szCs w:val="24"/>
            <w:rPrChange w:id="9450" w:author="Tima" w:date="2026-01-19T22:09:00Z">
              <w:rPr/>
            </w:rPrChange>
          </w:rPr>
          <w:instrText>https://cbr.ru/press/event/?id=2821</w:instrText>
        </w:r>
        <w:r w:rsidR="00560BE1" w:rsidRPr="00560BE1">
          <w:rPr>
            <w:rFonts w:ascii="Times New Roman" w:hAnsi="Times New Roman" w:cs="Times New Roman"/>
            <w:sz w:val="24"/>
            <w:szCs w:val="24"/>
          </w:rPr>
          <w:instrText xml:space="preserve">3" </w:instrText>
        </w:r>
        <w:r w:rsidR="00560BE1" w:rsidRPr="00560BE1">
          <w:rPr>
            <w:rFonts w:ascii="Times New Roman" w:hAnsi="Times New Roman" w:cs="Times New Roman"/>
            <w:sz w:val="24"/>
            <w:szCs w:val="24"/>
            <w:rPrChange w:id="9451" w:author="Tima" w:date="2026-01-19T22:09:00Z">
              <w:rPr>
                <w:rFonts w:ascii="Times New Roman" w:hAnsi="Times New Roman" w:cs="Times New Roman"/>
                <w:sz w:val="24"/>
                <w:szCs w:val="24"/>
              </w:rPr>
            </w:rPrChange>
          </w:rPr>
          <w:fldChar w:fldCharType="separate"/>
        </w:r>
        <w:r w:rsidR="00560BE1" w:rsidRPr="00560BE1">
          <w:rPr>
            <w:rStyle w:val="af6"/>
            <w:rFonts w:ascii="Times New Roman" w:hAnsi="Times New Roman" w:cs="Times New Roman"/>
            <w:sz w:val="24"/>
            <w:szCs w:val="24"/>
          </w:rPr>
          <w:t>https://cbr.ru/press/event/?id=28213</w:t>
        </w:r>
        <w:r w:rsidR="00560BE1" w:rsidRPr="00560BE1">
          <w:rPr>
            <w:rFonts w:ascii="Times New Roman" w:hAnsi="Times New Roman" w:cs="Times New Roman"/>
            <w:sz w:val="24"/>
            <w:szCs w:val="24"/>
            <w:rPrChange w:id="9452" w:author="Tima" w:date="2026-01-19T22:09:00Z">
              <w:rPr>
                <w:rFonts w:ascii="Times New Roman" w:hAnsi="Times New Roman" w:cs="Times New Roman"/>
                <w:sz w:val="24"/>
                <w:szCs w:val="24"/>
              </w:rPr>
            </w:rPrChange>
          </w:rPr>
          <w:fldChar w:fldCharType="end"/>
        </w:r>
      </w:ins>
      <w:ins w:id="9453" w:author="Tima" w:date="2026-01-19T22:13:00Z">
        <w:r w:rsidRPr="009454F0">
          <w:rPr>
            <w:rFonts w:ascii="Times New Roman" w:hAnsi="Times New Roman" w:cs="Times New Roman"/>
            <w:sz w:val="24"/>
            <w:szCs w:val="24"/>
            <w:rPrChange w:id="9454" w:author="Tima" w:date="2026-01-19T22:13:00Z">
              <w:rPr>
                <w:rFonts w:ascii="Times New Roman" w:hAnsi="Times New Roman" w:cs="Times New Roman"/>
                <w:sz w:val="24"/>
                <w:szCs w:val="24"/>
                <w:lang w:val="en-US"/>
              </w:rPr>
            </w:rPrChange>
          </w:rPr>
          <w:t xml:space="preserve"> </w:t>
        </w:r>
        <w:r w:rsidRPr="00356E26">
          <w:rPr>
            <w:rFonts w:ascii="Times New Roman" w:hAnsi="Times New Roman" w:cs="Times New Roman"/>
            <w:sz w:val="24"/>
            <w:szCs w:val="24"/>
          </w:rPr>
          <w:t>(</w:t>
        </w:r>
        <w:r>
          <w:rPr>
            <w:rFonts w:ascii="Times New Roman" w:hAnsi="Times New Roman" w:cs="Times New Roman"/>
            <w:sz w:val="24"/>
            <w:szCs w:val="24"/>
          </w:rPr>
          <w:t>дата обращения 14</w:t>
        </w:r>
        <w:r w:rsidRPr="00356E26">
          <w:rPr>
            <w:rFonts w:ascii="Times New Roman" w:hAnsi="Times New Roman" w:cs="Times New Roman"/>
            <w:sz w:val="24"/>
            <w:szCs w:val="24"/>
          </w:rPr>
          <w:t>.01.2026)</w:t>
        </w:r>
      </w:ins>
    </w:p>
    <w:p w14:paraId="6CA8A8E0" w14:textId="3A1C58E1" w:rsidR="00560BE1" w:rsidRPr="00560BE1" w:rsidRDefault="009454F0">
      <w:pPr>
        <w:pStyle w:val="a3"/>
        <w:numPr>
          <w:ilvl w:val="0"/>
          <w:numId w:val="109"/>
        </w:numPr>
        <w:rPr>
          <w:ins w:id="9455" w:author="Tima" w:date="2026-01-19T22:01:00Z"/>
          <w:rFonts w:ascii="Times New Roman" w:hAnsi="Times New Roman" w:cs="Times New Roman"/>
          <w:sz w:val="24"/>
          <w:szCs w:val="24"/>
        </w:rPr>
        <w:pPrChange w:id="9456" w:author="Tima" w:date="2026-01-19T21:58:00Z">
          <w:pPr>
            <w:ind w:firstLine="709"/>
            <w:jc w:val="both"/>
          </w:pPr>
        </w:pPrChange>
      </w:pPr>
      <w:ins w:id="9457" w:author="Tima" w:date="2026-01-19T22:17:00Z">
        <w:r>
          <w:rPr>
            <w:rFonts w:ascii="Times New Roman" w:hAnsi="Times New Roman" w:cs="Times New Roman"/>
            <w:sz w:val="24"/>
            <w:szCs w:val="24"/>
            <w:lang w:val="en-US"/>
          </w:rPr>
          <w:t>Top</w:t>
        </w:r>
        <w:r w:rsidRPr="009454F0">
          <w:rPr>
            <w:rFonts w:ascii="Times New Roman" w:hAnsi="Times New Roman" w:cs="Times New Roman"/>
            <w:sz w:val="24"/>
            <w:szCs w:val="24"/>
            <w:rPrChange w:id="9458" w:author="Tima" w:date="2026-01-19T22:17:00Z">
              <w:rPr>
                <w:rFonts w:ascii="Times New Roman" w:hAnsi="Times New Roman" w:cs="Times New Roman"/>
                <w:sz w:val="24"/>
                <w:szCs w:val="24"/>
                <w:lang w:val="en-US"/>
              </w:rPr>
            </w:rPrChange>
          </w:rPr>
          <w:t xml:space="preserve"> </w:t>
        </w:r>
        <w:r>
          <w:rPr>
            <w:rFonts w:ascii="Times New Roman" w:hAnsi="Times New Roman" w:cs="Times New Roman"/>
            <w:sz w:val="24"/>
            <w:szCs w:val="24"/>
            <w:lang w:val="en-US"/>
          </w:rPr>
          <w:t>NFTs</w:t>
        </w:r>
        <w:r w:rsidRPr="009454F0">
          <w:rPr>
            <w:rFonts w:ascii="Times New Roman" w:hAnsi="Times New Roman" w:cs="Times New Roman"/>
            <w:sz w:val="24"/>
            <w:szCs w:val="24"/>
            <w:rPrChange w:id="9459" w:author="Tima" w:date="2026-01-19T22:17:00Z">
              <w:rPr>
                <w:rFonts w:ascii="Times New Roman" w:hAnsi="Times New Roman" w:cs="Times New Roman"/>
                <w:sz w:val="24"/>
                <w:szCs w:val="24"/>
                <w:lang w:val="en-US"/>
              </w:rPr>
            </w:rPrChange>
          </w:rPr>
          <w:t xml:space="preserve">. </w:t>
        </w:r>
        <w:r>
          <w:rPr>
            <w:rFonts w:ascii="Times New Roman" w:hAnsi="Times New Roman" w:cs="Times New Roman"/>
            <w:sz w:val="24"/>
            <w:szCs w:val="24"/>
            <w:lang w:val="en-US"/>
          </w:rPr>
          <w:t>URL</w:t>
        </w:r>
        <w:r w:rsidRPr="009454F0">
          <w:rPr>
            <w:rFonts w:ascii="Times New Roman" w:hAnsi="Times New Roman" w:cs="Times New Roman"/>
            <w:sz w:val="24"/>
            <w:szCs w:val="24"/>
            <w:rPrChange w:id="9460" w:author="Tima" w:date="2026-01-19T22:17:00Z">
              <w:rPr>
                <w:rFonts w:ascii="Times New Roman" w:hAnsi="Times New Roman" w:cs="Times New Roman"/>
                <w:sz w:val="24"/>
                <w:szCs w:val="24"/>
                <w:lang w:val="en-US"/>
              </w:rPr>
            </w:rPrChange>
          </w:rPr>
          <w:t xml:space="preserve">: </w:t>
        </w:r>
      </w:ins>
      <w:ins w:id="9461" w:author="Tima" w:date="2026-01-19T22:01:00Z">
        <w:r w:rsidR="00560BE1" w:rsidRPr="00560BE1">
          <w:rPr>
            <w:rFonts w:ascii="Times New Roman" w:hAnsi="Times New Roman" w:cs="Times New Roman"/>
            <w:sz w:val="24"/>
            <w:szCs w:val="24"/>
            <w:rPrChange w:id="9462" w:author="Tima" w:date="2026-01-19T22:09:00Z">
              <w:rPr>
                <w:rFonts w:ascii="Times New Roman" w:hAnsi="Times New Roman" w:cs="Times New Roman"/>
                <w:sz w:val="24"/>
                <w:szCs w:val="24"/>
              </w:rPr>
            </w:rPrChange>
          </w:rPr>
          <w:fldChar w:fldCharType="begin"/>
        </w:r>
        <w:r w:rsidR="00560BE1" w:rsidRPr="00560BE1">
          <w:rPr>
            <w:rFonts w:ascii="Times New Roman" w:hAnsi="Times New Roman" w:cs="Times New Roman"/>
            <w:sz w:val="24"/>
            <w:szCs w:val="24"/>
          </w:rPr>
          <w:instrText xml:space="preserve"> HYPERLINK "</w:instrText>
        </w:r>
        <w:r w:rsidR="00560BE1" w:rsidRPr="00560BE1">
          <w:rPr>
            <w:rFonts w:ascii="Times New Roman" w:hAnsi="Times New Roman" w:cs="Times New Roman"/>
            <w:sz w:val="24"/>
            <w:szCs w:val="24"/>
            <w:rPrChange w:id="9463" w:author="Tima" w:date="2026-01-19T22:09:00Z">
              <w:rPr>
                <w:szCs w:val="24"/>
              </w:rPr>
            </w:rPrChange>
          </w:rPr>
          <w:instrText>https://opensea.io/collections?timeframe=thirty_day</w:instrText>
        </w:r>
        <w:r w:rsidR="00560BE1" w:rsidRPr="00560BE1">
          <w:rPr>
            <w:rFonts w:ascii="Times New Roman" w:hAnsi="Times New Roman" w:cs="Times New Roman"/>
            <w:sz w:val="24"/>
            <w:szCs w:val="24"/>
            <w:lang w:val="en-US"/>
          </w:rPr>
          <w:instrText>s</w:instrText>
        </w:r>
        <w:r w:rsidR="00560BE1" w:rsidRPr="00560BE1">
          <w:rPr>
            <w:rFonts w:ascii="Times New Roman" w:hAnsi="Times New Roman" w:cs="Times New Roman"/>
            <w:sz w:val="24"/>
            <w:szCs w:val="24"/>
          </w:rPr>
          <w:instrText xml:space="preserve">" </w:instrText>
        </w:r>
        <w:r w:rsidR="00560BE1" w:rsidRPr="00560BE1">
          <w:rPr>
            <w:rFonts w:ascii="Times New Roman" w:hAnsi="Times New Roman" w:cs="Times New Roman"/>
            <w:sz w:val="24"/>
            <w:szCs w:val="24"/>
            <w:rPrChange w:id="9464" w:author="Tima" w:date="2026-01-19T22:09:00Z">
              <w:rPr>
                <w:rFonts w:ascii="Times New Roman" w:hAnsi="Times New Roman" w:cs="Times New Roman"/>
                <w:sz w:val="24"/>
                <w:szCs w:val="24"/>
              </w:rPr>
            </w:rPrChange>
          </w:rPr>
          <w:fldChar w:fldCharType="separate"/>
        </w:r>
        <w:r w:rsidR="00560BE1" w:rsidRPr="00560BE1">
          <w:rPr>
            <w:rStyle w:val="af6"/>
            <w:rFonts w:ascii="Times New Roman" w:hAnsi="Times New Roman" w:cs="Times New Roman"/>
            <w:sz w:val="24"/>
            <w:szCs w:val="24"/>
          </w:rPr>
          <w:t>https://opensea.io/collections?timeframe=thirty_day</w:t>
        </w:r>
        <w:r w:rsidR="00560BE1" w:rsidRPr="00560BE1">
          <w:rPr>
            <w:rStyle w:val="af6"/>
            <w:rFonts w:ascii="Times New Roman" w:hAnsi="Times New Roman" w:cs="Times New Roman"/>
            <w:sz w:val="24"/>
            <w:szCs w:val="24"/>
            <w:lang w:val="en-US"/>
          </w:rPr>
          <w:t>s</w:t>
        </w:r>
        <w:r w:rsidR="00560BE1" w:rsidRPr="00560BE1">
          <w:rPr>
            <w:rFonts w:ascii="Times New Roman" w:hAnsi="Times New Roman" w:cs="Times New Roman"/>
            <w:sz w:val="24"/>
            <w:szCs w:val="24"/>
            <w:rPrChange w:id="9465" w:author="Tima" w:date="2026-01-19T22:09:00Z">
              <w:rPr>
                <w:rFonts w:ascii="Times New Roman" w:hAnsi="Times New Roman" w:cs="Times New Roman"/>
                <w:sz w:val="24"/>
                <w:szCs w:val="24"/>
              </w:rPr>
            </w:rPrChange>
          </w:rPr>
          <w:fldChar w:fldCharType="end"/>
        </w:r>
      </w:ins>
      <w:ins w:id="9466" w:author="Tima" w:date="2026-01-19T22:13:00Z">
        <w:r w:rsidRPr="009454F0">
          <w:rPr>
            <w:rFonts w:ascii="Times New Roman" w:hAnsi="Times New Roman" w:cs="Times New Roman"/>
            <w:sz w:val="24"/>
            <w:szCs w:val="24"/>
            <w:rPrChange w:id="9467" w:author="Tima" w:date="2026-01-19T22:13:00Z">
              <w:rPr>
                <w:rFonts w:ascii="Times New Roman" w:hAnsi="Times New Roman" w:cs="Times New Roman"/>
                <w:sz w:val="24"/>
                <w:szCs w:val="24"/>
                <w:lang w:val="en-US"/>
              </w:rPr>
            </w:rPrChange>
          </w:rPr>
          <w:t xml:space="preserve"> </w:t>
        </w:r>
        <w:r w:rsidRPr="00356E26">
          <w:rPr>
            <w:rFonts w:ascii="Times New Roman" w:hAnsi="Times New Roman" w:cs="Times New Roman"/>
            <w:sz w:val="24"/>
            <w:szCs w:val="24"/>
          </w:rPr>
          <w:t>(</w:t>
        </w:r>
        <w:r>
          <w:rPr>
            <w:rFonts w:ascii="Times New Roman" w:hAnsi="Times New Roman" w:cs="Times New Roman"/>
            <w:sz w:val="24"/>
            <w:szCs w:val="24"/>
          </w:rPr>
          <w:t>дата обращения 15</w:t>
        </w:r>
        <w:r w:rsidRPr="00356E26">
          <w:rPr>
            <w:rFonts w:ascii="Times New Roman" w:hAnsi="Times New Roman" w:cs="Times New Roman"/>
            <w:sz w:val="24"/>
            <w:szCs w:val="24"/>
          </w:rPr>
          <w:t>.01.2026)</w:t>
        </w:r>
      </w:ins>
    </w:p>
    <w:p w14:paraId="43C84726" w14:textId="6FDFB724" w:rsidR="00560BE1" w:rsidRPr="009454F0" w:rsidRDefault="009454F0">
      <w:pPr>
        <w:pStyle w:val="a3"/>
        <w:numPr>
          <w:ilvl w:val="0"/>
          <w:numId w:val="109"/>
        </w:numPr>
        <w:rPr>
          <w:ins w:id="9468" w:author="Tima" w:date="2026-01-19T22:01:00Z"/>
          <w:rFonts w:ascii="Times New Roman" w:hAnsi="Times New Roman" w:cs="Times New Roman"/>
          <w:sz w:val="24"/>
          <w:szCs w:val="24"/>
        </w:rPr>
        <w:pPrChange w:id="9469" w:author="Tima" w:date="2026-01-19T21:58:00Z">
          <w:pPr>
            <w:ind w:firstLine="709"/>
            <w:jc w:val="both"/>
          </w:pPr>
        </w:pPrChange>
      </w:pPr>
      <w:proofErr w:type="spellStart"/>
      <w:ins w:id="9470" w:author="Tima" w:date="2026-01-19T22:18:00Z">
        <w:r w:rsidRPr="009454F0">
          <w:rPr>
            <w:rFonts w:ascii="Times New Roman" w:hAnsi="Times New Roman" w:cs="Times New Roman"/>
            <w:sz w:val="24"/>
            <w:szCs w:val="24"/>
            <w:lang w:val="en-US"/>
          </w:rPr>
          <w:t>Metaverse</w:t>
        </w:r>
        <w:proofErr w:type="spellEnd"/>
        <w:r w:rsidRPr="009454F0">
          <w:rPr>
            <w:rFonts w:ascii="Times New Roman" w:hAnsi="Times New Roman" w:cs="Times New Roman"/>
            <w:sz w:val="24"/>
            <w:szCs w:val="24"/>
            <w:lang w:val="en-US"/>
          </w:rPr>
          <w:t xml:space="preserve"> Gaming, NFTs Could Account for 10% of Luxury Market by 2030: Morgan Stanley</w:t>
        </w:r>
        <w:r w:rsidRPr="009454F0">
          <w:rPr>
            <w:rFonts w:ascii="Times New Roman" w:hAnsi="Times New Roman" w:cs="Times New Roman"/>
            <w:sz w:val="24"/>
            <w:szCs w:val="24"/>
            <w:lang w:val="en-US"/>
            <w:rPrChange w:id="9471" w:author="Tima" w:date="2026-01-19T22:18:00Z">
              <w:rPr>
                <w:rFonts w:ascii="Times New Roman" w:hAnsi="Times New Roman" w:cs="Times New Roman"/>
                <w:sz w:val="24"/>
                <w:szCs w:val="24"/>
              </w:rPr>
            </w:rPrChange>
          </w:rPr>
          <w:t xml:space="preserve">. </w:t>
        </w:r>
        <w:r>
          <w:rPr>
            <w:rFonts w:ascii="Times New Roman" w:hAnsi="Times New Roman" w:cs="Times New Roman"/>
            <w:sz w:val="24"/>
            <w:szCs w:val="24"/>
            <w:lang w:val="en-US"/>
          </w:rPr>
          <w:t>Canny</w:t>
        </w:r>
        <w:r w:rsidRPr="009454F0">
          <w:rPr>
            <w:rFonts w:ascii="Times New Roman" w:hAnsi="Times New Roman" w:cs="Times New Roman"/>
            <w:sz w:val="24"/>
            <w:szCs w:val="24"/>
            <w:rPrChange w:id="9472" w:author="Tima" w:date="2026-01-19T22:18:00Z">
              <w:rPr>
                <w:rFonts w:ascii="Times New Roman" w:hAnsi="Times New Roman" w:cs="Times New Roman"/>
                <w:sz w:val="24"/>
                <w:szCs w:val="24"/>
                <w:lang w:val="en-US"/>
              </w:rPr>
            </w:rPrChange>
          </w:rPr>
          <w:t xml:space="preserve"> </w:t>
        </w:r>
        <w:r>
          <w:rPr>
            <w:rFonts w:ascii="Times New Roman" w:hAnsi="Times New Roman" w:cs="Times New Roman"/>
            <w:sz w:val="24"/>
            <w:szCs w:val="24"/>
            <w:lang w:val="en-US"/>
          </w:rPr>
          <w:t>W</w:t>
        </w:r>
        <w:r w:rsidRPr="009454F0">
          <w:rPr>
            <w:rFonts w:ascii="Times New Roman" w:hAnsi="Times New Roman" w:cs="Times New Roman"/>
            <w:sz w:val="24"/>
            <w:szCs w:val="24"/>
            <w:rPrChange w:id="9473" w:author="Tima" w:date="2026-01-19T22:18:00Z">
              <w:rPr>
                <w:rFonts w:ascii="Times New Roman" w:hAnsi="Times New Roman" w:cs="Times New Roman"/>
                <w:sz w:val="24"/>
                <w:szCs w:val="24"/>
                <w:lang w:val="en-US"/>
              </w:rPr>
            </w:rPrChange>
          </w:rPr>
          <w:t xml:space="preserve">. </w:t>
        </w:r>
        <w:r>
          <w:rPr>
            <w:rFonts w:ascii="Times New Roman" w:hAnsi="Times New Roman" w:cs="Times New Roman"/>
            <w:sz w:val="24"/>
            <w:szCs w:val="24"/>
            <w:lang w:val="en-US"/>
          </w:rPr>
          <w:t>URL</w:t>
        </w:r>
        <w:r w:rsidRPr="009454F0">
          <w:rPr>
            <w:rFonts w:ascii="Times New Roman" w:hAnsi="Times New Roman" w:cs="Times New Roman"/>
            <w:sz w:val="24"/>
            <w:szCs w:val="24"/>
            <w:rPrChange w:id="9474" w:author="Tima" w:date="2026-01-19T22:18:00Z">
              <w:rPr>
                <w:rFonts w:ascii="Times New Roman" w:hAnsi="Times New Roman" w:cs="Times New Roman"/>
                <w:sz w:val="24"/>
                <w:szCs w:val="24"/>
                <w:lang w:val="en-US"/>
              </w:rPr>
            </w:rPrChange>
          </w:rPr>
          <w:t>:</w:t>
        </w:r>
      </w:ins>
      <w:ins w:id="9475" w:author="Tima" w:date="2026-01-19T22:17:00Z">
        <w:r w:rsidRPr="009454F0">
          <w:rPr>
            <w:rFonts w:ascii="Times New Roman" w:hAnsi="Times New Roman" w:cs="Times New Roman"/>
            <w:sz w:val="24"/>
            <w:szCs w:val="24"/>
          </w:rPr>
          <w:t xml:space="preserve"> </w:t>
        </w:r>
      </w:ins>
      <w:ins w:id="9476" w:author="Tima" w:date="2026-01-19T22:01:00Z">
        <w:r w:rsidR="00560BE1" w:rsidRPr="00560BE1">
          <w:rPr>
            <w:rFonts w:ascii="Times New Roman" w:hAnsi="Times New Roman" w:cs="Times New Roman"/>
            <w:sz w:val="24"/>
            <w:szCs w:val="24"/>
            <w:rPrChange w:id="9477" w:author="Tima" w:date="2026-01-19T22:09:00Z">
              <w:rPr>
                <w:rFonts w:ascii="Times New Roman" w:hAnsi="Times New Roman" w:cs="Times New Roman"/>
                <w:sz w:val="24"/>
                <w:szCs w:val="24"/>
              </w:rPr>
            </w:rPrChange>
          </w:rPr>
          <w:fldChar w:fldCharType="begin"/>
        </w:r>
        <w:r w:rsidR="00560BE1" w:rsidRPr="009454F0">
          <w:rPr>
            <w:rFonts w:ascii="Times New Roman" w:hAnsi="Times New Roman" w:cs="Times New Roman"/>
            <w:sz w:val="24"/>
            <w:szCs w:val="24"/>
          </w:rPr>
          <w:instrText xml:space="preserve"> </w:instrText>
        </w:r>
        <w:r w:rsidR="00560BE1" w:rsidRPr="009454F0">
          <w:rPr>
            <w:rFonts w:ascii="Times New Roman" w:hAnsi="Times New Roman" w:cs="Times New Roman"/>
            <w:sz w:val="24"/>
            <w:szCs w:val="24"/>
            <w:lang w:val="en-US"/>
            <w:rPrChange w:id="9478" w:author="Tima" w:date="2026-01-19T22:18:00Z">
              <w:rPr>
                <w:rFonts w:ascii="Times New Roman" w:hAnsi="Times New Roman" w:cs="Times New Roman"/>
                <w:sz w:val="24"/>
                <w:szCs w:val="24"/>
              </w:rPr>
            </w:rPrChange>
          </w:rPr>
          <w:instrText>HYPERLINK</w:instrText>
        </w:r>
        <w:r w:rsidR="00560BE1" w:rsidRPr="009454F0">
          <w:rPr>
            <w:rFonts w:ascii="Times New Roman" w:hAnsi="Times New Roman" w:cs="Times New Roman"/>
            <w:sz w:val="24"/>
            <w:szCs w:val="24"/>
          </w:rPr>
          <w:instrText xml:space="preserve"> "</w:instrText>
        </w:r>
        <w:r w:rsidR="00560BE1" w:rsidRPr="009454F0">
          <w:rPr>
            <w:rFonts w:ascii="Times New Roman" w:hAnsi="Times New Roman" w:cs="Times New Roman"/>
            <w:sz w:val="24"/>
            <w:szCs w:val="24"/>
            <w:lang w:val="en-US"/>
            <w:rPrChange w:id="9479" w:author="Tima" w:date="2026-01-19T22:18:00Z">
              <w:rPr>
                <w:rFonts w:ascii="Times New Roman" w:hAnsi="Times New Roman" w:cs="Times New Roman"/>
                <w:sz w:val="24"/>
                <w:szCs w:val="24"/>
              </w:rPr>
            </w:rPrChange>
          </w:rPr>
          <w:instrText>https</w:instrText>
        </w:r>
        <w:r w:rsidR="00560BE1" w:rsidRPr="009454F0">
          <w:rPr>
            <w:rFonts w:ascii="Times New Roman" w:hAnsi="Times New Roman" w:cs="Times New Roman"/>
            <w:sz w:val="24"/>
            <w:szCs w:val="24"/>
          </w:rPr>
          <w:instrText>://</w:instrText>
        </w:r>
        <w:r w:rsidR="00560BE1" w:rsidRPr="009454F0">
          <w:rPr>
            <w:rFonts w:ascii="Times New Roman" w:hAnsi="Times New Roman" w:cs="Times New Roman"/>
            <w:sz w:val="24"/>
            <w:szCs w:val="24"/>
            <w:lang w:val="en-US"/>
            <w:rPrChange w:id="9480" w:author="Tima" w:date="2026-01-19T22:18:00Z">
              <w:rPr>
                <w:rFonts w:ascii="Times New Roman" w:hAnsi="Times New Roman" w:cs="Times New Roman"/>
                <w:sz w:val="24"/>
                <w:szCs w:val="24"/>
              </w:rPr>
            </w:rPrChange>
          </w:rPr>
          <w:instrText>www</w:instrText>
        </w:r>
        <w:r w:rsidR="00560BE1" w:rsidRPr="009454F0">
          <w:rPr>
            <w:rFonts w:ascii="Times New Roman" w:hAnsi="Times New Roman" w:cs="Times New Roman"/>
            <w:sz w:val="24"/>
            <w:szCs w:val="24"/>
          </w:rPr>
          <w:instrText>.</w:instrText>
        </w:r>
        <w:r w:rsidR="00560BE1" w:rsidRPr="009454F0">
          <w:rPr>
            <w:rFonts w:ascii="Times New Roman" w:hAnsi="Times New Roman" w:cs="Times New Roman"/>
            <w:sz w:val="24"/>
            <w:szCs w:val="24"/>
            <w:lang w:val="en-US"/>
            <w:rPrChange w:id="9481" w:author="Tima" w:date="2026-01-19T22:18:00Z">
              <w:rPr>
                <w:rFonts w:ascii="Times New Roman" w:hAnsi="Times New Roman" w:cs="Times New Roman"/>
                <w:sz w:val="24"/>
                <w:szCs w:val="24"/>
              </w:rPr>
            </w:rPrChange>
          </w:rPr>
          <w:instrText>coindesk</w:instrText>
        </w:r>
        <w:r w:rsidR="00560BE1" w:rsidRPr="009454F0">
          <w:rPr>
            <w:rFonts w:ascii="Times New Roman" w:hAnsi="Times New Roman" w:cs="Times New Roman"/>
            <w:sz w:val="24"/>
            <w:szCs w:val="24"/>
          </w:rPr>
          <w:instrText>.</w:instrText>
        </w:r>
        <w:r w:rsidR="00560BE1" w:rsidRPr="009454F0">
          <w:rPr>
            <w:rFonts w:ascii="Times New Roman" w:hAnsi="Times New Roman" w:cs="Times New Roman"/>
            <w:sz w:val="24"/>
            <w:szCs w:val="24"/>
            <w:lang w:val="en-US"/>
            <w:rPrChange w:id="9482" w:author="Tima" w:date="2026-01-19T22:18:00Z">
              <w:rPr>
                <w:rFonts w:ascii="Times New Roman" w:hAnsi="Times New Roman" w:cs="Times New Roman"/>
                <w:sz w:val="24"/>
                <w:szCs w:val="24"/>
              </w:rPr>
            </w:rPrChange>
          </w:rPr>
          <w:instrText>com</w:instrText>
        </w:r>
        <w:r w:rsidR="00560BE1" w:rsidRPr="009454F0">
          <w:rPr>
            <w:rFonts w:ascii="Times New Roman" w:hAnsi="Times New Roman" w:cs="Times New Roman"/>
            <w:sz w:val="24"/>
            <w:szCs w:val="24"/>
          </w:rPr>
          <w:instrText>/</w:instrText>
        </w:r>
        <w:r w:rsidR="00560BE1" w:rsidRPr="009454F0">
          <w:rPr>
            <w:rFonts w:ascii="Times New Roman" w:hAnsi="Times New Roman" w:cs="Times New Roman"/>
            <w:sz w:val="24"/>
            <w:szCs w:val="24"/>
            <w:lang w:val="en-US"/>
            <w:rPrChange w:id="9483" w:author="Tima" w:date="2026-01-19T22:18:00Z">
              <w:rPr>
                <w:rFonts w:ascii="Times New Roman" w:hAnsi="Times New Roman" w:cs="Times New Roman"/>
                <w:sz w:val="24"/>
                <w:szCs w:val="24"/>
              </w:rPr>
            </w:rPrChange>
          </w:rPr>
          <w:instrText>business</w:instrText>
        </w:r>
        <w:r w:rsidR="00560BE1" w:rsidRPr="009454F0">
          <w:rPr>
            <w:rFonts w:ascii="Times New Roman" w:hAnsi="Times New Roman" w:cs="Times New Roman"/>
            <w:sz w:val="24"/>
            <w:szCs w:val="24"/>
          </w:rPr>
          <w:instrText>/2021/11/22/</w:instrText>
        </w:r>
        <w:r w:rsidR="00560BE1" w:rsidRPr="009454F0">
          <w:rPr>
            <w:rFonts w:ascii="Times New Roman" w:hAnsi="Times New Roman" w:cs="Times New Roman"/>
            <w:sz w:val="24"/>
            <w:szCs w:val="24"/>
            <w:lang w:val="en-US"/>
            <w:rPrChange w:id="9484" w:author="Tima" w:date="2026-01-19T22:18:00Z">
              <w:rPr>
                <w:rFonts w:ascii="Times New Roman" w:hAnsi="Times New Roman" w:cs="Times New Roman"/>
                <w:sz w:val="24"/>
                <w:szCs w:val="24"/>
              </w:rPr>
            </w:rPrChange>
          </w:rPr>
          <w:instrText>metaverse</w:instrText>
        </w:r>
        <w:r w:rsidR="00560BE1" w:rsidRPr="009454F0">
          <w:rPr>
            <w:rFonts w:ascii="Times New Roman" w:hAnsi="Times New Roman" w:cs="Times New Roman"/>
            <w:sz w:val="24"/>
            <w:szCs w:val="24"/>
          </w:rPr>
          <w:instrText>-</w:instrText>
        </w:r>
        <w:r w:rsidR="00560BE1" w:rsidRPr="009454F0">
          <w:rPr>
            <w:rFonts w:ascii="Times New Roman" w:hAnsi="Times New Roman" w:cs="Times New Roman"/>
            <w:sz w:val="24"/>
            <w:szCs w:val="24"/>
            <w:lang w:val="en-US"/>
            <w:rPrChange w:id="9485" w:author="Tima" w:date="2026-01-19T22:18:00Z">
              <w:rPr>
                <w:rFonts w:ascii="Times New Roman" w:hAnsi="Times New Roman" w:cs="Times New Roman"/>
                <w:sz w:val="24"/>
                <w:szCs w:val="24"/>
              </w:rPr>
            </w:rPrChange>
          </w:rPr>
          <w:instrText>gaming</w:instrText>
        </w:r>
        <w:r w:rsidR="00560BE1" w:rsidRPr="009454F0">
          <w:rPr>
            <w:rFonts w:ascii="Times New Roman" w:hAnsi="Times New Roman" w:cs="Times New Roman"/>
            <w:sz w:val="24"/>
            <w:szCs w:val="24"/>
          </w:rPr>
          <w:instrText>-</w:instrText>
        </w:r>
        <w:r w:rsidR="00560BE1" w:rsidRPr="009454F0">
          <w:rPr>
            <w:rFonts w:ascii="Times New Roman" w:hAnsi="Times New Roman" w:cs="Times New Roman"/>
            <w:sz w:val="24"/>
            <w:szCs w:val="24"/>
            <w:lang w:val="en-US"/>
            <w:rPrChange w:id="9486" w:author="Tima" w:date="2026-01-19T22:18:00Z">
              <w:rPr>
                <w:rFonts w:ascii="Times New Roman" w:hAnsi="Times New Roman" w:cs="Times New Roman"/>
                <w:sz w:val="24"/>
                <w:szCs w:val="24"/>
              </w:rPr>
            </w:rPrChange>
          </w:rPr>
          <w:instrText>nfts</w:instrText>
        </w:r>
        <w:r w:rsidR="00560BE1" w:rsidRPr="009454F0">
          <w:rPr>
            <w:rFonts w:ascii="Times New Roman" w:hAnsi="Times New Roman" w:cs="Times New Roman"/>
            <w:sz w:val="24"/>
            <w:szCs w:val="24"/>
          </w:rPr>
          <w:instrText>-</w:instrText>
        </w:r>
        <w:r w:rsidR="00560BE1" w:rsidRPr="009454F0">
          <w:rPr>
            <w:rFonts w:ascii="Times New Roman" w:hAnsi="Times New Roman" w:cs="Times New Roman"/>
            <w:sz w:val="24"/>
            <w:szCs w:val="24"/>
            <w:lang w:val="en-US"/>
            <w:rPrChange w:id="9487" w:author="Tima" w:date="2026-01-19T22:18:00Z">
              <w:rPr>
                <w:rFonts w:ascii="Times New Roman" w:hAnsi="Times New Roman" w:cs="Times New Roman"/>
                <w:sz w:val="24"/>
                <w:szCs w:val="24"/>
              </w:rPr>
            </w:rPrChange>
          </w:rPr>
          <w:instrText>could</w:instrText>
        </w:r>
        <w:r w:rsidR="00560BE1" w:rsidRPr="009454F0">
          <w:rPr>
            <w:rFonts w:ascii="Times New Roman" w:hAnsi="Times New Roman" w:cs="Times New Roman"/>
            <w:sz w:val="24"/>
            <w:szCs w:val="24"/>
          </w:rPr>
          <w:instrText>-</w:instrText>
        </w:r>
        <w:r w:rsidR="00560BE1" w:rsidRPr="009454F0">
          <w:rPr>
            <w:rFonts w:ascii="Times New Roman" w:hAnsi="Times New Roman" w:cs="Times New Roman"/>
            <w:sz w:val="24"/>
            <w:szCs w:val="24"/>
            <w:lang w:val="en-US"/>
            <w:rPrChange w:id="9488" w:author="Tima" w:date="2026-01-19T22:18:00Z">
              <w:rPr>
                <w:rFonts w:ascii="Times New Roman" w:hAnsi="Times New Roman" w:cs="Times New Roman"/>
                <w:sz w:val="24"/>
                <w:szCs w:val="24"/>
              </w:rPr>
            </w:rPrChange>
          </w:rPr>
          <w:instrText>account</w:instrText>
        </w:r>
        <w:r w:rsidR="00560BE1" w:rsidRPr="009454F0">
          <w:rPr>
            <w:rFonts w:ascii="Times New Roman" w:hAnsi="Times New Roman" w:cs="Times New Roman"/>
            <w:sz w:val="24"/>
            <w:szCs w:val="24"/>
          </w:rPr>
          <w:instrText>-</w:instrText>
        </w:r>
        <w:r w:rsidR="00560BE1" w:rsidRPr="009454F0">
          <w:rPr>
            <w:rFonts w:ascii="Times New Roman" w:hAnsi="Times New Roman" w:cs="Times New Roman"/>
            <w:sz w:val="24"/>
            <w:szCs w:val="24"/>
            <w:lang w:val="en-US"/>
            <w:rPrChange w:id="9489" w:author="Tima" w:date="2026-01-19T22:18:00Z">
              <w:rPr>
                <w:rFonts w:ascii="Times New Roman" w:hAnsi="Times New Roman" w:cs="Times New Roman"/>
                <w:sz w:val="24"/>
                <w:szCs w:val="24"/>
              </w:rPr>
            </w:rPrChange>
          </w:rPr>
          <w:instrText>for</w:instrText>
        </w:r>
        <w:r w:rsidR="00560BE1" w:rsidRPr="009454F0">
          <w:rPr>
            <w:rFonts w:ascii="Times New Roman" w:hAnsi="Times New Roman" w:cs="Times New Roman"/>
            <w:sz w:val="24"/>
            <w:szCs w:val="24"/>
          </w:rPr>
          <w:instrText>-10-</w:instrText>
        </w:r>
        <w:r w:rsidR="00560BE1" w:rsidRPr="009454F0">
          <w:rPr>
            <w:rFonts w:ascii="Times New Roman" w:hAnsi="Times New Roman" w:cs="Times New Roman"/>
            <w:sz w:val="24"/>
            <w:szCs w:val="24"/>
            <w:lang w:val="en-US"/>
            <w:rPrChange w:id="9490" w:author="Tima" w:date="2026-01-19T22:18:00Z">
              <w:rPr>
                <w:rFonts w:ascii="Times New Roman" w:hAnsi="Times New Roman" w:cs="Times New Roman"/>
                <w:sz w:val="24"/>
                <w:szCs w:val="24"/>
              </w:rPr>
            </w:rPrChange>
          </w:rPr>
          <w:instrText>of</w:instrText>
        </w:r>
        <w:r w:rsidR="00560BE1" w:rsidRPr="009454F0">
          <w:rPr>
            <w:rFonts w:ascii="Times New Roman" w:hAnsi="Times New Roman" w:cs="Times New Roman"/>
            <w:sz w:val="24"/>
            <w:szCs w:val="24"/>
          </w:rPr>
          <w:instrText>-</w:instrText>
        </w:r>
        <w:r w:rsidR="00560BE1" w:rsidRPr="009454F0">
          <w:rPr>
            <w:rFonts w:ascii="Times New Roman" w:hAnsi="Times New Roman" w:cs="Times New Roman"/>
            <w:sz w:val="24"/>
            <w:szCs w:val="24"/>
            <w:lang w:val="en-US"/>
            <w:rPrChange w:id="9491" w:author="Tima" w:date="2026-01-19T22:18:00Z">
              <w:rPr>
                <w:rFonts w:ascii="Times New Roman" w:hAnsi="Times New Roman" w:cs="Times New Roman"/>
                <w:sz w:val="24"/>
                <w:szCs w:val="24"/>
              </w:rPr>
            </w:rPrChange>
          </w:rPr>
          <w:instrText>luxury</w:instrText>
        </w:r>
        <w:r w:rsidR="00560BE1" w:rsidRPr="009454F0">
          <w:rPr>
            <w:rFonts w:ascii="Times New Roman" w:hAnsi="Times New Roman" w:cs="Times New Roman"/>
            <w:sz w:val="24"/>
            <w:szCs w:val="24"/>
          </w:rPr>
          <w:instrText>-</w:instrText>
        </w:r>
        <w:r w:rsidR="00560BE1" w:rsidRPr="009454F0">
          <w:rPr>
            <w:rFonts w:ascii="Times New Roman" w:hAnsi="Times New Roman" w:cs="Times New Roman"/>
            <w:sz w:val="24"/>
            <w:szCs w:val="24"/>
            <w:lang w:val="en-US"/>
            <w:rPrChange w:id="9492" w:author="Tima" w:date="2026-01-19T22:18:00Z">
              <w:rPr>
                <w:rFonts w:ascii="Times New Roman" w:hAnsi="Times New Roman" w:cs="Times New Roman"/>
                <w:sz w:val="24"/>
                <w:szCs w:val="24"/>
              </w:rPr>
            </w:rPrChange>
          </w:rPr>
          <w:instrText>market</w:instrText>
        </w:r>
        <w:r w:rsidR="00560BE1" w:rsidRPr="009454F0">
          <w:rPr>
            <w:rFonts w:ascii="Times New Roman" w:hAnsi="Times New Roman" w:cs="Times New Roman"/>
            <w:sz w:val="24"/>
            <w:szCs w:val="24"/>
          </w:rPr>
          <w:instrText>-</w:instrText>
        </w:r>
        <w:r w:rsidR="00560BE1" w:rsidRPr="009454F0">
          <w:rPr>
            <w:rFonts w:ascii="Times New Roman" w:hAnsi="Times New Roman" w:cs="Times New Roman"/>
            <w:sz w:val="24"/>
            <w:szCs w:val="24"/>
            <w:lang w:val="en-US"/>
            <w:rPrChange w:id="9493" w:author="Tima" w:date="2026-01-19T22:18:00Z">
              <w:rPr>
                <w:rFonts w:ascii="Times New Roman" w:hAnsi="Times New Roman" w:cs="Times New Roman"/>
                <w:sz w:val="24"/>
                <w:szCs w:val="24"/>
              </w:rPr>
            </w:rPrChange>
          </w:rPr>
          <w:instrText>by</w:instrText>
        </w:r>
        <w:r w:rsidR="00560BE1" w:rsidRPr="009454F0">
          <w:rPr>
            <w:rFonts w:ascii="Times New Roman" w:hAnsi="Times New Roman" w:cs="Times New Roman"/>
            <w:sz w:val="24"/>
            <w:szCs w:val="24"/>
          </w:rPr>
          <w:instrText>-2030-</w:instrText>
        </w:r>
        <w:r w:rsidR="00560BE1" w:rsidRPr="009454F0">
          <w:rPr>
            <w:rFonts w:ascii="Times New Roman" w:hAnsi="Times New Roman" w:cs="Times New Roman"/>
            <w:sz w:val="24"/>
            <w:szCs w:val="24"/>
            <w:lang w:val="en-US"/>
            <w:rPrChange w:id="9494" w:author="Tima" w:date="2026-01-19T22:18:00Z">
              <w:rPr>
                <w:rFonts w:ascii="Times New Roman" w:hAnsi="Times New Roman" w:cs="Times New Roman"/>
                <w:sz w:val="24"/>
                <w:szCs w:val="24"/>
              </w:rPr>
            </w:rPrChange>
          </w:rPr>
          <w:instrText>morgan</w:instrText>
        </w:r>
        <w:r w:rsidR="00560BE1" w:rsidRPr="009454F0">
          <w:rPr>
            <w:rFonts w:ascii="Times New Roman" w:hAnsi="Times New Roman" w:cs="Times New Roman"/>
            <w:sz w:val="24"/>
            <w:szCs w:val="24"/>
          </w:rPr>
          <w:instrText>-</w:instrText>
        </w:r>
        <w:r w:rsidR="00560BE1" w:rsidRPr="009454F0">
          <w:rPr>
            <w:rFonts w:ascii="Times New Roman" w:hAnsi="Times New Roman" w:cs="Times New Roman"/>
            <w:sz w:val="24"/>
            <w:szCs w:val="24"/>
            <w:lang w:val="en-US"/>
            <w:rPrChange w:id="9495" w:author="Tima" w:date="2026-01-19T22:18:00Z">
              <w:rPr>
                <w:rFonts w:ascii="Times New Roman" w:hAnsi="Times New Roman" w:cs="Times New Roman"/>
                <w:sz w:val="24"/>
                <w:szCs w:val="24"/>
              </w:rPr>
            </w:rPrChange>
          </w:rPr>
          <w:instrText>stanley</w:instrText>
        </w:r>
        <w:r w:rsidR="00560BE1" w:rsidRPr="009454F0">
          <w:rPr>
            <w:rFonts w:ascii="Times New Roman" w:hAnsi="Times New Roman" w:cs="Times New Roman"/>
            <w:sz w:val="24"/>
            <w:szCs w:val="24"/>
          </w:rPr>
          <w:instrText xml:space="preserve">" </w:instrText>
        </w:r>
        <w:r w:rsidR="00560BE1" w:rsidRPr="00560BE1">
          <w:rPr>
            <w:rFonts w:ascii="Times New Roman" w:hAnsi="Times New Roman" w:cs="Times New Roman"/>
            <w:sz w:val="24"/>
            <w:szCs w:val="24"/>
            <w:rPrChange w:id="9496" w:author="Tima" w:date="2026-01-19T22:09:00Z">
              <w:rPr>
                <w:rFonts w:ascii="Times New Roman" w:hAnsi="Times New Roman" w:cs="Times New Roman"/>
                <w:sz w:val="24"/>
                <w:szCs w:val="24"/>
              </w:rPr>
            </w:rPrChange>
          </w:rPr>
          <w:fldChar w:fldCharType="separate"/>
        </w:r>
        <w:r w:rsidR="00560BE1" w:rsidRPr="009454F0">
          <w:rPr>
            <w:rStyle w:val="af6"/>
            <w:rFonts w:ascii="Times New Roman" w:hAnsi="Times New Roman" w:cs="Times New Roman"/>
            <w:sz w:val="24"/>
            <w:szCs w:val="24"/>
            <w:lang w:val="en-US"/>
            <w:rPrChange w:id="9497" w:author="Tima" w:date="2026-01-19T22:18:00Z">
              <w:rPr>
                <w:rStyle w:val="af6"/>
                <w:rFonts w:ascii="Times New Roman" w:hAnsi="Times New Roman" w:cs="Times New Roman"/>
                <w:sz w:val="24"/>
                <w:szCs w:val="24"/>
              </w:rPr>
            </w:rPrChange>
          </w:rPr>
          <w:t>https</w:t>
        </w:r>
        <w:r w:rsidR="00560BE1" w:rsidRPr="009454F0">
          <w:rPr>
            <w:rStyle w:val="af6"/>
            <w:rFonts w:ascii="Times New Roman" w:hAnsi="Times New Roman" w:cs="Times New Roman"/>
            <w:sz w:val="24"/>
            <w:szCs w:val="24"/>
          </w:rPr>
          <w:t>://</w:t>
        </w:r>
        <w:r w:rsidR="00560BE1" w:rsidRPr="009454F0">
          <w:rPr>
            <w:rStyle w:val="af6"/>
            <w:rFonts w:ascii="Times New Roman" w:hAnsi="Times New Roman" w:cs="Times New Roman"/>
            <w:sz w:val="24"/>
            <w:szCs w:val="24"/>
            <w:lang w:val="en-US"/>
            <w:rPrChange w:id="9498" w:author="Tima" w:date="2026-01-19T22:18:00Z">
              <w:rPr>
                <w:rStyle w:val="af6"/>
                <w:rFonts w:ascii="Times New Roman" w:hAnsi="Times New Roman" w:cs="Times New Roman"/>
                <w:sz w:val="24"/>
                <w:szCs w:val="24"/>
              </w:rPr>
            </w:rPrChange>
          </w:rPr>
          <w:t>www</w:t>
        </w:r>
        <w:r w:rsidR="00560BE1" w:rsidRPr="009454F0">
          <w:rPr>
            <w:rStyle w:val="af6"/>
            <w:rFonts w:ascii="Times New Roman" w:hAnsi="Times New Roman" w:cs="Times New Roman"/>
            <w:sz w:val="24"/>
            <w:szCs w:val="24"/>
          </w:rPr>
          <w:t>.</w:t>
        </w:r>
        <w:proofErr w:type="spellStart"/>
        <w:r w:rsidR="00560BE1" w:rsidRPr="009454F0">
          <w:rPr>
            <w:rStyle w:val="af6"/>
            <w:rFonts w:ascii="Times New Roman" w:hAnsi="Times New Roman" w:cs="Times New Roman"/>
            <w:sz w:val="24"/>
            <w:szCs w:val="24"/>
            <w:lang w:val="en-US"/>
            <w:rPrChange w:id="9499" w:author="Tima" w:date="2026-01-19T22:18:00Z">
              <w:rPr>
                <w:rStyle w:val="af6"/>
                <w:rFonts w:ascii="Times New Roman" w:hAnsi="Times New Roman" w:cs="Times New Roman"/>
                <w:sz w:val="24"/>
                <w:szCs w:val="24"/>
              </w:rPr>
            </w:rPrChange>
          </w:rPr>
          <w:t>coindesk</w:t>
        </w:r>
        <w:proofErr w:type="spellEnd"/>
        <w:r w:rsidR="00560BE1" w:rsidRPr="009454F0">
          <w:rPr>
            <w:rStyle w:val="af6"/>
            <w:rFonts w:ascii="Times New Roman" w:hAnsi="Times New Roman" w:cs="Times New Roman"/>
            <w:sz w:val="24"/>
            <w:szCs w:val="24"/>
          </w:rPr>
          <w:t>.</w:t>
        </w:r>
        <w:r w:rsidR="00560BE1" w:rsidRPr="009454F0">
          <w:rPr>
            <w:rStyle w:val="af6"/>
            <w:rFonts w:ascii="Times New Roman" w:hAnsi="Times New Roman" w:cs="Times New Roman"/>
            <w:sz w:val="24"/>
            <w:szCs w:val="24"/>
            <w:lang w:val="en-US"/>
            <w:rPrChange w:id="9500" w:author="Tima" w:date="2026-01-19T22:18:00Z">
              <w:rPr>
                <w:rStyle w:val="af6"/>
                <w:rFonts w:ascii="Times New Roman" w:hAnsi="Times New Roman" w:cs="Times New Roman"/>
                <w:sz w:val="24"/>
                <w:szCs w:val="24"/>
              </w:rPr>
            </w:rPrChange>
          </w:rPr>
          <w:t>com</w:t>
        </w:r>
        <w:r w:rsidR="00560BE1" w:rsidRPr="009454F0">
          <w:rPr>
            <w:rStyle w:val="af6"/>
            <w:rFonts w:ascii="Times New Roman" w:hAnsi="Times New Roman" w:cs="Times New Roman"/>
            <w:sz w:val="24"/>
            <w:szCs w:val="24"/>
          </w:rPr>
          <w:t>/</w:t>
        </w:r>
        <w:r w:rsidR="00560BE1" w:rsidRPr="009454F0">
          <w:rPr>
            <w:rStyle w:val="af6"/>
            <w:rFonts w:ascii="Times New Roman" w:hAnsi="Times New Roman" w:cs="Times New Roman"/>
            <w:sz w:val="24"/>
            <w:szCs w:val="24"/>
            <w:lang w:val="en-US"/>
            <w:rPrChange w:id="9501" w:author="Tima" w:date="2026-01-19T22:18:00Z">
              <w:rPr>
                <w:rStyle w:val="af6"/>
                <w:rFonts w:ascii="Times New Roman" w:hAnsi="Times New Roman" w:cs="Times New Roman"/>
                <w:sz w:val="24"/>
                <w:szCs w:val="24"/>
              </w:rPr>
            </w:rPrChange>
          </w:rPr>
          <w:t>business</w:t>
        </w:r>
        <w:r w:rsidR="00560BE1" w:rsidRPr="009454F0">
          <w:rPr>
            <w:rStyle w:val="af6"/>
            <w:rFonts w:ascii="Times New Roman" w:hAnsi="Times New Roman" w:cs="Times New Roman"/>
            <w:sz w:val="24"/>
            <w:szCs w:val="24"/>
          </w:rPr>
          <w:t>/2021/11/22/</w:t>
        </w:r>
        <w:proofErr w:type="spellStart"/>
        <w:r w:rsidR="00560BE1" w:rsidRPr="009454F0">
          <w:rPr>
            <w:rStyle w:val="af6"/>
            <w:rFonts w:ascii="Times New Roman" w:hAnsi="Times New Roman" w:cs="Times New Roman"/>
            <w:sz w:val="24"/>
            <w:szCs w:val="24"/>
            <w:lang w:val="en-US"/>
            <w:rPrChange w:id="9502" w:author="Tima" w:date="2026-01-19T22:18:00Z">
              <w:rPr>
                <w:rStyle w:val="af6"/>
                <w:rFonts w:ascii="Times New Roman" w:hAnsi="Times New Roman" w:cs="Times New Roman"/>
                <w:sz w:val="24"/>
                <w:szCs w:val="24"/>
              </w:rPr>
            </w:rPrChange>
          </w:rPr>
          <w:t>metaverse</w:t>
        </w:r>
        <w:proofErr w:type="spellEnd"/>
        <w:r w:rsidR="00560BE1" w:rsidRPr="009454F0">
          <w:rPr>
            <w:rStyle w:val="af6"/>
            <w:rFonts w:ascii="Times New Roman" w:hAnsi="Times New Roman" w:cs="Times New Roman"/>
            <w:sz w:val="24"/>
            <w:szCs w:val="24"/>
          </w:rPr>
          <w:t>-</w:t>
        </w:r>
        <w:r w:rsidR="00560BE1" w:rsidRPr="009454F0">
          <w:rPr>
            <w:rStyle w:val="af6"/>
            <w:rFonts w:ascii="Times New Roman" w:hAnsi="Times New Roman" w:cs="Times New Roman"/>
            <w:sz w:val="24"/>
            <w:szCs w:val="24"/>
            <w:lang w:val="en-US"/>
            <w:rPrChange w:id="9503" w:author="Tima" w:date="2026-01-19T22:18:00Z">
              <w:rPr>
                <w:rStyle w:val="af6"/>
                <w:rFonts w:ascii="Times New Roman" w:hAnsi="Times New Roman" w:cs="Times New Roman"/>
                <w:sz w:val="24"/>
                <w:szCs w:val="24"/>
              </w:rPr>
            </w:rPrChange>
          </w:rPr>
          <w:t>gaming</w:t>
        </w:r>
        <w:r w:rsidR="00560BE1" w:rsidRPr="009454F0">
          <w:rPr>
            <w:rStyle w:val="af6"/>
            <w:rFonts w:ascii="Times New Roman" w:hAnsi="Times New Roman" w:cs="Times New Roman"/>
            <w:sz w:val="24"/>
            <w:szCs w:val="24"/>
          </w:rPr>
          <w:t>-</w:t>
        </w:r>
        <w:proofErr w:type="spellStart"/>
        <w:r w:rsidR="00560BE1" w:rsidRPr="009454F0">
          <w:rPr>
            <w:rStyle w:val="af6"/>
            <w:rFonts w:ascii="Times New Roman" w:hAnsi="Times New Roman" w:cs="Times New Roman"/>
            <w:sz w:val="24"/>
            <w:szCs w:val="24"/>
            <w:lang w:val="en-US"/>
            <w:rPrChange w:id="9504" w:author="Tima" w:date="2026-01-19T22:18:00Z">
              <w:rPr>
                <w:rStyle w:val="af6"/>
                <w:rFonts w:ascii="Times New Roman" w:hAnsi="Times New Roman" w:cs="Times New Roman"/>
                <w:sz w:val="24"/>
                <w:szCs w:val="24"/>
              </w:rPr>
            </w:rPrChange>
          </w:rPr>
          <w:t>nfts</w:t>
        </w:r>
        <w:proofErr w:type="spellEnd"/>
        <w:r w:rsidR="00560BE1" w:rsidRPr="009454F0">
          <w:rPr>
            <w:rStyle w:val="af6"/>
            <w:rFonts w:ascii="Times New Roman" w:hAnsi="Times New Roman" w:cs="Times New Roman"/>
            <w:sz w:val="24"/>
            <w:szCs w:val="24"/>
          </w:rPr>
          <w:t>-</w:t>
        </w:r>
        <w:r w:rsidR="00560BE1" w:rsidRPr="009454F0">
          <w:rPr>
            <w:rStyle w:val="af6"/>
            <w:rFonts w:ascii="Times New Roman" w:hAnsi="Times New Roman" w:cs="Times New Roman"/>
            <w:sz w:val="24"/>
            <w:szCs w:val="24"/>
            <w:lang w:val="en-US"/>
            <w:rPrChange w:id="9505" w:author="Tima" w:date="2026-01-19T22:18:00Z">
              <w:rPr>
                <w:rStyle w:val="af6"/>
                <w:rFonts w:ascii="Times New Roman" w:hAnsi="Times New Roman" w:cs="Times New Roman"/>
                <w:sz w:val="24"/>
                <w:szCs w:val="24"/>
              </w:rPr>
            </w:rPrChange>
          </w:rPr>
          <w:t>could</w:t>
        </w:r>
        <w:r w:rsidR="00560BE1" w:rsidRPr="009454F0">
          <w:rPr>
            <w:rStyle w:val="af6"/>
            <w:rFonts w:ascii="Times New Roman" w:hAnsi="Times New Roman" w:cs="Times New Roman"/>
            <w:sz w:val="24"/>
            <w:szCs w:val="24"/>
          </w:rPr>
          <w:t>-</w:t>
        </w:r>
        <w:r w:rsidR="00560BE1" w:rsidRPr="009454F0">
          <w:rPr>
            <w:rStyle w:val="af6"/>
            <w:rFonts w:ascii="Times New Roman" w:hAnsi="Times New Roman" w:cs="Times New Roman"/>
            <w:sz w:val="24"/>
            <w:szCs w:val="24"/>
            <w:lang w:val="en-US"/>
            <w:rPrChange w:id="9506" w:author="Tima" w:date="2026-01-19T22:18:00Z">
              <w:rPr>
                <w:rStyle w:val="af6"/>
                <w:rFonts w:ascii="Times New Roman" w:hAnsi="Times New Roman" w:cs="Times New Roman"/>
                <w:sz w:val="24"/>
                <w:szCs w:val="24"/>
              </w:rPr>
            </w:rPrChange>
          </w:rPr>
          <w:t>account</w:t>
        </w:r>
        <w:r w:rsidR="00560BE1" w:rsidRPr="009454F0">
          <w:rPr>
            <w:rStyle w:val="af6"/>
            <w:rFonts w:ascii="Times New Roman" w:hAnsi="Times New Roman" w:cs="Times New Roman"/>
            <w:sz w:val="24"/>
            <w:szCs w:val="24"/>
          </w:rPr>
          <w:t>-</w:t>
        </w:r>
        <w:r w:rsidR="00560BE1" w:rsidRPr="009454F0">
          <w:rPr>
            <w:rStyle w:val="af6"/>
            <w:rFonts w:ascii="Times New Roman" w:hAnsi="Times New Roman" w:cs="Times New Roman"/>
            <w:sz w:val="24"/>
            <w:szCs w:val="24"/>
            <w:lang w:val="en-US"/>
            <w:rPrChange w:id="9507" w:author="Tima" w:date="2026-01-19T22:18:00Z">
              <w:rPr>
                <w:rStyle w:val="af6"/>
                <w:rFonts w:ascii="Times New Roman" w:hAnsi="Times New Roman" w:cs="Times New Roman"/>
                <w:sz w:val="24"/>
                <w:szCs w:val="24"/>
              </w:rPr>
            </w:rPrChange>
          </w:rPr>
          <w:t>for</w:t>
        </w:r>
        <w:r w:rsidR="00560BE1" w:rsidRPr="009454F0">
          <w:rPr>
            <w:rStyle w:val="af6"/>
            <w:rFonts w:ascii="Times New Roman" w:hAnsi="Times New Roman" w:cs="Times New Roman"/>
            <w:sz w:val="24"/>
            <w:szCs w:val="24"/>
          </w:rPr>
          <w:t>-10-</w:t>
        </w:r>
        <w:r w:rsidR="00560BE1" w:rsidRPr="009454F0">
          <w:rPr>
            <w:rStyle w:val="af6"/>
            <w:rFonts w:ascii="Times New Roman" w:hAnsi="Times New Roman" w:cs="Times New Roman"/>
            <w:sz w:val="24"/>
            <w:szCs w:val="24"/>
            <w:lang w:val="en-US"/>
            <w:rPrChange w:id="9508" w:author="Tima" w:date="2026-01-19T22:18:00Z">
              <w:rPr>
                <w:rStyle w:val="af6"/>
                <w:rFonts w:ascii="Times New Roman" w:hAnsi="Times New Roman" w:cs="Times New Roman"/>
                <w:sz w:val="24"/>
                <w:szCs w:val="24"/>
              </w:rPr>
            </w:rPrChange>
          </w:rPr>
          <w:t>of</w:t>
        </w:r>
        <w:r w:rsidR="00560BE1" w:rsidRPr="009454F0">
          <w:rPr>
            <w:rStyle w:val="af6"/>
            <w:rFonts w:ascii="Times New Roman" w:hAnsi="Times New Roman" w:cs="Times New Roman"/>
            <w:sz w:val="24"/>
            <w:szCs w:val="24"/>
          </w:rPr>
          <w:t>-</w:t>
        </w:r>
        <w:r w:rsidR="00560BE1" w:rsidRPr="009454F0">
          <w:rPr>
            <w:rStyle w:val="af6"/>
            <w:rFonts w:ascii="Times New Roman" w:hAnsi="Times New Roman" w:cs="Times New Roman"/>
            <w:sz w:val="24"/>
            <w:szCs w:val="24"/>
            <w:lang w:val="en-US"/>
            <w:rPrChange w:id="9509" w:author="Tima" w:date="2026-01-19T22:18:00Z">
              <w:rPr>
                <w:rStyle w:val="af6"/>
                <w:rFonts w:ascii="Times New Roman" w:hAnsi="Times New Roman" w:cs="Times New Roman"/>
                <w:sz w:val="24"/>
                <w:szCs w:val="24"/>
              </w:rPr>
            </w:rPrChange>
          </w:rPr>
          <w:t>luxury</w:t>
        </w:r>
        <w:r w:rsidR="00560BE1" w:rsidRPr="009454F0">
          <w:rPr>
            <w:rStyle w:val="af6"/>
            <w:rFonts w:ascii="Times New Roman" w:hAnsi="Times New Roman" w:cs="Times New Roman"/>
            <w:sz w:val="24"/>
            <w:szCs w:val="24"/>
          </w:rPr>
          <w:t>-</w:t>
        </w:r>
        <w:r w:rsidR="00560BE1" w:rsidRPr="009454F0">
          <w:rPr>
            <w:rStyle w:val="af6"/>
            <w:rFonts w:ascii="Times New Roman" w:hAnsi="Times New Roman" w:cs="Times New Roman"/>
            <w:sz w:val="24"/>
            <w:szCs w:val="24"/>
            <w:lang w:val="en-US"/>
            <w:rPrChange w:id="9510" w:author="Tima" w:date="2026-01-19T22:18:00Z">
              <w:rPr>
                <w:rStyle w:val="af6"/>
                <w:rFonts w:ascii="Times New Roman" w:hAnsi="Times New Roman" w:cs="Times New Roman"/>
                <w:sz w:val="24"/>
                <w:szCs w:val="24"/>
              </w:rPr>
            </w:rPrChange>
          </w:rPr>
          <w:t>market</w:t>
        </w:r>
        <w:r w:rsidR="00560BE1" w:rsidRPr="009454F0">
          <w:rPr>
            <w:rStyle w:val="af6"/>
            <w:rFonts w:ascii="Times New Roman" w:hAnsi="Times New Roman" w:cs="Times New Roman"/>
            <w:sz w:val="24"/>
            <w:szCs w:val="24"/>
          </w:rPr>
          <w:t>-</w:t>
        </w:r>
        <w:r w:rsidR="00560BE1" w:rsidRPr="009454F0">
          <w:rPr>
            <w:rStyle w:val="af6"/>
            <w:rFonts w:ascii="Times New Roman" w:hAnsi="Times New Roman" w:cs="Times New Roman"/>
            <w:sz w:val="24"/>
            <w:szCs w:val="24"/>
            <w:lang w:val="en-US"/>
            <w:rPrChange w:id="9511" w:author="Tima" w:date="2026-01-19T22:18:00Z">
              <w:rPr>
                <w:rStyle w:val="af6"/>
                <w:rFonts w:ascii="Times New Roman" w:hAnsi="Times New Roman" w:cs="Times New Roman"/>
                <w:sz w:val="24"/>
                <w:szCs w:val="24"/>
              </w:rPr>
            </w:rPrChange>
          </w:rPr>
          <w:t>by</w:t>
        </w:r>
        <w:r w:rsidR="00560BE1" w:rsidRPr="009454F0">
          <w:rPr>
            <w:rStyle w:val="af6"/>
            <w:rFonts w:ascii="Times New Roman" w:hAnsi="Times New Roman" w:cs="Times New Roman"/>
            <w:sz w:val="24"/>
            <w:szCs w:val="24"/>
          </w:rPr>
          <w:t>-2030-</w:t>
        </w:r>
        <w:proofErr w:type="spellStart"/>
        <w:r w:rsidR="00560BE1" w:rsidRPr="009454F0">
          <w:rPr>
            <w:rStyle w:val="af6"/>
            <w:rFonts w:ascii="Times New Roman" w:hAnsi="Times New Roman" w:cs="Times New Roman"/>
            <w:sz w:val="24"/>
            <w:szCs w:val="24"/>
            <w:lang w:val="en-US"/>
            <w:rPrChange w:id="9512" w:author="Tima" w:date="2026-01-19T22:18:00Z">
              <w:rPr>
                <w:rStyle w:val="af6"/>
                <w:rFonts w:ascii="Times New Roman" w:hAnsi="Times New Roman" w:cs="Times New Roman"/>
                <w:sz w:val="24"/>
                <w:szCs w:val="24"/>
              </w:rPr>
            </w:rPrChange>
          </w:rPr>
          <w:t>morgan</w:t>
        </w:r>
        <w:proofErr w:type="spellEnd"/>
        <w:r w:rsidR="00560BE1" w:rsidRPr="009454F0">
          <w:rPr>
            <w:rStyle w:val="af6"/>
            <w:rFonts w:ascii="Times New Roman" w:hAnsi="Times New Roman" w:cs="Times New Roman"/>
            <w:sz w:val="24"/>
            <w:szCs w:val="24"/>
          </w:rPr>
          <w:t>-</w:t>
        </w:r>
        <w:proofErr w:type="spellStart"/>
        <w:r w:rsidR="00560BE1" w:rsidRPr="009454F0">
          <w:rPr>
            <w:rStyle w:val="af6"/>
            <w:rFonts w:ascii="Times New Roman" w:hAnsi="Times New Roman" w:cs="Times New Roman"/>
            <w:sz w:val="24"/>
            <w:szCs w:val="24"/>
            <w:lang w:val="en-US"/>
            <w:rPrChange w:id="9513" w:author="Tima" w:date="2026-01-19T22:18:00Z">
              <w:rPr>
                <w:rStyle w:val="af6"/>
                <w:rFonts w:ascii="Times New Roman" w:hAnsi="Times New Roman" w:cs="Times New Roman"/>
                <w:sz w:val="24"/>
                <w:szCs w:val="24"/>
              </w:rPr>
            </w:rPrChange>
          </w:rPr>
          <w:t>stanley</w:t>
        </w:r>
        <w:proofErr w:type="spellEnd"/>
        <w:r w:rsidR="00560BE1" w:rsidRPr="00560BE1">
          <w:rPr>
            <w:rFonts w:ascii="Times New Roman" w:hAnsi="Times New Roman" w:cs="Times New Roman"/>
            <w:sz w:val="24"/>
            <w:szCs w:val="24"/>
            <w:rPrChange w:id="9514" w:author="Tima" w:date="2026-01-19T22:09:00Z">
              <w:rPr>
                <w:rFonts w:ascii="Times New Roman" w:hAnsi="Times New Roman" w:cs="Times New Roman"/>
                <w:sz w:val="24"/>
                <w:szCs w:val="24"/>
              </w:rPr>
            </w:rPrChange>
          </w:rPr>
          <w:fldChar w:fldCharType="end"/>
        </w:r>
      </w:ins>
      <w:ins w:id="9515" w:author="Tima" w:date="2026-01-19T22:18:00Z">
        <w:r w:rsidRPr="009454F0">
          <w:rPr>
            <w:rFonts w:ascii="Times New Roman" w:hAnsi="Times New Roman" w:cs="Times New Roman"/>
            <w:sz w:val="24"/>
            <w:szCs w:val="24"/>
            <w:rPrChange w:id="9516" w:author="Tima" w:date="2026-01-19T22:18:00Z">
              <w:rPr>
                <w:rFonts w:ascii="Times New Roman" w:hAnsi="Times New Roman" w:cs="Times New Roman"/>
                <w:sz w:val="24"/>
                <w:szCs w:val="24"/>
                <w:lang w:val="en-US"/>
              </w:rPr>
            </w:rPrChange>
          </w:rPr>
          <w:t xml:space="preserve"> </w:t>
        </w:r>
        <w:r w:rsidRPr="00356E26">
          <w:rPr>
            <w:rFonts w:ascii="Times New Roman" w:hAnsi="Times New Roman" w:cs="Times New Roman"/>
            <w:sz w:val="24"/>
            <w:szCs w:val="24"/>
          </w:rPr>
          <w:t>(</w:t>
        </w:r>
        <w:r>
          <w:rPr>
            <w:rFonts w:ascii="Times New Roman" w:hAnsi="Times New Roman" w:cs="Times New Roman"/>
            <w:sz w:val="24"/>
            <w:szCs w:val="24"/>
          </w:rPr>
          <w:t>дата обращения 15</w:t>
        </w:r>
        <w:r w:rsidRPr="00356E26">
          <w:rPr>
            <w:rFonts w:ascii="Times New Roman" w:hAnsi="Times New Roman" w:cs="Times New Roman"/>
            <w:sz w:val="24"/>
            <w:szCs w:val="24"/>
          </w:rPr>
          <w:t>.01.2026)</w:t>
        </w:r>
      </w:ins>
    </w:p>
    <w:p w14:paraId="3878D0BE" w14:textId="6F6A5B64" w:rsidR="00560BE1" w:rsidRPr="009454F0" w:rsidRDefault="009454F0">
      <w:pPr>
        <w:pStyle w:val="a3"/>
        <w:numPr>
          <w:ilvl w:val="0"/>
          <w:numId w:val="109"/>
        </w:numPr>
        <w:rPr>
          <w:ins w:id="9517" w:author="Tima" w:date="2026-01-19T22:03:00Z"/>
          <w:rFonts w:ascii="Times New Roman" w:hAnsi="Times New Roman" w:cs="Times New Roman"/>
          <w:sz w:val="24"/>
          <w:szCs w:val="24"/>
        </w:rPr>
        <w:pPrChange w:id="9518" w:author="Tima" w:date="2026-01-19T21:58:00Z">
          <w:pPr>
            <w:ind w:firstLine="709"/>
            <w:jc w:val="both"/>
          </w:pPr>
        </w:pPrChange>
      </w:pPr>
      <w:ins w:id="9519" w:author="Tima" w:date="2026-01-19T22:19:00Z">
        <w:r w:rsidRPr="009454F0">
          <w:rPr>
            <w:rFonts w:ascii="Times New Roman" w:hAnsi="Times New Roman" w:cs="Times New Roman"/>
            <w:sz w:val="24"/>
            <w:szCs w:val="24"/>
            <w:lang w:val="en-US"/>
          </w:rPr>
          <w:t>Porsche Sales Slump Most in 16 Years on Poor China Demand</w:t>
        </w:r>
        <w:r>
          <w:rPr>
            <w:rFonts w:ascii="Times New Roman" w:hAnsi="Times New Roman" w:cs="Times New Roman"/>
            <w:sz w:val="24"/>
            <w:szCs w:val="24"/>
            <w:lang w:val="en-US"/>
          </w:rPr>
          <w:t xml:space="preserve">. </w:t>
        </w:r>
        <w:proofErr w:type="spellStart"/>
        <w:r w:rsidRPr="009454F0">
          <w:rPr>
            <w:rFonts w:ascii="Times New Roman" w:hAnsi="Times New Roman" w:cs="Times New Roman"/>
            <w:sz w:val="24"/>
            <w:szCs w:val="24"/>
            <w:lang w:val="en-US"/>
          </w:rPr>
          <w:t>Raymunt</w:t>
        </w:r>
      </w:ins>
      <w:proofErr w:type="spellEnd"/>
      <w:ins w:id="9520" w:author="Tima" w:date="2026-01-19T22:20:00Z">
        <w:r w:rsidRPr="009454F0">
          <w:rPr>
            <w:rFonts w:ascii="Times New Roman" w:hAnsi="Times New Roman" w:cs="Times New Roman"/>
            <w:sz w:val="24"/>
            <w:szCs w:val="24"/>
            <w:rPrChange w:id="9521" w:author="Tima" w:date="2026-01-19T22:20:00Z">
              <w:rPr>
                <w:rFonts w:ascii="Times New Roman" w:hAnsi="Times New Roman" w:cs="Times New Roman"/>
                <w:sz w:val="24"/>
                <w:szCs w:val="24"/>
                <w:lang w:val="en-US"/>
              </w:rPr>
            </w:rPrChange>
          </w:rPr>
          <w:t xml:space="preserve"> </w:t>
        </w:r>
        <w:r>
          <w:rPr>
            <w:rFonts w:ascii="Times New Roman" w:hAnsi="Times New Roman" w:cs="Times New Roman"/>
            <w:sz w:val="24"/>
            <w:szCs w:val="24"/>
            <w:lang w:val="en-US"/>
          </w:rPr>
          <w:t>M</w:t>
        </w:r>
        <w:r w:rsidRPr="009454F0">
          <w:rPr>
            <w:rFonts w:ascii="Times New Roman" w:hAnsi="Times New Roman" w:cs="Times New Roman"/>
            <w:sz w:val="24"/>
            <w:szCs w:val="24"/>
            <w:rPrChange w:id="9522" w:author="Tima" w:date="2026-01-19T22:20:00Z">
              <w:rPr>
                <w:rFonts w:ascii="Times New Roman" w:hAnsi="Times New Roman" w:cs="Times New Roman"/>
                <w:sz w:val="24"/>
                <w:szCs w:val="24"/>
                <w:lang w:val="en-US"/>
              </w:rPr>
            </w:rPrChange>
          </w:rPr>
          <w:t xml:space="preserve">., </w:t>
        </w:r>
      </w:ins>
      <w:ins w:id="9523" w:author="Tima" w:date="2026-01-19T22:19:00Z">
        <w:r w:rsidRPr="009454F0">
          <w:rPr>
            <w:rFonts w:ascii="Times New Roman" w:hAnsi="Times New Roman" w:cs="Times New Roman"/>
            <w:sz w:val="24"/>
            <w:szCs w:val="24"/>
            <w:lang w:val="en-US"/>
          </w:rPr>
          <w:t>Nicola</w:t>
        </w:r>
        <w:r w:rsidRPr="009454F0">
          <w:rPr>
            <w:rFonts w:ascii="Times New Roman" w:hAnsi="Times New Roman" w:cs="Times New Roman"/>
            <w:sz w:val="24"/>
            <w:szCs w:val="24"/>
            <w:rPrChange w:id="9524" w:author="Tima" w:date="2026-01-19T22:20:00Z">
              <w:rPr>
                <w:rFonts w:ascii="Times New Roman" w:hAnsi="Times New Roman" w:cs="Times New Roman"/>
                <w:sz w:val="24"/>
                <w:szCs w:val="24"/>
                <w:lang w:val="en-US"/>
              </w:rPr>
            </w:rPrChange>
          </w:rPr>
          <w:t xml:space="preserve"> </w:t>
        </w:r>
      </w:ins>
      <w:ins w:id="9525" w:author="Tima" w:date="2026-01-19T22:20:00Z">
        <w:r>
          <w:rPr>
            <w:rFonts w:ascii="Times New Roman" w:hAnsi="Times New Roman" w:cs="Times New Roman"/>
            <w:sz w:val="24"/>
            <w:szCs w:val="24"/>
            <w:lang w:val="en-US"/>
          </w:rPr>
          <w:t>S</w:t>
        </w:r>
        <w:r w:rsidRPr="009454F0">
          <w:rPr>
            <w:rFonts w:ascii="Times New Roman" w:hAnsi="Times New Roman" w:cs="Times New Roman"/>
            <w:sz w:val="24"/>
            <w:szCs w:val="24"/>
            <w:rPrChange w:id="9526" w:author="Tima" w:date="2026-01-19T22:20:00Z">
              <w:rPr>
                <w:rFonts w:ascii="Times New Roman" w:hAnsi="Times New Roman" w:cs="Times New Roman"/>
                <w:sz w:val="24"/>
                <w:szCs w:val="24"/>
                <w:lang w:val="en-US"/>
              </w:rPr>
            </w:rPrChange>
          </w:rPr>
          <w:t xml:space="preserve">. </w:t>
        </w:r>
        <w:r>
          <w:rPr>
            <w:rFonts w:ascii="Times New Roman" w:hAnsi="Times New Roman" w:cs="Times New Roman"/>
            <w:sz w:val="24"/>
            <w:szCs w:val="24"/>
            <w:lang w:val="en-US"/>
          </w:rPr>
          <w:t>URL</w:t>
        </w:r>
        <w:r w:rsidRPr="009454F0">
          <w:rPr>
            <w:rFonts w:ascii="Times New Roman" w:hAnsi="Times New Roman" w:cs="Times New Roman"/>
            <w:sz w:val="24"/>
            <w:szCs w:val="24"/>
            <w:rPrChange w:id="9527" w:author="Tima" w:date="2026-01-19T22:20:00Z">
              <w:rPr>
                <w:rFonts w:ascii="Times New Roman" w:hAnsi="Times New Roman" w:cs="Times New Roman"/>
                <w:sz w:val="24"/>
                <w:szCs w:val="24"/>
                <w:lang w:val="en-US"/>
              </w:rPr>
            </w:rPrChange>
          </w:rPr>
          <w:t xml:space="preserve">: </w:t>
        </w:r>
      </w:ins>
      <w:ins w:id="9528" w:author="Tima" w:date="2026-01-19T22:02:00Z">
        <w:r w:rsidR="00560BE1" w:rsidRPr="00560BE1">
          <w:rPr>
            <w:rFonts w:ascii="Times New Roman" w:hAnsi="Times New Roman" w:cs="Times New Roman"/>
            <w:sz w:val="24"/>
            <w:szCs w:val="24"/>
            <w:rPrChange w:id="9529" w:author="Tima" w:date="2026-01-19T22:09:00Z">
              <w:rPr>
                <w:rFonts w:ascii="Times New Roman" w:hAnsi="Times New Roman" w:cs="Times New Roman"/>
                <w:sz w:val="24"/>
                <w:szCs w:val="24"/>
              </w:rPr>
            </w:rPrChange>
          </w:rPr>
          <w:fldChar w:fldCharType="begin"/>
        </w:r>
        <w:r w:rsidR="00560BE1" w:rsidRPr="009454F0">
          <w:rPr>
            <w:rFonts w:ascii="Times New Roman" w:hAnsi="Times New Roman" w:cs="Times New Roman"/>
            <w:sz w:val="24"/>
            <w:szCs w:val="24"/>
          </w:rPr>
          <w:instrText xml:space="preserve"> </w:instrText>
        </w:r>
        <w:r w:rsidR="00560BE1" w:rsidRPr="009454F0">
          <w:rPr>
            <w:rFonts w:ascii="Times New Roman" w:hAnsi="Times New Roman" w:cs="Times New Roman"/>
            <w:sz w:val="24"/>
            <w:szCs w:val="24"/>
            <w:lang w:val="en-US"/>
            <w:rPrChange w:id="9530" w:author="Tima" w:date="2026-01-19T22:18:00Z">
              <w:rPr>
                <w:rFonts w:ascii="Times New Roman" w:hAnsi="Times New Roman" w:cs="Times New Roman"/>
                <w:sz w:val="24"/>
                <w:szCs w:val="24"/>
              </w:rPr>
            </w:rPrChange>
          </w:rPr>
          <w:instrText>HYPERLINK</w:instrText>
        </w:r>
        <w:r w:rsidR="00560BE1" w:rsidRPr="009454F0">
          <w:rPr>
            <w:rFonts w:ascii="Times New Roman" w:hAnsi="Times New Roman" w:cs="Times New Roman"/>
            <w:sz w:val="24"/>
            <w:szCs w:val="24"/>
          </w:rPr>
          <w:instrText xml:space="preserve"> "</w:instrText>
        </w:r>
        <w:r w:rsidR="00560BE1" w:rsidRPr="009454F0">
          <w:rPr>
            <w:rFonts w:ascii="Times New Roman" w:hAnsi="Times New Roman" w:cs="Times New Roman"/>
            <w:sz w:val="24"/>
            <w:szCs w:val="24"/>
            <w:lang w:val="en-US"/>
            <w:rPrChange w:id="9531" w:author="Tima" w:date="2026-01-19T22:18:00Z">
              <w:rPr>
                <w:rFonts w:ascii="Times New Roman" w:hAnsi="Times New Roman" w:cs="Times New Roman"/>
                <w:sz w:val="24"/>
                <w:szCs w:val="24"/>
              </w:rPr>
            </w:rPrChange>
          </w:rPr>
          <w:instrText>https</w:instrText>
        </w:r>
        <w:r w:rsidR="00560BE1" w:rsidRPr="009454F0">
          <w:rPr>
            <w:rFonts w:ascii="Times New Roman" w:hAnsi="Times New Roman" w:cs="Times New Roman"/>
            <w:sz w:val="24"/>
            <w:szCs w:val="24"/>
          </w:rPr>
          <w:instrText>://</w:instrText>
        </w:r>
        <w:r w:rsidR="00560BE1" w:rsidRPr="009454F0">
          <w:rPr>
            <w:rFonts w:ascii="Times New Roman" w:hAnsi="Times New Roman" w:cs="Times New Roman"/>
            <w:sz w:val="24"/>
            <w:szCs w:val="24"/>
            <w:lang w:val="en-US"/>
            <w:rPrChange w:id="9532" w:author="Tima" w:date="2026-01-19T22:18:00Z">
              <w:rPr>
                <w:rFonts w:ascii="Times New Roman" w:hAnsi="Times New Roman" w:cs="Times New Roman"/>
                <w:sz w:val="24"/>
                <w:szCs w:val="24"/>
              </w:rPr>
            </w:rPrChange>
          </w:rPr>
          <w:instrText>www</w:instrText>
        </w:r>
        <w:r w:rsidR="00560BE1" w:rsidRPr="009454F0">
          <w:rPr>
            <w:rFonts w:ascii="Times New Roman" w:hAnsi="Times New Roman" w:cs="Times New Roman"/>
            <w:sz w:val="24"/>
            <w:szCs w:val="24"/>
          </w:rPr>
          <w:instrText>.</w:instrText>
        </w:r>
        <w:r w:rsidR="00560BE1" w:rsidRPr="009454F0">
          <w:rPr>
            <w:rFonts w:ascii="Times New Roman" w:hAnsi="Times New Roman" w:cs="Times New Roman"/>
            <w:sz w:val="24"/>
            <w:szCs w:val="24"/>
            <w:lang w:val="en-US"/>
            <w:rPrChange w:id="9533" w:author="Tima" w:date="2026-01-19T22:18:00Z">
              <w:rPr>
                <w:rFonts w:ascii="Times New Roman" w:hAnsi="Times New Roman" w:cs="Times New Roman"/>
                <w:sz w:val="24"/>
                <w:szCs w:val="24"/>
              </w:rPr>
            </w:rPrChange>
          </w:rPr>
          <w:instrText>bloomberg</w:instrText>
        </w:r>
        <w:r w:rsidR="00560BE1" w:rsidRPr="009454F0">
          <w:rPr>
            <w:rFonts w:ascii="Times New Roman" w:hAnsi="Times New Roman" w:cs="Times New Roman"/>
            <w:sz w:val="24"/>
            <w:szCs w:val="24"/>
          </w:rPr>
          <w:instrText>.</w:instrText>
        </w:r>
        <w:r w:rsidR="00560BE1" w:rsidRPr="009454F0">
          <w:rPr>
            <w:rFonts w:ascii="Times New Roman" w:hAnsi="Times New Roman" w:cs="Times New Roman"/>
            <w:sz w:val="24"/>
            <w:szCs w:val="24"/>
            <w:lang w:val="en-US"/>
            <w:rPrChange w:id="9534" w:author="Tima" w:date="2026-01-19T22:18:00Z">
              <w:rPr>
                <w:rFonts w:ascii="Times New Roman" w:hAnsi="Times New Roman" w:cs="Times New Roman"/>
                <w:sz w:val="24"/>
                <w:szCs w:val="24"/>
              </w:rPr>
            </w:rPrChange>
          </w:rPr>
          <w:instrText>com</w:instrText>
        </w:r>
        <w:r w:rsidR="00560BE1" w:rsidRPr="009454F0">
          <w:rPr>
            <w:rFonts w:ascii="Times New Roman" w:hAnsi="Times New Roman" w:cs="Times New Roman"/>
            <w:sz w:val="24"/>
            <w:szCs w:val="24"/>
          </w:rPr>
          <w:instrText>/</w:instrText>
        </w:r>
        <w:r w:rsidR="00560BE1" w:rsidRPr="009454F0">
          <w:rPr>
            <w:rFonts w:ascii="Times New Roman" w:hAnsi="Times New Roman" w:cs="Times New Roman"/>
            <w:sz w:val="24"/>
            <w:szCs w:val="24"/>
            <w:lang w:val="en-US"/>
            <w:rPrChange w:id="9535" w:author="Tima" w:date="2026-01-19T22:18:00Z">
              <w:rPr>
                <w:rFonts w:ascii="Times New Roman" w:hAnsi="Times New Roman" w:cs="Times New Roman"/>
                <w:sz w:val="24"/>
                <w:szCs w:val="24"/>
              </w:rPr>
            </w:rPrChange>
          </w:rPr>
          <w:instrText>news</w:instrText>
        </w:r>
        <w:r w:rsidR="00560BE1" w:rsidRPr="009454F0">
          <w:rPr>
            <w:rFonts w:ascii="Times New Roman" w:hAnsi="Times New Roman" w:cs="Times New Roman"/>
            <w:sz w:val="24"/>
            <w:szCs w:val="24"/>
          </w:rPr>
          <w:instrText>/</w:instrText>
        </w:r>
        <w:r w:rsidR="00560BE1" w:rsidRPr="009454F0">
          <w:rPr>
            <w:rFonts w:ascii="Times New Roman" w:hAnsi="Times New Roman" w:cs="Times New Roman"/>
            <w:sz w:val="24"/>
            <w:szCs w:val="24"/>
            <w:lang w:val="en-US"/>
            <w:rPrChange w:id="9536" w:author="Tima" w:date="2026-01-19T22:18:00Z">
              <w:rPr>
                <w:rFonts w:ascii="Times New Roman" w:hAnsi="Times New Roman" w:cs="Times New Roman"/>
                <w:sz w:val="24"/>
                <w:szCs w:val="24"/>
              </w:rPr>
            </w:rPrChange>
          </w:rPr>
          <w:instrText>articles</w:instrText>
        </w:r>
        <w:r w:rsidR="00560BE1" w:rsidRPr="009454F0">
          <w:rPr>
            <w:rFonts w:ascii="Times New Roman" w:hAnsi="Times New Roman" w:cs="Times New Roman"/>
            <w:sz w:val="24"/>
            <w:szCs w:val="24"/>
          </w:rPr>
          <w:instrText>/2026-01-16/</w:instrText>
        </w:r>
        <w:r w:rsidR="00560BE1" w:rsidRPr="009454F0">
          <w:rPr>
            <w:rFonts w:ascii="Times New Roman" w:hAnsi="Times New Roman" w:cs="Times New Roman"/>
            <w:sz w:val="24"/>
            <w:szCs w:val="24"/>
            <w:lang w:val="en-US"/>
            <w:rPrChange w:id="9537" w:author="Tima" w:date="2026-01-19T22:18:00Z">
              <w:rPr>
                <w:rFonts w:ascii="Times New Roman" w:hAnsi="Times New Roman" w:cs="Times New Roman"/>
                <w:sz w:val="24"/>
                <w:szCs w:val="24"/>
              </w:rPr>
            </w:rPrChange>
          </w:rPr>
          <w:instrText>porsche</w:instrText>
        </w:r>
        <w:r w:rsidR="00560BE1" w:rsidRPr="009454F0">
          <w:rPr>
            <w:rFonts w:ascii="Times New Roman" w:hAnsi="Times New Roman" w:cs="Times New Roman"/>
            <w:sz w:val="24"/>
            <w:szCs w:val="24"/>
          </w:rPr>
          <w:instrText>-</w:instrText>
        </w:r>
        <w:r w:rsidR="00560BE1" w:rsidRPr="009454F0">
          <w:rPr>
            <w:rFonts w:ascii="Times New Roman" w:hAnsi="Times New Roman" w:cs="Times New Roman"/>
            <w:sz w:val="24"/>
            <w:szCs w:val="24"/>
            <w:lang w:val="en-US"/>
            <w:rPrChange w:id="9538" w:author="Tima" w:date="2026-01-19T22:18:00Z">
              <w:rPr>
                <w:rFonts w:ascii="Times New Roman" w:hAnsi="Times New Roman" w:cs="Times New Roman"/>
                <w:sz w:val="24"/>
                <w:szCs w:val="24"/>
              </w:rPr>
            </w:rPrChange>
          </w:rPr>
          <w:instrText>sales</w:instrText>
        </w:r>
        <w:r w:rsidR="00560BE1" w:rsidRPr="009454F0">
          <w:rPr>
            <w:rFonts w:ascii="Times New Roman" w:hAnsi="Times New Roman" w:cs="Times New Roman"/>
            <w:sz w:val="24"/>
            <w:szCs w:val="24"/>
          </w:rPr>
          <w:instrText>-</w:instrText>
        </w:r>
        <w:r w:rsidR="00560BE1" w:rsidRPr="009454F0">
          <w:rPr>
            <w:rFonts w:ascii="Times New Roman" w:hAnsi="Times New Roman" w:cs="Times New Roman"/>
            <w:sz w:val="24"/>
            <w:szCs w:val="24"/>
            <w:lang w:val="en-US"/>
            <w:rPrChange w:id="9539" w:author="Tima" w:date="2026-01-19T22:18:00Z">
              <w:rPr>
                <w:rFonts w:ascii="Times New Roman" w:hAnsi="Times New Roman" w:cs="Times New Roman"/>
                <w:sz w:val="24"/>
                <w:szCs w:val="24"/>
              </w:rPr>
            </w:rPrChange>
          </w:rPr>
          <w:instrText>slump</w:instrText>
        </w:r>
        <w:r w:rsidR="00560BE1" w:rsidRPr="009454F0">
          <w:rPr>
            <w:rFonts w:ascii="Times New Roman" w:hAnsi="Times New Roman" w:cs="Times New Roman"/>
            <w:sz w:val="24"/>
            <w:szCs w:val="24"/>
          </w:rPr>
          <w:instrText>-</w:instrText>
        </w:r>
        <w:r w:rsidR="00560BE1" w:rsidRPr="009454F0">
          <w:rPr>
            <w:rFonts w:ascii="Times New Roman" w:hAnsi="Times New Roman" w:cs="Times New Roman"/>
            <w:sz w:val="24"/>
            <w:szCs w:val="24"/>
            <w:lang w:val="en-US"/>
            <w:rPrChange w:id="9540" w:author="Tima" w:date="2026-01-19T22:18:00Z">
              <w:rPr>
                <w:rFonts w:ascii="Times New Roman" w:hAnsi="Times New Roman" w:cs="Times New Roman"/>
                <w:sz w:val="24"/>
                <w:szCs w:val="24"/>
              </w:rPr>
            </w:rPrChange>
          </w:rPr>
          <w:instrText>most</w:instrText>
        </w:r>
        <w:r w:rsidR="00560BE1" w:rsidRPr="009454F0">
          <w:rPr>
            <w:rFonts w:ascii="Times New Roman" w:hAnsi="Times New Roman" w:cs="Times New Roman"/>
            <w:sz w:val="24"/>
            <w:szCs w:val="24"/>
          </w:rPr>
          <w:instrText>-</w:instrText>
        </w:r>
        <w:r w:rsidR="00560BE1" w:rsidRPr="009454F0">
          <w:rPr>
            <w:rFonts w:ascii="Times New Roman" w:hAnsi="Times New Roman" w:cs="Times New Roman"/>
            <w:sz w:val="24"/>
            <w:szCs w:val="24"/>
            <w:lang w:val="en-US"/>
            <w:rPrChange w:id="9541" w:author="Tima" w:date="2026-01-19T22:18:00Z">
              <w:rPr>
                <w:rFonts w:ascii="Times New Roman" w:hAnsi="Times New Roman" w:cs="Times New Roman"/>
                <w:sz w:val="24"/>
                <w:szCs w:val="24"/>
              </w:rPr>
            </w:rPrChange>
          </w:rPr>
          <w:instrText>in</w:instrText>
        </w:r>
        <w:r w:rsidR="00560BE1" w:rsidRPr="009454F0">
          <w:rPr>
            <w:rFonts w:ascii="Times New Roman" w:hAnsi="Times New Roman" w:cs="Times New Roman"/>
            <w:sz w:val="24"/>
            <w:szCs w:val="24"/>
          </w:rPr>
          <w:instrText>-16-</w:instrText>
        </w:r>
        <w:r w:rsidR="00560BE1" w:rsidRPr="009454F0">
          <w:rPr>
            <w:rFonts w:ascii="Times New Roman" w:hAnsi="Times New Roman" w:cs="Times New Roman"/>
            <w:sz w:val="24"/>
            <w:szCs w:val="24"/>
            <w:lang w:val="en-US"/>
            <w:rPrChange w:id="9542" w:author="Tima" w:date="2026-01-19T22:18:00Z">
              <w:rPr>
                <w:rFonts w:ascii="Times New Roman" w:hAnsi="Times New Roman" w:cs="Times New Roman"/>
                <w:sz w:val="24"/>
                <w:szCs w:val="24"/>
              </w:rPr>
            </w:rPrChange>
          </w:rPr>
          <w:instrText>years</w:instrText>
        </w:r>
        <w:r w:rsidR="00560BE1" w:rsidRPr="009454F0">
          <w:rPr>
            <w:rFonts w:ascii="Times New Roman" w:hAnsi="Times New Roman" w:cs="Times New Roman"/>
            <w:sz w:val="24"/>
            <w:szCs w:val="24"/>
          </w:rPr>
          <w:instrText>-</w:instrText>
        </w:r>
        <w:r w:rsidR="00560BE1" w:rsidRPr="009454F0">
          <w:rPr>
            <w:rFonts w:ascii="Times New Roman" w:hAnsi="Times New Roman" w:cs="Times New Roman"/>
            <w:sz w:val="24"/>
            <w:szCs w:val="24"/>
            <w:lang w:val="en-US"/>
            <w:rPrChange w:id="9543" w:author="Tima" w:date="2026-01-19T22:18:00Z">
              <w:rPr>
                <w:rFonts w:ascii="Times New Roman" w:hAnsi="Times New Roman" w:cs="Times New Roman"/>
                <w:sz w:val="24"/>
                <w:szCs w:val="24"/>
              </w:rPr>
            </w:rPrChange>
          </w:rPr>
          <w:instrText>on</w:instrText>
        </w:r>
        <w:r w:rsidR="00560BE1" w:rsidRPr="009454F0">
          <w:rPr>
            <w:rFonts w:ascii="Times New Roman" w:hAnsi="Times New Roman" w:cs="Times New Roman"/>
            <w:sz w:val="24"/>
            <w:szCs w:val="24"/>
          </w:rPr>
          <w:instrText>-</w:instrText>
        </w:r>
        <w:r w:rsidR="00560BE1" w:rsidRPr="009454F0">
          <w:rPr>
            <w:rFonts w:ascii="Times New Roman" w:hAnsi="Times New Roman" w:cs="Times New Roman"/>
            <w:sz w:val="24"/>
            <w:szCs w:val="24"/>
            <w:lang w:val="en-US"/>
            <w:rPrChange w:id="9544" w:author="Tima" w:date="2026-01-19T22:18:00Z">
              <w:rPr>
                <w:rFonts w:ascii="Times New Roman" w:hAnsi="Times New Roman" w:cs="Times New Roman"/>
                <w:sz w:val="24"/>
                <w:szCs w:val="24"/>
              </w:rPr>
            </w:rPrChange>
          </w:rPr>
          <w:instrText>weak</w:instrText>
        </w:r>
        <w:r w:rsidR="00560BE1" w:rsidRPr="009454F0">
          <w:rPr>
            <w:rFonts w:ascii="Times New Roman" w:hAnsi="Times New Roman" w:cs="Times New Roman"/>
            <w:sz w:val="24"/>
            <w:szCs w:val="24"/>
          </w:rPr>
          <w:instrText>-</w:instrText>
        </w:r>
        <w:r w:rsidR="00560BE1" w:rsidRPr="009454F0">
          <w:rPr>
            <w:rFonts w:ascii="Times New Roman" w:hAnsi="Times New Roman" w:cs="Times New Roman"/>
            <w:sz w:val="24"/>
            <w:szCs w:val="24"/>
            <w:lang w:val="en-US"/>
            <w:rPrChange w:id="9545" w:author="Tima" w:date="2026-01-19T22:18:00Z">
              <w:rPr>
                <w:rFonts w:ascii="Times New Roman" w:hAnsi="Times New Roman" w:cs="Times New Roman"/>
                <w:sz w:val="24"/>
                <w:szCs w:val="24"/>
              </w:rPr>
            </w:rPrChange>
          </w:rPr>
          <w:instrText>china</w:instrText>
        </w:r>
        <w:r w:rsidR="00560BE1" w:rsidRPr="009454F0">
          <w:rPr>
            <w:rFonts w:ascii="Times New Roman" w:hAnsi="Times New Roman" w:cs="Times New Roman"/>
            <w:sz w:val="24"/>
            <w:szCs w:val="24"/>
          </w:rPr>
          <w:instrText>-</w:instrText>
        </w:r>
        <w:r w:rsidR="00560BE1" w:rsidRPr="009454F0">
          <w:rPr>
            <w:rFonts w:ascii="Times New Roman" w:hAnsi="Times New Roman" w:cs="Times New Roman"/>
            <w:sz w:val="24"/>
            <w:szCs w:val="24"/>
            <w:lang w:val="en-US"/>
            <w:rPrChange w:id="9546" w:author="Tima" w:date="2026-01-19T22:18:00Z">
              <w:rPr>
                <w:rFonts w:ascii="Times New Roman" w:hAnsi="Times New Roman" w:cs="Times New Roman"/>
                <w:sz w:val="24"/>
                <w:szCs w:val="24"/>
              </w:rPr>
            </w:rPrChange>
          </w:rPr>
          <w:instrText>model</w:instrText>
        </w:r>
        <w:r w:rsidR="00560BE1" w:rsidRPr="009454F0">
          <w:rPr>
            <w:rFonts w:ascii="Times New Roman" w:hAnsi="Times New Roman" w:cs="Times New Roman"/>
            <w:sz w:val="24"/>
            <w:szCs w:val="24"/>
          </w:rPr>
          <w:instrText>-</w:instrText>
        </w:r>
        <w:r w:rsidR="00560BE1" w:rsidRPr="009454F0">
          <w:rPr>
            <w:rFonts w:ascii="Times New Roman" w:hAnsi="Times New Roman" w:cs="Times New Roman"/>
            <w:sz w:val="24"/>
            <w:szCs w:val="24"/>
            <w:lang w:val="en-US"/>
            <w:rPrChange w:id="9547" w:author="Tima" w:date="2026-01-19T22:18:00Z">
              <w:rPr>
                <w:rFonts w:ascii="Times New Roman" w:hAnsi="Times New Roman" w:cs="Times New Roman"/>
                <w:sz w:val="24"/>
                <w:szCs w:val="24"/>
              </w:rPr>
            </w:rPrChange>
          </w:rPr>
          <w:instrText>gaps</w:instrText>
        </w:r>
        <w:r w:rsidR="00560BE1" w:rsidRPr="009454F0">
          <w:rPr>
            <w:rFonts w:ascii="Times New Roman" w:hAnsi="Times New Roman" w:cs="Times New Roman"/>
            <w:sz w:val="24"/>
            <w:szCs w:val="24"/>
          </w:rPr>
          <w:instrText xml:space="preserve">" </w:instrText>
        </w:r>
        <w:r w:rsidR="00560BE1" w:rsidRPr="00560BE1">
          <w:rPr>
            <w:rFonts w:ascii="Times New Roman" w:hAnsi="Times New Roman" w:cs="Times New Roman"/>
            <w:sz w:val="24"/>
            <w:szCs w:val="24"/>
            <w:rPrChange w:id="9548" w:author="Tima" w:date="2026-01-19T22:09:00Z">
              <w:rPr>
                <w:rFonts w:ascii="Times New Roman" w:hAnsi="Times New Roman" w:cs="Times New Roman"/>
                <w:sz w:val="24"/>
                <w:szCs w:val="24"/>
              </w:rPr>
            </w:rPrChange>
          </w:rPr>
          <w:fldChar w:fldCharType="separate"/>
        </w:r>
        <w:r w:rsidR="00560BE1" w:rsidRPr="009454F0">
          <w:rPr>
            <w:rStyle w:val="af6"/>
            <w:rFonts w:ascii="Times New Roman" w:hAnsi="Times New Roman" w:cs="Times New Roman"/>
            <w:sz w:val="24"/>
            <w:szCs w:val="24"/>
            <w:lang w:val="en-US"/>
            <w:rPrChange w:id="9549" w:author="Tima" w:date="2026-01-19T22:19:00Z">
              <w:rPr>
                <w:rStyle w:val="af6"/>
                <w:rFonts w:ascii="Times New Roman" w:hAnsi="Times New Roman" w:cs="Times New Roman"/>
                <w:sz w:val="24"/>
                <w:szCs w:val="24"/>
              </w:rPr>
            </w:rPrChange>
          </w:rPr>
          <w:t>https</w:t>
        </w:r>
        <w:r w:rsidR="00560BE1" w:rsidRPr="009454F0">
          <w:rPr>
            <w:rStyle w:val="af6"/>
            <w:rFonts w:ascii="Times New Roman" w:hAnsi="Times New Roman" w:cs="Times New Roman"/>
            <w:sz w:val="24"/>
            <w:szCs w:val="24"/>
          </w:rPr>
          <w:t>://</w:t>
        </w:r>
        <w:r w:rsidR="00560BE1" w:rsidRPr="009454F0">
          <w:rPr>
            <w:rStyle w:val="af6"/>
            <w:rFonts w:ascii="Times New Roman" w:hAnsi="Times New Roman" w:cs="Times New Roman"/>
            <w:sz w:val="24"/>
            <w:szCs w:val="24"/>
            <w:lang w:val="en-US"/>
            <w:rPrChange w:id="9550" w:author="Tima" w:date="2026-01-19T22:19:00Z">
              <w:rPr>
                <w:rStyle w:val="af6"/>
                <w:rFonts w:ascii="Times New Roman" w:hAnsi="Times New Roman" w:cs="Times New Roman"/>
                <w:sz w:val="24"/>
                <w:szCs w:val="24"/>
              </w:rPr>
            </w:rPrChange>
          </w:rPr>
          <w:t>www</w:t>
        </w:r>
        <w:r w:rsidR="00560BE1" w:rsidRPr="009454F0">
          <w:rPr>
            <w:rStyle w:val="af6"/>
            <w:rFonts w:ascii="Times New Roman" w:hAnsi="Times New Roman" w:cs="Times New Roman"/>
            <w:sz w:val="24"/>
            <w:szCs w:val="24"/>
          </w:rPr>
          <w:t>.</w:t>
        </w:r>
        <w:proofErr w:type="spellStart"/>
        <w:r w:rsidR="00560BE1" w:rsidRPr="009454F0">
          <w:rPr>
            <w:rStyle w:val="af6"/>
            <w:rFonts w:ascii="Times New Roman" w:hAnsi="Times New Roman" w:cs="Times New Roman"/>
            <w:sz w:val="24"/>
            <w:szCs w:val="24"/>
            <w:lang w:val="en-US"/>
            <w:rPrChange w:id="9551" w:author="Tima" w:date="2026-01-19T22:19:00Z">
              <w:rPr>
                <w:rStyle w:val="af6"/>
                <w:rFonts w:ascii="Times New Roman" w:hAnsi="Times New Roman" w:cs="Times New Roman"/>
                <w:sz w:val="24"/>
                <w:szCs w:val="24"/>
              </w:rPr>
            </w:rPrChange>
          </w:rPr>
          <w:t>bloomberg</w:t>
        </w:r>
        <w:proofErr w:type="spellEnd"/>
        <w:r w:rsidR="00560BE1" w:rsidRPr="009454F0">
          <w:rPr>
            <w:rStyle w:val="af6"/>
            <w:rFonts w:ascii="Times New Roman" w:hAnsi="Times New Roman" w:cs="Times New Roman"/>
            <w:sz w:val="24"/>
            <w:szCs w:val="24"/>
          </w:rPr>
          <w:t>.</w:t>
        </w:r>
        <w:r w:rsidR="00560BE1" w:rsidRPr="009454F0">
          <w:rPr>
            <w:rStyle w:val="af6"/>
            <w:rFonts w:ascii="Times New Roman" w:hAnsi="Times New Roman" w:cs="Times New Roman"/>
            <w:sz w:val="24"/>
            <w:szCs w:val="24"/>
            <w:lang w:val="en-US"/>
            <w:rPrChange w:id="9552" w:author="Tima" w:date="2026-01-19T22:19:00Z">
              <w:rPr>
                <w:rStyle w:val="af6"/>
                <w:rFonts w:ascii="Times New Roman" w:hAnsi="Times New Roman" w:cs="Times New Roman"/>
                <w:sz w:val="24"/>
                <w:szCs w:val="24"/>
              </w:rPr>
            </w:rPrChange>
          </w:rPr>
          <w:t>com</w:t>
        </w:r>
        <w:r w:rsidR="00560BE1" w:rsidRPr="009454F0">
          <w:rPr>
            <w:rStyle w:val="af6"/>
            <w:rFonts w:ascii="Times New Roman" w:hAnsi="Times New Roman" w:cs="Times New Roman"/>
            <w:sz w:val="24"/>
            <w:szCs w:val="24"/>
          </w:rPr>
          <w:t>/</w:t>
        </w:r>
        <w:r w:rsidR="00560BE1" w:rsidRPr="009454F0">
          <w:rPr>
            <w:rStyle w:val="af6"/>
            <w:rFonts w:ascii="Times New Roman" w:hAnsi="Times New Roman" w:cs="Times New Roman"/>
            <w:sz w:val="24"/>
            <w:szCs w:val="24"/>
            <w:lang w:val="en-US"/>
            <w:rPrChange w:id="9553" w:author="Tima" w:date="2026-01-19T22:19:00Z">
              <w:rPr>
                <w:rStyle w:val="af6"/>
                <w:rFonts w:ascii="Times New Roman" w:hAnsi="Times New Roman" w:cs="Times New Roman"/>
                <w:sz w:val="24"/>
                <w:szCs w:val="24"/>
              </w:rPr>
            </w:rPrChange>
          </w:rPr>
          <w:t>news</w:t>
        </w:r>
        <w:r w:rsidR="00560BE1" w:rsidRPr="009454F0">
          <w:rPr>
            <w:rStyle w:val="af6"/>
            <w:rFonts w:ascii="Times New Roman" w:hAnsi="Times New Roman" w:cs="Times New Roman"/>
            <w:sz w:val="24"/>
            <w:szCs w:val="24"/>
          </w:rPr>
          <w:t>/</w:t>
        </w:r>
        <w:r w:rsidR="00560BE1" w:rsidRPr="009454F0">
          <w:rPr>
            <w:rStyle w:val="af6"/>
            <w:rFonts w:ascii="Times New Roman" w:hAnsi="Times New Roman" w:cs="Times New Roman"/>
            <w:sz w:val="24"/>
            <w:szCs w:val="24"/>
            <w:lang w:val="en-US"/>
            <w:rPrChange w:id="9554" w:author="Tima" w:date="2026-01-19T22:19:00Z">
              <w:rPr>
                <w:rStyle w:val="af6"/>
                <w:rFonts w:ascii="Times New Roman" w:hAnsi="Times New Roman" w:cs="Times New Roman"/>
                <w:sz w:val="24"/>
                <w:szCs w:val="24"/>
              </w:rPr>
            </w:rPrChange>
          </w:rPr>
          <w:t>articles</w:t>
        </w:r>
        <w:r w:rsidR="00560BE1" w:rsidRPr="009454F0">
          <w:rPr>
            <w:rStyle w:val="af6"/>
            <w:rFonts w:ascii="Times New Roman" w:hAnsi="Times New Roman" w:cs="Times New Roman"/>
            <w:sz w:val="24"/>
            <w:szCs w:val="24"/>
          </w:rPr>
          <w:t>/2026-01-16/</w:t>
        </w:r>
        <w:proofErr w:type="spellStart"/>
        <w:r w:rsidR="00560BE1" w:rsidRPr="009454F0">
          <w:rPr>
            <w:rStyle w:val="af6"/>
            <w:rFonts w:ascii="Times New Roman" w:hAnsi="Times New Roman" w:cs="Times New Roman"/>
            <w:sz w:val="24"/>
            <w:szCs w:val="24"/>
            <w:lang w:val="en-US"/>
            <w:rPrChange w:id="9555" w:author="Tima" w:date="2026-01-19T22:19:00Z">
              <w:rPr>
                <w:rStyle w:val="af6"/>
                <w:rFonts w:ascii="Times New Roman" w:hAnsi="Times New Roman" w:cs="Times New Roman"/>
                <w:sz w:val="24"/>
                <w:szCs w:val="24"/>
              </w:rPr>
            </w:rPrChange>
          </w:rPr>
          <w:t>porsche</w:t>
        </w:r>
        <w:proofErr w:type="spellEnd"/>
        <w:r w:rsidR="00560BE1" w:rsidRPr="009454F0">
          <w:rPr>
            <w:rStyle w:val="af6"/>
            <w:rFonts w:ascii="Times New Roman" w:hAnsi="Times New Roman" w:cs="Times New Roman"/>
            <w:sz w:val="24"/>
            <w:szCs w:val="24"/>
          </w:rPr>
          <w:t>-</w:t>
        </w:r>
        <w:r w:rsidR="00560BE1" w:rsidRPr="009454F0">
          <w:rPr>
            <w:rStyle w:val="af6"/>
            <w:rFonts w:ascii="Times New Roman" w:hAnsi="Times New Roman" w:cs="Times New Roman"/>
            <w:sz w:val="24"/>
            <w:szCs w:val="24"/>
            <w:lang w:val="en-US"/>
            <w:rPrChange w:id="9556" w:author="Tima" w:date="2026-01-19T22:19:00Z">
              <w:rPr>
                <w:rStyle w:val="af6"/>
                <w:rFonts w:ascii="Times New Roman" w:hAnsi="Times New Roman" w:cs="Times New Roman"/>
                <w:sz w:val="24"/>
                <w:szCs w:val="24"/>
              </w:rPr>
            </w:rPrChange>
          </w:rPr>
          <w:t>sales</w:t>
        </w:r>
        <w:r w:rsidR="00560BE1" w:rsidRPr="009454F0">
          <w:rPr>
            <w:rStyle w:val="af6"/>
            <w:rFonts w:ascii="Times New Roman" w:hAnsi="Times New Roman" w:cs="Times New Roman"/>
            <w:sz w:val="24"/>
            <w:szCs w:val="24"/>
          </w:rPr>
          <w:t>-</w:t>
        </w:r>
        <w:r w:rsidR="00560BE1" w:rsidRPr="009454F0">
          <w:rPr>
            <w:rStyle w:val="af6"/>
            <w:rFonts w:ascii="Times New Roman" w:hAnsi="Times New Roman" w:cs="Times New Roman"/>
            <w:sz w:val="24"/>
            <w:szCs w:val="24"/>
            <w:lang w:val="en-US"/>
            <w:rPrChange w:id="9557" w:author="Tima" w:date="2026-01-19T22:19:00Z">
              <w:rPr>
                <w:rStyle w:val="af6"/>
                <w:rFonts w:ascii="Times New Roman" w:hAnsi="Times New Roman" w:cs="Times New Roman"/>
                <w:sz w:val="24"/>
                <w:szCs w:val="24"/>
              </w:rPr>
            </w:rPrChange>
          </w:rPr>
          <w:t>slump</w:t>
        </w:r>
        <w:r w:rsidR="00560BE1" w:rsidRPr="009454F0">
          <w:rPr>
            <w:rStyle w:val="af6"/>
            <w:rFonts w:ascii="Times New Roman" w:hAnsi="Times New Roman" w:cs="Times New Roman"/>
            <w:sz w:val="24"/>
            <w:szCs w:val="24"/>
          </w:rPr>
          <w:t>-</w:t>
        </w:r>
        <w:r w:rsidR="00560BE1" w:rsidRPr="009454F0">
          <w:rPr>
            <w:rStyle w:val="af6"/>
            <w:rFonts w:ascii="Times New Roman" w:hAnsi="Times New Roman" w:cs="Times New Roman"/>
            <w:sz w:val="24"/>
            <w:szCs w:val="24"/>
            <w:lang w:val="en-US"/>
            <w:rPrChange w:id="9558" w:author="Tima" w:date="2026-01-19T22:19:00Z">
              <w:rPr>
                <w:rStyle w:val="af6"/>
                <w:rFonts w:ascii="Times New Roman" w:hAnsi="Times New Roman" w:cs="Times New Roman"/>
                <w:sz w:val="24"/>
                <w:szCs w:val="24"/>
              </w:rPr>
            </w:rPrChange>
          </w:rPr>
          <w:t>most</w:t>
        </w:r>
        <w:r w:rsidR="00560BE1" w:rsidRPr="009454F0">
          <w:rPr>
            <w:rStyle w:val="af6"/>
            <w:rFonts w:ascii="Times New Roman" w:hAnsi="Times New Roman" w:cs="Times New Roman"/>
            <w:sz w:val="24"/>
            <w:szCs w:val="24"/>
          </w:rPr>
          <w:t>-</w:t>
        </w:r>
        <w:r w:rsidR="00560BE1" w:rsidRPr="009454F0">
          <w:rPr>
            <w:rStyle w:val="af6"/>
            <w:rFonts w:ascii="Times New Roman" w:hAnsi="Times New Roman" w:cs="Times New Roman"/>
            <w:sz w:val="24"/>
            <w:szCs w:val="24"/>
            <w:lang w:val="en-US"/>
            <w:rPrChange w:id="9559" w:author="Tima" w:date="2026-01-19T22:19:00Z">
              <w:rPr>
                <w:rStyle w:val="af6"/>
                <w:rFonts w:ascii="Times New Roman" w:hAnsi="Times New Roman" w:cs="Times New Roman"/>
                <w:sz w:val="24"/>
                <w:szCs w:val="24"/>
              </w:rPr>
            </w:rPrChange>
          </w:rPr>
          <w:t>in</w:t>
        </w:r>
        <w:r w:rsidR="00560BE1" w:rsidRPr="009454F0">
          <w:rPr>
            <w:rStyle w:val="af6"/>
            <w:rFonts w:ascii="Times New Roman" w:hAnsi="Times New Roman" w:cs="Times New Roman"/>
            <w:sz w:val="24"/>
            <w:szCs w:val="24"/>
          </w:rPr>
          <w:t>-16-</w:t>
        </w:r>
        <w:r w:rsidR="00560BE1" w:rsidRPr="009454F0">
          <w:rPr>
            <w:rStyle w:val="af6"/>
            <w:rFonts w:ascii="Times New Roman" w:hAnsi="Times New Roman" w:cs="Times New Roman"/>
            <w:sz w:val="24"/>
            <w:szCs w:val="24"/>
            <w:lang w:val="en-US"/>
            <w:rPrChange w:id="9560" w:author="Tima" w:date="2026-01-19T22:19:00Z">
              <w:rPr>
                <w:rStyle w:val="af6"/>
                <w:rFonts w:ascii="Times New Roman" w:hAnsi="Times New Roman" w:cs="Times New Roman"/>
                <w:sz w:val="24"/>
                <w:szCs w:val="24"/>
              </w:rPr>
            </w:rPrChange>
          </w:rPr>
          <w:t>years</w:t>
        </w:r>
        <w:r w:rsidR="00560BE1" w:rsidRPr="009454F0">
          <w:rPr>
            <w:rStyle w:val="af6"/>
            <w:rFonts w:ascii="Times New Roman" w:hAnsi="Times New Roman" w:cs="Times New Roman"/>
            <w:sz w:val="24"/>
            <w:szCs w:val="24"/>
          </w:rPr>
          <w:t>-</w:t>
        </w:r>
        <w:r w:rsidR="00560BE1" w:rsidRPr="009454F0">
          <w:rPr>
            <w:rStyle w:val="af6"/>
            <w:rFonts w:ascii="Times New Roman" w:hAnsi="Times New Roman" w:cs="Times New Roman"/>
            <w:sz w:val="24"/>
            <w:szCs w:val="24"/>
            <w:lang w:val="en-US"/>
            <w:rPrChange w:id="9561" w:author="Tima" w:date="2026-01-19T22:19:00Z">
              <w:rPr>
                <w:rStyle w:val="af6"/>
                <w:rFonts w:ascii="Times New Roman" w:hAnsi="Times New Roman" w:cs="Times New Roman"/>
                <w:sz w:val="24"/>
                <w:szCs w:val="24"/>
              </w:rPr>
            </w:rPrChange>
          </w:rPr>
          <w:t>on</w:t>
        </w:r>
        <w:r w:rsidR="00560BE1" w:rsidRPr="009454F0">
          <w:rPr>
            <w:rStyle w:val="af6"/>
            <w:rFonts w:ascii="Times New Roman" w:hAnsi="Times New Roman" w:cs="Times New Roman"/>
            <w:sz w:val="24"/>
            <w:szCs w:val="24"/>
          </w:rPr>
          <w:t>-</w:t>
        </w:r>
        <w:r w:rsidR="00560BE1" w:rsidRPr="009454F0">
          <w:rPr>
            <w:rStyle w:val="af6"/>
            <w:rFonts w:ascii="Times New Roman" w:hAnsi="Times New Roman" w:cs="Times New Roman"/>
            <w:sz w:val="24"/>
            <w:szCs w:val="24"/>
            <w:lang w:val="en-US"/>
            <w:rPrChange w:id="9562" w:author="Tima" w:date="2026-01-19T22:19:00Z">
              <w:rPr>
                <w:rStyle w:val="af6"/>
                <w:rFonts w:ascii="Times New Roman" w:hAnsi="Times New Roman" w:cs="Times New Roman"/>
                <w:sz w:val="24"/>
                <w:szCs w:val="24"/>
              </w:rPr>
            </w:rPrChange>
          </w:rPr>
          <w:t>weak</w:t>
        </w:r>
        <w:r w:rsidR="00560BE1" w:rsidRPr="009454F0">
          <w:rPr>
            <w:rStyle w:val="af6"/>
            <w:rFonts w:ascii="Times New Roman" w:hAnsi="Times New Roman" w:cs="Times New Roman"/>
            <w:sz w:val="24"/>
            <w:szCs w:val="24"/>
          </w:rPr>
          <w:t>-</w:t>
        </w:r>
        <w:r w:rsidR="00560BE1" w:rsidRPr="009454F0">
          <w:rPr>
            <w:rStyle w:val="af6"/>
            <w:rFonts w:ascii="Times New Roman" w:hAnsi="Times New Roman" w:cs="Times New Roman"/>
            <w:sz w:val="24"/>
            <w:szCs w:val="24"/>
            <w:lang w:val="en-US"/>
            <w:rPrChange w:id="9563" w:author="Tima" w:date="2026-01-19T22:19:00Z">
              <w:rPr>
                <w:rStyle w:val="af6"/>
                <w:rFonts w:ascii="Times New Roman" w:hAnsi="Times New Roman" w:cs="Times New Roman"/>
                <w:sz w:val="24"/>
                <w:szCs w:val="24"/>
              </w:rPr>
            </w:rPrChange>
          </w:rPr>
          <w:t>china</w:t>
        </w:r>
        <w:r w:rsidR="00560BE1" w:rsidRPr="009454F0">
          <w:rPr>
            <w:rStyle w:val="af6"/>
            <w:rFonts w:ascii="Times New Roman" w:hAnsi="Times New Roman" w:cs="Times New Roman"/>
            <w:sz w:val="24"/>
            <w:szCs w:val="24"/>
          </w:rPr>
          <w:t>-</w:t>
        </w:r>
        <w:r w:rsidR="00560BE1" w:rsidRPr="009454F0">
          <w:rPr>
            <w:rStyle w:val="af6"/>
            <w:rFonts w:ascii="Times New Roman" w:hAnsi="Times New Roman" w:cs="Times New Roman"/>
            <w:sz w:val="24"/>
            <w:szCs w:val="24"/>
            <w:lang w:val="en-US"/>
            <w:rPrChange w:id="9564" w:author="Tima" w:date="2026-01-19T22:19:00Z">
              <w:rPr>
                <w:rStyle w:val="af6"/>
                <w:rFonts w:ascii="Times New Roman" w:hAnsi="Times New Roman" w:cs="Times New Roman"/>
                <w:sz w:val="24"/>
                <w:szCs w:val="24"/>
              </w:rPr>
            </w:rPrChange>
          </w:rPr>
          <w:t>model</w:t>
        </w:r>
        <w:r w:rsidR="00560BE1" w:rsidRPr="009454F0">
          <w:rPr>
            <w:rStyle w:val="af6"/>
            <w:rFonts w:ascii="Times New Roman" w:hAnsi="Times New Roman" w:cs="Times New Roman"/>
            <w:sz w:val="24"/>
            <w:szCs w:val="24"/>
          </w:rPr>
          <w:t>-</w:t>
        </w:r>
        <w:r w:rsidR="00560BE1" w:rsidRPr="009454F0">
          <w:rPr>
            <w:rStyle w:val="af6"/>
            <w:rFonts w:ascii="Times New Roman" w:hAnsi="Times New Roman" w:cs="Times New Roman"/>
            <w:sz w:val="24"/>
            <w:szCs w:val="24"/>
            <w:lang w:val="en-US"/>
            <w:rPrChange w:id="9565" w:author="Tima" w:date="2026-01-19T22:19:00Z">
              <w:rPr>
                <w:rStyle w:val="af6"/>
                <w:rFonts w:ascii="Times New Roman" w:hAnsi="Times New Roman" w:cs="Times New Roman"/>
                <w:sz w:val="24"/>
                <w:szCs w:val="24"/>
              </w:rPr>
            </w:rPrChange>
          </w:rPr>
          <w:t>gaps</w:t>
        </w:r>
        <w:r w:rsidR="00560BE1" w:rsidRPr="00560BE1">
          <w:rPr>
            <w:rFonts w:ascii="Times New Roman" w:hAnsi="Times New Roman" w:cs="Times New Roman"/>
            <w:sz w:val="24"/>
            <w:szCs w:val="24"/>
            <w:rPrChange w:id="9566" w:author="Tima" w:date="2026-01-19T22:09:00Z">
              <w:rPr>
                <w:rFonts w:ascii="Times New Roman" w:hAnsi="Times New Roman" w:cs="Times New Roman"/>
                <w:sz w:val="24"/>
                <w:szCs w:val="24"/>
              </w:rPr>
            </w:rPrChange>
          </w:rPr>
          <w:fldChar w:fldCharType="end"/>
        </w:r>
      </w:ins>
      <w:ins w:id="9567" w:author="Tima" w:date="2026-01-19T22:20:00Z">
        <w:r w:rsidRPr="009454F0">
          <w:rPr>
            <w:rFonts w:ascii="Times New Roman" w:hAnsi="Times New Roman" w:cs="Times New Roman"/>
            <w:sz w:val="24"/>
            <w:szCs w:val="24"/>
            <w:rPrChange w:id="9568" w:author="Tima" w:date="2026-01-19T22:20:00Z">
              <w:rPr>
                <w:rFonts w:ascii="Times New Roman" w:hAnsi="Times New Roman" w:cs="Times New Roman"/>
                <w:sz w:val="24"/>
                <w:szCs w:val="24"/>
                <w:lang w:val="en-US"/>
              </w:rPr>
            </w:rPrChange>
          </w:rPr>
          <w:t xml:space="preserve"> </w:t>
        </w:r>
        <w:r w:rsidRPr="00356E26">
          <w:rPr>
            <w:rFonts w:ascii="Times New Roman" w:hAnsi="Times New Roman" w:cs="Times New Roman"/>
            <w:sz w:val="24"/>
            <w:szCs w:val="24"/>
          </w:rPr>
          <w:t>(</w:t>
        </w:r>
        <w:r>
          <w:rPr>
            <w:rFonts w:ascii="Times New Roman" w:hAnsi="Times New Roman" w:cs="Times New Roman"/>
            <w:sz w:val="24"/>
            <w:szCs w:val="24"/>
          </w:rPr>
          <w:t>дата обращения 16</w:t>
        </w:r>
        <w:r w:rsidRPr="00356E26">
          <w:rPr>
            <w:rFonts w:ascii="Times New Roman" w:hAnsi="Times New Roman" w:cs="Times New Roman"/>
            <w:sz w:val="24"/>
            <w:szCs w:val="24"/>
          </w:rPr>
          <w:t>.01.2026)</w:t>
        </w:r>
      </w:ins>
    </w:p>
    <w:p w14:paraId="196AE4BD" w14:textId="68BD63C0" w:rsidR="00560BE1" w:rsidRPr="00560BE1" w:rsidRDefault="009454F0">
      <w:pPr>
        <w:pStyle w:val="a3"/>
        <w:numPr>
          <w:ilvl w:val="0"/>
          <w:numId w:val="109"/>
        </w:numPr>
        <w:rPr>
          <w:ins w:id="9569" w:author="Tima" w:date="2026-01-19T22:03:00Z"/>
          <w:rFonts w:ascii="Times New Roman" w:hAnsi="Times New Roman" w:cs="Times New Roman"/>
          <w:sz w:val="24"/>
          <w:szCs w:val="24"/>
        </w:rPr>
        <w:pPrChange w:id="9570" w:author="Tima" w:date="2026-01-19T21:58:00Z">
          <w:pPr>
            <w:ind w:firstLine="709"/>
            <w:jc w:val="both"/>
          </w:pPr>
        </w:pPrChange>
      </w:pPr>
      <w:ins w:id="9571" w:author="Tima" w:date="2026-01-19T22:23:00Z">
        <w:r w:rsidRPr="009454F0">
          <w:rPr>
            <w:rFonts w:ascii="Times New Roman" w:hAnsi="Times New Roman" w:cs="Times New Roman"/>
            <w:sz w:val="24"/>
            <w:szCs w:val="24"/>
          </w:rPr>
          <w:t>Облигация ОФЗ 26251 с фиксированным купоном (SU26251RMFS7) Доходность, Цена</w:t>
        </w:r>
        <w:r w:rsidRPr="009454F0">
          <w:rPr>
            <w:rFonts w:ascii="Times New Roman" w:hAnsi="Times New Roman" w:cs="Times New Roman"/>
            <w:sz w:val="24"/>
            <w:szCs w:val="24"/>
            <w:rPrChange w:id="9572" w:author="Tima" w:date="2026-01-19T22:23:00Z">
              <w:rPr>
                <w:rFonts w:ascii="Times New Roman" w:hAnsi="Times New Roman" w:cs="Times New Roman"/>
                <w:sz w:val="24"/>
                <w:szCs w:val="24"/>
                <w:lang w:val="en-US"/>
              </w:rPr>
            </w:rPrChange>
          </w:rPr>
          <w:t xml:space="preserve">. </w:t>
        </w:r>
        <w:r>
          <w:rPr>
            <w:rFonts w:ascii="Times New Roman" w:hAnsi="Times New Roman" w:cs="Times New Roman"/>
            <w:sz w:val="24"/>
            <w:szCs w:val="24"/>
            <w:lang w:val="en-US"/>
          </w:rPr>
          <w:t>URL</w:t>
        </w:r>
        <w:r w:rsidRPr="009454F0">
          <w:rPr>
            <w:rFonts w:ascii="Times New Roman" w:hAnsi="Times New Roman" w:cs="Times New Roman"/>
            <w:sz w:val="24"/>
            <w:szCs w:val="24"/>
            <w:rPrChange w:id="9573" w:author="Tima" w:date="2026-01-19T22:23:00Z">
              <w:rPr>
                <w:rFonts w:ascii="Times New Roman" w:hAnsi="Times New Roman" w:cs="Times New Roman"/>
                <w:sz w:val="24"/>
                <w:szCs w:val="24"/>
                <w:lang w:val="en-US"/>
              </w:rPr>
            </w:rPrChange>
          </w:rPr>
          <w:t>:</w:t>
        </w:r>
      </w:ins>
      <w:ins w:id="9574" w:author="Tima" w:date="2026-01-19T22:22:00Z">
        <w:r w:rsidRPr="009454F0">
          <w:rPr>
            <w:rFonts w:ascii="Times New Roman" w:hAnsi="Times New Roman" w:cs="Times New Roman"/>
            <w:sz w:val="24"/>
            <w:szCs w:val="24"/>
            <w:rPrChange w:id="9575" w:author="Tima" w:date="2026-01-19T22:22:00Z">
              <w:rPr>
                <w:rFonts w:ascii="Times New Roman" w:hAnsi="Times New Roman" w:cs="Times New Roman"/>
                <w:sz w:val="24"/>
                <w:szCs w:val="24"/>
                <w:lang w:val="en-US"/>
              </w:rPr>
            </w:rPrChange>
          </w:rPr>
          <w:t xml:space="preserve"> </w:t>
        </w:r>
      </w:ins>
      <w:ins w:id="9576" w:author="Tima" w:date="2026-01-19T22:03:00Z">
        <w:r w:rsidR="00560BE1" w:rsidRPr="00560BE1">
          <w:rPr>
            <w:rFonts w:ascii="Times New Roman" w:hAnsi="Times New Roman" w:cs="Times New Roman"/>
            <w:sz w:val="24"/>
            <w:szCs w:val="24"/>
            <w:rPrChange w:id="9577" w:author="Tima" w:date="2026-01-19T22:09:00Z">
              <w:rPr>
                <w:rFonts w:ascii="Times New Roman" w:hAnsi="Times New Roman" w:cs="Times New Roman"/>
                <w:sz w:val="24"/>
                <w:szCs w:val="24"/>
              </w:rPr>
            </w:rPrChange>
          </w:rPr>
          <w:fldChar w:fldCharType="begin"/>
        </w:r>
        <w:r w:rsidR="00560BE1" w:rsidRPr="00560BE1">
          <w:rPr>
            <w:rFonts w:ascii="Times New Roman" w:hAnsi="Times New Roman" w:cs="Times New Roman"/>
            <w:sz w:val="24"/>
            <w:szCs w:val="24"/>
          </w:rPr>
          <w:instrText xml:space="preserve"> HYPERLINK "</w:instrText>
        </w:r>
        <w:r w:rsidR="00560BE1" w:rsidRPr="00560BE1">
          <w:rPr>
            <w:rFonts w:ascii="Times New Roman" w:hAnsi="Times New Roman" w:cs="Times New Roman"/>
            <w:sz w:val="24"/>
            <w:szCs w:val="24"/>
            <w:rPrChange w:id="9578" w:author="Tima" w:date="2026-01-19T22:09:00Z">
              <w:rPr>
                <w:szCs w:val="24"/>
              </w:rPr>
            </w:rPrChange>
          </w:rPr>
          <w:instrText>https://smart-lab.ru/q/bonds/SU26251RMFS7</w:instrText>
        </w:r>
        <w:r w:rsidR="00560BE1" w:rsidRPr="00560BE1">
          <w:rPr>
            <w:rFonts w:ascii="Times New Roman" w:hAnsi="Times New Roman" w:cs="Times New Roman"/>
            <w:sz w:val="24"/>
            <w:szCs w:val="24"/>
          </w:rPr>
          <w:instrText xml:space="preserve">/" </w:instrText>
        </w:r>
        <w:r w:rsidR="00560BE1" w:rsidRPr="00560BE1">
          <w:rPr>
            <w:rFonts w:ascii="Times New Roman" w:hAnsi="Times New Roman" w:cs="Times New Roman"/>
            <w:sz w:val="24"/>
            <w:szCs w:val="24"/>
            <w:rPrChange w:id="9579" w:author="Tima" w:date="2026-01-19T22:09:00Z">
              <w:rPr>
                <w:rFonts w:ascii="Times New Roman" w:hAnsi="Times New Roman" w:cs="Times New Roman"/>
                <w:sz w:val="24"/>
                <w:szCs w:val="24"/>
              </w:rPr>
            </w:rPrChange>
          </w:rPr>
          <w:fldChar w:fldCharType="separate"/>
        </w:r>
        <w:r w:rsidR="00560BE1" w:rsidRPr="00560BE1">
          <w:rPr>
            <w:rStyle w:val="af6"/>
            <w:rFonts w:ascii="Times New Roman" w:hAnsi="Times New Roman" w:cs="Times New Roman"/>
            <w:sz w:val="24"/>
            <w:szCs w:val="24"/>
          </w:rPr>
          <w:t>https://smart-lab.ru/q/bonds/SU26251RMFS7/</w:t>
        </w:r>
        <w:r w:rsidR="00560BE1" w:rsidRPr="00560BE1">
          <w:rPr>
            <w:rFonts w:ascii="Times New Roman" w:hAnsi="Times New Roman" w:cs="Times New Roman"/>
            <w:sz w:val="24"/>
            <w:szCs w:val="24"/>
            <w:rPrChange w:id="9580" w:author="Tima" w:date="2026-01-19T22:09:00Z">
              <w:rPr>
                <w:rFonts w:ascii="Times New Roman" w:hAnsi="Times New Roman" w:cs="Times New Roman"/>
                <w:sz w:val="24"/>
                <w:szCs w:val="24"/>
              </w:rPr>
            </w:rPrChange>
          </w:rPr>
          <w:fldChar w:fldCharType="end"/>
        </w:r>
      </w:ins>
      <w:ins w:id="9581" w:author="Tima" w:date="2026-01-19T22:22:00Z">
        <w:r w:rsidRPr="009454F0">
          <w:rPr>
            <w:rFonts w:ascii="Times New Roman" w:hAnsi="Times New Roman" w:cs="Times New Roman"/>
            <w:sz w:val="24"/>
            <w:szCs w:val="24"/>
            <w:rPrChange w:id="9582" w:author="Tima" w:date="2026-01-19T22:22:00Z">
              <w:rPr>
                <w:rFonts w:ascii="Times New Roman" w:hAnsi="Times New Roman" w:cs="Times New Roman"/>
                <w:sz w:val="24"/>
                <w:szCs w:val="24"/>
                <w:lang w:val="en-US"/>
              </w:rPr>
            </w:rPrChange>
          </w:rPr>
          <w:t xml:space="preserve"> </w:t>
        </w:r>
        <w:r w:rsidRPr="00356E26">
          <w:rPr>
            <w:rFonts w:ascii="Times New Roman" w:hAnsi="Times New Roman" w:cs="Times New Roman"/>
            <w:sz w:val="24"/>
            <w:szCs w:val="24"/>
          </w:rPr>
          <w:t>(</w:t>
        </w:r>
        <w:r>
          <w:rPr>
            <w:rFonts w:ascii="Times New Roman" w:hAnsi="Times New Roman" w:cs="Times New Roman"/>
            <w:sz w:val="24"/>
            <w:szCs w:val="24"/>
          </w:rPr>
          <w:t>дата обращения 18</w:t>
        </w:r>
        <w:r w:rsidRPr="00356E26">
          <w:rPr>
            <w:rFonts w:ascii="Times New Roman" w:hAnsi="Times New Roman" w:cs="Times New Roman"/>
            <w:sz w:val="24"/>
            <w:szCs w:val="24"/>
          </w:rPr>
          <w:t>.01.2026)</w:t>
        </w:r>
      </w:ins>
    </w:p>
    <w:p w14:paraId="1EAB9E5D" w14:textId="62FDB88A" w:rsidR="00560BE1" w:rsidRPr="00560BE1" w:rsidRDefault="009454F0">
      <w:pPr>
        <w:pStyle w:val="a3"/>
        <w:numPr>
          <w:ilvl w:val="0"/>
          <w:numId w:val="109"/>
        </w:numPr>
        <w:rPr>
          <w:ins w:id="9583" w:author="Tima" w:date="2026-01-19T22:03:00Z"/>
          <w:rFonts w:ascii="Times New Roman" w:hAnsi="Times New Roman" w:cs="Times New Roman"/>
          <w:sz w:val="24"/>
          <w:szCs w:val="24"/>
        </w:rPr>
        <w:pPrChange w:id="9584" w:author="Tima" w:date="2026-01-19T21:58:00Z">
          <w:pPr>
            <w:ind w:firstLine="709"/>
            <w:jc w:val="both"/>
          </w:pPr>
        </w:pPrChange>
      </w:pPr>
      <w:ins w:id="9585" w:author="Tima" w:date="2026-01-19T22:24:00Z">
        <w:r w:rsidRPr="009454F0">
          <w:rPr>
            <w:rFonts w:ascii="Times New Roman" w:hAnsi="Times New Roman" w:cs="Times New Roman"/>
            <w:sz w:val="24"/>
            <w:szCs w:val="24"/>
          </w:rPr>
          <w:t>Ставка в 5% по налогу на прибыль для IT-компаний до 2030 года: что думает бизнес</w:t>
        </w:r>
        <w:r>
          <w:rPr>
            <w:rFonts w:ascii="Times New Roman" w:hAnsi="Times New Roman" w:cs="Times New Roman"/>
            <w:sz w:val="24"/>
            <w:szCs w:val="24"/>
          </w:rPr>
          <w:t xml:space="preserve">. </w:t>
        </w:r>
      </w:ins>
      <w:ins w:id="9586" w:author="Tima" w:date="2026-01-19T22:25:00Z">
        <w:r>
          <w:rPr>
            <w:rFonts w:ascii="Times New Roman" w:hAnsi="Times New Roman" w:cs="Times New Roman"/>
            <w:sz w:val="24"/>
            <w:szCs w:val="24"/>
          </w:rPr>
          <w:t xml:space="preserve">Рожков Р., Новый В. </w:t>
        </w:r>
      </w:ins>
      <w:ins w:id="9587" w:author="Tima" w:date="2026-01-19T22:24:00Z">
        <w:r>
          <w:rPr>
            <w:rFonts w:ascii="Times New Roman" w:hAnsi="Times New Roman" w:cs="Times New Roman"/>
            <w:sz w:val="24"/>
            <w:szCs w:val="24"/>
            <w:lang w:val="en-US"/>
          </w:rPr>
          <w:t>URL</w:t>
        </w:r>
        <w:r w:rsidRPr="009454F0">
          <w:rPr>
            <w:rFonts w:ascii="Times New Roman" w:hAnsi="Times New Roman" w:cs="Times New Roman"/>
            <w:sz w:val="24"/>
            <w:szCs w:val="24"/>
            <w:rPrChange w:id="9588" w:author="Tima" w:date="2026-01-19T22:24:00Z">
              <w:rPr>
                <w:rFonts w:ascii="Times New Roman" w:hAnsi="Times New Roman" w:cs="Times New Roman"/>
                <w:sz w:val="24"/>
                <w:szCs w:val="24"/>
                <w:lang w:val="en-US"/>
              </w:rPr>
            </w:rPrChange>
          </w:rPr>
          <w:t>:</w:t>
        </w:r>
      </w:ins>
      <w:ins w:id="9589" w:author="Tima" w:date="2026-01-19T22:23:00Z">
        <w:r>
          <w:rPr>
            <w:rFonts w:ascii="Times New Roman" w:hAnsi="Times New Roman" w:cs="Times New Roman"/>
            <w:sz w:val="24"/>
            <w:szCs w:val="24"/>
          </w:rPr>
          <w:t xml:space="preserve"> </w:t>
        </w:r>
      </w:ins>
      <w:ins w:id="9590" w:author="Tima" w:date="2026-01-19T22:03:00Z">
        <w:r w:rsidR="00560BE1" w:rsidRPr="00560BE1">
          <w:rPr>
            <w:rFonts w:ascii="Times New Roman" w:hAnsi="Times New Roman" w:cs="Times New Roman"/>
            <w:sz w:val="24"/>
            <w:szCs w:val="24"/>
            <w:rPrChange w:id="9591" w:author="Tima" w:date="2026-01-19T22:09:00Z">
              <w:rPr>
                <w:rFonts w:ascii="Times New Roman" w:hAnsi="Times New Roman" w:cs="Times New Roman"/>
                <w:sz w:val="24"/>
                <w:szCs w:val="24"/>
              </w:rPr>
            </w:rPrChange>
          </w:rPr>
          <w:fldChar w:fldCharType="begin"/>
        </w:r>
        <w:r w:rsidR="00560BE1" w:rsidRPr="00560BE1">
          <w:rPr>
            <w:rFonts w:ascii="Times New Roman" w:hAnsi="Times New Roman" w:cs="Times New Roman"/>
            <w:sz w:val="24"/>
            <w:szCs w:val="24"/>
          </w:rPr>
          <w:instrText xml:space="preserve"> HYPERLINK "https://www.forbes.ru/tekhnologii/514321-stavka-v-5-po-nalogu-na-pribyl-dla-it-kompanij-do-2030-goda-cto-dumaet-biznes" </w:instrText>
        </w:r>
        <w:r w:rsidR="00560BE1" w:rsidRPr="00560BE1">
          <w:rPr>
            <w:rFonts w:ascii="Times New Roman" w:hAnsi="Times New Roman" w:cs="Times New Roman"/>
            <w:sz w:val="24"/>
            <w:szCs w:val="24"/>
            <w:rPrChange w:id="9592" w:author="Tima" w:date="2026-01-19T22:09:00Z">
              <w:rPr>
                <w:rFonts w:ascii="Times New Roman" w:hAnsi="Times New Roman" w:cs="Times New Roman"/>
                <w:sz w:val="24"/>
                <w:szCs w:val="24"/>
              </w:rPr>
            </w:rPrChange>
          </w:rPr>
          <w:fldChar w:fldCharType="separate"/>
        </w:r>
        <w:r w:rsidR="00560BE1" w:rsidRPr="00560BE1">
          <w:rPr>
            <w:rStyle w:val="af6"/>
            <w:rFonts w:ascii="Times New Roman" w:hAnsi="Times New Roman" w:cs="Times New Roman"/>
            <w:sz w:val="24"/>
            <w:szCs w:val="24"/>
          </w:rPr>
          <w:t>https://www.forbes.ru/tekhnologii/514321-stavka-v-5-po-nalogu-na-pribyl-dla-it-kompanij-do-2030-goda-cto-dumaet-biznes</w:t>
        </w:r>
        <w:r w:rsidR="00560BE1" w:rsidRPr="00560BE1">
          <w:rPr>
            <w:rFonts w:ascii="Times New Roman" w:hAnsi="Times New Roman" w:cs="Times New Roman"/>
            <w:sz w:val="24"/>
            <w:szCs w:val="24"/>
            <w:rPrChange w:id="9593" w:author="Tima" w:date="2026-01-19T22:09:00Z">
              <w:rPr>
                <w:rFonts w:ascii="Times New Roman" w:hAnsi="Times New Roman" w:cs="Times New Roman"/>
                <w:sz w:val="24"/>
                <w:szCs w:val="24"/>
              </w:rPr>
            </w:rPrChange>
          </w:rPr>
          <w:fldChar w:fldCharType="end"/>
        </w:r>
      </w:ins>
      <w:ins w:id="9594" w:author="Tima" w:date="2026-01-19T22:22:00Z">
        <w:r w:rsidRPr="009454F0">
          <w:rPr>
            <w:rFonts w:ascii="Times New Roman" w:hAnsi="Times New Roman" w:cs="Times New Roman"/>
            <w:sz w:val="24"/>
            <w:szCs w:val="24"/>
            <w:rPrChange w:id="9595" w:author="Tima" w:date="2026-01-19T22:22:00Z">
              <w:rPr>
                <w:rFonts w:ascii="Times New Roman" w:hAnsi="Times New Roman" w:cs="Times New Roman"/>
                <w:sz w:val="24"/>
                <w:szCs w:val="24"/>
                <w:lang w:val="en-US"/>
              </w:rPr>
            </w:rPrChange>
          </w:rPr>
          <w:t xml:space="preserve"> </w:t>
        </w:r>
        <w:r w:rsidRPr="00356E26">
          <w:rPr>
            <w:rFonts w:ascii="Times New Roman" w:hAnsi="Times New Roman" w:cs="Times New Roman"/>
            <w:sz w:val="24"/>
            <w:szCs w:val="24"/>
          </w:rPr>
          <w:t>(</w:t>
        </w:r>
        <w:r>
          <w:rPr>
            <w:rFonts w:ascii="Times New Roman" w:hAnsi="Times New Roman" w:cs="Times New Roman"/>
            <w:sz w:val="24"/>
            <w:szCs w:val="24"/>
          </w:rPr>
          <w:t>дата обращения 18</w:t>
        </w:r>
        <w:r w:rsidRPr="00356E26">
          <w:rPr>
            <w:rFonts w:ascii="Times New Roman" w:hAnsi="Times New Roman" w:cs="Times New Roman"/>
            <w:sz w:val="24"/>
            <w:szCs w:val="24"/>
          </w:rPr>
          <w:t>.01.2026)</w:t>
        </w:r>
      </w:ins>
    </w:p>
    <w:p w14:paraId="7341761B" w14:textId="3B48EB9C" w:rsidR="00560BE1" w:rsidRPr="00560BE1" w:rsidRDefault="009454F0">
      <w:pPr>
        <w:pStyle w:val="a3"/>
        <w:numPr>
          <w:ilvl w:val="0"/>
          <w:numId w:val="109"/>
        </w:numPr>
        <w:rPr>
          <w:ins w:id="9596" w:author="Tima" w:date="2026-01-19T22:04:00Z"/>
          <w:rFonts w:ascii="Times New Roman" w:hAnsi="Times New Roman" w:cs="Times New Roman"/>
          <w:sz w:val="24"/>
          <w:szCs w:val="24"/>
        </w:rPr>
        <w:pPrChange w:id="9597" w:author="Tima" w:date="2026-01-19T21:58:00Z">
          <w:pPr>
            <w:ind w:firstLine="709"/>
            <w:jc w:val="both"/>
          </w:pPr>
        </w:pPrChange>
      </w:pPr>
      <w:ins w:id="9598" w:author="Tima" w:date="2026-01-19T22:25:00Z">
        <w:r>
          <w:rPr>
            <w:rFonts w:ascii="Times New Roman" w:hAnsi="Times New Roman" w:cs="Times New Roman"/>
            <w:sz w:val="24"/>
            <w:szCs w:val="24"/>
          </w:rPr>
          <w:t>Медиа-кит Смирнов</w:t>
        </w:r>
      </w:ins>
      <w:ins w:id="9599" w:author="Tima" w:date="2026-01-19T22:26:00Z">
        <w:r w:rsidR="00AD2569">
          <w:rPr>
            <w:rFonts w:ascii="Times New Roman" w:hAnsi="Times New Roman" w:cs="Times New Roman"/>
            <w:sz w:val="24"/>
            <w:szCs w:val="24"/>
          </w:rPr>
          <w:t>а</w:t>
        </w:r>
      </w:ins>
      <w:ins w:id="9600" w:author="Tima" w:date="2026-01-19T22:25:00Z">
        <w:r>
          <w:rPr>
            <w:rFonts w:ascii="Times New Roman" w:hAnsi="Times New Roman" w:cs="Times New Roman"/>
            <w:sz w:val="24"/>
            <w:szCs w:val="24"/>
          </w:rPr>
          <w:t xml:space="preserve"> Серге</w:t>
        </w:r>
      </w:ins>
      <w:ins w:id="9601" w:author="Tima" w:date="2026-01-19T22:26:00Z">
        <w:r w:rsidR="00AD2569">
          <w:rPr>
            <w:rFonts w:ascii="Times New Roman" w:hAnsi="Times New Roman" w:cs="Times New Roman"/>
            <w:sz w:val="24"/>
            <w:szCs w:val="24"/>
          </w:rPr>
          <w:t xml:space="preserve">я. </w:t>
        </w:r>
        <w:r w:rsidR="00AD2569">
          <w:rPr>
            <w:rFonts w:ascii="Times New Roman" w:hAnsi="Times New Roman" w:cs="Times New Roman"/>
            <w:sz w:val="24"/>
            <w:szCs w:val="24"/>
            <w:lang w:val="en-US"/>
          </w:rPr>
          <w:t>URL</w:t>
        </w:r>
        <w:r w:rsidR="00AD2569" w:rsidRPr="00AD2569">
          <w:rPr>
            <w:rFonts w:ascii="Times New Roman" w:hAnsi="Times New Roman" w:cs="Times New Roman"/>
            <w:sz w:val="24"/>
            <w:szCs w:val="24"/>
            <w:rPrChange w:id="9602" w:author="Tima" w:date="2026-01-19T22:26:00Z">
              <w:rPr>
                <w:rFonts w:ascii="Times New Roman" w:hAnsi="Times New Roman" w:cs="Times New Roman"/>
                <w:sz w:val="24"/>
                <w:szCs w:val="24"/>
                <w:lang w:val="en-US"/>
              </w:rPr>
            </w:rPrChange>
          </w:rPr>
          <w:t>:</w:t>
        </w:r>
      </w:ins>
      <w:ins w:id="9603" w:author="Tima" w:date="2026-01-19T22:25:00Z">
        <w:r>
          <w:rPr>
            <w:rFonts w:ascii="Times New Roman" w:hAnsi="Times New Roman" w:cs="Times New Roman"/>
            <w:sz w:val="24"/>
            <w:szCs w:val="24"/>
          </w:rPr>
          <w:t xml:space="preserve"> </w:t>
        </w:r>
      </w:ins>
      <w:ins w:id="9604" w:author="Tima" w:date="2026-01-19T22:04:00Z">
        <w:r w:rsidR="00560BE1" w:rsidRPr="00560BE1">
          <w:rPr>
            <w:rFonts w:ascii="Times New Roman" w:hAnsi="Times New Roman" w:cs="Times New Roman"/>
            <w:sz w:val="24"/>
            <w:szCs w:val="24"/>
            <w:rPrChange w:id="9605" w:author="Tima" w:date="2026-01-19T22:09:00Z">
              <w:rPr>
                <w:rFonts w:ascii="Times New Roman" w:hAnsi="Times New Roman" w:cs="Times New Roman"/>
                <w:sz w:val="24"/>
                <w:szCs w:val="24"/>
              </w:rPr>
            </w:rPrChange>
          </w:rPr>
          <w:fldChar w:fldCharType="begin"/>
        </w:r>
        <w:r w:rsidR="00560BE1" w:rsidRPr="00560BE1">
          <w:rPr>
            <w:rFonts w:ascii="Times New Roman" w:hAnsi="Times New Roman" w:cs="Times New Roman"/>
            <w:sz w:val="24"/>
            <w:szCs w:val="24"/>
          </w:rPr>
          <w:instrText xml:space="preserve"> HYPERLINK "https://vysotsky.estate/adv/" </w:instrText>
        </w:r>
        <w:r w:rsidR="00560BE1" w:rsidRPr="00560BE1">
          <w:rPr>
            <w:rFonts w:ascii="Times New Roman" w:hAnsi="Times New Roman" w:cs="Times New Roman"/>
            <w:sz w:val="24"/>
            <w:szCs w:val="24"/>
            <w:rPrChange w:id="9606" w:author="Tima" w:date="2026-01-19T22:09:00Z">
              <w:rPr>
                <w:rFonts w:ascii="Times New Roman" w:hAnsi="Times New Roman" w:cs="Times New Roman"/>
                <w:sz w:val="24"/>
                <w:szCs w:val="24"/>
              </w:rPr>
            </w:rPrChange>
          </w:rPr>
          <w:fldChar w:fldCharType="separate"/>
        </w:r>
        <w:r w:rsidR="00560BE1" w:rsidRPr="00560BE1">
          <w:rPr>
            <w:rStyle w:val="af6"/>
            <w:rFonts w:ascii="Times New Roman" w:hAnsi="Times New Roman" w:cs="Times New Roman"/>
            <w:sz w:val="24"/>
            <w:szCs w:val="24"/>
          </w:rPr>
          <w:t>https://vysotsky.estate/adv/</w:t>
        </w:r>
        <w:r w:rsidR="00560BE1" w:rsidRPr="00560BE1">
          <w:rPr>
            <w:rFonts w:ascii="Times New Roman" w:hAnsi="Times New Roman" w:cs="Times New Roman"/>
            <w:sz w:val="24"/>
            <w:szCs w:val="24"/>
            <w:rPrChange w:id="9607" w:author="Tima" w:date="2026-01-19T22:09:00Z">
              <w:rPr>
                <w:rFonts w:ascii="Times New Roman" w:hAnsi="Times New Roman" w:cs="Times New Roman"/>
                <w:sz w:val="24"/>
                <w:szCs w:val="24"/>
              </w:rPr>
            </w:rPrChange>
          </w:rPr>
          <w:fldChar w:fldCharType="end"/>
        </w:r>
      </w:ins>
      <w:ins w:id="9608" w:author="Tima" w:date="2026-01-19T22:22:00Z">
        <w:r w:rsidRPr="009454F0">
          <w:rPr>
            <w:rFonts w:ascii="Times New Roman" w:hAnsi="Times New Roman" w:cs="Times New Roman"/>
            <w:sz w:val="24"/>
            <w:szCs w:val="24"/>
            <w:rPrChange w:id="9609" w:author="Tima" w:date="2026-01-19T22:22:00Z">
              <w:rPr>
                <w:rFonts w:ascii="Times New Roman" w:hAnsi="Times New Roman" w:cs="Times New Roman"/>
                <w:sz w:val="24"/>
                <w:szCs w:val="24"/>
                <w:lang w:val="en-US"/>
              </w:rPr>
            </w:rPrChange>
          </w:rPr>
          <w:t xml:space="preserve"> </w:t>
        </w:r>
      </w:ins>
      <w:ins w:id="9610" w:author="Tima" w:date="2026-01-19T22:25:00Z">
        <w:r>
          <w:rPr>
            <w:rFonts w:ascii="Times New Roman" w:hAnsi="Times New Roman" w:cs="Times New Roman"/>
            <w:sz w:val="24"/>
            <w:szCs w:val="24"/>
          </w:rPr>
          <w:t xml:space="preserve"> </w:t>
        </w:r>
      </w:ins>
      <w:ins w:id="9611" w:author="Tima" w:date="2026-01-19T22:22:00Z">
        <w:r w:rsidRPr="00356E26">
          <w:rPr>
            <w:rFonts w:ascii="Times New Roman" w:hAnsi="Times New Roman" w:cs="Times New Roman"/>
            <w:sz w:val="24"/>
            <w:szCs w:val="24"/>
          </w:rPr>
          <w:t>(</w:t>
        </w:r>
        <w:r>
          <w:rPr>
            <w:rFonts w:ascii="Times New Roman" w:hAnsi="Times New Roman" w:cs="Times New Roman"/>
            <w:sz w:val="24"/>
            <w:szCs w:val="24"/>
          </w:rPr>
          <w:t>дата обращения 18</w:t>
        </w:r>
        <w:r w:rsidRPr="00356E26">
          <w:rPr>
            <w:rFonts w:ascii="Times New Roman" w:hAnsi="Times New Roman" w:cs="Times New Roman"/>
            <w:sz w:val="24"/>
            <w:szCs w:val="24"/>
          </w:rPr>
          <w:t>.01.2026)</w:t>
        </w:r>
      </w:ins>
    </w:p>
    <w:p w14:paraId="4B2659E8" w14:textId="7F255C1B" w:rsidR="00560BE1" w:rsidRPr="00560BE1" w:rsidRDefault="00AD2569">
      <w:pPr>
        <w:pStyle w:val="a3"/>
        <w:numPr>
          <w:ilvl w:val="0"/>
          <w:numId w:val="109"/>
        </w:numPr>
        <w:rPr>
          <w:ins w:id="9612" w:author="Tima" w:date="2026-01-19T22:04:00Z"/>
          <w:rFonts w:ascii="Times New Roman" w:hAnsi="Times New Roman" w:cs="Times New Roman"/>
          <w:sz w:val="24"/>
          <w:szCs w:val="24"/>
        </w:rPr>
        <w:pPrChange w:id="9613" w:author="Tima" w:date="2026-01-19T21:58:00Z">
          <w:pPr>
            <w:ind w:firstLine="709"/>
            <w:jc w:val="both"/>
          </w:pPr>
        </w:pPrChange>
      </w:pPr>
      <w:ins w:id="9614" w:author="Tima" w:date="2026-01-19T22:27:00Z">
        <w:r w:rsidRPr="00AD2569">
          <w:rPr>
            <w:rFonts w:ascii="Times New Roman" w:hAnsi="Times New Roman" w:cs="Times New Roman"/>
            <w:sz w:val="24"/>
            <w:szCs w:val="24"/>
          </w:rPr>
          <w:t>Банки, деньги, два офшора</w:t>
        </w:r>
        <w:r>
          <w:rPr>
            <w:rFonts w:ascii="Times New Roman" w:hAnsi="Times New Roman" w:cs="Times New Roman"/>
            <w:sz w:val="24"/>
            <w:szCs w:val="24"/>
          </w:rPr>
          <w:t>. Новость от 27.12.</w:t>
        </w:r>
      </w:ins>
      <w:ins w:id="9615" w:author="Tima" w:date="2026-01-19T22:28:00Z">
        <w:r>
          <w:rPr>
            <w:rFonts w:ascii="Times New Roman" w:hAnsi="Times New Roman" w:cs="Times New Roman"/>
            <w:sz w:val="24"/>
            <w:szCs w:val="24"/>
          </w:rPr>
          <w:t xml:space="preserve">2025. </w:t>
        </w:r>
        <w:r>
          <w:rPr>
            <w:rFonts w:ascii="Times New Roman" w:hAnsi="Times New Roman" w:cs="Times New Roman"/>
            <w:sz w:val="24"/>
            <w:szCs w:val="24"/>
            <w:lang w:val="en-US"/>
          </w:rPr>
          <w:t>URL</w:t>
        </w:r>
        <w:r w:rsidRPr="00AD2569">
          <w:rPr>
            <w:rFonts w:ascii="Times New Roman" w:hAnsi="Times New Roman" w:cs="Times New Roman"/>
            <w:sz w:val="24"/>
            <w:szCs w:val="24"/>
            <w:rPrChange w:id="9616" w:author="Tima" w:date="2026-01-19T22:28:00Z">
              <w:rPr>
                <w:rFonts w:ascii="Times New Roman" w:hAnsi="Times New Roman" w:cs="Times New Roman"/>
                <w:sz w:val="24"/>
                <w:szCs w:val="24"/>
                <w:lang w:val="en-US"/>
              </w:rPr>
            </w:rPrChange>
          </w:rPr>
          <w:t>:</w:t>
        </w:r>
      </w:ins>
      <w:ins w:id="9617" w:author="Tima" w:date="2026-01-19T22:26:00Z">
        <w:r>
          <w:rPr>
            <w:rFonts w:ascii="Times New Roman" w:hAnsi="Times New Roman" w:cs="Times New Roman"/>
            <w:sz w:val="24"/>
            <w:szCs w:val="24"/>
          </w:rPr>
          <w:t xml:space="preserve"> </w:t>
        </w:r>
      </w:ins>
      <w:ins w:id="9618" w:author="Tima" w:date="2026-01-19T22:04:00Z">
        <w:r w:rsidR="00560BE1" w:rsidRPr="00560BE1">
          <w:rPr>
            <w:rFonts w:ascii="Times New Roman" w:hAnsi="Times New Roman" w:cs="Times New Roman"/>
            <w:sz w:val="24"/>
            <w:szCs w:val="24"/>
            <w:rPrChange w:id="9619" w:author="Tima" w:date="2026-01-19T22:09:00Z">
              <w:rPr>
                <w:rFonts w:ascii="Times New Roman" w:hAnsi="Times New Roman" w:cs="Times New Roman"/>
                <w:sz w:val="24"/>
                <w:szCs w:val="24"/>
              </w:rPr>
            </w:rPrChange>
          </w:rPr>
          <w:fldChar w:fldCharType="begin"/>
        </w:r>
        <w:r w:rsidR="00560BE1" w:rsidRPr="00560BE1">
          <w:rPr>
            <w:rFonts w:ascii="Times New Roman" w:hAnsi="Times New Roman" w:cs="Times New Roman"/>
            <w:sz w:val="24"/>
            <w:szCs w:val="24"/>
          </w:rPr>
          <w:instrText xml:space="preserve"> HYPERLINK "https://t.me/bankrollo/53721" </w:instrText>
        </w:r>
        <w:r w:rsidR="00560BE1" w:rsidRPr="00560BE1">
          <w:rPr>
            <w:rFonts w:ascii="Times New Roman" w:hAnsi="Times New Roman" w:cs="Times New Roman"/>
            <w:sz w:val="24"/>
            <w:szCs w:val="24"/>
            <w:rPrChange w:id="9620" w:author="Tima" w:date="2026-01-19T22:09:00Z">
              <w:rPr>
                <w:rFonts w:ascii="Times New Roman" w:hAnsi="Times New Roman" w:cs="Times New Roman"/>
                <w:sz w:val="24"/>
                <w:szCs w:val="24"/>
              </w:rPr>
            </w:rPrChange>
          </w:rPr>
          <w:fldChar w:fldCharType="separate"/>
        </w:r>
        <w:r w:rsidR="00560BE1" w:rsidRPr="00560BE1">
          <w:rPr>
            <w:rStyle w:val="af6"/>
            <w:rFonts w:ascii="Times New Roman" w:hAnsi="Times New Roman" w:cs="Times New Roman"/>
            <w:sz w:val="24"/>
            <w:szCs w:val="24"/>
          </w:rPr>
          <w:t>https://t.me/bankrollo/53721</w:t>
        </w:r>
        <w:r w:rsidR="00560BE1" w:rsidRPr="00560BE1">
          <w:rPr>
            <w:rFonts w:ascii="Times New Roman" w:hAnsi="Times New Roman" w:cs="Times New Roman"/>
            <w:sz w:val="24"/>
            <w:szCs w:val="24"/>
            <w:rPrChange w:id="9621" w:author="Tima" w:date="2026-01-19T22:09:00Z">
              <w:rPr>
                <w:rFonts w:ascii="Times New Roman" w:hAnsi="Times New Roman" w:cs="Times New Roman"/>
                <w:sz w:val="24"/>
                <w:szCs w:val="24"/>
              </w:rPr>
            </w:rPrChange>
          </w:rPr>
          <w:fldChar w:fldCharType="end"/>
        </w:r>
      </w:ins>
      <w:ins w:id="9622" w:author="Tima" w:date="2026-01-19T22:22:00Z">
        <w:r w:rsidR="009454F0" w:rsidRPr="009454F0">
          <w:rPr>
            <w:rFonts w:ascii="Times New Roman" w:hAnsi="Times New Roman" w:cs="Times New Roman"/>
            <w:sz w:val="24"/>
            <w:szCs w:val="24"/>
            <w:rPrChange w:id="9623" w:author="Tima" w:date="2026-01-19T22:22:00Z">
              <w:rPr>
                <w:rFonts w:ascii="Times New Roman" w:hAnsi="Times New Roman" w:cs="Times New Roman"/>
                <w:sz w:val="24"/>
                <w:szCs w:val="24"/>
                <w:lang w:val="en-US"/>
              </w:rPr>
            </w:rPrChange>
          </w:rPr>
          <w:t xml:space="preserve"> </w:t>
        </w:r>
        <w:r w:rsidR="009454F0" w:rsidRPr="00356E26">
          <w:rPr>
            <w:rFonts w:ascii="Times New Roman" w:hAnsi="Times New Roman" w:cs="Times New Roman"/>
            <w:sz w:val="24"/>
            <w:szCs w:val="24"/>
          </w:rPr>
          <w:t>(</w:t>
        </w:r>
        <w:r w:rsidR="009454F0">
          <w:rPr>
            <w:rFonts w:ascii="Times New Roman" w:hAnsi="Times New Roman" w:cs="Times New Roman"/>
            <w:sz w:val="24"/>
            <w:szCs w:val="24"/>
          </w:rPr>
          <w:t>дата обращения 18</w:t>
        </w:r>
        <w:r w:rsidR="009454F0" w:rsidRPr="00356E26">
          <w:rPr>
            <w:rFonts w:ascii="Times New Roman" w:hAnsi="Times New Roman" w:cs="Times New Roman"/>
            <w:sz w:val="24"/>
            <w:szCs w:val="24"/>
          </w:rPr>
          <w:t>.01.2026)</w:t>
        </w:r>
      </w:ins>
    </w:p>
    <w:p w14:paraId="2E97D3AD" w14:textId="38376A96" w:rsidR="0066453A" w:rsidRPr="00AD2569" w:rsidRDefault="00AD2569">
      <w:pPr>
        <w:pStyle w:val="a3"/>
        <w:numPr>
          <w:ilvl w:val="0"/>
          <w:numId w:val="109"/>
        </w:numPr>
        <w:rPr>
          <w:rFonts w:ascii="Times New Roman" w:hAnsi="Times New Roman" w:cs="Times New Roman"/>
          <w:sz w:val="24"/>
          <w:szCs w:val="24"/>
          <w:rPrChange w:id="9624" w:author="Tima" w:date="2026-01-19T22:29:00Z">
            <w:rPr/>
          </w:rPrChange>
        </w:rPr>
        <w:pPrChange w:id="9625" w:author="Tima" w:date="2026-01-18T22:51:00Z">
          <w:pPr>
            <w:ind w:firstLine="709"/>
            <w:jc w:val="both"/>
          </w:pPr>
        </w:pPrChange>
      </w:pPr>
      <w:ins w:id="9626" w:author="Tima" w:date="2026-01-19T22:28:00Z">
        <w:r w:rsidRPr="00AD2569">
          <w:rPr>
            <w:rFonts w:ascii="Times New Roman" w:hAnsi="Times New Roman" w:cs="Times New Roman"/>
            <w:sz w:val="24"/>
            <w:szCs w:val="24"/>
          </w:rPr>
          <w:t>Прайс-лист на бухгалтерское обслуживание в Москве</w:t>
        </w:r>
        <w:r w:rsidRPr="00AD2569">
          <w:rPr>
            <w:rFonts w:ascii="Times New Roman" w:hAnsi="Times New Roman" w:cs="Times New Roman"/>
            <w:sz w:val="24"/>
            <w:szCs w:val="24"/>
            <w:rPrChange w:id="9627" w:author="Tima" w:date="2026-01-19T22:28:00Z">
              <w:rPr>
                <w:rFonts w:ascii="Times New Roman" w:hAnsi="Times New Roman" w:cs="Times New Roman"/>
                <w:sz w:val="24"/>
                <w:szCs w:val="24"/>
                <w:lang w:val="en-US"/>
              </w:rPr>
            </w:rPrChange>
          </w:rPr>
          <w:t xml:space="preserve">. </w:t>
        </w:r>
        <w:proofErr w:type="spellStart"/>
        <w:r>
          <w:rPr>
            <w:rFonts w:ascii="Times New Roman" w:hAnsi="Times New Roman" w:cs="Times New Roman"/>
            <w:sz w:val="24"/>
            <w:szCs w:val="24"/>
          </w:rPr>
          <w:t>Бета</w:t>
        </w:r>
      </w:ins>
      <w:ins w:id="9628" w:author="Tima" w:date="2026-01-19T22:29:00Z">
        <w:r>
          <w:rPr>
            <w:rFonts w:ascii="Times New Roman" w:hAnsi="Times New Roman" w:cs="Times New Roman"/>
            <w:sz w:val="24"/>
            <w:szCs w:val="24"/>
          </w:rPr>
          <w:t>Консалт</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URL</w:t>
        </w:r>
        <w:r w:rsidRPr="00AD2569">
          <w:rPr>
            <w:rFonts w:ascii="Times New Roman" w:hAnsi="Times New Roman" w:cs="Times New Roman"/>
            <w:sz w:val="24"/>
            <w:szCs w:val="24"/>
            <w:rPrChange w:id="9629" w:author="Tima" w:date="2026-01-19T22:29:00Z">
              <w:rPr>
                <w:rFonts w:ascii="Times New Roman" w:hAnsi="Times New Roman" w:cs="Times New Roman"/>
                <w:sz w:val="24"/>
                <w:szCs w:val="24"/>
                <w:lang w:val="en-US"/>
              </w:rPr>
            </w:rPrChange>
          </w:rPr>
          <w:t>:</w:t>
        </w:r>
      </w:ins>
      <w:ins w:id="9630" w:author="Tima" w:date="2026-01-19T22:28:00Z">
        <w:r w:rsidRPr="00AD2569">
          <w:rPr>
            <w:rFonts w:ascii="Times New Roman" w:hAnsi="Times New Roman" w:cs="Times New Roman"/>
            <w:sz w:val="24"/>
            <w:szCs w:val="24"/>
            <w:rPrChange w:id="9631" w:author="Tima" w:date="2026-01-19T22:28:00Z">
              <w:rPr>
                <w:rFonts w:ascii="Times New Roman" w:hAnsi="Times New Roman" w:cs="Times New Roman"/>
                <w:sz w:val="24"/>
                <w:szCs w:val="24"/>
                <w:lang w:val="en-US"/>
              </w:rPr>
            </w:rPrChange>
          </w:rPr>
          <w:t xml:space="preserve"> </w:t>
        </w:r>
      </w:ins>
      <w:ins w:id="9632" w:author="Tima" w:date="2026-01-19T22:04:00Z">
        <w:r w:rsidR="00560BE1" w:rsidRPr="00560BE1">
          <w:rPr>
            <w:rFonts w:ascii="Times New Roman" w:hAnsi="Times New Roman" w:cs="Times New Roman"/>
            <w:sz w:val="24"/>
            <w:szCs w:val="24"/>
            <w:rPrChange w:id="9633" w:author="Tima" w:date="2026-01-19T22:09:00Z">
              <w:rPr>
                <w:rFonts w:ascii="Times New Roman" w:hAnsi="Times New Roman" w:cs="Times New Roman"/>
                <w:sz w:val="24"/>
                <w:szCs w:val="24"/>
              </w:rPr>
            </w:rPrChange>
          </w:rPr>
          <w:fldChar w:fldCharType="begin"/>
        </w:r>
        <w:r w:rsidR="00560BE1" w:rsidRPr="00560BE1">
          <w:rPr>
            <w:rFonts w:ascii="Times New Roman" w:hAnsi="Times New Roman" w:cs="Times New Roman"/>
            <w:sz w:val="24"/>
            <w:szCs w:val="24"/>
          </w:rPr>
          <w:instrText xml:space="preserve"> HYPERLINK "</w:instrText>
        </w:r>
        <w:r w:rsidR="00560BE1" w:rsidRPr="00560BE1">
          <w:rPr>
            <w:rFonts w:ascii="Times New Roman" w:hAnsi="Times New Roman" w:cs="Times New Roman"/>
            <w:sz w:val="24"/>
            <w:szCs w:val="24"/>
            <w:rPrChange w:id="9634" w:author="Tima" w:date="2026-01-19T22:09:00Z">
              <w:rPr/>
            </w:rPrChange>
          </w:rPr>
          <w:instrText>https://betaconsult.ru/ceni-na-buhgalterskie-uslugi</w:instrText>
        </w:r>
        <w:r w:rsidR="00560BE1" w:rsidRPr="00560BE1">
          <w:rPr>
            <w:rFonts w:ascii="Times New Roman" w:hAnsi="Times New Roman" w:cs="Times New Roman"/>
            <w:sz w:val="24"/>
            <w:szCs w:val="24"/>
          </w:rPr>
          <w:instrText xml:space="preserve">/" </w:instrText>
        </w:r>
        <w:r w:rsidR="00560BE1" w:rsidRPr="00560BE1">
          <w:rPr>
            <w:rFonts w:ascii="Times New Roman" w:hAnsi="Times New Roman" w:cs="Times New Roman"/>
            <w:sz w:val="24"/>
            <w:szCs w:val="24"/>
            <w:rPrChange w:id="9635" w:author="Tima" w:date="2026-01-19T22:09:00Z">
              <w:rPr>
                <w:rFonts w:ascii="Times New Roman" w:hAnsi="Times New Roman" w:cs="Times New Roman"/>
                <w:sz w:val="24"/>
                <w:szCs w:val="24"/>
              </w:rPr>
            </w:rPrChange>
          </w:rPr>
          <w:fldChar w:fldCharType="separate"/>
        </w:r>
        <w:r w:rsidR="00560BE1" w:rsidRPr="00560BE1">
          <w:rPr>
            <w:rStyle w:val="af6"/>
            <w:rFonts w:ascii="Times New Roman" w:hAnsi="Times New Roman" w:cs="Times New Roman"/>
            <w:sz w:val="24"/>
            <w:szCs w:val="24"/>
          </w:rPr>
          <w:t>https://betaconsult.ru/ceni-na-buhgalterskie-uslugi/</w:t>
        </w:r>
        <w:r w:rsidR="00560BE1" w:rsidRPr="00560BE1">
          <w:rPr>
            <w:rFonts w:ascii="Times New Roman" w:hAnsi="Times New Roman" w:cs="Times New Roman"/>
            <w:sz w:val="24"/>
            <w:szCs w:val="24"/>
            <w:rPrChange w:id="9636" w:author="Tima" w:date="2026-01-19T22:09:00Z">
              <w:rPr>
                <w:rFonts w:ascii="Times New Roman" w:hAnsi="Times New Roman" w:cs="Times New Roman"/>
                <w:sz w:val="24"/>
                <w:szCs w:val="24"/>
              </w:rPr>
            </w:rPrChange>
          </w:rPr>
          <w:fldChar w:fldCharType="end"/>
        </w:r>
      </w:ins>
      <w:ins w:id="9637" w:author="Tima" w:date="2026-01-19T22:22:00Z">
        <w:r w:rsidR="009454F0" w:rsidRPr="009454F0">
          <w:rPr>
            <w:rFonts w:ascii="Times New Roman" w:hAnsi="Times New Roman" w:cs="Times New Roman"/>
            <w:sz w:val="24"/>
            <w:szCs w:val="24"/>
            <w:rPrChange w:id="9638" w:author="Tima" w:date="2026-01-19T22:22:00Z">
              <w:rPr>
                <w:rFonts w:ascii="Times New Roman" w:hAnsi="Times New Roman" w:cs="Times New Roman"/>
                <w:sz w:val="24"/>
                <w:szCs w:val="24"/>
                <w:lang w:val="en-US"/>
              </w:rPr>
            </w:rPrChange>
          </w:rPr>
          <w:t xml:space="preserve"> </w:t>
        </w:r>
        <w:r w:rsidR="009454F0" w:rsidRPr="00356E26">
          <w:rPr>
            <w:rFonts w:ascii="Times New Roman" w:hAnsi="Times New Roman" w:cs="Times New Roman"/>
            <w:sz w:val="24"/>
            <w:szCs w:val="24"/>
          </w:rPr>
          <w:t>(</w:t>
        </w:r>
        <w:r w:rsidR="009454F0">
          <w:rPr>
            <w:rFonts w:ascii="Times New Roman" w:hAnsi="Times New Roman" w:cs="Times New Roman"/>
            <w:sz w:val="24"/>
            <w:szCs w:val="24"/>
          </w:rPr>
          <w:t>дата обращения 18</w:t>
        </w:r>
        <w:r w:rsidR="009454F0" w:rsidRPr="00356E26">
          <w:rPr>
            <w:rFonts w:ascii="Times New Roman" w:hAnsi="Times New Roman" w:cs="Times New Roman"/>
            <w:sz w:val="24"/>
            <w:szCs w:val="24"/>
          </w:rPr>
          <w:t>.01.2026)</w:t>
        </w:r>
      </w:ins>
    </w:p>
    <w:sectPr w:rsidR="0066453A" w:rsidRPr="00AD2569" w:rsidSect="002E10EF">
      <w:footerReference w:type="default" r:id="rId29"/>
      <w:footerReference w:type="first" r:id="rId3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061EEF" w14:textId="77777777" w:rsidR="00B8181E" w:rsidRDefault="00B8181E">
      <w:pPr>
        <w:spacing w:after="0" w:line="240" w:lineRule="auto"/>
      </w:pPr>
      <w:r>
        <w:separator/>
      </w:r>
    </w:p>
  </w:endnote>
  <w:endnote w:type="continuationSeparator" w:id="0">
    <w:p w14:paraId="7503F272" w14:textId="77777777" w:rsidR="00B8181E" w:rsidRDefault="00B81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CC"/>
    <w:family w:val="swiss"/>
    <w:pitch w:val="variable"/>
    <w:sig w:usb0="E4002EFF" w:usb1="C000E47F" w:usb2="00000009" w:usb3="00000000" w:csb0="000001F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2120469"/>
      <w:docPartObj>
        <w:docPartGallery w:val="Page Numbers (Bottom of Page)"/>
        <w:docPartUnique/>
      </w:docPartObj>
    </w:sdtPr>
    <w:sdtContent>
      <w:p w14:paraId="1D30B46F" w14:textId="2EF98C66" w:rsidR="00342938" w:rsidRDefault="00342938">
        <w:pPr>
          <w:pStyle w:val="a5"/>
          <w:jc w:val="center"/>
        </w:pPr>
        <w:r>
          <w:fldChar w:fldCharType="begin"/>
        </w:r>
        <w:r>
          <w:instrText>PAGE   \* MERGEFORMAT</w:instrText>
        </w:r>
        <w:r>
          <w:fldChar w:fldCharType="separate"/>
        </w:r>
        <w:r w:rsidR="00F672CF">
          <w:rPr>
            <w:noProof/>
          </w:rPr>
          <w:t>3</w:t>
        </w:r>
        <w:r>
          <w:fldChar w:fldCharType="end"/>
        </w:r>
      </w:p>
    </w:sdtContent>
  </w:sdt>
  <w:p w14:paraId="7086DA77" w14:textId="77777777" w:rsidR="00342938" w:rsidRDefault="00342938">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C865E0" w14:textId="031A2F5C" w:rsidR="00342938" w:rsidRPr="00F13ED7" w:rsidRDefault="00342938">
    <w:pPr>
      <w:pStyle w:val="a5"/>
      <w:jc w:val="center"/>
      <w:rPr>
        <w:rFonts w:ascii="Times New Roman" w:hAnsi="Times New Roman" w:cs="Times New Roman"/>
        <w:b/>
        <w:sz w:val="28"/>
        <w:szCs w:val="28"/>
        <w:rPrChange w:id="9639" w:author="Tima" w:date="2026-01-10T18:40:00Z">
          <w:rPr/>
        </w:rPrChange>
      </w:rPr>
      <w:pPrChange w:id="9640" w:author="Tima" w:date="2026-01-10T18:40:00Z">
        <w:pPr>
          <w:pStyle w:val="a5"/>
        </w:pPr>
      </w:pPrChange>
    </w:pPr>
    <w:ins w:id="9641" w:author="Tima" w:date="2026-01-10T18:40:00Z">
      <w:r>
        <w:rPr>
          <w:rFonts w:ascii="Times New Roman" w:hAnsi="Times New Roman" w:cs="Times New Roman"/>
          <w:b/>
          <w:sz w:val="28"/>
          <w:szCs w:val="28"/>
        </w:rPr>
        <w:t>Москва – 2026</w:t>
      </w:r>
    </w:ins>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95E4B2" w14:textId="77777777" w:rsidR="00B8181E" w:rsidRDefault="00B8181E">
      <w:pPr>
        <w:spacing w:after="0" w:line="240" w:lineRule="auto"/>
      </w:pPr>
      <w:r>
        <w:separator/>
      </w:r>
    </w:p>
  </w:footnote>
  <w:footnote w:type="continuationSeparator" w:id="0">
    <w:p w14:paraId="18A82778" w14:textId="77777777" w:rsidR="00B8181E" w:rsidRDefault="00B818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63" type="#_x0000_t75" style="width:11.4pt;height:11.4pt" o:bullet="t">
        <v:imagedata r:id="rId1" o:title="msoC495"/>
      </v:shape>
    </w:pict>
  </w:numPicBullet>
  <w:abstractNum w:abstractNumId="0" w15:restartNumberingAfterBreak="0">
    <w:nsid w:val="013E4E8B"/>
    <w:multiLevelType w:val="hybridMultilevel"/>
    <w:tmpl w:val="BDC22C92"/>
    <w:lvl w:ilvl="0" w:tplc="578272E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2DD79A5"/>
    <w:multiLevelType w:val="hybridMultilevel"/>
    <w:tmpl w:val="F542934C"/>
    <w:lvl w:ilvl="0" w:tplc="445E40AA">
      <w:start w:val="8"/>
      <w:numFmt w:val="decimal"/>
      <w:lvlText w:val="%1."/>
      <w:lvlJc w:val="left"/>
      <w:pPr>
        <w:tabs>
          <w:tab w:val="num" w:pos="720"/>
        </w:tabs>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0372D5"/>
    <w:multiLevelType w:val="hybridMultilevel"/>
    <w:tmpl w:val="B848123E"/>
    <w:lvl w:ilvl="0" w:tplc="96CC7EE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5ED0121"/>
    <w:multiLevelType w:val="hybridMultilevel"/>
    <w:tmpl w:val="F39EA12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6E6623C"/>
    <w:multiLevelType w:val="hybridMultilevel"/>
    <w:tmpl w:val="D4E612E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7F26F0A"/>
    <w:multiLevelType w:val="hybridMultilevel"/>
    <w:tmpl w:val="EA10EF64"/>
    <w:lvl w:ilvl="0" w:tplc="66D0BD8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9F06EC5"/>
    <w:multiLevelType w:val="hybridMultilevel"/>
    <w:tmpl w:val="5AA6E4FA"/>
    <w:lvl w:ilvl="0" w:tplc="70946DA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0BAF70E2"/>
    <w:multiLevelType w:val="hybridMultilevel"/>
    <w:tmpl w:val="3EA00C02"/>
    <w:lvl w:ilvl="0" w:tplc="819484C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C1E0A29"/>
    <w:multiLevelType w:val="hybridMultilevel"/>
    <w:tmpl w:val="DF16EAD4"/>
    <w:lvl w:ilvl="0" w:tplc="0E5642AA">
      <w:start w:val="1"/>
      <w:numFmt w:val="bullet"/>
      <w:lvlText w:val="-"/>
      <w:lvlJc w:val="left"/>
      <w:pPr>
        <w:ind w:left="2149" w:hanging="360"/>
      </w:pPr>
      <w:rPr>
        <w:rFonts w:ascii="Times New Roman" w:eastAsia="Calibri"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9" w15:restartNumberingAfterBreak="0">
    <w:nsid w:val="0E591C0A"/>
    <w:multiLevelType w:val="hybridMultilevel"/>
    <w:tmpl w:val="E210340E"/>
    <w:lvl w:ilvl="0" w:tplc="814A886A">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0E905A28"/>
    <w:multiLevelType w:val="hybridMultilevel"/>
    <w:tmpl w:val="119ABE64"/>
    <w:lvl w:ilvl="0" w:tplc="E9EA6904">
      <w:start w:val="1"/>
      <w:numFmt w:val="decimal"/>
      <w:lvlText w:val="1.5.3.%1."/>
      <w:lvlJc w:val="left"/>
      <w:pPr>
        <w:ind w:left="2160" w:hanging="1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EBB538B"/>
    <w:multiLevelType w:val="hybridMultilevel"/>
    <w:tmpl w:val="6408E360"/>
    <w:lvl w:ilvl="0" w:tplc="6C8E21B6">
      <w:start w:val="1"/>
      <w:numFmt w:val="decimal"/>
      <w:lvlText w:val="1.5.%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1E772A3"/>
    <w:multiLevelType w:val="hybridMultilevel"/>
    <w:tmpl w:val="41527B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15:restartNumberingAfterBreak="0">
    <w:nsid w:val="14640387"/>
    <w:multiLevelType w:val="hybridMultilevel"/>
    <w:tmpl w:val="FC8AFB1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 w15:restartNumberingAfterBreak="0">
    <w:nsid w:val="15575170"/>
    <w:multiLevelType w:val="hybridMultilevel"/>
    <w:tmpl w:val="0E4CEE12"/>
    <w:lvl w:ilvl="0" w:tplc="27D6A18C">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5D84307"/>
    <w:multiLevelType w:val="hybridMultilevel"/>
    <w:tmpl w:val="5E16D70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 w15:restartNumberingAfterBreak="0">
    <w:nsid w:val="16963DC8"/>
    <w:multiLevelType w:val="hybridMultilevel"/>
    <w:tmpl w:val="A83A6BA2"/>
    <w:lvl w:ilvl="0" w:tplc="E432F8EC">
      <w:start w:val="1"/>
      <w:numFmt w:val="decimal"/>
      <w:lvlText w:val="2.%1."/>
      <w:lvlJc w:val="left"/>
      <w:pPr>
        <w:ind w:left="144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7752B9B"/>
    <w:multiLevelType w:val="hybridMultilevel"/>
    <w:tmpl w:val="6B24CF40"/>
    <w:lvl w:ilvl="0" w:tplc="6C8E21B6">
      <w:start w:val="1"/>
      <w:numFmt w:val="decimal"/>
      <w:lvlText w:val="1.5.%1."/>
      <w:lvlJc w:val="left"/>
      <w:pPr>
        <w:ind w:left="2340" w:hanging="360"/>
      </w:pPr>
      <w:rPr>
        <w:rFonts w:hint="default"/>
      </w:rPr>
    </w:lvl>
    <w:lvl w:ilvl="1" w:tplc="04190019" w:tentative="1">
      <w:start w:val="1"/>
      <w:numFmt w:val="lowerLetter"/>
      <w:lvlText w:val="%2."/>
      <w:lvlJc w:val="left"/>
      <w:pPr>
        <w:ind w:left="3060" w:hanging="360"/>
      </w:pPr>
    </w:lvl>
    <w:lvl w:ilvl="2" w:tplc="0419001B" w:tentative="1">
      <w:start w:val="1"/>
      <w:numFmt w:val="lowerRoman"/>
      <w:lvlText w:val="%3."/>
      <w:lvlJc w:val="right"/>
      <w:pPr>
        <w:ind w:left="3780" w:hanging="180"/>
      </w:pPr>
    </w:lvl>
    <w:lvl w:ilvl="3" w:tplc="0419000F" w:tentative="1">
      <w:start w:val="1"/>
      <w:numFmt w:val="decimal"/>
      <w:lvlText w:val="%4."/>
      <w:lvlJc w:val="left"/>
      <w:pPr>
        <w:ind w:left="4500" w:hanging="360"/>
      </w:pPr>
    </w:lvl>
    <w:lvl w:ilvl="4" w:tplc="04190019" w:tentative="1">
      <w:start w:val="1"/>
      <w:numFmt w:val="lowerLetter"/>
      <w:lvlText w:val="%5."/>
      <w:lvlJc w:val="left"/>
      <w:pPr>
        <w:ind w:left="5220" w:hanging="360"/>
      </w:pPr>
    </w:lvl>
    <w:lvl w:ilvl="5" w:tplc="0419001B" w:tentative="1">
      <w:start w:val="1"/>
      <w:numFmt w:val="lowerRoman"/>
      <w:lvlText w:val="%6."/>
      <w:lvlJc w:val="right"/>
      <w:pPr>
        <w:ind w:left="5940" w:hanging="180"/>
      </w:pPr>
    </w:lvl>
    <w:lvl w:ilvl="6" w:tplc="0419000F" w:tentative="1">
      <w:start w:val="1"/>
      <w:numFmt w:val="decimal"/>
      <w:lvlText w:val="%7."/>
      <w:lvlJc w:val="left"/>
      <w:pPr>
        <w:ind w:left="6660" w:hanging="360"/>
      </w:pPr>
    </w:lvl>
    <w:lvl w:ilvl="7" w:tplc="04190019" w:tentative="1">
      <w:start w:val="1"/>
      <w:numFmt w:val="lowerLetter"/>
      <w:lvlText w:val="%8."/>
      <w:lvlJc w:val="left"/>
      <w:pPr>
        <w:ind w:left="7380" w:hanging="360"/>
      </w:pPr>
    </w:lvl>
    <w:lvl w:ilvl="8" w:tplc="0419001B" w:tentative="1">
      <w:start w:val="1"/>
      <w:numFmt w:val="lowerRoman"/>
      <w:lvlText w:val="%9."/>
      <w:lvlJc w:val="right"/>
      <w:pPr>
        <w:ind w:left="8100" w:hanging="180"/>
      </w:pPr>
    </w:lvl>
  </w:abstractNum>
  <w:abstractNum w:abstractNumId="18" w15:restartNumberingAfterBreak="0">
    <w:nsid w:val="17C807BB"/>
    <w:multiLevelType w:val="hybridMultilevel"/>
    <w:tmpl w:val="864A289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1C995487"/>
    <w:multiLevelType w:val="hybridMultilevel"/>
    <w:tmpl w:val="2FF65C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1EBE06A6"/>
    <w:multiLevelType w:val="hybridMultilevel"/>
    <w:tmpl w:val="A7D0672A"/>
    <w:lvl w:ilvl="0" w:tplc="6896C044">
      <w:start w:val="1"/>
      <w:numFmt w:val="decimal"/>
      <w:lvlText w:val="%1."/>
      <w:lvlJc w:val="left"/>
      <w:pPr>
        <w:ind w:left="1065" w:hanging="7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0AB0809"/>
    <w:multiLevelType w:val="hybridMultilevel"/>
    <w:tmpl w:val="112877C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2" w15:restartNumberingAfterBreak="0">
    <w:nsid w:val="212C415B"/>
    <w:multiLevelType w:val="hybridMultilevel"/>
    <w:tmpl w:val="22905364"/>
    <w:lvl w:ilvl="0" w:tplc="E432F8EC">
      <w:start w:val="1"/>
      <w:numFmt w:val="decimal"/>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21515027"/>
    <w:multiLevelType w:val="hybridMultilevel"/>
    <w:tmpl w:val="6324B1C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216A26AA"/>
    <w:multiLevelType w:val="hybridMultilevel"/>
    <w:tmpl w:val="9F62E382"/>
    <w:lvl w:ilvl="0" w:tplc="C2F24A6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21B42B68"/>
    <w:multiLevelType w:val="hybridMultilevel"/>
    <w:tmpl w:val="C18E135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6" w15:restartNumberingAfterBreak="0">
    <w:nsid w:val="2306602B"/>
    <w:multiLevelType w:val="hybridMultilevel"/>
    <w:tmpl w:val="20F0EB02"/>
    <w:lvl w:ilvl="0" w:tplc="4DDC7356">
      <w:start w:val="1"/>
      <w:numFmt w:val="decimal"/>
      <w:lvlText w:val="2.1.%1."/>
      <w:lvlJc w:val="left"/>
      <w:pPr>
        <w:ind w:left="2160" w:hanging="1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24503CEE"/>
    <w:multiLevelType w:val="hybridMultilevel"/>
    <w:tmpl w:val="7A72DF9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8" w15:restartNumberingAfterBreak="0">
    <w:nsid w:val="24947D92"/>
    <w:multiLevelType w:val="hybridMultilevel"/>
    <w:tmpl w:val="58A2C7FC"/>
    <w:lvl w:ilvl="0" w:tplc="819484C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267336DA"/>
    <w:multiLevelType w:val="hybridMultilevel"/>
    <w:tmpl w:val="23CEE9A8"/>
    <w:lvl w:ilvl="0" w:tplc="24DC5382">
      <w:start w:val="1"/>
      <w:numFmt w:val="decimal"/>
      <w:lvlText w:val="2.5.%1."/>
      <w:lvlJc w:val="left"/>
      <w:pPr>
        <w:ind w:left="2160" w:hanging="1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26F53338"/>
    <w:multiLevelType w:val="hybridMultilevel"/>
    <w:tmpl w:val="2BACBCF6"/>
    <w:lvl w:ilvl="0" w:tplc="814A886A">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272F76AD"/>
    <w:multiLevelType w:val="hybridMultilevel"/>
    <w:tmpl w:val="44DAE858"/>
    <w:lvl w:ilvl="0" w:tplc="573AAE3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2B3A7F3D"/>
    <w:multiLevelType w:val="hybridMultilevel"/>
    <w:tmpl w:val="3EA00C02"/>
    <w:lvl w:ilvl="0" w:tplc="819484C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2C0446F4"/>
    <w:multiLevelType w:val="hybridMultilevel"/>
    <w:tmpl w:val="BDC22C92"/>
    <w:lvl w:ilvl="0" w:tplc="578272E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2C3105D2"/>
    <w:multiLevelType w:val="hybridMultilevel"/>
    <w:tmpl w:val="54605C16"/>
    <w:lvl w:ilvl="0" w:tplc="13D08E6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2C69019D"/>
    <w:multiLevelType w:val="hybridMultilevel"/>
    <w:tmpl w:val="2BB405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2D1F3988"/>
    <w:multiLevelType w:val="hybridMultilevel"/>
    <w:tmpl w:val="E4B8287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2EE1324A"/>
    <w:multiLevelType w:val="hybridMultilevel"/>
    <w:tmpl w:val="B5A65138"/>
    <w:lvl w:ilvl="0" w:tplc="DF48789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309F743F"/>
    <w:multiLevelType w:val="hybridMultilevel"/>
    <w:tmpl w:val="D89674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349B5643"/>
    <w:multiLevelType w:val="hybridMultilevel"/>
    <w:tmpl w:val="20FA95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35233DE0"/>
    <w:multiLevelType w:val="hybridMultilevel"/>
    <w:tmpl w:val="1584A6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355A028D"/>
    <w:multiLevelType w:val="hybridMultilevel"/>
    <w:tmpl w:val="00980B84"/>
    <w:lvl w:ilvl="0" w:tplc="E6DE691A">
      <w:start w:val="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36226CB4"/>
    <w:multiLevelType w:val="hybridMultilevel"/>
    <w:tmpl w:val="82BAB6C6"/>
    <w:lvl w:ilvl="0" w:tplc="537AF0C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3" w15:restartNumberingAfterBreak="0">
    <w:nsid w:val="36DA0E05"/>
    <w:multiLevelType w:val="hybridMultilevel"/>
    <w:tmpl w:val="1F0C8D8A"/>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44" w15:restartNumberingAfterBreak="0">
    <w:nsid w:val="375C0C55"/>
    <w:multiLevelType w:val="hybridMultilevel"/>
    <w:tmpl w:val="8E48E1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385C4F91"/>
    <w:multiLevelType w:val="hybridMultilevel"/>
    <w:tmpl w:val="F910A758"/>
    <w:lvl w:ilvl="0" w:tplc="E432F8EC">
      <w:start w:val="1"/>
      <w:numFmt w:val="decimal"/>
      <w:lvlText w:val="2.%1."/>
      <w:lvlJc w:val="left"/>
      <w:pPr>
        <w:ind w:left="1440" w:hanging="360"/>
      </w:pPr>
      <w:rPr>
        <w:rFonts w:hint="default"/>
      </w:rPr>
    </w:lvl>
    <w:lvl w:ilvl="1" w:tplc="814A886A">
      <w:start w:val="1"/>
      <w:numFmt w:val="decimal"/>
      <w:lvlText w:val="1.%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3A5632F6"/>
    <w:multiLevelType w:val="hybridMultilevel"/>
    <w:tmpl w:val="6E24D2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3B055B91"/>
    <w:multiLevelType w:val="hybridMultilevel"/>
    <w:tmpl w:val="0F5C835E"/>
    <w:lvl w:ilvl="0" w:tplc="41248EDA">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3F21213F"/>
    <w:multiLevelType w:val="hybridMultilevel"/>
    <w:tmpl w:val="3EA00C02"/>
    <w:lvl w:ilvl="0" w:tplc="819484C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43E01A5F"/>
    <w:multiLevelType w:val="hybridMultilevel"/>
    <w:tmpl w:val="A3068D7A"/>
    <w:lvl w:ilvl="0" w:tplc="0B867C00">
      <w:start w:val="8"/>
      <w:numFmt w:val="decimal"/>
      <w:lvlText w:val="%1."/>
      <w:lvlJc w:val="left"/>
      <w:pPr>
        <w:tabs>
          <w:tab w:val="num" w:pos="928"/>
        </w:tabs>
        <w:ind w:left="92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4436172F"/>
    <w:multiLevelType w:val="hybridMultilevel"/>
    <w:tmpl w:val="3216DF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45AF0ED1"/>
    <w:multiLevelType w:val="hybridMultilevel"/>
    <w:tmpl w:val="FE6E568A"/>
    <w:lvl w:ilvl="0" w:tplc="73C268E8">
      <w:start w:val="1"/>
      <w:numFmt w:val="decimal"/>
      <w:lvlText w:val="4.1.%1."/>
      <w:lvlJc w:val="left"/>
      <w:pPr>
        <w:ind w:left="2160" w:hanging="1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467D70CE"/>
    <w:multiLevelType w:val="hybridMultilevel"/>
    <w:tmpl w:val="C17A068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3" w15:restartNumberingAfterBreak="0">
    <w:nsid w:val="47CB7DAA"/>
    <w:multiLevelType w:val="hybridMultilevel"/>
    <w:tmpl w:val="3474C800"/>
    <w:lvl w:ilvl="0" w:tplc="AC302A28">
      <w:start w:val="1"/>
      <w:numFmt w:val="decimal"/>
      <w:lvlText w:val="2.4.%1."/>
      <w:lvlJc w:val="left"/>
      <w:pPr>
        <w:ind w:left="2160" w:hanging="1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47D9159B"/>
    <w:multiLevelType w:val="hybridMultilevel"/>
    <w:tmpl w:val="1AF21158"/>
    <w:lvl w:ilvl="0" w:tplc="D8584776">
      <w:start w:val="1"/>
      <w:numFmt w:val="decimal"/>
      <w:lvlText w:val="%1)"/>
      <w:lvlJc w:val="left"/>
      <w:pPr>
        <w:ind w:left="1069" w:hanging="360"/>
      </w:pPr>
      <w:rPr>
        <w:rFonts w:hint="default"/>
        <w:i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5" w15:restartNumberingAfterBreak="0">
    <w:nsid w:val="48E11282"/>
    <w:multiLevelType w:val="hybridMultilevel"/>
    <w:tmpl w:val="619C33B8"/>
    <w:lvl w:ilvl="0" w:tplc="77B4C252">
      <w:start w:val="1"/>
      <w:numFmt w:val="lowerLetter"/>
      <w:lvlText w:val="%1."/>
      <w:lvlJc w:val="left"/>
      <w:pPr>
        <w:ind w:left="775" w:hanging="360"/>
      </w:pPr>
      <w:rPr>
        <w:rFonts w:hint="default"/>
      </w:rPr>
    </w:lvl>
    <w:lvl w:ilvl="1" w:tplc="708E9B50">
      <w:start w:val="1"/>
      <w:numFmt w:val="lowerLetter"/>
      <w:lvlText w:val="%2."/>
      <w:lvlJc w:val="left"/>
      <w:pPr>
        <w:ind w:left="1495" w:hanging="360"/>
      </w:pPr>
    </w:lvl>
    <w:lvl w:ilvl="2" w:tplc="E25A259E">
      <w:start w:val="1"/>
      <w:numFmt w:val="lowerRoman"/>
      <w:lvlText w:val="%3."/>
      <w:lvlJc w:val="right"/>
      <w:pPr>
        <w:ind w:left="2215" w:hanging="180"/>
      </w:pPr>
    </w:lvl>
    <w:lvl w:ilvl="3" w:tplc="60CE4AEC">
      <w:start w:val="1"/>
      <w:numFmt w:val="decimal"/>
      <w:lvlText w:val="%4."/>
      <w:lvlJc w:val="left"/>
      <w:pPr>
        <w:ind w:left="2935" w:hanging="360"/>
      </w:pPr>
    </w:lvl>
    <w:lvl w:ilvl="4" w:tplc="AE4ADC3A">
      <w:start w:val="1"/>
      <w:numFmt w:val="lowerLetter"/>
      <w:lvlText w:val="%5."/>
      <w:lvlJc w:val="left"/>
      <w:pPr>
        <w:ind w:left="3655" w:hanging="360"/>
      </w:pPr>
    </w:lvl>
    <w:lvl w:ilvl="5" w:tplc="5E42A4EA">
      <w:start w:val="1"/>
      <w:numFmt w:val="lowerRoman"/>
      <w:lvlText w:val="%6."/>
      <w:lvlJc w:val="right"/>
      <w:pPr>
        <w:ind w:left="4375" w:hanging="180"/>
      </w:pPr>
    </w:lvl>
    <w:lvl w:ilvl="6" w:tplc="4A5AEFFE">
      <w:start w:val="1"/>
      <w:numFmt w:val="decimal"/>
      <w:lvlText w:val="%7."/>
      <w:lvlJc w:val="left"/>
      <w:pPr>
        <w:ind w:left="5095" w:hanging="360"/>
      </w:pPr>
    </w:lvl>
    <w:lvl w:ilvl="7" w:tplc="786C57F6">
      <w:start w:val="1"/>
      <w:numFmt w:val="lowerLetter"/>
      <w:lvlText w:val="%8."/>
      <w:lvlJc w:val="left"/>
      <w:pPr>
        <w:ind w:left="5815" w:hanging="360"/>
      </w:pPr>
    </w:lvl>
    <w:lvl w:ilvl="8" w:tplc="FA6C9F8E">
      <w:start w:val="1"/>
      <w:numFmt w:val="lowerRoman"/>
      <w:lvlText w:val="%9."/>
      <w:lvlJc w:val="right"/>
      <w:pPr>
        <w:ind w:left="6535" w:hanging="180"/>
      </w:pPr>
    </w:lvl>
  </w:abstractNum>
  <w:abstractNum w:abstractNumId="56" w15:restartNumberingAfterBreak="0">
    <w:nsid w:val="4B8745F9"/>
    <w:multiLevelType w:val="hybridMultilevel"/>
    <w:tmpl w:val="13142D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4DE644E8"/>
    <w:multiLevelType w:val="hybridMultilevel"/>
    <w:tmpl w:val="E82C8346"/>
    <w:lvl w:ilvl="0" w:tplc="5644F44C">
      <w:start w:val="1"/>
      <w:numFmt w:val="decimal"/>
      <w:pStyle w:val="1"/>
      <w:lvlText w:val="1.%1."/>
      <w:lvlJc w:val="left"/>
      <w:pPr>
        <w:ind w:left="720" w:hanging="360"/>
      </w:pPr>
      <w:rPr>
        <w:rFonts w:hint="default"/>
      </w:rPr>
    </w:lvl>
    <w:lvl w:ilvl="1" w:tplc="814A886A">
      <w:start w:val="1"/>
      <w:numFmt w:val="decimal"/>
      <w:lvlText w:val="1.%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4E4F0286"/>
    <w:multiLevelType w:val="hybridMultilevel"/>
    <w:tmpl w:val="0652C27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9" w15:restartNumberingAfterBreak="0">
    <w:nsid w:val="4E8B7FA8"/>
    <w:multiLevelType w:val="hybridMultilevel"/>
    <w:tmpl w:val="6734BD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4F3611B6"/>
    <w:multiLevelType w:val="hybridMultilevel"/>
    <w:tmpl w:val="48323B0E"/>
    <w:lvl w:ilvl="0" w:tplc="6C8E21B6">
      <w:start w:val="1"/>
      <w:numFmt w:val="decimal"/>
      <w:lvlText w:val="1.5.%1."/>
      <w:lvlJc w:val="left"/>
      <w:pPr>
        <w:ind w:left="1440" w:hanging="360"/>
      </w:pPr>
      <w:rPr>
        <w:rFonts w:hint="default"/>
      </w:rPr>
    </w:lvl>
    <w:lvl w:ilvl="1" w:tplc="6C8E21B6">
      <w:start w:val="1"/>
      <w:numFmt w:val="decimal"/>
      <w:lvlText w:val="1.5.%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4F3737AD"/>
    <w:multiLevelType w:val="hybridMultilevel"/>
    <w:tmpl w:val="28549AD6"/>
    <w:lvl w:ilvl="0" w:tplc="04190001">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62" w15:restartNumberingAfterBreak="0">
    <w:nsid w:val="51835547"/>
    <w:multiLevelType w:val="hybridMultilevel"/>
    <w:tmpl w:val="D4DEC948"/>
    <w:lvl w:ilvl="0" w:tplc="34C00D3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3" w15:restartNumberingAfterBreak="0">
    <w:nsid w:val="52C87D9F"/>
    <w:multiLevelType w:val="hybridMultilevel"/>
    <w:tmpl w:val="0D44295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4" w15:restartNumberingAfterBreak="0">
    <w:nsid w:val="531C2237"/>
    <w:multiLevelType w:val="hybridMultilevel"/>
    <w:tmpl w:val="2FA2D9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5" w15:restartNumberingAfterBreak="0">
    <w:nsid w:val="543121D4"/>
    <w:multiLevelType w:val="hybridMultilevel"/>
    <w:tmpl w:val="05443982"/>
    <w:lvl w:ilvl="0" w:tplc="E432F8EC">
      <w:start w:val="1"/>
      <w:numFmt w:val="decimal"/>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6" w15:restartNumberingAfterBreak="0">
    <w:nsid w:val="55736CE0"/>
    <w:multiLevelType w:val="hybridMultilevel"/>
    <w:tmpl w:val="2EA6FB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7" w15:restartNumberingAfterBreak="0">
    <w:nsid w:val="55DB7799"/>
    <w:multiLevelType w:val="hybridMultilevel"/>
    <w:tmpl w:val="D8908D98"/>
    <w:lvl w:ilvl="0" w:tplc="E432F8EC">
      <w:start w:val="1"/>
      <w:numFmt w:val="decimal"/>
      <w:lvlText w:val="2.%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57C91509"/>
    <w:multiLevelType w:val="hybridMultilevel"/>
    <w:tmpl w:val="FAFC220E"/>
    <w:lvl w:ilvl="0" w:tplc="F02A15F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581321D1"/>
    <w:multiLevelType w:val="hybridMultilevel"/>
    <w:tmpl w:val="F6F6F3F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0" w15:restartNumberingAfterBreak="0">
    <w:nsid w:val="582C4AB4"/>
    <w:multiLevelType w:val="hybridMultilevel"/>
    <w:tmpl w:val="493AC560"/>
    <w:lvl w:ilvl="0" w:tplc="6C8E21B6">
      <w:start w:val="1"/>
      <w:numFmt w:val="decimal"/>
      <w:lvlText w:val="1.5.%1."/>
      <w:lvlJc w:val="left"/>
      <w:pPr>
        <w:ind w:left="2340" w:hanging="360"/>
      </w:pPr>
      <w:rPr>
        <w:rFonts w:hint="default"/>
      </w:rPr>
    </w:lvl>
    <w:lvl w:ilvl="1" w:tplc="04190019" w:tentative="1">
      <w:start w:val="1"/>
      <w:numFmt w:val="lowerLetter"/>
      <w:lvlText w:val="%2."/>
      <w:lvlJc w:val="left"/>
      <w:pPr>
        <w:ind w:left="3060" w:hanging="360"/>
      </w:pPr>
    </w:lvl>
    <w:lvl w:ilvl="2" w:tplc="0419001B" w:tentative="1">
      <w:start w:val="1"/>
      <w:numFmt w:val="lowerRoman"/>
      <w:lvlText w:val="%3."/>
      <w:lvlJc w:val="right"/>
      <w:pPr>
        <w:ind w:left="3780" w:hanging="180"/>
      </w:pPr>
    </w:lvl>
    <w:lvl w:ilvl="3" w:tplc="0419000F" w:tentative="1">
      <w:start w:val="1"/>
      <w:numFmt w:val="decimal"/>
      <w:lvlText w:val="%4."/>
      <w:lvlJc w:val="left"/>
      <w:pPr>
        <w:ind w:left="4500" w:hanging="360"/>
      </w:pPr>
    </w:lvl>
    <w:lvl w:ilvl="4" w:tplc="04190019" w:tentative="1">
      <w:start w:val="1"/>
      <w:numFmt w:val="lowerLetter"/>
      <w:lvlText w:val="%5."/>
      <w:lvlJc w:val="left"/>
      <w:pPr>
        <w:ind w:left="5220" w:hanging="360"/>
      </w:pPr>
    </w:lvl>
    <w:lvl w:ilvl="5" w:tplc="0419001B" w:tentative="1">
      <w:start w:val="1"/>
      <w:numFmt w:val="lowerRoman"/>
      <w:lvlText w:val="%6."/>
      <w:lvlJc w:val="right"/>
      <w:pPr>
        <w:ind w:left="5940" w:hanging="180"/>
      </w:pPr>
    </w:lvl>
    <w:lvl w:ilvl="6" w:tplc="0419000F" w:tentative="1">
      <w:start w:val="1"/>
      <w:numFmt w:val="decimal"/>
      <w:lvlText w:val="%7."/>
      <w:lvlJc w:val="left"/>
      <w:pPr>
        <w:ind w:left="6660" w:hanging="360"/>
      </w:pPr>
    </w:lvl>
    <w:lvl w:ilvl="7" w:tplc="04190019" w:tentative="1">
      <w:start w:val="1"/>
      <w:numFmt w:val="lowerLetter"/>
      <w:lvlText w:val="%8."/>
      <w:lvlJc w:val="left"/>
      <w:pPr>
        <w:ind w:left="7380" w:hanging="360"/>
      </w:pPr>
    </w:lvl>
    <w:lvl w:ilvl="8" w:tplc="0419001B" w:tentative="1">
      <w:start w:val="1"/>
      <w:numFmt w:val="lowerRoman"/>
      <w:lvlText w:val="%9."/>
      <w:lvlJc w:val="right"/>
      <w:pPr>
        <w:ind w:left="8100" w:hanging="180"/>
      </w:pPr>
    </w:lvl>
  </w:abstractNum>
  <w:abstractNum w:abstractNumId="71" w15:restartNumberingAfterBreak="0">
    <w:nsid w:val="59502516"/>
    <w:multiLevelType w:val="hybridMultilevel"/>
    <w:tmpl w:val="3EA00C02"/>
    <w:lvl w:ilvl="0" w:tplc="819484C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2" w15:restartNumberingAfterBreak="0">
    <w:nsid w:val="59DE65CD"/>
    <w:multiLevelType w:val="hybridMultilevel"/>
    <w:tmpl w:val="525AB064"/>
    <w:lvl w:ilvl="0" w:tplc="9C2A837C">
      <w:start w:val="1"/>
      <w:numFmt w:val="decimal"/>
      <w:lvlText w:val="2.3.%1."/>
      <w:lvlJc w:val="left"/>
      <w:pPr>
        <w:ind w:left="1440" w:hanging="360"/>
      </w:pPr>
      <w:rPr>
        <w:rFonts w:hint="default"/>
      </w:rPr>
    </w:lvl>
    <w:lvl w:ilvl="1" w:tplc="04190019" w:tentative="1">
      <w:start w:val="1"/>
      <w:numFmt w:val="lowerLetter"/>
      <w:lvlText w:val="%2."/>
      <w:lvlJc w:val="left"/>
      <w:pPr>
        <w:ind w:left="1440" w:hanging="360"/>
      </w:pPr>
    </w:lvl>
    <w:lvl w:ilvl="2" w:tplc="B3B48E5E">
      <w:start w:val="1"/>
      <w:numFmt w:val="decimal"/>
      <w:lvlText w:val="1.4.%3."/>
      <w:lvlJc w:val="left"/>
      <w:pPr>
        <w:ind w:left="2160" w:hanging="18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3" w15:restartNumberingAfterBreak="0">
    <w:nsid w:val="5BFB04DC"/>
    <w:multiLevelType w:val="hybridMultilevel"/>
    <w:tmpl w:val="55086D6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4" w15:restartNumberingAfterBreak="0">
    <w:nsid w:val="5C4F0607"/>
    <w:multiLevelType w:val="hybridMultilevel"/>
    <w:tmpl w:val="BA9214DA"/>
    <w:lvl w:ilvl="0" w:tplc="6ACC8F38">
      <w:start w:val="1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15:restartNumberingAfterBreak="0">
    <w:nsid w:val="5E92523A"/>
    <w:multiLevelType w:val="hybridMultilevel"/>
    <w:tmpl w:val="9C945490"/>
    <w:lvl w:ilvl="0" w:tplc="AC302A28">
      <w:start w:val="1"/>
      <w:numFmt w:val="decimal"/>
      <w:lvlText w:val="2.4.%1."/>
      <w:lvlJc w:val="left"/>
      <w:pPr>
        <w:ind w:left="23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6" w15:restartNumberingAfterBreak="0">
    <w:nsid w:val="5EF52765"/>
    <w:multiLevelType w:val="hybridMultilevel"/>
    <w:tmpl w:val="4C8CF7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61F83073"/>
    <w:multiLevelType w:val="hybridMultilevel"/>
    <w:tmpl w:val="33EC60F8"/>
    <w:lvl w:ilvl="0" w:tplc="053C1F3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8" w15:restartNumberingAfterBreak="0">
    <w:nsid w:val="65095069"/>
    <w:multiLevelType w:val="hybridMultilevel"/>
    <w:tmpl w:val="1F92A394"/>
    <w:lvl w:ilvl="0" w:tplc="785E0BFA">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9" w15:restartNumberingAfterBreak="0">
    <w:nsid w:val="67B67C87"/>
    <w:multiLevelType w:val="hybridMultilevel"/>
    <w:tmpl w:val="4DFC3A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67DC2C44"/>
    <w:multiLevelType w:val="hybridMultilevel"/>
    <w:tmpl w:val="AAFC2D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1" w15:restartNumberingAfterBreak="0">
    <w:nsid w:val="682D54B3"/>
    <w:multiLevelType w:val="hybridMultilevel"/>
    <w:tmpl w:val="90D495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2" w15:restartNumberingAfterBreak="0">
    <w:nsid w:val="68DB7025"/>
    <w:multiLevelType w:val="hybridMultilevel"/>
    <w:tmpl w:val="CCD6EB9C"/>
    <w:lvl w:ilvl="0" w:tplc="5C9E8568">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3" w15:restartNumberingAfterBreak="0">
    <w:nsid w:val="695A77DD"/>
    <w:multiLevelType w:val="hybridMultilevel"/>
    <w:tmpl w:val="4FB660A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4" w15:restartNumberingAfterBreak="0">
    <w:nsid w:val="6A6F651A"/>
    <w:multiLevelType w:val="hybridMultilevel"/>
    <w:tmpl w:val="51102650"/>
    <w:lvl w:ilvl="0" w:tplc="819484C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6B0E4EA8"/>
    <w:multiLevelType w:val="hybridMultilevel"/>
    <w:tmpl w:val="A8AA0E1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6" w15:restartNumberingAfterBreak="0">
    <w:nsid w:val="6C0C5B06"/>
    <w:multiLevelType w:val="hybridMultilevel"/>
    <w:tmpl w:val="E520AB4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7" w15:restartNumberingAfterBreak="0">
    <w:nsid w:val="6DFA5F03"/>
    <w:multiLevelType w:val="hybridMultilevel"/>
    <w:tmpl w:val="DA1CEF02"/>
    <w:lvl w:ilvl="0" w:tplc="0E5642AA">
      <w:start w:val="1"/>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8" w15:restartNumberingAfterBreak="0">
    <w:nsid w:val="6E935308"/>
    <w:multiLevelType w:val="hybridMultilevel"/>
    <w:tmpl w:val="A8AA0E1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9" w15:restartNumberingAfterBreak="0">
    <w:nsid w:val="6FA3159C"/>
    <w:multiLevelType w:val="hybridMultilevel"/>
    <w:tmpl w:val="AE30E6A2"/>
    <w:lvl w:ilvl="0" w:tplc="E290345A">
      <w:start w:val="1"/>
      <w:numFmt w:val="decimal"/>
      <w:lvlText w:val="4.%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0" w15:restartNumberingAfterBreak="0">
    <w:nsid w:val="712F72D8"/>
    <w:multiLevelType w:val="hybridMultilevel"/>
    <w:tmpl w:val="2E3E53DC"/>
    <w:lvl w:ilvl="0" w:tplc="05980284">
      <w:start w:val="7"/>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1" w15:restartNumberingAfterBreak="0">
    <w:nsid w:val="71C55581"/>
    <w:multiLevelType w:val="hybridMultilevel"/>
    <w:tmpl w:val="DAFC7D42"/>
    <w:lvl w:ilvl="0" w:tplc="E432F8EC">
      <w:start w:val="1"/>
      <w:numFmt w:val="decimal"/>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2" w15:restartNumberingAfterBreak="0">
    <w:nsid w:val="72EB009F"/>
    <w:multiLevelType w:val="hybridMultilevel"/>
    <w:tmpl w:val="24DC672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3" w15:restartNumberingAfterBreak="0">
    <w:nsid w:val="75D53480"/>
    <w:multiLevelType w:val="hybridMultilevel"/>
    <w:tmpl w:val="9DFA2F38"/>
    <w:lvl w:ilvl="0" w:tplc="9C96B63C">
      <w:start w:val="1"/>
      <w:numFmt w:val="decimal"/>
      <w:lvlText w:val="3.1.%1."/>
      <w:lvlJc w:val="left"/>
      <w:pPr>
        <w:ind w:left="2160" w:hanging="1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4" w15:restartNumberingAfterBreak="0">
    <w:nsid w:val="75DA6F9C"/>
    <w:multiLevelType w:val="multilevel"/>
    <w:tmpl w:val="EB80386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5" w15:restartNumberingAfterBreak="0">
    <w:nsid w:val="76E04C3C"/>
    <w:multiLevelType w:val="hybridMultilevel"/>
    <w:tmpl w:val="C81C6832"/>
    <w:lvl w:ilvl="0" w:tplc="E432F8EC">
      <w:start w:val="1"/>
      <w:numFmt w:val="decimal"/>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6" w15:restartNumberingAfterBreak="0">
    <w:nsid w:val="771A02F9"/>
    <w:multiLevelType w:val="hybridMultilevel"/>
    <w:tmpl w:val="6DE0958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7" w15:restartNumberingAfterBreak="0">
    <w:nsid w:val="77606E89"/>
    <w:multiLevelType w:val="hybridMultilevel"/>
    <w:tmpl w:val="B3DA21C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8" w15:restartNumberingAfterBreak="0">
    <w:nsid w:val="79D701CD"/>
    <w:multiLevelType w:val="hybridMultilevel"/>
    <w:tmpl w:val="86C009E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9" w15:restartNumberingAfterBreak="0">
    <w:nsid w:val="7AE74BAB"/>
    <w:multiLevelType w:val="hybridMultilevel"/>
    <w:tmpl w:val="ED50937E"/>
    <w:lvl w:ilvl="0" w:tplc="6532A4CE">
      <w:start w:val="1"/>
      <w:numFmt w:val="decimal"/>
      <w:lvlText w:val="3.2.%1."/>
      <w:lvlJc w:val="left"/>
      <w:pPr>
        <w:ind w:left="2160" w:hanging="1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7B803E7C"/>
    <w:multiLevelType w:val="hybridMultilevel"/>
    <w:tmpl w:val="9746E6BE"/>
    <w:lvl w:ilvl="0" w:tplc="8918D266">
      <w:start w:val="1"/>
      <w:numFmt w:val="decimal"/>
      <w:lvlText w:val="%1."/>
      <w:lvlJc w:val="left"/>
      <w:pPr>
        <w:ind w:left="720" w:hanging="360"/>
      </w:pPr>
      <w:rPr>
        <w:rFonts w:hint="default"/>
      </w:rPr>
    </w:lvl>
    <w:lvl w:ilvl="1" w:tplc="0C6E3E2A">
      <w:start w:val="1"/>
      <w:numFmt w:val="lowerLetter"/>
      <w:lvlText w:val="%2."/>
      <w:lvlJc w:val="left"/>
      <w:pPr>
        <w:ind w:left="1440" w:hanging="360"/>
      </w:pPr>
    </w:lvl>
    <w:lvl w:ilvl="2" w:tplc="22FC7CF0">
      <w:start w:val="1"/>
      <w:numFmt w:val="lowerRoman"/>
      <w:lvlText w:val="%3."/>
      <w:lvlJc w:val="right"/>
      <w:pPr>
        <w:ind w:left="2160" w:hanging="180"/>
      </w:pPr>
    </w:lvl>
    <w:lvl w:ilvl="3" w:tplc="6E3099F4">
      <w:start w:val="1"/>
      <w:numFmt w:val="decimal"/>
      <w:lvlText w:val="%4."/>
      <w:lvlJc w:val="left"/>
      <w:pPr>
        <w:ind w:left="2880" w:hanging="360"/>
      </w:pPr>
    </w:lvl>
    <w:lvl w:ilvl="4" w:tplc="C840C5E8">
      <w:start w:val="1"/>
      <w:numFmt w:val="lowerLetter"/>
      <w:lvlText w:val="%5."/>
      <w:lvlJc w:val="left"/>
      <w:pPr>
        <w:ind w:left="3600" w:hanging="360"/>
      </w:pPr>
    </w:lvl>
    <w:lvl w:ilvl="5" w:tplc="DDFA7D7C">
      <w:start w:val="1"/>
      <w:numFmt w:val="lowerRoman"/>
      <w:lvlText w:val="%6."/>
      <w:lvlJc w:val="right"/>
      <w:pPr>
        <w:ind w:left="4320" w:hanging="180"/>
      </w:pPr>
    </w:lvl>
    <w:lvl w:ilvl="6" w:tplc="6B0E9A24">
      <w:start w:val="1"/>
      <w:numFmt w:val="decimal"/>
      <w:lvlText w:val="%7."/>
      <w:lvlJc w:val="left"/>
      <w:pPr>
        <w:ind w:left="5040" w:hanging="360"/>
      </w:pPr>
    </w:lvl>
    <w:lvl w:ilvl="7" w:tplc="D166B130">
      <w:start w:val="1"/>
      <w:numFmt w:val="lowerLetter"/>
      <w:lvlText w:val="%8."/>
      <w:lvlJc w:val="left"/>
      <w:pPr>
        <w:ind w:left="5760" w:hanging="360"/>
      </w:pPr>
    </w:lvl>
    <w:lvl w:ilvl="8" w:tplc="2162142A">
      <w:start w:val="1"/>
      <w:numFmt w:val="lowerRoman"/>
      <w:lvlText w:val="%9."/>
      <w:lvlJc w:val="right"/>
      <w:pPr>
        <w:ind w:left="6480" w:hanging="180"/>
      </w:pPr>
    </w:lvl>
  </w:abstractNum>
  <w:abstractNum w:abstractNumId="101" w15:restartNumberingAfterBreak="0">
    <w:nsid w:val="7BC34D25"/>
    <w:multiLevelType w:val="hybridMultilevel"/>
    <w:tmpl w:val="7898E1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2" w15:restartNumberingAfterBreak="0">
    <w:nsid w:val="7CD26186"/>
    <w:multiLevelType w:val="hybridMultilevel"/>
    <w:tmpl w:val="3656DF80"/>
    <w:lvl w:ilvl="0" w:tplc="90825F44">
      <w:start w:val="1"/>
      <w:numFmt w:val="decimal"/>
      <w:lvlText w:val="3.%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3" w15:restartNumberingAfterBreak="0">
    <w:nsid w:val="7CFD4291"/>
    <w:multiLevelType w:val="hybridMultilevel"/>
    <w:tmpl w:val="E0F24B3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86"/>
  </w:num>
  <w:num w:numId="2">
    <w:abstractNumId w:val="0"/>
  </w:num>
  <w:num w:numId="3">
    <w:abstractNumId w:val="77"/>
  </w:num>
  <w:num w:numId="4">
    <w:abstractNumId w:val="23"/>
  </w:num>
  <w:num w:numId="5">
    <w:abstractNumId w:val="36"/>
  </w:num>
  <w:num w:numId="6">
    <w:abstractNumId w:val="37"/>
  </w:num>
  <w:num w:numId="7">
    <w:abstractNumId w:val="14"/>
  </w:num>
  <w:num w:numId="8">
    <w:abstractNumId w:val="1"/>
  </w:num>
  <w:num w:numId="9">
    <w:abstractNumId w:val="49"/>
  </w:num>
  <w:num w:numId="10">
    <w:abstractNumId w:val="74"/>
  </w:num>
  <w:num w:numId="11">
    <w:abstractNumId w:val="41"/>
  </w:num>
  <w:num w:numId="12">
    <w:abstractNumId w:val="54"/>
  </w:num>
  <w:num w:numId="13">
    <w:abstractNumId w:val="47"/>
  </w:num>
  <w:num w:numId="14">
    <w:abstractNumId w:val="82"/>
  </w:num>
  <w:num w:numId="15">
    <w:abstractNumId w:val="28"/>
  </w:num>
  <w:num w:numId="16">
    <w:abstractNumId w:val="24"/>
  </w:num>
  <w:num w:numId="17">
    <w:abstractNumId w:val="33"/>
  </w:num>
  <w:num w:numId="18">
    <w:abstractNumId w:val="90"/>
  </w:num>
  <w:num w:numId="19">
    <w:abstractNumId w:val="88"/>
  </w:num>
  <w:num w:numId="20">
    <w:abstractNumId w:val="78"/>
  </w:num>
  <w:num w:numId="21">
    <w:abstractNumId w:val="85"/>
  </w:num>
  <w:num w:numId="22">
    <w:abstractNumId w:val="100"/>
  </w:num>
  <w:num w:numId="23">
    <w:abstractNumId w:val="100"/>
    <w:lvlOverride w:ilvl="0">
      <w:startOverride w:val="1"/>
    </w:lvlOverride>
  </w:num>
  <w:num w:numId="24">
    <w:abstractNumId w:val="6"/>
  </w:num>
  <w:num w:numId="25">
    <w:abstractNumId w:val="62"/>
  </w:num>
  <w:num w:numId="26">
    <w:abstractNumId w:val="5"/>
  </w:num>
  <w:num w:numId="27">
    <w:abstractNumId w:val="44"/>
  </w:num>
  <w:num w:numId="28">
    <w:abstractNumId w:val="81"/>
  </w:num>
  <w:num w:numId="29">
    <w:abstractNumId w:val="64"/>
  </w:num>
  <w:num w:numId="30">
    <w:abstractNumId w:val="48"/>
  </w:num>
  <w:num w:numId="31">
    <w:abstractNumId w:val="57"/>
  </w:num>
  <w:num w:numId="32">
    <w:abstractNumId w:val="94"/>
  </w:num>
  <w:num w:numId="33">
    <w:abstractNumId w:val="9"/>
  </w:num>
  <w:num w:numId="34">
    <w:abstractNumId w:val="30"/>
  </w:num>
  <w:num w:numId="35">
    <w:abstractNumId w:val="16"/>
  </w:num>
  <w:num w:numId="36">
    <w:abstractNumId w:val="45"/>
  </w:num>
  <w:num w:numId="37">
    <w:abstractNumId w:val="91"/>
  </w:num>
  <w:num w:numId="38">
    <w:abstractNumId w:val="95"/>
  </w:num>
  <w:num w:numId="39">
    <w:abstractNumId w:val="72"/>
  </w:num>
  <w:num w:numId="40">
    <w:abstractNumId w:val="60"/>
  </w:num>
  <w:num w:numId="41">
    <w:abstractNumId w:val="10"/>
  </w:num>
  <w:num w:numId="42">
    <w:abstractNumId w:val="57"/>
  </w:num>
  <w:num w:numId="43">
    <w:abstractNumId w:val="22"/>
  </w:num>
  <w:num w:numId="44">
    <w:abstractNumId w:val="65"/>
  </w:num>
  <w:num w:numId="45">
    <w:abstractNumId w:val="67"/>
  </w:num>
  <w:num w:numId="46">
    <w:abstractNumId w:val="26"/>
  </w:num>
  <w:num w:numId="47">
    <w:abstractNumId w:val="71"/>
  </w:num>
  <w:num w:numId="48">
    <w:abstractNumId w:val="7"/>
  </w:num>
  <w:num w:numId="49">
    <w:abstractNumId w:val="32"/>
  </w:num>
  <w:num w:numId="50">
    <w:abstractNumId w:val="84"/>
  </w:num>
  <w:num w:numId="51">
    <w:abstractNumId w:val="21"/>
  </w:num>
  <w:num w:numId="52">
    <w:abstractNumId w:val="52"/>
  </w:num>
  <w:num w:numId="53">
    <w:abstractNumId w:val="103"/>
  </w:num>
  <w:num w:numId="54">
    <w:abstractNumId w:val="97"/>
  </w:num>
  <w:num w:numId="55">
    <w:abstractNumId w:val="92"/>
  </w:num>
  <w:num w:numId="56">
    <w:abstractNumId w:val="63"/>
  </w:num>
  <w:num w:numId="57">
    <w:abstractNumId w:val="12"/>
  </w:num>
  <w:num w:numId="58">
    <w:abstractNumId w:val="3"/>
  </w:num>
  <w:num w:numId="59">
    <w:abstractNumId w:val="4"/>
  </w:num>
  <w:num w:numId="60">
    <w:abstractNumId w:val="43"/>
  </w:num>
  <w:num w:numId="61">
    <w:abstractNumId w:val="79"/>
  </w:num>
  <w:num w:numId="62">
    <w:abstractNumId w:val="13"/>
  </w:num>
  <w:num w:numId="63">
    <w:abstractNumId w:val="73"/>
  </w:num>
  <w:num w:numId="64">
    <w:abstractNumId w:val="25"/>
  </w:num>
  <w:num w:numId="65">
    <w:abstractNumId w:val="69"/>
  </w:num>
  <w:num w:numId="66">
    <w:abstractNumId w:val="61"/>
  </w:num>
  <w:num w:numId="67">
    <w:abstractNumId w:val="58"/>
  </w:num>
  <w:num w:numId="68">
    <w:abstractNumId w:val="27"/>
  </w:num>
  <w:num w:numId="69">
    <w:abstractNumId w:val="18"/>
  </w:num>
  <w:num w:numId="70">
    <w:abstractNumId w:val="96"/>
  </w:num>
  <w:num w:numId="71">
    <w:abstractNumId w:val="83"/>
  </w:num>
  <w:num w:numId="72">
    <w:abstractNumId w:val="101"/>
  </w:num>
  <w:num w:numId="73">
    <w:abstractNumId w:val="15"/>
  </w:num>
  <w:num w:numId="74">
    <w:abstractNumId w:val="11"/>
  </w:num>
  <w:num w:numId="75">
    <w:abstractNumId w:val="17"/>
  </w:num>
  <w:num w:numId="76">
    <w:abstractNumId w:val="70"/>
  </w:num>
  <w:num w:numId="77">
    <w:abstractNumId w:val="34"/>
  </w:num>
  <w:num w:numId="78">
    <w:abstractNumId w:val="2"/>
  </w:num>
  <w:num w:numId="79">
    <w:abstractNumId w:val="75"/>
  </w:num>
  <w:num w:numId="80">
    <w:abstractNumId w:val="53"/>
  </w:num>
  <w:num w:numId="81">
    <w:abstractNumId w:val="29"/>
  </w:num>
  <w:num w:numId="82">
    <w:abstractNumId w:val="19"/>
  </w:num>
  <w:num w:numId="83">
    <w:abstractNumId w:val="35"/>
  </w:num>
  <w:num w:numId="84">
    <w:abstractNumId w:val="80"/>
  </w:num>
  <w:num w:numId="85">
    <w:abstractNumId w:val="59"/>
  </w:num>
  <w:num w:numId="86">
    <w:abstractNumId w:val="38"/>
  </w:num>
  <w:num w:numId="87">
    <w:abstractNumId w:val="56"/>
  </w:num>
  <w:num w:numId="88">
    <w:abstractNumId w:val="57"/>
  </w:num>
  <w:num w:numId="89">
    <w:abstractNumId w:val="102"/>
  </w:num>
  <w:num w:numId="90">
    <w:abstractNumId w:val="57"/>
  </w:num>
  <w:num w:numId="91">
    <w:abstractNumId w:val="89"/>
  </w:num>
  <w:num w:numId="92">
    <w:abstractNumId w:val="51"/>
  </w:num>
  <w:num w:numId="93">
    <w:abstractNumId w:val="68"/>
  </w:num>
  <w:num w:numId="94">
    <w:abstractNumId w:val="40"/>
  </w:num>
  <w:num w:numId="95">
    <w:abstractNumId w:val="93"/>
  </w:num>
  <w:num w:numId="96">
    <w:abstractNumId w:val="46"/>
  </w:num>
  <w:num w:numId="97">
    <w:abstractNumId w:val="98"/>
  </w:num>
  <w:num w:numId="98">
    <w:abstractNumId w:val="76"/>
  </w:num>
  <w:num w:numId="99">
    <w:abstractNumId w:val="50"/>
  </w:num>
  <w:num w:numId="100">
    <w:abstractNumId w:val="57"/>
  </w:num>
  <w:num w:numId="101">
    <w:abstractNumId w:val="99"/>
  </w:num>
  <w:num w:numId="102">
    <w:abstractNumId w:val="87"/>
  </w:num>
  <w:num w:numId="103">
    <w:abstractNumId w:val="39"/>
  </w:num>
  <w:num w:numId="104">
    <w:abstractNumId w:val="66"/>
  </w:num>
  <w:num w:numId="105">
    <w:abstractNumId w:val="8"/>
  </w:num>
  <w:num w:numId="106">
    <w:abstractNumId w:val="55"/>
  </w:num>
  <w:num w:numId="107">
    <w:abstractNumId w:val="42"/>
  </w:num>
  <w:num w:numId="108">
    <w:abstractNumId w:val="31"/>
  </w:num>
  <w:num w:numId="109">
    <w:abstractNumId w:val="20"/>
  </w:num>
  <w:numIdMacAtCleanup w:val="106"/>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ima">
    <w15:presenceInfo w15:providerId="None" w15:userId="Tim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5"/>
  <w:proofState w:spelling="clean" w:grammar="clean"/>
  <w:revisionView w:markup="0" w:comments="0" w:insDel="0" w:formatting="0" w:inkAnnotations="0"/>
  <w:trackRevision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3B52"/>
    <w:rsid w:val="00003D80"/>
    <w:rsid w:val="00015A42"/>
    <w:rsid w:val="000228BB"/>
    <w:rsid w:val="0002326C"/>
    <w:rsid w:val="00032C64"/>
    <w:rsid w:val="000469E2"/>
    <w:rsid w:val="00050963"/>
    <w:rsid w:val="00051161"/>
    <w:rsid w:val="00051496"/>
    <w:rsid w:val="000517A6"/>
    <w:rsid w:val="0005508F"/>
    <w:rsid w:val="00071779"/>
    <w:rsid w:val="00076BA7"/>
    <w:rsid w:val="00083688"/>
    <w:rsid w:val="00097BCD"/>
    <w:rsid w:val="000A13FA"/>
    <w:rsid w:val="000A5EAC"/>
    <w:rsid w:val="000C16AB"/>
    <w:rsid w:val="000C215F"/>
    <w:rsid w:val="000C76EA"/>
    <w:rsid w:val="000D4177"/>
    <w:rsid w:val="000D5C36"/>
    <w:rsid w:val="000D5C83"/>
    <w:rsid w:val="000E0149"/>
    <w:rsid w:val="000E14D0"/>
    <w:rsid w:val="000E6A49"/>
    <w:rsid w:val="000F589A"/>
    <w:rsid w:val="00103352"/>
    <w:rsid w:val="00111AF5"/>
    <w:rsid w:val="0011767A"/>
    <w:rsid w:val="00122F6F"/>
    <w:rsid w:val="00124002"/>
    <w:rsid w:val="00134227"/>
    <w:rsid w:val="00136F42"/>
    <w:rsid w:val="00155EA0"/>
    <w:rsid w:val="0015643C"/>
    <w:rsid w:val="001616DD"/>
    <w:rsid w:val="0017051D"/>
    <w:rsid w:val="00170CA1"/>
    <w:rsid w:val="00170E7D"/>
    <w:rsid w:val="00177033"/>
    <w:rsid w:val="00185B72"/>
    <w:rsid w:val="001979B4"/>
    <w:rsid w:val="001B4DF9"/>
    <w:rsid w:val="001C032F"/>
    <w:rsid w:val="001C1AB9"/>
    <w:rsid w:val="001C34B7"/>
    <w:rsid w:val="001D02E5"/>
    <w:rsid w:val="001E2785"/>
    <w:rsid w:val="001E2B85"/>
    <w:rsid w:val="001F1C89"/>
    <w:rsid w:val="00215C87"/>
    <w:rsid w:val="0023233D"/>
    <w:rsid w:val="00233D8C"/>
    <w:rsid w:val="00236ABC"/>
    <w:rsid w:val="00246E13"/>
    <w:rsid w:val="00260E8E"/>
    <w:rsid w:val="00262FB4"/>
    <w:rsid w:val="002804BB"/>
    <w:rsid w:val="002910DD"/>
    <w:rsid w:val="0029185C"/>
    <w:rsid w:val="002941AC"/>
    <w:rsid w:val="002941DC"/>
    <w:rsid w:val="002B1470"/>
    <w:rsid w:val="002B6FF9"/>
    <w:rsid w:val="002C261A"/>
    <w:rsid w:val="002C2796"/>
    <w:rsid w:val="002C4466"/>
    <w:rsid w:val="002D4AEC"/>
    <w:rsid w:val="002E10EF"/>
    <w:rsid w:val="002E138C"/>
    <w:rsid w:val="002E362B"/>
    <w:rsid w:val="002E399D"/>
    <w:rsid w:val="002E3E32"/>
    <w:rsid w:val="002E6627"/>
    <w:rsid w:val="003003EE"/>
    <w:rsid w:val="00300A4C"/>
    <w:rsid w:val="00304E05"/>
    <w:rsid w:val="00317878"/>
    <w:rsid w:val="0032440F"/>
    <w:rsid w:val="00324D82"/>
    <w:rsid w:val="00342938"/>
    <w:rsid w:val="0035348E"/>
    <w:rsid w:val="003537E0"/>
    <w:rsid w:val="003572C3"/>
    <w:rsid w:val="003615AC"/>
    <w:rsid w:val="00365AF3"/>
    <w:rsid w:val="0036628E"/>
    <w:rsid w:val="00373482"/>
    <w:rsid w:val="0038117C"/>
    <w:rsid w:val="003854D2"/>
    <w:rsid w:val="00394567"/>
    <w:rsid w:val="00394FAA"/>
    <w:rsid w:val="003A210A"/>
    <w:rsid w:val="003B3BC5"/>
    <w:rsid w:val="003C4F51"/>
    <w:rsid w:val="003D426E"/>
    <w:rsid w:val="003D47AD"/>
    <w:rsid w:val="003D5D73"/>
    <w:rsid w:val="003E7215"/>
    <w:rsid w:val="004045A9"/>
    <w:rsid w:val="00405047"/>
    <w:rsid w:val="00405CFA"/>
    <w:rsid w:val="004247E6"/>
    <w:rsid w:val="00425D40"/>
    <w:rsid w:val="00430486"/>
    <w:rsid w:val="0044186F"/>
    <w:rsid w:val="00453A50"/>
    <w:rsid w:val="00454F58"/>
    <w:rsid w:val="0046317B"/>
    <w:rsid w:val="00474235"/>
    <w:rsid w:val="0048148E"/>
    <w:rsid w:val="00481DBC"/>
    <w:rsid w:val="00485941"/>
    <w:rsid w:val="004869B1"/>
    <w:rsid w:val="00486BA8"/>
    <w:rsid w:val="00487B50"/>
    <w:rsid w:val="004934E7"/>
    <w:rsid w:val="00495536"/>
    <w:rsid w:val="00496C6C"/>
    <w:rsid w:val="004A0C0F"/>
    <w:rsid w:val="004A4CAB"/>
    <w:rsid w:val="004C7E46"/>
    <w:rsid w:val="004D4A87"/>
    <w:rsid w:val="004E7400"/>
    <w:rsid w:val="00506BFC"/>
    <w:rsid w:val="005170DA"/>
    <w:rsid w:val="00521391"/>
    <w:rsid w:val="00523F7B"/>
    <w:rsid w:val="005268AE"/>
    <w:rsid w:val="00545004"/>
    <w:rsid w:val="005539BC"/>
    <w:rsid w:val="00560BE1"/>
    <w:rsid w:val="0056510B"/>
    <w:rsid w:val="00576434"/>
    <w:rsid w:val="0058157E"/>
    <w:rsid w:val="00581F05"/>
    <w:rsid w:val="0058611C"/>
    <w:rsid w:val="00592692"/>
    <w:rsid w:val="00596D80"/>
    <w:rsid w:val="005C0EC8"/>
    <w:rsid w:val="005C717B"/>
    <w:rsid w:val="005D3F5F"/>
    <w:rsid w:val="005D5A62"/>
    <w:rsid w:val="005F19AE"/>
    <w:rsid w:val="00607596"/>
    <w:rsid w:val="00616CC6"/>
    <w:rsid w:val="00632FEB"/>
    <w:rsid w:val="006360FE"/>
    <w:rsid w:val="00640AA8"/>
    <w:rsid w:val="006440E6"/>
    <w:rsid w:val="006521C5"/>
    <w:rsid w:val="00653441"/>
    <w:rsid w:val="00654A8C"/>
    <w:rsid w:val="00662D8B"/>
    <w:rsid w:val="0066453A"/>
    <w:rsid w:val="00665B94"/>
    <w:rsid w:val="006770C5"/>
    <w:rsid w:val="00687E15"/>
    <w:rsid w:val="00693B52"/>
    <w:rsid w:val="00694BC0"/>
    <w:rsid w:val="006A5EF0"/>
    <w:rsid w:val="006A714F"/>
    <w:rsid w:val="006A78E1"/>
    <w:rsid w:val="006C4D4E"/>
    <w:rsid w:val="006C6D65"/>
    <w:rsid w:val="006D3086"/>
    <w:rsid w:val="006F31D3"/>
    <w:rsid w:val="006F5AC3"/>
    <w:rsid w:val="0070214F"/>
    <w:rsid w:val="007050DA"/>
    <w:rsid w:val="0070545C"/>
    <w:rsid w:val="007061D5"/>
    <w:rsid w:val="00706AA5"/>
    <w:rsid w:val="00716DAD"/>
    <w:rsid w:val="0073332F"/>
    <w:rsid w:val="00733A62"/>
    <w:rsid w:val="00735198"/>
    <w:rsid w:val="007671CD"/>
    <w:rsid w:val="007678DD"/>
    <w:rsid w:val="00774F43"/>
    <w:rsid w:val="00777C9B"/>
    <w:rsid w:val="007977EB"/>
    <w:rsid w:val="007A0A0C"/>
    <w:rsid w:val="007A1E44"/>
    <w:rsid w:val="007A3271"/>
    <w:rsid w:val="007B61FA"/>
    <w:rsid w:val="007B7AA1"/>
    <w:rsid w:val="007B7FF0"/>
    <w:rsid w:val="007C6CD4"/>
    <w:rsid w:val="007E365F"/>
    <w:rsid w:val="007E3B49"/>
    <w:rsid w:val="007F1B4E"/>
    <w:rsid w:val="007F7F5C"/>
    <w:rsid w:val="00804A96"/>
    <w:rsid w:val="00811F2F"/>
    <w:rsid w:val="00817491"/>
    <w:rsid w:val="008240BC"/>
    <w:rsid w:val="008247D0"/>
    <w:rsid w:val="00831E85"/>
    <w:rsid w:val="00832AD1"/>
    <w:rsid w:val="008412C7"/>
    <w:rsid w:val="00842BE7"/>
    <w:rsid w:val="00846D1E"/>
    <w:rsid w:val="00855179"/>
    <w:rsid w:val="008606C3"/>
    <w:rsid w:val="00860722"/>
    <w:rsid w:val="00862847"/>
    <w:rsid w:val="00865751"/>
    <w:rsid w:val="00872416"/>
    <w:rsid w:val="00877871"/>
    <w:rsid w:val="00887386"/>
    <w:rsid w:val="00890221"/>
    <w:rsid w:val="008956B0"/>
    <w:rsid w:val="008B1EE9"/>
    <w:rsid w:val="008D30C2"/>
    <w:rsid w:val="008D4C51"/>
    <w:rsid w:val="008E6AB9"/>
    <w:rsid w:val="008F239D"/>
    <w:rsid w:val="008F4999"/>
    <w:rsid w:val="0090012F"/>
    <w:rsid w:val="009004AF"/>
    <w:rsid w:val="00905147"/>
    <w:rsid w:val="00907E6F"/>
    <w:rsid w:val="00916008"/>
    <w:rsid w:val="00917205"/>
    <w:rsid w:val="00917DF5"/>
    <w:rsid w:val="00932799"/>
    <w:rsid w:val="009344A0"/>
    <w:rsid w:val="009436C5"/>
    <w:rsid w:val="00945394"/>
    <w:rsid w:val="009454F0"/>
    <w:rsid w:val="00945A14"/>
    <w:rsid w:val="00960238"/>
    <w:rsid w:val="00983AD9"/>
    <w:rsid w:val="009969F4"/>
    <w:rsid w:val="009A43C4"/>
    <w:rsid w:val="009B3732"/>
    <w:rsid w:val="009C3DBC"/>
    <w:rsid w:val="009C6F5E"/>
    <w:rsid w:val="009F16B8"/>
    <w:rsid w:val="009F547D"/>
    <w:rsid w:val="00A1229E"/>
    <w:rsid w:val="00A12A60"/>
    <w:rsid w:val="00A148AD"/>
    <w:rsid w:val="00A20CD1"/>
    <w:rsid w:val="00A36BCB"/>
    <w:rsid w:val="00A5080D"/>
    <w:rsid w:val="00A55441"/>
    <w:rsid w:val="00A649B1"/>
    <w:rsid w:val="00A65FAE"/>
    <w:rsid w:val="00A6625C"/>
    <w:rsid w:val="00A71BC7"/>
    <w:rsid w:val="00A72294"/>
    <w:rsid w:val="00A73F82"/>
    <w:rsid w:val="00A76C56"/>
    <w:rsid w:val="00A8432E"/>
    <w:rsid w:val="00A87778"/>
    <w:rsid w:val="00A90A4E"/>
    <w:rsid w:val="00A97276"/>
    <w:rsid w:val="00AA34B4"/>
    <w:rsid w:val="00AB03A1"/>
    <w:rsid w:val="00AC5BB1"/>
    <w:rsid w:val="00AD0865"/>
    <w:rsid w:val="00AD2569"/>
    <w:rsid w:val="00AE401D"/>
    <w:rsid w:val="00AE4C1E"/>
    <w:rsid w:val="00AF1F6A"/>
    <w:rsid w:val="00AF38CB"/>
    <w:rsid w:val="00B06912"/>
    <w:rsid w:val="00B26C11"/>
    <w:rsid w:val="00B318EB"/>
    <w:rsid w:val="00B46A27"/>
    <w:rsid w:val="00B46D68"/>
    <w:rsid w:val="00B76E89"/>
    <w:rsid w:val="00B80C98"/>
    <w:rsid w:val="00B8181E"/>
    <w:rsid w:val="00B82B44"/>
    <w:rsid w:val="00B8411C"/>
    <w:rsid w:val="00B85799"/>
    <w:rsid w:val="00B9537A"/>
    <w:rsid w:val="00BA556C"/>
    <w:rsid w:val="00BB2F1C"/>
    <w:rsid w:val="00BD4F03"/>
    <w:rsid w:val="00BD5AB6"/>
    <w:rsid w:val="00BD6C83"/>
    <w:rsid w:val="00C04688"/>
    <w:rsid w:val="00C04C35"/>
    <w:rsid w:val="00C05E37"/>
    <w:rsid w:val="00C0724F"/>
    <w:rsid w:val="00C3200E"/>
    <w:rsid w:val="00C3306B"/>
    <w:rsid w:val="00C377C8"/>
    <w:rsid w:val="00C4003C"/>
    <w:rsid w:val="00C62E29"/>
    <w:rsid w:val="00C65D59"/>
    <w:rsid w:val="00C74B83"/>
    <w:rsid w:val="00C76588"/>
    <w:rsid w:val="00C8471B"/>
    <w:rsid w:val="00C92392"/>
    <w:rsid w:val="00C9775D"/>
    <w:rsid w:val="00CA016F"/>
    <w:rsid w:val="00CA0745"/>
    <w:rsid w:val="00CA692C"/>
    <w:rsid w:val="00CB3FDC"/>
    <w:rsid w:val="00CB4E9D"/>
    <w:rsid w:val="00CB6568"/>
    <w:rsid w:val="00CD2B65"/>
    <w:rsid w:val="00CE008B"/>
    <w:rsid w:val="00CE0DF1"/>
    <w:rsid w:val="00CE150A"/>
    <w:rsid w:val="00CE6092"/>
    <w:rsid w:val="00CE70DB"/>
    <w:rsid w:val="00CF26E4"/>
    <w:rsid w:val="00CF475D"/>
    <w:rsid w:val="00D05C2B"/>
    <w:rsid w:val="00D20938"/>
    <w:rsid w:val="00D20DD4"/>
    <w:rsid w:val="00D239CF"/>
    <w:rsid w:val="00D2406D"/>
    <w:rsid w:val="00D26456"/>
    <w:rsid w:val="00D312F9"/>
    <w:rsid w:val="00D41EF5"/>
    <w:rsid w:val="00D426C7"/>
    <w:rsid w:val="00D506EA"/>
    <w:rsid w:val="00D61BCB"/>
    <w:rsid w:val="00D66543"/>
    <w:rsid w:val="00D67B6C"/>
    <w:rsid w:val="00D8175E"/>
    <w:rsid w:val="00D85E42"/>
    <w:rsid w:val="00D90827"/>
    <w:rsid w:val="00D95AA6"/>
    <w:rsid w:val="00D97870"/>
    <w:rsid w:val="00DA2A89"/>
    <w:rsid w:val="00DA6006"/>
    <w:rsid w:val="00DB0116"/>
    <w:rsid w:val="00DB14D5"/>
    <w:rsid w:val="00DB48FE"/>
    <w:rsid w:val="00DB5560"/>
    <w:rsid w:val="00DC509F"/>
    <w:rsid w:val="00DD0EE4"/>
    <w:rsid w:val="00DD41D2"/>
    <w:rsid w:val="00DE27C7"/>
    <w:rsid w:val="00DF021E"/>
    <w:rsid w:val="00E04B4D"/>
    <w:rsid w:val="00E068CF"/>
    <w:rsid w:val="00E07331"/>
    <w:rsid w:val="00E101DA"/>
    <w:rsid w:val="00E122CD"/>
    <w:rsid w:val="00E166EC"/>
    <w:rsid w:val="00E22527"/>
    <w:rsid w:val="00E25FFA"/>
    <w:rsid w:val="00E26052"/>
    <w:rsid w:val="00E319A1"/>
    <w:rsid w:val="00E45E13"/>
    <w:rsid w:val="00E7395D"/>
    <w:rsid w:val="00E74E58"/>
    <w:rsid w:val="00E91935"/>
    <w:rsid w:val="00E93D4F"/>
    <w:rsid w:val="00E93FBA"/>
    <w:rsid w:val="00EA47AF"/>
    <w:rsid w:val="00EB6D3D"/>
    <w:rsid w:val="00EC071B"/>
    <w:rsid w:val="00EC086E"/>
    <w:rsid w:val="00EC0DF0"/>
    <w:rsid w:val="00EC1045"/>
    <w:rsid w:val="00EC4FC8"/>
    <w:rsid w:val="00ED0BE3"/>
    <w:rsid w:val="00EE0FDE"/>
    <w:rsid w:val="00EE51DD"/>
    <w:rsid w:val="00EE53AC"/>
    <w:rsid w:val="00F02FE2"/>
    <w:rsid w:val="00F04E48"/>
    <w:rsid w:val="00F103E5"/>
    <w:rsid w:val="00F10449"/>
    <w:rsid w:val="00F13ED7"/>
    <w:rsid w:val="00F2061D"/>
    <w:rsid w:val="00F25480"/>
    <w:rsid w:val="00F4724C"/>
    <w:rsid w:val="00F47D3C"/>
    <w:rsid w:val="00F514DE"/>
    <w:rsid w:val="00F51BAA"/>
    <w:rsid w:val="00F55C36"/>
    <w:rsid w:val="00F672CF"/>
    <w:rsid w:val="00F67685"/>
    <w:rsid w:val="00F722F9"/>
    <w:rsid w:val="00F7366F"/>
    <w:rsid w:val="00F8470A"/>
    <w:rsid w:val="00F87636"/>
    <w:rsid w:val="00F926D1"/>
    <w:rsid w:val="00FA4881"/>
    <w:rsid w:val="00FC0F67"/>
    <w:rsid w:val="00FC0FEA"/>
    <w:rsid w:val="00FC36B5"/>
    <w:rsid w:val="00FC6702"/>
    <w:rsid w:val="00FD17B5"/>
    <w:rsid w:val="00FD17F3"/>
    <w:rsid w:val="00FD2CC3"/>
    <w:rsid w:val="00FD37ED"/>
    <w:rsid w:val="00FE286A"/>
    <w:rsid w:val="00FE355B"/>
    <w:rsid w:val="00FE4DC8"/>
    <w:rsid w:val="00FF7A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1827D6"/>
  <w15:chartTrackingRefBased/>
  <w15:docId w15:val="{6929BD3F-1DE4-4A2E-BC25-34052BF4C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04E05"/>
  </w:style>
  <w:style w:type="paragraph" w:styleId="1">
    <w:name w:val="heading 1"/>
    <w:basedOn w:val="a"/>
    <w:next w:val="a"/>
    <w:link w:val="10"/>
    <w:uiPriority w:val="9"/>
    <w:qFormat/>
    <w:rsid w:val="00076BA7"/>
    <w:pPr>
      <w:keepNext/>
      <w:keepLines/>
      <w:numPr>
        <w:numId w:val="3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616CC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5D3F5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DA600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76BA7"/>
    <w:rPr>
      <w:rFonts w:asciiTheme="majorHAnsi" w:eastAsiaTheme="majorEastAsia" w:hAnsiTheme="majorHAnsi" w:cstheme="majorBidi"/>
      <w:color w:val="2E74B5" w:themeColor="accent1" w:themeShade="BF"/>
      <w:sz w:val="32"/>
      <w:szCs w:val="32"/>
    </w:rPr>
  </w:style>
  <w:style w:type="paragraph" w:styleId="a3">
    <w:name w:val="List Paragraph"/>
    <w:basedOn w:val="a"/>
    <w:uiPriority w:val="34"/>
    <w:qFormat/>
    <w:rsid w:val="00076BA7"/>
    <w:pPr>
      <w:ind w:left="720"/>
      <w:contextualSpacing/>
    </w:pPr>
  </w:style>
  <w:style w:type="table" w:styleId="a4">
    <w:name w:val="Table Grid"/>
    <w:basedOn w:val="a1"/>
    <w:uiPriority w:val="39"/>
    <w:rsid w:val="00076B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footer"/>
    <w:basedOn w:val="a"/>
    <w:link w:val="a6"/>
    <w:uiPriority w:val="99"/>
    <w:unhideWhenUsed/>
    <w:rsid w:val="00076BA7"/>
    <w:pPr>
      <w:tabs>
        <w:tab w:val="center" w:pos="4677"/>
        <w:tab w:val="right" w:pos="9355"/>
      </w:tabs>
      <w:spacing w:after="0" w:line="240" w:lineRule="auto"/>
    </w:pPr>
  </w:style>
  <w:style w:type="character" w:customStyle="1" w:styleId="a6">
    <w:name w:val="Нижний колонтитул Знак"/>
    <w:basedOn w:val="a0"/>
    <w:link w:val="a5"/>
    <w:uiPriority w:val="99"/>
    <w:rsid w:val="00076BA7"/>
  </w:style>
  <w:style w:type="character" w:styleId="a7">
    <w:name w:val="annotation reference"/>
    <w:basedOn w:val="a0"/>
    <w:uiPriority w:val="99"/>
    <w:semiHidden/>
    <w:unhideWhenUsed/>
    <w:rsid w:val="00032C64"/>
    <w:rPr>
      <w:sz w:val="16"/>
      <w:szCs w:val="16"/>
    </w:rPr>
  </w:style>
  <w:style w:type="paragraph" w:styleId="a8">
    <w:name w:val="annotation text"/>
    <w:basedOn w:val="a"/>
    <w:link w:val="a9"/>
    <w:uiPriority w:val="99"/>
    <w:semiHidden/>
    <w:unhideWhenUsed/>
    <w:rsid w:val="00032C64"/>
    <w:pPr>
      <w:spacing w:line="240" w:lineRule="auto"/>
    </w:pPr>
    <w:rPr>
      <w:sz w:val="20"/>
      <w:szCs w:val="20"/>
    </w:rPr>
  </w:style>
  <w:style w:type="character" w:customStyle="1" w:styleId="a9">
    <w:name w:val="Текст примечания Знак"/>
    <w:basedOn w:val="a0"/>
    <w:link w:val="a8"/>
    <w:uiPriority w:val="99"/>
    <w:semiHidden/>
    <w:rsid w:val="00032C64"/>
    <w:rPr>
      <w:sz w:val="20"/>
      <w:szCs w:val="20"/>
    </w:rPr>
  </w:style>
  <w:style w:type="paragraph" w:styleId="aa">
    <w:name w:val="Balloon Text"/>
    <w:basedOn w:val="a"/>
    <w:link w:val="ab"/>
    <w:uiPriority w:val="99"/>
    <w:semiHidden/>
    <w:unhideWhenUsed/>
    <w:rsid w:val="00032C64"/>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032C64"/>
    <w:rPr>
      <w:rFonts w:ascii="Segoe UI" w:hAnsi="Segoe UI" w:cs="Segoe UI"/>
      <w:sz w:val="18"/>
      <w:szCs w:val="18"/>
    </w:rPr>
  </w:style>
  <w:style w:type="paragraph" w:styleId="ac">
    <w:name w:val="annotation subject"/>
    <w:basedOn w:val="a8"/>
    <w:next w:val="a8"/>
    <w:link w:val="ad"/>
    <w:uiPriority w:val="99"/>
    <w:semiHidden/>
    <w:unhideWhenUsed/>
    <w:rsid w:val="007A0A0C"/>
    <w:rPr>
      <w:b/>
      <w:bCs/>
    </w:rPr>
  </w:style>
  <w:style w:type="character" w:customStyle="1" w:styleId="ad">
    <w:name w:val="Тема примечания Знак"/>
    <w:basedOn w:val="a9"/>
    <w:link w:val="ac"/>
    <w:uiPriority w:val="99"/>
    <w:semiHidden/>
    <w:rsid w:val="007A0A0C"/>
    <w:rPr>
      <w:b/>
      <w:bCs/>
      <w:sz w:val="20"/>
      <w:szCs w:val="20"/>
    </w:rPr>
  </w:style>
  <w:style w:type="paragraph" w:styleId="ae">
    <w:name w:val="header"/>
    <w:basedOn w:val="a"/>
    <w:link w:val="af"/>
    <w:uiPriority w:val="99"/>
    <w:unhideWhenUsed/>
    <w:rsid w:val="00F13ED7"/>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F13ED7"/>
  </w:style>
  <w:style w:type="paragraph" w:customStyle="1" w:styleId="af0">
    <w:name w:val="_Табл_Подпись"/>
    <w:basedOn w:val="af1"/>
    <w:link w:val="af2"/>
    <w:qFormat/>
    <w:rsid w:val="00545004"/>
    <w:pPr>
      <w:keepNext/>
      <w:spacing w:before="240" w:after="120" w:line="276" w:lineRule="auto"/>
      <w:jc w:val="right"/>
    </w:pPr>
    <w:rPr>
      <w:rFonts w:ascii="Times New Roman" w:hAnsi="Times New Roman"/>
      <w:color w:val="auto"/>
      <w:sz w:val="24"/>
    </w:rPr>
  </w:style>
  <w:style w:type="character" w:customStyle="1" w:styleId="af2">
    <w:name w:val="_Табл_Подпись Знак"/>
    <w:basedOn w:val="a0"/>
    <w:link w:val="af0"/>
    <w:rsid w:val="00545004"/>
    <w:rPr>
      <w:rFonts w:ascii="Times New Roman" w:hAnsi="Times New Roman"/>
      <w:i/>
      <w:iCs/>
      <w:sz w:val="24"/>
      <w:szCs w:val="18"/>
    </w:rPr>
  </w:style>
  <w:style w:type="paragraph" w:styleId="af1">
    <w:name w:val="caption"/>
    <w:basedOn w:val="a"/>
    <w:next w:val="a"/>
    <w:uiPriority w:val="35"/>
    <w:semiHidden/>
    <w:unhideWhenUsed/>
    <w:qFormat/>
    <w:rsid w:val="00545004"/>
    <w:pPr>
      <w:spacing w:after="200" w:line="240" w:lineRule="auto"/>
    </w:pPr>
    <w:rPr>
      <w:i/>
      <w:iCs/>
      <w:color w:val="44546A" w:themeColor="text2"/>
      <w:sz w:val="18"/>
      <w:szCs w:val="18"/>
    </w:rPr>
  </w:style>
  <w:style w:type="paragraph" w:customStyle="1" w:styleId="af3">
    <w:name w:val="_Основной"/>
    <w:basedOn w:val="a"/>
    <w:link w:val="af4"/>
    <w:qFormat/>
    <w:rsid w:val="00545004"/>
    <w:pPr>
      <w:spacing w:after="240" w:line="276" w:lineRule="auto"/>
      <w:ind w:firstLine="709"/>
      <w:jc w:val="both"/>
    </w:pPr>
    <w:rPr>
      <w:rFonts w:ascii="Times New Roman" w:hAnsi="Times New Roman" w:cs="Times New Roman"/>
      <w:sz w:val="24"/>
    </w:rPr>
  </w:style>
  <w:style w:type="character" w:customStyle="1" w:styleId="af4">
    <w:name w:val="_Основной Знак"/>
    <w:basedOn w:val="a0"/>
    <w:link w:val="af3"/>
    <w:rsid w:val="00545004"/>
    <w:rPr>
      <w:rFonts w:ascii="Times New Roman" w:hAnsi="Times New Roman" w:cs="Times New Roman"/>
      <w:sz w:val="24"/>
    </w:rPr>
  </w:style>
  <w:style w:type="paragraph" w:customStyle="1" w:styleId="af5">
    <w:name w:val="_Текст_таблицы"/>
    <w:basedOn w:val="a"/>
    <w:qFormat/>
    <w:rsid w:val="00545004"/>
    <w:pPr>
      <w:spacing w:after="0" w:line="240" w:lineRule="auto"/>
    </w:pPr>
    <w:rPr>
      <w:rFonts w:ascii="Arial Narrow" w:hAnsi="Arial Narrow" w:cs="Times New Roman"/>
      <w:szCs w:val="20"/>
    </w:rPr>
  </w:style>
  <w:style w:type="character" w:styleId="af6">
    <w:name w:val="Hyperlink"/>
    <w:basedOn w:val="a0"/>
    <w:uiPriority w:val="99"/>
    <w:unhideWhenUsed/>
    <w:rsid w:val="00F4724C"/>
    <w:rPr>
      <w:color w:val="0563C1" w:themeColor="hyperlink"/>
      <w:u w:val="single"/>
    </w:rPr>
  </w:style>
  <w:style w:type="character" w:customStyle="1" w:styleId="20">
    <w:name w:val="Заголовок 2 Знак"/>
    <w:basedOn w:val="a0"/>
    <w:link w:val="2"/>
    <w:uiPriority w:val="9"/>
    <w:rsid w:val="00616CC6"/>
    <w:rPr>
      <w:rFonts w:asciiTheme="majorHAnsi" w:eastAsiaTheme="majorEastAsia" w:hAnsiTheme="majorHAnsi" w:cstheme="majorBidi"/>
      <w:color w:val="2E74B5" w:themeColor="accent1" w:themeShade="BF"/>
      <w:sz w:val="26"/>
      <w:szCs w:val="26"/>
    </w:rPr>
  </w:style>
  <w:style w:type="paragraph" w:customStyle="1" w:styleId="af7">
    <w:name w:val="_Подпись_рисунка"/>
    <w:basedOn w:val="af1"/>
    <w:next w:val="af3"/>
    <w:link w:val="af8"/>
    <w:qFormat/>
    <w:rsid w:val="001C032F"/>
    <w:pPr>
      <w:spacing w:before="120"/>
      <w:jc w:val="center"/>
    </w:pPr>
    <w:rPr>
      <w:rFonts w:ascii="Times New Roman" w:hAnsi="Times New Roman" w:cs="Times New Roman"/>
      <w:iCs w:val="0"/>
      <w:color w:val="auto"/>
      <w:sz w:val="24"/>
      <w:szCs w:val="22"/>
    </w:rPr>
  </w:style>
  <w:style w:type="character" w:customStyle="1" w:styleId="af8">
    <w:name w:val="_Подпись_рисунка Знак"/>
    <w:basedOn w:val="a0"/>
    <w:link w:val="af7"/>
    <w:rsid w:val="001C032F"/>
    <w:rPr>
      <w:rFonts w:ascii="Times New Roman" w:hAnsi="Times New Roman" w:cs="Times New Roman"/>
      <w:i/>
      <w:sz w:val="24"/>
    </w:rPr>
  </w:style>
  <w:style w:type="character" w:customStyle="1" w:styleId="30">
    <w:name w:val="Заголовок 3 Знак"/>
    <w:basedOn w:val="a0"/>
    <w:link w:val="3"/>
    <w:uiPriority w:val="9"/>
    <w:rsid w:val="005D3F5F"/>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rsid w:val="00DA6006"/>
    <w:rPr>
      <w:rFonts w:asciiTheme="majorHAnsi" w:eastAsiaTheme="majorEastAsia" w:hAnsiTheme="majorHAnsi" w:cstheme="majorBidi"/>
      <w:i/>
      <w:iCs/>
      <w:color w:val="2E74B5" w:themeColor="accent1" w:themeShade="BF"/>
    </w:rPr>
  </w:style>
  <w:style w:type="character" w:styleId="af9">
    <w:name w:val="FollowedHyperlink"/>
    <w:basedOn w:val="a0"/>
    <w:uiPriority w:val="99"/>
    <w:semiHidden/>
    <w:unhideWhenUsed/>
    <w:rsid w:val="00425D40"/>
    <w:rPr>
      <w:color w:val="954F72" w:themeColor="followedHyperlink"/>
      <w:u w:val="single"/>
    </w:rPr>
  </w:style>
  <w:style w:type="table" w:customStyle="1" w:styleId="TableGridLight">
    <w:name w:val="Table Grid Light"/>
    <w:basedOn w:val="a1"/>
    <w:uiPriority w:val="59"/>
    <w:rsid w:val="00F514DE"/>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paragraph" w:styleId="afa">
    <w:name w:val="TOC Heading"/>
    <w:basedOn w:val="1"/>
    <w:next w:val="a"/>
    <w:uiPriority w:val="39"/>
    <w:unhideWhenUsed/>
    <w:qFormat/>
    <w:rsid w:val="00C04C35"/>
    <w:pPr>
      <w:numPr>
        <w:numId w:val="0"/>
      </w:numPr>
      <w:outlineLvl w:val="9"/>
    </w:pPr>
    <w:rPr>
      <w:lang w:eastAsia="ru-RU"/>
    </w:rPr>
  </w:style>
  <w:style w:type="paragraph" w:styleId="11">
    <w:name w:val="toc 1"/>
    <w:basedOn w:val="a"/>
    <w:next w:val="a"/>
    <w:autoRedefine/>
    <w:uiPriority w:val="39"/>
    <w:unhideWhenUsed/>
    <w:rsid w:val="00C04C35"/>
    <w:pPr>
      <w:spacing w:after="100"/>
    </w:pPr>
  </w:style>
  <w:style w:type="paragraph" w:styleId="21">
    <w:name w:val="toc 2"/>
    <w:basedOn w:val="a"/>
    <w:next w:val="a"/>
    <w:autoRedefine/>
    <w:uiPriority w:val="39"/>
    <w:unhideWhenUsed/>
    <w:rsid w:val="00C04C35"/>
    <w:pPr>
      <w:spacing w:after="100"/>
      <w:ind w:left="220"/>
    </w:pPr>
  </w:style>
  <w:style w:type="paragraph" w:styleId="31">
    <w:name w:val="toc 3"/>
    <w:basedOn w:val="a"/>
    <w:next w:val="a"/>
    <w:autoRedefine/>
    <w:uiPriority w:val="39"/>
    <w:unhideWhenUsed/>
    <w:rsid w:val="00C04C3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14779">
      <w:bodyDiv w:val="1"/>
      <w:marLeft w:val="0"/>
      <w:marRight w:val="0"/>
      <w:marTop w:val="0"/>
      <w:marBottom w:val="0"/>
      <w:divBdr>
        <w:top w:val="none" w:sz="0" w:space="0" w:color="auto"/>
        <w:left w:val="none" w:sz="0" w:space="0" w:color="auto"/>
        <w:bottom w:val="none" w:sz="0" w:space="0" w:color="auto"/>
        <w:right w:val="none" w:sz="0" w:space="0" w:color="auto"/>
      </w:divBdr>
    </w:div>
    <w:div w:id="61029902">
      <w:bodyDiv w:val="1"/>
      <w:marLeft w:val="0"/>
      <w:marRight w:val="0"/>
      <w:marTop w:val="0"/>
      <w:marBottom w:val="0"/>
      <w:divBdr>
        <w:top w:val="none" w:sz="0" w:space="0" w:color="auto"/>
        <w:left w:val="none" w:sz="0" w:space="0" w:color="auto"/>
        <w:bottom w:val="none" w:sz="0" w:space="0" w:color="auto"/>
        <w:right w:val="none" w:sz="0" w:space="0" w:color="auto"/>
      </w:divBdr>
      <w:divsChild>
        <w:div w:id="1478302880">
          <w:marLeft w:val="0"/>
          <w:marRight w:val="0"/>
          <w:marTop w:val="0"/>
          <w:marBottom w:val="570"/>
          <w:divBdr>
            <w:top w:val="none" w:sz="0" w:space="0" w:color="auto"/>
            <w:left w:val="none" w:sz="0" w:space="0" w:color="auto"/>
            <w:bottom w:val="none" w:sz="0" w:space="0" w:color="auto"/>
            <w:right w:val="none" w:sz="0" w:space="0" w:color="auto"/>
          </w:divBdr>
          <w:divsChild>
            <w:div w:id="28802653">
              <w:marLeft w:val="0"/>
              <w:marRight w:val="0"/>
              <w:marTop w:val="180"/>
              <w:marBottom w:val="0"/>
              <w:divBdr>
                <w:top w:val="none" w:sz="0" w:space="0" w:color="auto"/>
                <w:left w:val="none" w:sz="0" w:space="0" w:color="auto"/>
                <w:bottom w:val="none" w:sz="0" w:space="0" w:color="auto"/>
                <w:right w:val="none" w:sz="0" w:space="0" w:color="auto"/>
              </w:divBdr>
              <w:divsChild>
                <w:div w:id="1597245331">
                  <w:marLeft w:val="0"/>
                  <w:marRight w:val="0"/>
                  <w:marTop w:val="0"/>
                  <w:marBottom w:val="240"/>
                  <w:divBdr>
                    <w:top w:val="none" w:sz="0" w:space="0" w:color="auto"/>
                    <w:left w:val="none" w:sz="0" w:space="0" w:color="auto"/>
                    <w:bottom w:val="none" w:sz="0" w:space="0" w:color="auto"/>
                    <w:right w:val="none" w:sz="0" w:space="0" w:color="auto"/>
                  </w:divBdr>
                  <w:divsChild>
                    <w:div w:id="1681814115">
                      <w:marLeft w:val="0"/>
                      <w:marRight w:val="0"/>
                      <w:marTop w:val="0"/>
                      <w:marBottom w:val="0"/>
                      <w:divBdr>
                        <w:top w:val="none" w:sz="0" w:space="0" w:color="auto"/>
                        <w:left w:val="none" w:sz="0" w:space="0" w:color="auto"/>
                        <w:bottom w:val="none" w:sz="0" w:space="0" w:color="auto"/>
                        <w:right w:val="none" w:sz="0" w:space="0" w:color="auto"/>
                      </w:divBdr>
                      <w:divsChild>
                        <w:div w:id="601575892">
                          <w:marLeft w:val="0"/>
                          <w:marRight w:val="0"/>
                          <w:marTop w:val="0"/>
                          <w:marBottom w:val="0"/>
                          <w:divBdr>
                            <w:top w:val="none" w:sz="0" w:space="0" w:color="auto"/>
                            <w:left w:val="none" w:sz="0" w:space="0" w:color="auto"/>
                            <w:bottom w:val="none" w:sz="0" w:space="0" w:color="auto"/>
                            <w:right w:val="none" w:sz="0" w:space="0" w:color="auto"/>
                          </w:divBdr>
                        </w:div>
                        <w:div w:id="760836867">
                          <w:marLeft w:val="0"/>
                          <w:marRight w:val="0"/>
                          <w:marTop w:val="0"/>
                          <w:marBottom w:val="0"/>
                          <w:divBdr>
                            <w:top w:val="none" w:sz="0" w:space="0" w:color="auto"/>
                            <w:left w:val="none" w:sz="0" w:space="0" w:color="auto"/>
                            <w:bottom w:val="none" w:sz="0" w:space="0" w:color="auto"/>
                            <w:right w:val="none" w:sz="0" w:space="0" w:color="auto"/>
                          </w:divBdr>
                          <w:divsChild>
                            <w:div w:id="1252277147">
                              <w:marLeft w:val="0"/>
                              <w:marRight w:val="0"/>
                              <w:marTop w:val="0"/>
                              <w:marBottom w:val="0"/>
                              <w:divBdr>
                                <w:top w:val="none" w:sz="0" w:space="0" w:color="auto"/>
                                <w:left w:val="none" w:sz="0" w:space="0" w:color="auto"/>
                                <w:bottom w:val="none" w:sz="0" w:space="0" w:color="auto"/>
                                <w:right w:val="none" w:sz="0" w:space="0" w:color="auto"/>
                              </w:divBdr>
                            </w:div>
                            <w:div w:id="116123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067416">
                  <w:marLeft w:val="0"/>
                  <w:marRight w:val="0"/>
                  <w:marTop w:val="0"/>
                  <w:marBottom w:val="240"/>
                  <w:divBdr>
                    <w:top w:val="none" w:sz="0" w:space="0" w:color="auto"/>
                    <w:left w:val="none" w:sz="0" w:space="0" w:color="auto"/>
                    <w:bottom w:val="none" w:sz="0" w:space="0" w:color="auto"/>
                    <w:right w:val="none" w:sz="0" w:space="0" w:color="auto"/>
                  </w:divBdr>
                  <w:divsChild>
                    <w:div w:id="1375352184">
                      <w:marLeft w:val="0"/>
                      <w:marRight w:val="0"/>
                      <w:marTop w:val="0"/>
                      <w:marBottom w:val="0"/>
                      <w:divBdr>
                        <w:top w:val="none" w:sz="0" w:space="0" w:color="auto"/>
                        <w:left w:val="none" w:sz="0" w:space="0" w:color="auto"/>
                        <w:bottom w:val="none" w:sz="0" w:space="0" w:color="auto"/>
                        <w:right w:val="none" w:sz="0" w:space="0" w:color="auto"/>
                      </w:divBdr>
                      <w:divsChild>
                        <w:div w:id="661350158">
                          <w:marLeft w:val="0"/>
                          <w:marRight w:val="0"/>
                          <w:marTop w:val="0"/>
                          <w:marBottom w:val="0"/>
                          <w:divBdr>
                            <w:top w:val="none" w:sz="0" w:space="0" w:color="auto"/>
                            <w:left w:val="none" w:sz="0" w:space="0" w:color="auto"/>
                            <w:bottom w:val="none" w:sz="0" w:space="0" w:color="auto"/>
                            <w:right w:val="none" w:sz="0" w:space="0" w:color="auto"/>
                          </w:divBdr>
                        </w:div>
                        <w:div w:id="1589727994">
                          <w:marLeft w:val="0"/>
                          <w:marRight w:val="0"/>
                          <w:marTop w:val="0"/>
                          <w:marBottom w:val="0"/>
                          <w:divBdr>
                            <w:top w:val="none" w:sz="0" w:space="0" w:color="auto"/>
                            <w:left w:val="none" w:sz="0" w:space="0" w:color="auto"/>
                            <w:bottom w:val="none" w:sz="0" w:space="0" w:color="auto"/>
                            <w:right w:val="none" w:sz="0" w:space="0" w:color="auto"/>
                          </w:divBdr>
                          <w:divsChild>
                            <w:div w:id="403259100">
                              <w:marLeft w:val="0"/>
                              <w:marRight w:val="0"/>
                              <w:marTop w:val="0"/>
                              <w:marBottom w:val="0"/>
                              <w:divBdr>
                                <w:top w:val="none" w:sz="0" w:space="0" w:color="auto"/>
                                <w:left w:val="none" w:sz="0" w:space="0" w:color="auto"/>
                                <w:bottom w:val="none" w:sz="0" w:space="0" w:color="auto"/>
                                <w:right w:val="none" w:sz="0" w:space="0" w:color="auto"/>
                              </w:divBdr>
                            </w:div>
                            <w:div w:id="42750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393492">
                  <w:marLeft w:val="0"/>
                  <w:marRight w:val="0"/>
                  <w:marTop w:val="0"/>
                  <w:marBottom w:val="240"/>
                  <w:divBdr>
                    <w:top w:val="none" w:sz="0" w:space="0" w:color="auto"/>
                    <w:left w:val="none" w:sz="0" w:space="0" w:color="auto"/>
                    <w:bottom w:val="none" w:sz="0" w:space="0" w:color="auto"/>
                    <w:right w:val="none" w:sz="0" w:space="0" w:color="auto"/>
                  </w:divBdr>
                  <w:divsChild>
                    <w:div w:id="559097558">
                      <w:marLeft w:val="0"/>
                      <w:marRight w:val="0"/>
                      <w:marTop w:val="0"/>
                      <w:marBottom w:val="0"/>
                      <w:divBdr>
                        <w:top w:val="none" w:sz="0" w:space="0" w:color="auto"/>
                        <w:left w:val="none" w:sz="0" w:space="0" w:color="auto"/>
                        <w:bottom w:val="none" w:sz="0" w:space="0" w:color="auto"/>
                        <w:right w:val="none" w:sz="0" w:space="0" w:color="auto"/>
                      </w:divBdr>
                      <w:divsChild>
                        <w:div w:id="412974877">
                          <w:marLeft w:val="0"/>
                          <w:marRight w:val="0"/>
                          <w:marTop w:val="0"/>
                          <w:marBottom w:val="0"/>
                          <w:divBdr>
                            <w:top w:val="none" w:sz="0" w:space="0" w:color="auto"/>
                            <w:left w:val="none" w:sz="0" w:space="0" w:color="auto"/>
                            <w:bottom w:val="none" w:sz="0" w:space="0" w:color="auto"/>
                            <w:right w:val="none" w:sz="0" w:space="0" w:color="auto"/>
                          </w:divBdr>
                        </w:div>
                        <w:div w:id="1421754797">
                          <w:marLeft w:val="0"/>
                          <w:marRight w:val="0"/>
                          <w:marTop w:val="0"/>
                          <w:marBottom w:val="0"/>
                          <w:divBdr>
                            <w:top w:val="none" w:sz="0" w:space="0" w:color="auto"/>
                            <w:left w:val="none" w:sz="0" w:space="0" w:color="auto"/>
                            <w:bottom w:val="none" w:sz="0" w:space="0" w:color="auto"/>
                            <w:right w:val="none" w:sz="0" w:space="0" w:color="auto"/>
                          </w:divBdr>
                          <w:divsChild>
                            <w:div w:id="450829544">
                              <w:marLeft w:val="0"/>
                              <w:marRight w:val="0"/>
                              <w:marTop w:val="0"/>
                              <w:marBottom w:val="0"/>
                              <w:divBdr>
                                <w:top w:val="none" w:sz="0" w:space="0" w:color="auto"/>
                                <w:left w:val="none" w:sz="0" w:space="0" w:color="auto"/>
                                <w:bottom w:val="none" w:sz="0" w:space="0" w:color="auto"/>
                                <w:right w:val="none" w:sz="0" w:space="0" w:color="auto"/>
                              </w:divBdr>
                            </w:div>
                            <w:div w:id="196006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228939">
                  <w:marLeft w:val="0"/>
                  <w:marRight w:val="0"/>
                  <w:marTop w:val="0"/>
                  <w:marBottom w:val="240"/>
                  <w:divBdr>
                    <w:top w:val="none" w:sz="0" w:space="0" w:color="auto"/>
                    <w:left w:val="none" w:sz="0" w:space="0" w:color="auto"/>
                    <w:bottom w:val="none" w:sz="0" w:space="0" w:color="auto"/>
                    <w:right w:val="none" w:sz="0" w:space="0" w:color="auto"/>
                  </w:divBdr>
                  <w:divsChild>
                    <w:div w:id="905410435">
                      <w:marLeft w:val="0"/>
                      <w:marRight w:val="0"/>
                      <w:marTop w:val="0"/>
                      <w:marBottom w:val="0"/>
                      <w:divBdr>
                        <w:top w:val="none" w:sz="0" w:space="0" w:color="auto"/>
                        <w:left w:val="none" w:sz="0" w:space="0" w:color="auto"/>
                        <w:bottom w:val="none" w:sz="0" w:space="0" w:color="auto"/>
                        <w:right w:val="none" w:sz="0" w:space="0" w:color="auto"/>
                      </w:divBdr>
                      <w:divsChild>
                        <w:div w:id="1562523601">
                          <w:marLeft w:val="0"/>
                          <w:marRight w:val="0"/>
                          <w:marTop w:val="0"/>
                          <w:marBottom w:val="0"/>
                          <w:divBdr>
                            <w:top w:val="none" w:sz="0" w:space="0" w:color="auto"/>
                            <w:left w:val="none" w:sz="0" w:space="0" w:color="auto"/>
                            <w:bottom w:val="none" w:sz="0" w:space="0" w:color="auto"/>
                            <w:right w:val="none" w:sz="0" w:space="0" w:color="auto"/>
                          </w:divBdr>
                        </w:div>
                        <w:div w:id="627247389">
                          <w:marLeft w:val="0"/>
                          <w:marRight w:val="0"/>
                          <w:marTop w:val="0"/>
                          <w:marBottom w:val="0"/>
                          <w:divBdr>
                            <w:top w:val="none" w:sz="0" w:space="0" w:color="auto"/>
                            <w:left w:val="none" w:sz="0" w:space="0" w:color="auto"/>
                            <w:bottom w:val="none" w:sz="0" w:space="0" w:color="auto"/>
                            <w:right w:val="none" w:sz="0" w:space="0" w:color="auto"/>
                          </w:divBdr>
                          <w:divsChild>
                            <w:div w:id="1588877270">
                              <w:marLeft w:val="0"/>
                              <w:marRight w:val="0"/>
                              <w:marTop w:val="0"/>
                              <w:marBottom w:val="0"/>
                              <w:divBdr>
                                <w:top w:val="none" w:sz="0" w:space="0" w:color="auto"/>
                                <w:left w:val="none" w:sz="0" w:space="0" w:color="auto"/>
                                <w:bottom w:val="none" w:sz="0" w:space="0" w:color="auto"/>
                                <w:right w:val="none" w:sz="0" w:space="0" w:color="auto"/>
                              </w:divBdr>
                            </w:div>
                            <w:div w:id="123871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757399">
                  <w:marLeft w:val="0"/>
                  <w:marRight w:val="0"/>
                  <w:marTop w:val="0"/>
                  <w:marBottom w:val="240"/>
                  <w:divBdr>
                    <w:top w:val="none" w:sz="0" w:space="0" w:color="auto"/>
                    <w:left w:val="none" w:sz="0" w:space="0" w:color="auto"/>
                    <w:bottom w:val="none" w:sz="0" w:space="0" w:color="auto"/>
                    <w:right w:val="none" w:sz="0" w:space="0" w:color="auto"/>
                  </w:divBdr>
                  <w:divsChild>
                    <w:div w:id="636181639">
                      <w:marLeft w:val="0"/>
                      <w:marRight w:val="0"/>
                      <w:marTop w:val="0"/>
                      <w:marBottom w:val="0"/>
                      <w:divBdr>
                        <w:top w:val="none" w:sz="0" w:space="0" w:color="auto"/>
                        <w:left w:val="none" w:sz="0" w:space="0" w:color="auto"/>
                        <w:bottom w:val="none" w:sz="0" w:space="0" w:color="auto"/>
                        <w:right w:val="none" w:sz="0" w:space="0" w:color="auto"/>
                      </w:divBdr>
                      <w:divsChild>
                        <w:div w:id="15424327">
                          <w:marLeft w:val="0"/>
                          <w:marRight w:val="0"/>
                          <w:marTop w:val="0"/>
                          <w:marBottom w:val="0"/>
                          <w:divBdr>
                            <w:top w:val="none" w:sz="0" w:space="0" w:color="auto"/>
                            <w:left w:val="none" w:sz="0" w:space="0" w:color="auto"/>
                            <w:bottom w:val="none" w:sz="0" w:space="0" w:color="auto"/>
                            <w:right w:val="none" w:sz="0" w:space="0" w:color="auto"/>
                          </w:divBdr>
                        </w:div>
                        <w:div w:id="186022558">
                          <w:marLeft w:val="0"/>
                          <w:marRight w:val="0"/>
                          <w:marTop w:val="0"/>
                          <w:marBottom w:val="0"/>
                          <w:divBdr>
                            <w:top w:val="none" w:sz="0" w:space="0" w:color="auto"/>
                            <w:left w:val="none" w:sz="0" w:space="0" w:color="auto"/>
                            <w:bottom w:val="none" w:sz="0" w:space="0" w:color="auto"/>
                            <w:right w:val="none" w:sz="0" w:space="0" w:color="auto"/>
                          </w:divBdr>
                          <w:divsChild>
                            <w:div w:id="1139151859">
                              <w:marLeft w:val="0"/>
                              <w:marRight w:val="0"/>
                              <w:marTop w:val="0"/>
                              <w:marBottom w:val="0"/>
                              <w:divBdr>
                                <w:top w:val="none" w:sz="0" w:space="0" w:color="auto"/>
                                <w:left w:val="none" w:sz="0" w:space="0" w:color="auto"/>
                                <w:bottom w:val="none" w:sz="0" w:space="0" w:color="auto"/>
                                <w:right w:val="none" w:sz="0" w:space="0" w:color="auto"/>
                              </w:divBdr>
                            </w:div>
                            <w:div w:id="19053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85922">
                  <w:marLeft w:val="0"/>
                  <w:marRight w:val="0"/>
                  <w:marTop w:val="0"/>
                  <w:marBottom w:val="0"/>
                  <w:divBdr>
                    <w:top w:val="none" w:sz="0" w:space="0" w:color="auto"/>
                    <w:left w:val="none" w:sz="0" w:space="0" w:color="auto"/>
                    <w:bottom w:val="none" w:sz="0" w:space="0" w:color="auto"/>
                    <w:right w:val="none" w:sz="0" w:space="0" w:color="auto"/>
                  </w:divBdr>
                  <w:divsChild>
                    <w:div w:id="1723216296">
                      <w:marLeft w:val="0"/>
                      <w:marRight w:val="0"/>
                      <w:marTop w:val="0"/>
                      <w:marBottom w:val="0"/>
                      <w:divBdr>
                        <w:top w:val="none" w:sz="0" w:space="0" w:color="auto"/>
                        <w:left w:val="none" w:sz="0" w:space="0" w:color="auto"/>
                        <w:bottom w:val="none" w:sz="0" w:space="0" w:color="auto"/>
                        <w:right w:val="none" w:sz="0" w:space="0" w:color="auto"/>
                      </w:divBdr>
                      <w:divsChild>
                        <w:div w:id="2130081480">
                          <w:marLeft w:val="0"/>
                          <w:marRight w:val="0"/>
                          <w:marTop w:val="0"/>
                          <w:marBottom w:val="0"/>
                          <w:divBdr>
                            <w:top w:val="none" w:sz="0" w:space="0" w:color="auto"/>
                            <w:left w:val="none" w:sz="0" w:space="0" w:color="auto"/>
                            <w:bottom w:val="none" w:sz="0" w:space="0" w:color="auto"/>
                            <w:right w:val="none" w:sz="0" w:space="0" w:color="auto"/>
                          </w:divBdr>
                        </w:div>
                        <w:div w:id="168913680">
                          <w:marLeft w:val="0"/>
                          <w:marRight w:val="0"/>
                          <w:marTop w:val="0"/>
                          <w:marBottom w:val="0"/>
                          <w:divBdr>
                            <w:top w:val="none" w:sz="0" w:space="0" w:color="auto"/>
                            <w:left w:val="none" w:sz="0" w:space="0" w:color="auto"/>
                            <w:bottom w:val="none" w:sz="0" w:space="0" w:color="auto"/>
                            <w:right w:val="none" w:sz="0" w:space="0" w:color="auto"/>
                          </w:divBdr>
                          <w:divsChild>
                            <w:div w:id="337460850">
                              <w:marLeft w:val="0"/>
                              <w:marRight w:val="0"/>
                              <w:marTop w:val="0"/>
                              <w:marBottom w:val="0"/>
                              <w:divBdr>
                                <w:top w:val="none" w:sz="0" w:space="0" w:color="auto"/>
                                <w:left w:val="none" w:sz="0" w:space="0" w:color="auto"/>
                                <w:bottom w:val="none" w:sz="0" w:space="0" w:color="auto"/>
                                <w:right w:val="none" w:sz="0" w:space="0" w:color="auto"/>
                              </w:divBdr>
                            </w:div>
                            <w:div w:id="74503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681055">
          <w:marLeft w:val="0"/>
          <w:marRight w:val="0"/>
          <w:marTop w:val="0"/>
          <w:marBottom w:val="570"/>
          <w:divBdr>
            <w:top w:val="none" w:sz="0" w:space="0" w:color="auto"/>
            <w:left w:val="none" w:sz="0" w:space="0" w:color="auto"/>
            <w:bottom w:val="none" w:sz="0" w:space="0" w:color="auto"/>
            <w:right w:val="none" w:sz="0" w:space="0" w:color="auto"/>
          </w:divBdr>
          <w:divsChild>
            <w:div w:id="1918897112">
              <w:marLeft w:val="0"/>
              <w:marRight w:val="0"/>
              <w:marTop w:val="180"/>
              <w:marBottom w:val="0"/>
              <w:divBdr>
                <w:top w:val="none" w:sz="0" w:space="0" w:color="auto"/>
                <w:left w:val="none" w:sz="0" w:space="0" w:color="auto"/>
                <w:bottom w:val="none" w:sz="0" w:space="0" w:color="auto"/>
                <w:right w:val="none" w:sz="0" w:space="0" w:color="auto"/>
              </w:divBdr>
              <w:divsChild>
                <w:div w:id="284502720">
                  <w:marLeft w:val="0"/>
                  <w:marRight w:val="0"/>
                  <w:marTop w:val="0"/>
                  <w:marBottom w:val="240"/>
                  <w:divBdr>
                    <w:top w:val="none" w:sz="0" w:space="0" w:color="auto"/>
                    <w:left w:val="none" w:sz="0" w:space="0" w:color="auto"/>
                    <w:bottom w:val="none" w:sz="0" w:space="0" w:color="auto"/>
                    <w:right w:val="none" w:sz="0" w:space="0" w:color="auto"/>
                  </w:divBdr>
                  <w:divsChild>
                    <w:div w:id="1177035876">
                      <w:marLeft w:val="0"/>
                      <w:marRight w:val="0"/>
                      <w:marTop w:val="0"/>
                      <w:marBottom w:val="0"/>
                      <w:divBdr>
                        <w:top w:val="none" w:sz="0" w:space="0" w:color="auto"/>
                        <w:left w:val="none" w:sz="0" w:space="0" w:color="auto"/>
                        <w:bottom w:val="none" w:sz="0" w:space="0" w:color="auto"/>
                        <w:right w:val="none" w:sz="0" w:space="0" w:color="auto"/>
                      </w:divBdr>
                      <w:divsChild>
                        <w:div w:id="831212722">
                          <w:marLeft w:val="0"/>
                          <w:marRight w:val="0"/>
                          <w:marTop w:val="0"/>
                          <w:marBottom w:val="0"/>
                          <w:divBdr>
                            <w:top w:val="none" w:sz="0" w:space="0" w:color="auto"/>
                            <w:left w:val="none" w:sz="0" w:space="0" w:color="auto"/>
                            <w:bottom w:val="none" w:sz="0" w:space="0" w:color="auto"/>
                            <w:right w:val="none" w:sz="0" w:space="0" w:color="auto"/>
                          </w:divBdr>
                        </w:div>
                        <w:div w:id="34473382">
                          <w:marLeft w:val="0"/>
                          <w:marRight w:val="0"/>
                          <w:marTop w:val="0"/>
                          <w:marBottom w:val="0"/>
                          <w:divBdr>
                            <w:top w:val="none" w:sz="0" w:space="0" w:color="auto"/>
                            <w:left w:val="none" w:sz="0" w:space="0" w:color="auto"/>
                            <w:bottom w:val="none" w:sz="0" w:space="0" w:color="auto"/>
                            <w:right w:val="none" w:sz="0" w:space="0" w:color="auto"/>
                          </w:divBdr>
                          <w:divsChild>
                            <w:div w:id="1798135613">
                              <w:marLeft w:val="0"/>
                              <w:marRight w:val="0"/>
                              <w:marTop w:val="0"/>
                              <w:marBottom w:val="0"/>
                              <w:divBdr>
                                <w:top w:val="none" w:sz="0" w:space="0" w:color="auto"/>
                                <w:left w:val="none" w:sz="0" w:space="0" w:color="auto"/>
                                <w:bottom w:val="none" w:sz="0" w:space="0" w:color="auto"/>
                                <w:right w:val="none" w:sz="0" w:space="0" w:color="auto"/>
                              </w:divBdr>
                            </w:div>
                            <w:div w:id="100744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77653">
                  <w:marLeft w:val="0"/>
                  <w:marRight w:val="0"/>
                  <w:marTop w:val="0"/>
                  <w:marBottom w:val="240"/>
                  <w:divBdr>
                    <w:top w:val="none" w:sz="0" w:space="0" w:color="auto"/>
                    <w:left w:val="none" w:sz="0" w:space="0" w:color="auto"/>
                    <w:bottom w:val="none" w:sz="0" w:space="0" w:color="auto"/>
                    <w:right w:val="none" w:sz="0" w:space="0" w:color="auto"/>
                  </w:divBdr>
                  <w:divsChild>
                    <w:div w:id="80494170">
                      <w:marLeft w:val="0"/>
                      <w:marRight w:val="0"/>
                      <w:marTop w:val="0"/>
                      <w:marBottom w:val="0"/>
                      <w:divBdr>
                        <w:top w:val="none" w:sz="0" w:space="0" w:color="auto"/>
                        <w:left w:val="none" w:sz="0" w:space="0" w:color="auto"/>
                        <w:bottom w:val="none" w:sz="0" w:space="0" w:color="auto"/>
                        <w:right w:val="none" w:sz="0" w:space="0" w:color="auto"/>
                      </w:divBdr>
                      <w:divsChild>
                        <w:div w:id="570312781">
                          <w:marLeft w:val="0"/>
                          <w:marRight w:val="0"/>
                          <w:marTop w:val="0"/>
                          <w:marBottom w:val="0"/>
                          <w:divBdr>
                            <w:top w:val="none" w:sz="0" w:space="0" w:color="auto"/>
                            <w:left w:val="none" w:sz="0" w:space="0" w:color="auto"/>
                            <w:bottom w:val="none" w:sz="0" w:space="0" w:color="auto"/>
                            <w:right w:val="none" w:sz="0" w:space="0" w:color="auto"/>
                          </w:divBdr>
                        </w:div>
                        <w:div w:id="1210801485">
                          <w:marLeft w:val="0"/>
                          <w:marRight w:val="0"/>
                          <w:marTop w:val="0"/>
                          <w:marBottom w:val="0"/>
                          <w:divBdr>
                            <w:top w:val="none" w:sz="0" w:space="0" w:color="auto"/>
                            <w:left w:val="none" w:sz="0" w:space="0" w:color="auto"/>
                            <w:bottom w:val="none" w:sz="0" w:space="0" w:color="auto"/>
                            <w:right w:val="none" w:sz="0" w:space="0" w:color="auto"/>
                          </w:divBdr>
                          <w:divsChild>
                            <w:div w:id="1504737302">
                              <w:marLeft w:val="0"/>
                              <w:marRight w:val="0"/>
                              <w:marTop w:val="0"/>
                              <w:marBottom w:val="0"/>
                              <w:divBdr>
                                <w:top w:val="none" w:sz="0" w:space="0" w:color="auto"/>
                                <w:left w:val="none" w:sz="0" w:space="0" w:color="auto"/>
                                <w:bottom w:val="none" w:sz="0" w:space="0" w:color="auto"/>
                                <w:right w:val="none" w:sz="0" w:space="0" w:color="auto"/>
                              </w:divBdr>
                            </w:div>
                            <w:div w:id="47109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30963">
                  <w:marLeft w:val="0"/>
                  <w:marRight w:val="0"/>
                  <w:marTop w:val="0"/>
                  <w:marBottom w:val="240"/>
                  <w:divBdr>
                    <w:top w:val="none" w:sz="0" w:space="0" w:color="auto"/>
                    <w:left w:val="none" w:sz="0" w:space="0" w:color="auto"/>
                    <w:bottom w:val="none" w:sz="0" w:space="0" w:color="auto"/>
                    <w:right w:val="none" w:sz="0" w:space="0" w:color="auto"/>
                  </w:divBdr>
                  <w:divsChild>
                    <w:div w:id="1410883603">
                      <w:marLeft w:val="0"/>
                      <w:marRight w:val="0"/>
                      <w:marTop w:val="0"/>
                      <w:marBottom w:val="0"/>
                      <w:divBdr>
                        <w:top w:val="none" w:sz="0" w:space="0" w:color="auto"/>
                        <w:left w:val="none" w:sz="0" w:space="0" w:color="auto"/>
                        <w:bottom w:val="none" w:sz="0" w:space="0" w:color="auto"/>
                        <w:right w:val="none" w:sz="0" w:space="0" w:color="auto"/>
                      </w:divBdr>
                      <w:divsChild>
                        <w:div w:id="192233988">
                          <w:marLeft w:val="0"/>
                          <w:marRight w:val="0"/>
                          <w:marTop w:val="0"/>
                          <w:marBottom w:val="0"/>
                          <w:divBdr>
                            <w:top w:val="none" w:sz="0" w:space="0" w:color="auto"/>
                            <w:left w:val="none" w:sz="0" w:space="0" w:color="auto"/>
                            <w:bottom w:val="none" w:sz="0" w:space="0" w:color="auto"/>
                            <w:right w:val="none" w:sz="0" w:space="0" w:color="auto"/>
                          </w:divBdr>
                        </w:div>
                        <w:div w:id="951743672">
                          <w:marLeft w:val="0"/>
                          <w:marRight w:val="0"/>
                          <w:marTop w:val="0"/>
                          <w:marBottom w:val="0"/>
                          <w:divBdr>
                            <w:top w:val="none" w:sz="0" w:space="0" w:color="auto"/>
                            <w:left w:val="none" w:sz="0" w:space="0" w:color="auto"/>
                            <w:bottom w:val="none" w:sz="0" w:space="0" w:color="auto"/>
                            <w:right w:val="none" w:sz="0" w:space="0" w:color="auto"/>
                          </w:divBdr>
                          <w:divsChild>
                            <w:div w:id="545721387">
                              <w:marLeft w:val="0"/>
                              <w:marRight w:val="0"/>
                              <w:marTop w:val="0"/>
                              <w:marBottom w:val="0"/>
                              <w:divBdr>
                                <w:top w:val="none" w:sz="0" w:space="0" w:color="auto"/>
                                <w:left w:val="none" w:sz="0" w:space="0" w:color="auto"/>
                                <w:bottom w:val="none" w:sz="0" w:space="0" w:color="auto"/>
                                <w:right w:val="none" w:sz="0" w:space="0" w:color="auto"/>
                              </w:divBdr>
                            </w:div>
                            <w:div w:id="134158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953280">
                  <w:marLeft w:val="0"/>
                  <w:marRight w:val="0"/>
                  <w:marTop w:val="0"/>
                  <w:marBottom w:val="240"/>
                  <w:divBdr>
                    <w:top w:val="none" w:sz="0" w:space="0" w:color="auto"/>
                    <w:left w:val="none" w:sz="0" w:space="0" w:color="auto"/>
                    <w:bottom w:val="none" w:sz="0" w:space="0" w:color="auto"/>
                    <w:right w:val="none" w:sz="0" w:space="0" w:color="auto"/>
                  </w:divBdr>
                  <w:divsChild>
                    <w:div w:id="477722574">
                      <w:marLeft w:val="0"/>
                      <w:marRight w:val="0"/>
                      <w:marTop w:val="0"/>
                      <w:marBottom w:val="0"/>
                      <w:divBdr>
                        <w:top w:val="none" w:sz="0" w:space="0" w:color="auto"/>
                        <w:left w:val="none" w:sz="0" w:space="0" w:color="auto"/>
                        <w:bottom w:val="none" w:sz="0" w:space="0" w:color="auto"/>
                        <w:right w:val="none" w:sz="0" w:space="0" w:color="auto"/>
                      </w:divBdr>
                      <w:divsChild>
                        <w:div w:id="1964075864">
                          <w:marLeft w:val="0"/>
                          <w:marRight w:val="0"/>
                          <w:marTop w:val="0"/>
                          <w:marBottom w:val="0"/>
                          <w:divBdr>
                            <w:top w:val="none" w:sz="0" w:space="0" w:color="auto"/>
                            <w:left w:val="none" w:sz="0" w:space="0" w:color="auto"/>
                            <w:bottom w:val="none" w:sz="0" w:space="0" w:color="auto"/>
                            <w:right w:val="none" w:sz="0" w:space="0" w:color="auto"/>
                          </w:divBdr>
                        </w:div>
                        <w:div w:id="1021277877">
                          <w:marLeft w:val="0"/>
                          <w:marRight w:val="0"/>
                          <w:marTop w:val="0"/>
                          <w:marBottom w:val="0"/>
                          <w:divBdr>
                            <w:top w:val="none" w:sz="0" w:space="0" w:color="auto"/>
                            <w:left w:val="none" w:sz="0" w:space="0" w:color="auto"/>
                            <w:bottom w:val="none" w:sz="0" w:space="0" w:color="auto"/>
                            <w:right w:val="none" w:sz="0" w:space="0" w:color="auto"/>
                          </w:divBdr>
                          <w:divsChild>
                            <w:div w:id="621960364">
                              <w:marLeft w:val="0"/>
                              <w:marRight w:val="0"/>
                              <w:marTop w:val="0"/>
                              <w:marBottom w:val="0"/>
                              <w:divBdr>
                                <w:top w:val="none" w:sz="0" w:space="0" w:color="auto"/>
                                <w:left w:val="none" w:sz="0" w:space="0" w:color="auto"/>
                                <w:bottom w:val="none" w:sz="0" w:space="0" w:color="auto"/>
                                <w:right w:val="none" w:sz="0" w:space="0" w:color="auto"/>
                              </w:divBdr>
                            </w:div>
                            <w:div w:id="168416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420607">
                  <w:marLeft w:val="0"/>
                  <w:marRight w:val="0"/>
                  <w:marTop w:val="0"/>
                  <w:marBottom w:val="240"/>
                  <w:divBdr>
                    <w:top w:val="none" w:sz="0" w:space="0" w:color="auto"/>
                    <w:left w:val="none" w:sz="0" w:space="0" w:color="auto"/>
                    <w:bottom w:val="none" w:sz="0" w:space="0" w:color="auto"/>
                    <w:right w:val="none" w:sz="0" w:space="0" w:color="auto"/>
                  </w:divBdr>
                  <w:divsChild>
                    <w:div w:id="1882089264">
                      <w:marLeft w:val="0"/>
                      <w:marRight w:val="0"/>
                      <w:marTop w:val="0"/>
                      <w:marBottom w:val="0"/>
                      <w:divBdr>
                        <w:top w:val="none" w:sz="0" w:space="0" w:color="auto"/>
                        <w:left w:val="none" w:sz="0" w:space="0" w:color="auto"/>
                        <w:bottom w:val="none" w:sz="0" w:space="0" w:color="auto"/>
                        <w:right w:val="none" w:sz="0" w:space="0" w:color="auto"/>
                      </w:divBdr>
                      <w:divsChild>
                        <w:div w:id="1784685655">
                          <w:marLeft w:val="0"/>
                          <w:marRight w:val="0"/>
                          <w:marTop w:val="0"/>
                          <w:marBottom w:val="0"/>
                          <w:divBdr>
                            <w:top w:val="none" w:sz="0" w:space="0" w:color="auto"/>
                            <w:left w:val="none" w:sz="0" w:space="0" w:color="auto"/>
                            <w:bottom w:val="none" w:sz="0" w:space="0" w:color="auto"/>
                            <w:right w:val="none" w:sz="0" w:space="0" w:color="auto"/>
                          </w:divBdr>
                        </w:div>
                        <w:div w:id="488594161">
                          <w:marLeft w:val="0"/>
                          <w:marRight w:val="0"/>
                          <w:marTop w:val="0"/>
                          <w:marBottom w:val="0"/>
                          <w:divBdr>
                            <w:top w:val="none" w:sz="0" w:space="0" w:color="auto"/>
                            <w:left w:val="none" w:sz="0" w:space="0" w:color="auto"/>
                            <w:bottom w:val="none" w:sz="0" w:space="0" w:color="auto"/>
                            <w:right w:val="none" w:sz="0" w:space="0" w:color="auto"/>
                          </w:divBdr>
                          <w:divsChild>
                            <w:div w:id="945236152">
                              <w:marLeft w:val="0"/>
                              <w:marRight w:val="0"/>
                              <w:marTop w:val="0"/>
                              <w:marBottom w:val="0"/>
                              <w:divBdr>
                                <w:top w:val="none" w:sz="0" w:space="0" w:color="auto"/>
                                <w:left w:val="none" w:sz="0" w:space="0" w:color="auto"/>
                                <w:bottom w:val="none" w:sz="0" w:space="0" w:color="auto"/>
                                <w:right w:val="none" w:sz="0" w:space="0" w:color="auto"/>
                              </w:divBdr>
                            </w:div>
                            <w:div w:id="110437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228179">
                  <w:marLeft w:val="0"/>
                  <w:marRight w:val="0"/>
                  <w:marTop w:val="0"/>
                  <w:marBottom w:val="240"/>
                  <w:divBdr>
                    <w:top w:val="none" w:sz="0" w:space="0" w:color="auto"/>
                    <w:left w:val="none" w:sz="0" w:space="0" w:color="auto"/>
                    <w:bottom w:val="none" w:sz="0" w:space="0" w:color="auto"/>
                    <w:right w:val="none" w:sz="0" w:space="0" w:color="auto"/>
                  </w:divBdr>
                  <w:divsChild>
                    <w:div w:id="668674803">
                      <w:marLeft w:val="0"/>
                      <w:marRight w:val="0"/>
                      <w:marTop w:val="0"/>
                      <w:marBottom w:val="0"/>
                      <w:divBdr>
                        <w:top w:val="none" w:sz="0" w:space="0" w:color="auto"/>
                        <w:left w:val="none" w:sz="0" w:space="0" w:color="auto"/>
                        <w:bottom w:val="none" w:sz="0" w:space="0" w:color="auto"/>
                        <w:right w:val="none" w:sz="0" w:space="0" w:color="auto"/>
                      </w:divBdr>
                      <w:divsChild>
                        <w:div w:id="669410122">
                          <w:marLeft w:val="0"/>
                          <w:marRight w:val="0"/>
                          <w:marTop w:val="0"/>
                          <w:marBottom w:val="0"/>
                          <w:divBdr>
                            <w:top w:val="none" w:sz="0" w:space="0" w:color="auto"/>
                            <w:left w:val="none" w:sz="0" w:space="0" w:color="auto"/>
                            <w:bottom w:val="none" w:sz="0" w:space="0" w:color="auto"/>
                            <w:right w:val="none" w:sz="0" w:space="0" w:color="auto"/>
                          </w:divBdr>
                        </w:div>
                        <w:div w:id="23487910">
                          <w:marLeft w:val="0"/>
                          <w:marRight w:val="0"/>
                          <w:marTop w:val="0"/>
                          <w:marBottom w:val="0"/>
                          <w:divBdr>
                            <w:top w:val="none" w:sz="0" w:space="0" w:color="auto"/>
                            <w:left w:val="none" w:sz="0" w:space="0" w:color="auto"/>
                            <w:bottom w:val="none" w:sz="0" w:space="0" w:color="auto"/>
                            <w:right w:val="none" w:sz="0" w:space="0" w:color="auto"/>
                          </w:divBdr>
                          <w:divsChild>
                            <w:div w:id="691614453">
                              <w:marLeft w:val="0"/>
                              <w:marRight w:val="0"/>
                              <w:marTop w:val="0"/>
                              <w:marBottom w:val="0"/>
                              <w:divBdr>
                                <w:top w:val="none" w:sz="0" w:space="0" w:color="auto"/>
                                <w:left w:val="none" w:sz="0" w:space="0" w:color="auto"/>
                                <w:bottom w:val="none" w:sz="0" w:space="0" w:color="auto"/>
                                <w:right w:val="none" w:sz="0" w:space="0" w:color="auto"/>
                              </w:divBdr>
                            </w:div>
                            <w:div w:id="14655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71953">
                  <w:marLeft w:val="0"/>
                  <w:marRight w:val="0"/>
                  <w:marTop w:val="0"/>
                  <w:marBottom w:val="0"/>
                  <w:divBdr>
                    <w:top w:val="none" w:sz="0" w:space="0" w:color="auto"/>
                    <w:left w:val="none" w:sz="0" w:space="0" w:color="auto"/>
                    <w:bottom w:val="none" w:sz="0" w:space="0" w:color="auto"/>
                    <w:right w:val="none" w:sz="0" w:space="0" w:color="auto"/>
                  </w:divBdr>
                  <w:divsChild>
                    <w:div w:id="1011957417">
                      <w:marLeft w:val="0"/>
                      <w:marRight w:val="0"/>
                      <w:marTop w:val="0"/>
                      <w:marBottom w:val="0"/>
                      <w:divBdr>
                        <w:top w:val="none" w:sz="0" w:space="0" w:color="auto"/>
                        <w:left w:val="none" w:sz="0" w:space="0" w:color="auto"/>
                        <w:bottom w:val="none" w:sz="0" w:space="0" w:color="auto"/>
                        <w:right w:val="none" w:sz="0" w:space="0" w:color="auto"/>
                      </w:divBdr>
                      <w:divsChild>
                        <w:div w:id="108286041">
                          <w:marLeft w:val="0"/>
                          <w:marRight w:val="0"/>
                          <w:marTop w:val="0"/>
                          <w:marBottom w:val="0"/>
                          <w:divBdr>
                            <w:top w:val="none" w:sz="0" w:space="0" w:color="auto"/>
                            <w:left w:val="none" w:sz="0" w:space="0" w:color="auto"/>
                            <w:bottom w:val="none" w:sz="0" w:space="0" w:color="auto"/>
                            <w:right w:val="none" w:sz="0" w:space="0" w:color="auto"/>
                          </w:divBdr>
                        </w:div>
                        <w:div w:id="1950969845">
                          <w:marLeft w:val="0"/>
                          <w:marRight w:val="0"/>
                          <w:marTop w:val="0"/>
                          <w:marBottom w:val="0"/>
                          <w:divBdr>
                            <w:top w:val="none" w:sz="0" w:space="0" w:color="auto"/>
                            <w:left w:val="none" w:sz="0" w:space="0" w:color="auto"/>
                            <w:bottom w:val="none" w:sz="0" w:space="0" w:color="auto"/>
                            <w:right w:val="none" w:sz="0" w:space="0" w:color="auto"/>
                          </w:divBdr>
                          <w:divsChild>
                            <w:div w:id="211486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123787">
          <w:marLeft w:val="0"/>
          <w:marRight w:val="0"/>
          <w:marTop w:val="0"/>
          <w:marBottom w:val="570"/>
          <w:divBdr>
            <w:top w:val="none" w:sz="0" w:space="0" w:color="auto"/>
            <w:left w:val="none" w:sz="0" w:space="0" w:color="auto"/>
            <w:bottom w:val="none" w:sz="0" w:space="0" w:color="auto"/>
            <w:right w:val="none" w:sz="0" w:space="0" w:color="auto"/>
          </w:divBdr>
          <w:divsChild>
            <w:div w:id="1337683167">
              <w:marLeft w:val="0"/>
              <w:marRight w:val="0"/>
              <w:marTop w:val="180"/>
              <w:marBottom w:val="0"/>
              <w:divBdr>
                <w:top w:val="none" w:sz="0" w:space="0" w:color="auto"/>
                <w:left w:val="none" w:sz="0" w:space="0" w:color="auto"/>
                <w:bottom w:val="none" w:sz="0" w:space="0" w:color="auto"/>
                <w:right w:val="none" w:sz="0" w:space="0" w:color="auto"/>
              </w:divBdr>
              <w:divsChild>
                <w:div w:id="1308822668">
                  <w:marLeft w:val="0"/>
                  <w:marRight w:val="0"/>
                  <w:marTop w:val="0"/>
                  <w:marBottom w:val="240"/>
                  <w:divBdr>
                    <w:top w:val="none" w:sz="0" w:space="0" w:color="auto"/>
                    <w:left w:val="none" w:sz="0" w:space="0" w:color="auto"/>
                    <w:bottom w:val="none" w:sz="0" w:space="0" w:color="auto"/>
                    <w:right w:val="none" w:sz="0" w:space="0" w:color="auto"/>
                  </w:divBdr>
                  <w:divsChild>
                    <w:div w:id="1767459941">
                      <w:marLeft w:val="0"/>
                      <w:marRight w:val="0"/>
                      <w:marTop w:val="0"/>
                      <w:marBottom w:val="0"/>
                      <w:divBdr>
                        <w:top w:val="none" w:sz="0" w:space="0" w:color="auto"/>
                        <w:left w:val="none" w:sz="0" w:space="0" w:color="auto"/>
                        <w:bottom w:val="none" w:sz="0" w:space="0" w:color="auto"/>
                        <w:right w:val="none" w:sz="0" w:space="0" w:color="auto"/>
                      </w:divBdr>
                      <w:divsChild>
                        <w:div w:id="1981424202">
                          <w:marLeft w:val="0"/>
                          <w:marRight w:val="0"/>
                          <w:marTop w:val="0"/>
                          <w:marBottom w:val="0"/>
                          <w:divBdr>
                            <w:top w:val="none" w:sz="0" w:space="0" w:color="auto"/>
                            <w:left w:val="none" w:sz="0" w:space="0" w:color="auto"/>
                            <w:bottom w:val="none" w:sz="0" w:space="0" w:color="auto"/>
                            <w:right w:val="none" w:sz="0" w:space="0" w:color="auto"/>
                          </w:divBdr>
                        </w:div>
                        <w:div w:id="1997369211">
                          <w:marLeft w:val="0"/>
                          <w:marRight w:val="0"/>
                          <w:marTop w:val="0"/>
                          <w:marBottom w:val="0"/>
                          <w:divBdr>
                            <w:top w:val="none" w:sz="0" w:space="0" w:color="auto"/>
                            <w:left w:val="none" w:sz="0" w:space="0" w:color="auto"/>
                            <w:bottom w:val="none" w:sz="0" w:space="0" w:color="auto"/>
                            <w:right w:val="none" w:sz="0" w:space="0" w:color="auto"/>
                          </w:divBdr>
                          <w:divsChild>
                            <w:div w:id="2057654742">
                              <w:marLeft w:val="0"/>
                              <w:marRight w:val="0"/>
                              <w:marTop w:val="0"/>
                              <w:marBottom w:val="0"/>
                              <w:divBdr>
                                <w:top w:val="none" w:sz="0" w:space="0" w:color="auto"/>
                                <w:left w:val="none" w:sz="0" w:space="0" w:color="auto"/>
                                <w:bottom w:val="none" w:sz="0" w:space="0" w:color="auto"/>
                                <w:right w:val="none" w:sz="0" w:space="0" w:color="auto"/>
                              </w:divBdr>
                            </w:div>
                            <w:div w:id="71620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791023">
                  <w:marLeft w:val="0"/>
                  <w:marRight w:val="0"/>
                  <w:marTop w:val="0"/>
                  <w:marBottom w:val="240"/>
                  <w:divBdr>
                    <w:top w:val="none" w:sz="0" w:space="0" w:color="auto"/>
                    <w:left w:val="none" w:sz="0" w:space="0" w:color="auto"/>
                    <w:bottom w:val="none" w:sz="0" w:space="0" w:color="auto"/>
                    <w:right w:val="none" w:sz="0" w:space="0" w:color="auto"/>
                  </w:divBdr>
                  <w:divsChild>
                    <w:div w:id="50545039">
                      <w:marLeft w:val="0"/>
                      <w:marRight w:val="0"/>
                      <w:marTop w:val="0"/>
                      <w:marBottom w:val="0"/>
                      <w:divBdr>
                        <w:top w:val="none" w:sz="0" w:space="0" w:color="auto"/>
                        <w:left w:val="none" w:sz="0" w:space="0" w:color="auto"/>
                        <w:bottom w:val="none" w:sz="0" w:space="0" w:color="auto"/>
                        <w:right w:val="none" w:sz="0" w:space="0" w:color="auto"/>
                      </w:divBdr>
                      <w:divsChild>
                        <w:div w:id="1804152834">
                          <w:marLeft w:val="0"/>
                          <w:marRight w:val="0"/>
                          <w:marTop w:val="0"/>
                          <w:marBottom w:val="0"/>
                          <w:divBdr>
                            <w:top w:val="none" w:sz="0" w:space="0" w:color="auto"/>
                            <w:left w:val="none" w:sz="0" w:space="0" w:color="auto"/>
                            <w:bottom w:val="none" w:sz="0" w:space="0" w:color="auto"/>
                            <w:right w:val="none" w:sz="0" w:space="0" w:color="auto"/>
                          </w:divBdr>
                        </w:div>
                        <w:div w:id="1447584585">
                          <w:marLeft w:val="0"/>
                          <w:marRight w:val="0"/>
                          <w:marTop w:val="0"/>
                          <w:marBottom w:val="0"/>
                          <w:divBdr>
                            <w:top w:val="none" w:sz="0" w:space="0" w:color="auto"/>
                            <w:left w:val="none" w:sz="0" w:space="0" w:color="auto"/>
                            <w:bottom w:val="none" w:sz="0" w:space="0" w:color="auto"/>
                            <w:right w:val="none" w:sz="0" w:space="0" w:color="auto"/>
                          </w:divBdr>
                          <w:divsChild>
                            <w:div w:id="1462457995">
                              <w:marLeft w:val="0"/>
                              <w:marRight w:val="0"/>
                              <w:marTop w:val="0"/>
                              <w:marBottom w:val="0"/>
                              <w:divBdr>
                                <w:top w:val="none" w:sz="0" w:space="0" w:color="auto"/>
                                <w:left w:val="none" w:sz="0" w:space="0" w:color="auto"/>
                                <w:bottom w:val="none" w:sz="0" w:space="0" w:color="auto"/>
                                <w:right w:val="none" w:sz="0" w:space="0" w:color="auto"/>
                              </w:divBdr>
                            </w:div>
                            <w:div w:id="77013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351939">
                  <w:marLeft w:val="0"/>
                  <w:marRight w:val="0"/>
                  <w:marTop w:val="0"/>
                  <w:marBottom w:val="240"/>
                  <w:divBdr>
                    <w:top w:val="none" w:sz="0" w:space="0" w:color="auto"/>
                    <w:left w:val="none" w:sz="0" w:space="0" w:color="auto"/>
                    <w:bottom w:val="none" w:sz="0" w:space="0" w:color="auto"/>
                    <w:right w:val="none" w:sz="0" w:space="0" w:color="auto"/>
                  </w:divBdr>
                  <w:divsChild>
                    <w:div w:id="670526133">
                      <w:marLeft w:val="0"/>
                      <w:marRight w:val="0"/>
                      <w:marTop w:val="0"/>
                      <w:marBottom w:val="0"/>
                      <w:divBdr>
                        <w:top w:val="none" w:sz="0" w:space="0" w:color="auto"/>
                        <w:left w:val="none" w:sz="0" w:space="0" w:color="auto"/>
                        <w:bottom w:val="none" w:sz="0" w:space="0" w:color="auto"/>
                        <w:right w:val="none" w:sz="0" w:space="0" w:color="auto"/>
                      </w:divBdr>
                      <w:divsChild>
                        <w:div w:id="505170840">
                          <w:marLeft w:val="0"/>
                          <w:marRight w:val="0"/>
                          <w:marTop w:val="0"/>
                          <w:marBottom w:val="0"/>
                          <w:divBdr>
                            <w:top w:val="none" w:sz="0" w:space="0" w:color="auto"/>
                            <w:left w:val="none" w:sz="0" w:space="0" w:color="auto"/>
                            <w:bottom w:val="none" w:sz="0" w:space="0" w:color="auto"/>
                            <w:right w:val="none" w:sz="0" w:space="0" w:color="auto"/>
                          </w:divBdr>
                        </w:div>
                        <w:div w:id="744228959">
                          <w:marLeft w:val="0"/>
                          <w:marRight w:val="0"/>
                          <w:marTop w:val="0"/>
                          <w:marBottom w:val="0"/>
                          <w:divBdr>
                            <w:top w:val="none" w:sz="0" w:space="0" w:color="auto"/>
                            <w:left w:val="none" w:sz="0" w:space="0" w:color="auto"/>
                            <w:bottom w:val="none" w:sz="0" w:space="0" w:color="auto"/>
                            <w:right w:val="none" w:sz="0" w:space="0" w:color="auto"/>
                          </w:divBdr>
                          <w:divsChild>
                            <w:div w:id="719209983">
                              <w:marLeft w:val="0"/>
                              <w:marRight w:val="0"/>
                              <w:marTop w:val="0"/>
                              <w:marBottom w:val="0"/>
                              <w:divBdr>
                                <w:top w:val="none" w:sz="0" w:space="0" w:color="auto"/>
                                <w:left w:val="none" w:sz="0" w:space="0" w:color="auto"/>
                                <w:bottom w:val="none" w:sz="0" w:space="0" w:color="auto"/>
                                <w:right w:val="none" w:sz="0" w:space="0" w:color="auto"/>
                              </w:divBdr>
                            </w:div>
                            <w:div w:id="170991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154494">
                  <w:marLeft w:val="0"/>
                  <w:marRight w:val="0"/>
                  <w:marTop w:val="0"/>
                  <w:marBottom w:val="240"/>
                  <w:divBdr>
                    <w:top w:val="none" w:sz="0" w:space="0" w:color="auto"/>
                    <w:left w:val="none" w:sz="0" w:space="0" w:color="auto"/>
                    <w:bottom w:val="none" w:sz="0" w:space="0" w:color="auto"/>
                    <w:right w:val="none" w:sz="0" w:space="0" w:color="auto"/>
                  </w:divBdr>
                  <w:divsChild>
                    <w:div w:id="138155739">
                      <w:marLeft w:val="0"/>
                      <w:marRight w:val="0"/>
                      <w:marTop w:val="0"/>
                      <w:marBottom w:val="0"/>
                      <w:divBdr>
                        <w:top w:val="none" w:sz="0" w:space="0" w:color="auto"/>
                        <w:left w:val="none" w:sz="0" w:space="0" w:color="auto"/>
                        <w:bottom w:val="none" w:sz="0" w:space="0" w:color="auto"/>
                        <w:right w:val="none" w:sz="0" w:space="0" w:color="auto"/>
                      </w:divBdr>
                      <w:divsChild>
                        <w:div w:id="1927692441">
                          <w:marLeft w:val="0"/>
                          <w:marRight w:val="0"/>
                          <w:marTop w:val="0"/>
                          <w:marBottom w:val="0"/>
                          <w:divBdr>
                            <w:top w:val="none" w:sz="0" w:space="0" w:color="auto"/>
                            <w:left w:val="none" w:sz="0" w:space="0" w:color="auto"/>
                            <w:bottom w:val="none" w:sz="0" w:space="0" w:color="auto"/>
                            <w:right w:val="none" w:sz="0" w:space="0" w:color="auto"/>
                          </w:divBdr>
                        </w:div>
                        <w:div w:id="569577139">
                          <w:marLeft w:val="0"/>
                          <w:marRight w:val="0"/>
                          <w:marTop w:val="0"/>
                          <w:marBottom w:val="0"/>
                          <w:divBdr>
                            <w:top w:val="none" w:sz="0" w:space="0" w:color="auto"/>
                            <w:left w:val="none" w:sz="0" w:space="0" w:color="auto"/>
                            <w:bottom w:val="none" w:sz="0" w:space="0" w:color="auto"/>
                            <w:right w:val="none" w:sz="0" w:space="0" w:color="auto"/>
                          </w:divBdr>
                          <w:divsChild>
                            <w:div w:id="1323048704">
                              <w:marLeft w:val="0"/>
                              <w:marRight w:val="0"/>
                              <w:marTop w:val="0"/>
                              <w:marBottom w:val="0"/>
                              <w:divBdr>
                                <w:top w:val="none" w:sz="0" w:space="0" w:color="auto"/>
                                <w:left w:val="none" w:sz="0" w:space="0" w:color="auto"/>
                                <w:bottom w:val="none" w:sz="0" w:space="0" w:color="auto"/>
                                <w:right w:val="none" w:sz="0" w:space="0" w:color="auto"/>
                              </w:divBdr>
                            </w:div>
                            <w:div w:id="170374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226629">
                  <w:marLeft w:val="0"/>
                  <w:marRight w:val="0"/>
                  <w:marTop w:val="0"/>
                  <w:marBottom w:val="240"/>
                  <w:divBdr>
                    <w:top w:val="none" w:sz="0" w:space="0" w:color="auto"/>
                    <w:left w:val="none" w:sz="0" w:space="0" w:color="auto"/>
                    <w:bottom w:val="none" w:sz="0" w:space="0" w:color="auto"/>
                    <w:right w:val="none" w:sz="0" w:space="0" w:color="auto"/>
                  </w:divBdr>
                  <w:divsChild>
                    <w:div w:id="400566674">
                      <w:marLeft w:val="0"/>
                      <w:marRight w:val="0"/>
                      <w:marTop w:val="0"/>
                      <w:marBottom w:val="0"/>
                      <w:divBdr>
                        <w:top w:val="none" w:sz="0" w:space="0" w:color="auto"/>
                        <w:left w:val="none" w:sz="0" w:space="0" w:color="auto"/>
                        <w:bottom w:val="none" w:sz="0" w:space="0" w:color="auto"/>
                        <w:right w:val="none" w:sz="0" w:space="0" w:color="auto"/>
                      </w:divBdr>
                      <w:divsChild>
                        <w:div w:id="2023702910">
                          <w:marLeft w:val="0"/>
                          <w:marRight w:val="0"/>
                          <w:marTop w:val="0"/>
                          <w:marBottom w:val="0"/>
                          <w:divBdr>
                            <w:top w:val="none" w:sz="0" w:space="0" w:color="auto"/>
                            <w:left w:val="none" w:sz="0" w:space="0" w:color="auto"/>
                            <w:bottom w:val="none" w:sz="0" w:space="0" w:color="auto"/>
                            <w:right w:val="none" w:sz="0" w:space="0" w:color="auto"/>
                          </w:divBdr>
                        </w:div>
                        <w:div w:id="1600329780">
                          <w:marLeft w:val="0"/>
                          <w:marRight w:val="0"/>
                          <w:marTop w:val="0"/>
                          <w:marBottom w:val="0"/>
                          <w:divBdr>
                            <w:top w:val="none" w:sz="0" w:space="0" w:color="auto"/>
                            <w:left w:val="none" w:sz="0" w:space="0" w:color="auto"/>
                            <w:bottom w:val="none" w:sz="0" w:space="0" w:color="auto"/>
                            <w:right w:val="none" w:sz="0" w:space="0" w:color="auto"/>
                          </w:divBdr>
                          <w:divsChild>
                            <w:div w:id="255988015">
                              <w:marLeft w:val="0"/>
                              <w:marRight w:val="0"/>
                              <w:marTop w:val="0"/>
                              <w:marBottom w:val="0"/>
                              <w:divBdr>
                                <w:top w:val="none" w:sz="0" w:space="0" w:color="auto"/>
                                <w:left w:val="none" w:sz="0" w:space="0" w:color="auto"/>
                                <w:bottom w:val="none" w:sz="0" w:space="0" w:color="auto"/>
                                <w:right w:val="none" w:sz="0" w:space="0" w:color="auto"/>
                              </w:divBdr>
                            </w:div>
                            <w:div w:id="109112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585936">
                  <w:marLeft w:val="0"/>
                  <w:marRight w:val="0"/>
                  <w:marTop w:val="0"/>
                  <w:marBottom w:val="240"/>
                  <w:divBdr>
                    <w:top w:val="none" w:sz="0" w:space="0" w:color="auto"/>
                    <w:left w:val="none" w:sz="0" w:space="0" w:color="auto"/>
                    <w:bottom w:val="none" w:sz="0" w:space="0" w:color="auto"/>
                    <w:right w:val="none" w:sz="0" w:space="0" w:color="auto"/>
                  </w:divBdr>
                  <w:divsChild>
                    <w:div w:id="1355493231">
                      <w:marLeft w:val="0"/>
                      <w:marRight w:val="0"/>
                      <w:marTop w:val="0"/>
                      <w:marBottom w:val="0"/>
                      <w:divBdr>
                        <w:top w:val="none" w:sz="0" w:space="0" w:color="auto"/>
                        <w:left w:val="none" w:sz="0" w:space="0" w:color="auto"/>
                        <w:bottom w:val="none" w:sz="0" w:space="0" w:color="auto"/>
                        <w:right w:val="none" w:sz="0" w:space="0" w:color="auto"/>
                      </w:divBdr>
                      <w:divsChild>
                        <w:div w:id="537090100">
                          <w:marLeft w:val="0"/>
                          <w:marRight w:val="0"/>
                          <w:marTop w:val="0"/>
                          <w:marBottom w:val="0"/>
                          <w:divBdr>
                            <w:top w:val="none" w:sz="0" w:space="0" w:color="auto"/>
                            <w:left w:val="none" w:sz="0" w:space="0" w:color="auto"/>
                            <w:bottom w:val="none" w:sz="0" w:space="0" w:color="auto"/>
                            <w:right w:val="none" w:sz="0" w:space="0" w:color="auto"/>
                          </w:divBdr>
                        </w:div>
                        <w:div w:id="2140295863">
                          <w:marLeft w:val="0"/>
                          <w:marRight w:val="0"/>
                          <w:marTop w:val="0"/>
                          <w:marBottom w:val="0"/>
                          <w:divBdr>
                            <w:top w:val="none" w:sz="0" w:space="0" w:color="auto"/>
                            <w:left w:val="none" w:sz="0" w:space="0" w:color="auto"/>
                            <w:bottom w:val="none" w:sz="0" w:space="0" w:color="auto"/>
                            <w:right w:val="none" w:sz="0" w:space="0" w:color="auto"/>
                          </w:divBdr>
                          <w:divsChild>
                            <w:div w:id="1431002894">
                              <w:marLeft w:val="0"/>
                              <w:marRight w:val="0"/>
                              <w:marTop w:val="0"/>
                              <w:marBottom w:val="0"/>
                              <w:divBdr>
                                <w:top w:val="none" w:sz="0" w:space="0" w:color="auto"/>
                                <w:left w:val="none" w:sz="0" w:space="0" w:color="auto"/>
                                <w:bottom w:val="none" w:sz="0" w:space="0" w:color="auto"/>
                                <w:right w:val="none" w:sz="0" w:space="0" w:color="auto"/>
                              </w:divBdr>
                            </w:div>
                            <w:div w:id="117776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575047">
                  <w:marLeft w:val="0"/>
                  <w:marRight w:val="0"/>
                  <w:marTop w:val="0"/>
                  <w:marBottom w:val="0"/>
                  <w:divBdr>
                    <w:top w:val="none" w:sz="0" w:space="0" w:color="auto"/>
                    <w:left w:val="none" w:sz="0" w:space="0" w:color="auto"/>
                    <w:bottom w:val="none" w:sz="0" w:space="0" w:color="auto"/>
                    <w:right w:val="none" w:sz="0" w:space="0" w:color="auto"/>
                  </w:divBdr>
                  <w:divsChild>
                    <w:div w:id="1484852381">
                      <w:marLeft w:val="0"/>
                      <w:marRight w:val="0"/>
                      <w:marTop w:val="0"/>
                      <w:marBottom w:val="0"/>
                      <w:divBdr>
                        <w:top w:val="none" w:sz="0" w:space="0" w:color="auto"/>
                        <w:left w:val="none" w:sz="0" w:space="0" w:color="auto"/>
                        <w:bottom w:val="none" w:sz="0" w:space="0" w:color="auto"/>
                        <w:right w:val="none" w:sz="0" w:space="0" w:color="auto"/>
                      </w:divBdr>
                      <w:divsChild>
                        <w:div w:id="1641157094">
                          <w:marLeft w:val="0"/>
                          <w:marRight w:val="0"/>
                          <w:marTop w:val="0"/>
                          <w:marBottom w:val="0"/>
                          <w:divBdr>
                            <w:top w:val="none" w:sz="0" w:space="0" w:color="auto"/>
                            <w:left w:val="none" w:sz="0" w:space="0" w:color="auto"/>
                            <w:bottom w:val="none" w:sz="0" w:space="0" w:color="auto"/>
                            <w:right w:val="none" w:sz="0" w:space="0" w:color="auto"/>
                          </w:divBdr>
                        </w:div>
                        <w:div w:id="1107896352">
                          <w:marLeft w:val="0"/>
                          <w:marRight w:val="0"/>
                          <w:marTop w:val="0"/>
                          <w:marBottom w:val="0"/>
                          <w:divBdr>
                            <w:top w:val="none" w:sz="0" w:space="0" w:color="auto"/>
                            <w:left w:val="none" w:sz="0" w:space="0" w:color="auto"/>
                            <w:bottom w:val="none" w:sz="0" w:space="0" w:color="auto"/>
                            <w:right w:val="none" w:sz="0" w:space="0" w:color="auto"/>
                          </w:divBdr>
                          <w:divsChild>
                            <w:div w:id="727262291">
                              <w:marLeft w:val="0"/>
                              <w:marRight w:val="0"/>
                              <w:marTop w:val="0"/>
                              <w:marBottom w:val="0"/>
                              <w:divBdr>
                                <w:top w:val="none" w:sz="0" w:space="0" w:color="auto"/>
                                <w:left w:val="none" w:sz="0" w:space="0" w:color="auto"/>
                                <w:bottom w:val="none" w:sz="0" w:space="0" w:color="auto"/>
                                <w:right w:val="none" w:sz="0" w:space="0" w:color="auto"/>
                              </w:divBdr>
                            </w:div>
                            <w:div w:id="66979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262377">
          <w:marLeft w:val="0"/>
          <w:marRight w:val="0"/>
          <w:marTop w:val="0"/>
          <w:marBottom w:val="570"/>
          <w:divBdr>
            <w:top w:val="none" w:sz="0" w:space="0" w:color="auto"/>
            <w:left w:val="none" w:sz="0" w:space="0" w:color="auto"/>
            <w:bottom w:val="none" w:sz="0" w:space="0" w:color="auto"/>
            <w:right w:val="none" w:sz="0" w:space="0" w:color="auto"/>
          </w:divBdr>
        </w:div>
        <w:div w:id="457337829">
          <w:marLeft w:val="0"/>
          <w:marRight w:val="0"/>
          <w:marTop w:val="0"/>
          <w:marBottom w:val="570"/>
          <w:divBdr>
            <w:top w:val="none" w:sz="0" w:space="0" w:color="auto"/>
            <w:left w:val="none" w:sz="0" w:space="0" w:color="auto"/>
            <w:bottom w:val="none" w:sz="0" w:space="0" w:color="auto"/>
            <w:right w:val="none" w:sz="0" w:space="0" w:color="auto"/>
          </w:divBdr>
          <w:divsChild>
            <w:div w:id="1083181064">
              <w:marLeft w:val="0"/>
              <w:marRight w:val="0"/>
              <w:marTop w:val="180"/>
              <w:marBottom w:val="0"/>
              <w:divBdr>
                <w:top w:val="none" w:sz="0" w:space="0" w:color="auto"/>
                <w:left w:val="none" w:sz="0" w:space="0" w:color="auto"/>
                <w:bottom w:val="none" w:sz="0" w:space="0" w:color="auto"/>
                <w:right w:val="none" w:sz="0" w:space="0" w:color="auto"/>
              </w:divBdr>
              <w:divsChild>
                <w:div w:id="1525750357">
                  <w:marLeft w:val="0"/>
                  <w:marRight w:val="0"/>
                  <w:marTop w:val="0"/>
                  <w:marBottom w:val="240"/>
                  <w:divBdr>
                    <w:top w:val="none" w:sz="0" w:space="0" w:color="auto"/>
                    <w:left w:val="none" w:sz="0" w:space="0" w:color="auto"/>
                    <w:bottom w:val="none" w:sz="0" w:space="0" w:color="auto"/>
                    <w:right w:val="none" w:sz="0" w:space="0" w:color="auto"/>
                  </w:divBdr>
                  <w:divsChild>
                    <w:div w:id="521357710">
                      <w:marLeft w:val="0"/>
                      <w:marRight w:val="0"/>
                      <w:marTop w:val="0"/>
                      <w:marBottom w:val="0"/>
                      <w:divBdr>
                        <w:top w:val="none" w:sz="0" w:space="0" w:color="auto"/>
                        <w:left w:val="none" w:sz="0" w:space="0" w:color="auto"/>
                        <w:bottom w:val="none" w:sz="0" w:space="0" w:color="auto"/>
                        <w:right w:val="none" w:sz="0" w:space="0" w:color="auto"/>
                      </w:divBdr>
                      <w:divsChild>
                        <w:div w:id="605768132">
                          <w:marLeft w:val="0"/>
                          <w:marRight w:val="0"/>
                          <w:marTop w:val="0"/>
                          <w:marBottom w:val="0"/>
                          <w:divBdr>
                            <w:top w:val="none" w:sz="0" w:space="0" w:color="auto"/>
                            <w:left w:val="none" w:sz="0" w:space="0" w:color="auto"/>
                            <w:bottom w:val="none" w:sz="0" w:space="0" w:color="auto"/>
                            <w:right w:val="none" w:sz="0" w:space="0" w:color="auto"/>
                          </w:divBdr>
                        </w:div>
                        <w:div w:id="198013917">
                          <w:marLeft w:val="0"/>
                          <w:marRight w:val="0"/>
                          <w:marTop w:val="0"/>
                          <w:marBottom w:val="0"/>
                          <w:divBdr>
                            <w:top w:val="none" w:sz="0" w:space="0" w:color="auto"/>
                            <w:left w:val="none" w:sz="0" w:space="0" w:color="auto"/>
                            <w:bottom w:val="none" w:sz="0" w:space="0" w:color="auto"/>
                            <w:right w:val="none" w:sz="0" w:space="0" w:color="auto"/>
                          </w:divBdr>
                          <w:divsChild>
                            <w:div w:id="2100173552">
                              <w:marLeft w:val="0"/>
                              <w:marRight w:val="0"/>
                              <w:marTop w:val="0"/>
                              <w:marBottom w:val="0"/>
                              <w:divBdr>
                                <w:top w:val="none" w:sz="0" w:space="0" w:color="auto"/>
                                <w:left w:val="none" w:sz="0" w:space="0" w:color="auto"/>
                                <w:bottom w:val="none" w:sz="0" w:space="0" w:color="auto"/>
                                <w:right w:val="none" w:sz="0" w:space="0" w:color="auto"/>
                              </w:divBdr>
                            </w:div>
                            <w:div w:id="188641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237566">
                  <w:marLeft w:val="0"/>
                  <w:marRight w:val="0"/>
                  <w:marTop w:val="0"/>
                  <w:marBottom w:val="240"/>
                  <w:divBdr>
                    <w:top w:val="none" w:sz="0" w:space="0" w:color="auto"/>
                    <w:left w:val="none" w:sz="0" w:space="0" w:color="auto"/>
                    <w:bottom w:val="none" w:sz="0" w:space="0" w:color="auto"/>
                    <w:right w:val="none" w:sz="0" w:space="0" w:color="auto"/>
                  </w:divBdr>
                  <w:divsChild>
                    <w:div w:id="1506673057">
                      <w:marLeft w:val="0"/>
                      <w:marRight w:val="0"/>
                      <w:marTop w:val="0"/>
                      <w:marBottom w:val="0"/>
                      <w:divBdr>
                        <w:top w:val="none" w:sz="0" w:space="0" w:color="auto"/>
                        <w:left w:val="none" w:sz="0" w:space="0" w:color="auto"/>
                        <w:bottom w:val="none" w:sz="0" w:space="0" w:color="auto"/>
                        <w:right w:val="none" w:sz="0" w:space="0" w:color="auto"/>
                      </w:divBdr>
                      <w:divsChild>
                        <w:div w:id="1127817796">
                          <w:marLeft w:val="0"/>
                          <w:marRight w:val="0"/>
                          <w:marTop w:val="0"/>
                          <w:marBottom w:val="0"/>
                          <w:divBdr>
                            <w:top w:val="none" w:sz="0" w:space="0" w:color="auto"/>
                            <w:left w:val="none" w:sz="0" w:space="0" w:color="auto"/>
                            <w:bottom w:val="none" w:sz="0" w:space="0" w:color="auto"/>
                            <w:right w:val="none" w:sz="0" w:space="0" w:color="auto"/>
                          </w:divBdr>
                        </w:div>
                        <w:div w:id="1973512298">
                          <w:marLeft w:val="0"/>
                          <w:marRight w:val="0"/>
                          <w:marTop w:val="0"/>
                          <w:marBottom w:val="0"/>
                          <w:divBdr>
                            <w:top w:val="none" w:sz="0" w:space="0" w:color="auto"/>
                            <w:left w:val="none" w:sz="0" w:space="0" w:color="auto"/>
                            <w:bottom w:val="none" w:sz="0" w:space="0" w:color="auto"/>
                            <w:right w:val="none" w:sz="0" w:space="0" w:color="auto"/>
                          </w:divBdr>
                          <w:divsChild>
                            <w:div w:id="687609096">
                              <w:marLeft w:val="0"/>
                              <w:marRight w:val="0"/>
                              <w:marTop w:val="0"/>
                              <w:marBottom w:val="0"/>
                              <w:divBdr>
                                <w:top w:val="none" w:sz="0" w:space="0" w:color="auto"/>
                                <w:left w:val="none" w:sz="0" w:space="0" w:color="auto"/>
                                <w:bottom w:val="none" w:sz="0" w:space="0" w:color="auto"/>
                                <w:right w:val="none" w:sz="0" w:space="0" w:color="auto"/>
                              </w:divBdr>
                            </w:div>
                            <w:div w:id="154016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660960">
                  <w:marLeft w:val="0"/>
                  <w:marRight w:val="0"/>
                  <w:marTop w:val="0"/>
                  <w:marBottom w:val="0"/>
                  <w:divBdr>
                    <w:top w:val="none" w:sz="0" w:space="0" w:color="auto"/>
                    <w:left w:val="none" w:sz="0" w:space="0" w:color="auto"/>
                    <w:bottom w:val="none" w:sz="0" w:space="0" w:color="auto"/>
                    <w:right w:val="none" w:sz="0" w:space="0" w:color="auto"/>
                  </w:divBdr>
                  <w:divsChild>
                    <w:div w:id="1550650433">
                      <w:marLeft w:val="0"/>
                      <w:marRight w:val="0"/>
                      <w:marTop w:val="0"/>
                      <w:marBottom w:val="0"/>
                      <w:divBdr>
                        <w:top w:val="none" w:sz="0" w:space="0" w:color="auto"/>
                        <w:left w:val="none" w:sz="0" w:space="0" w:color="auto"/>
                        <w:bottom w:val="none" w:sz="0" w:space="0" w:color="auto"/>
                        <w:right w:val="none" w:sz="0" w:space="0" w:color="auto"/>
                      </w:divBdr>
                      <w:divsChild>
                        <w:div w:id="353269077">
                          <w:marLeft w:val="0"/>
                          <w:marRight w:val="0"/>
                          <w:marTop w:val="0"/>
                          <w:marBottom w:val="0"/>
                          <w:divBdr>
                            <w:top w:val="none" w:sz="0" w:space="0" w:color="auto"/>
                            <w:left w:val="none" w:sz="0" w:space="0" w:color="auto"/>
                            <w:bottom w:val="none" w:sz="0" w:space="0" w:color="auto"/>
                            <w:right w:val="none" w:sz="0" w:space="0" w:color="auto"/>
                          </w:divBdr>
                        </w:div>
                        <w:div w:id="1208487726">
                          <w:marLeft w:val="0"/>
                          <w:marRight w:val="0"/>
                          <w:marTop w:val="0"/>
                          <w:marBottom w:val="0"/>
                          <w:divBdr>
                            <w:top w:val="none" w:sz="0" w:space="0" w:color="auto"/>
                            <w:left w:val="none" w:sz="0" w:space="0" w:color="auto"/>
                            <w:bottom w:val="none" w:sz="0" w:space="0" w:color="auto"/>
                            <w:right w:val="none" w:sz="0" w:space="0" w:color="auto"/>
                          </w:divBdr>
                          <w:divsChild>
                            <w:div w:id="1826237191">
                              <w:marLeft w:val="0"/>
                              <w:marRight w:val="0"/>
                              <w:marTop w:val="0"/>
                              <w:marBottom w:val="0"/>
                              <w:divBdr>
                                <w:top w:val="none" w:sz="0" w:space="0" w:color="auto"/>
                                <w:left w:val="none" w:sz="0" w:space="0" w:color="auto"/>
                                <w:bottom w:val="none" w:sz="0" w:space="0" w:color="auto"/>
                                <w:right w:val="none" w:sz="0" w:space="0" w:color="auto"/>
                              </w:divBdr>
                            </w:div>
                            <w:div w:id="107335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5494576">
          <w:marLeft w:val="0"/>
          <w:marRight w:val="0"/>
          <w:marTop w:val="0"/>
          <w:marBottom w:val="570"/>
          <w:divBdr>
            <w:top w:val="none" w:sz="0" w:space="0" w:color="auto"/>
            <w:left w:val="none" w:sz="0" w:space="0" w:color="auto"/>
            <w:bottom w:val="none" w:sz="0" w:space="0" w:color="auto"/>
            <w:right w:val="none" w:sz="0" w:space="0" w:color="auto"/>
          </w:divBdr>
          <w:divsChild>
            <w:div w:id="367222288">
              <w:marLeft w:val="0"/>
              <w:marRight w:val="0"/>
              <w:marTop w:val="180"/>
              <w:marBottom w:val="0"/>
              <w:divBdr>
                <w:top w:val="none" w:sz="0" w:space="0" w:color="auto"/>
                <w:left w:val="none" w:sz="0" w:space="0" w:color="auto"/>
                <w:bottom w:val="none" w:sz="0" w:space="0" w:color="auto"/>
                <w:right w:val="none" w:sz="0" w:space="0" w:color="auto"/>
              </w:divBdr>
              <w:divsChild>
                <w:div w:id="553933695">
                  <w:marLeft w:val="0"/>
                  <w:marRight w:val="0"/>
                  <w:marTop w:val="0"/>
                  <w:marBottom w:val="240"/>
                  <w:divBdr>
                    <w:top w:val="none" w:sz="0" w:space="0" w:color="auto"/>
                    <w:left w:val="none" w:sz="0" w:space="0" w:color="auto"/>
                    <w:bottom w:val="none" w:sz="0" w:space="0" w:color="auto"/>
                    <w:right w:val="none" w:sz="0" w:space="0" w:color="auto"/>
                  </w:divBdr>
                  <w:divsChild>
                    <w:div w:id="2048675496">
                      <w:marLeft w:val="0"/>
                      <w:marRight w:val="0"/>
                      <w:marTop w:val="0"/>
                      <w:marBottom w:val="0"/>
                      <w:divBdr>
                        <w:top w:val="none" w:sz="0" w:space="0" w:color="auto"/>
                        <w:left w:val="none" w:sz="0" w:space="0" w:color="auto"/>
                        <w:bottom w:val="none" w:sz="0" w:space="0" w:color="auto"/>
                        <w:right w:val="none" w:sz="0" w:space="0" w:color="auto"/>
                      </w:divBdr>
                      <w:divsChild>
                        <w:div w:id="1389180902">
                          <w:marLeft w:val="0"/>
                          <w:marRight w:val="0"/>
                          <w:marTop w:val="0"/>
                          <w:marBottom w:val="0"/>
                          <w:divBdr>
                            <w:top w:val="none" w:sz="0" w:space="0" w:color="auto"/>
                            <w:left w:val="none" w:sz="0" w:space="0" w:color="auto"/>
                            <w:bottom w:val="none" w:sz="0" w:space="0" w:color="auto"/>
                            <w:right w:val="none" w:sz="0" w:space="0" w:color="auto"/>
                          </w:divBdr>
                        </w:div>
                        <w:div w:id="1889493846">
                          <w:marLeft w:val="0"/>
                          <w:marRight w:val="0"/>
                          <w:marTop w:val="0"/>
                          <w:marBottom w:val="0"/>
                          <w:divBdr>
                            <w:top w:val="none" w:sz="0" w:space="0" w:color="auto"/>
                            <w:left w:val="none" w:sz="0" w:space="0" w:color="auto"/>
                            <w:bottom w:val="none" w:sz="0" w:space="0" w:color="auto"/>
                            <w:right w:val="none" w:sz="0" w:space="0" w:color="auto"/>
                          </w:divBdr>
                          <w:divsChild>
                            <w:div w:id="309094025">
                              <w:marLeft w:val="0"/>
                              <w:marRight w:val="0"/>
                              <w:marTop w:val="0"/>
                              <w:marBottom w:val="0"/>
                              <w:divBdr>
                                <w:top w:val="none" w:sz="0" w:space="0" w:color="auto"/>
                                <w:left w:val="none" w:sz="0" w:space="0" w:color="auto"/>
                                <w:bottom w:val="none" w:sz="0" w:space="0" w:color="auto"/>
                                <w:right w:val="none" w:sz="0" w:space="0" w:color="auto"/>
                              </w:divBdr>
                            </w:div>
                            <w:div w:id="98928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274297">
                  <w:marLeft w:val="0"/>
                  <w:marRight w:val="0"/>
                  <w:marTop w:val="0"/>
                  <w:marBottom w:val="240"/>
                  <w:divBdr>
                    <w:top w:val="none" w:sz="0" w:space="0" w:color="auto"/>
                    <w:left w:val="none" w:sz="0" w:space="0" w:color="auto"/>
                    <w:bottom w:val="none" w:sz="0" w:space="0" w:color="auto"/>
                    <w:right w:val="none" w:sz="0" w:space="0" w:color="auto"/>
                  </w:divBdr>
                  <w:divsChild>
                    <w:div w:id="1416976481">
                      <w:marLeft w:val="0"/>
                      <w:marRight w:val="0"/>
                      <w:marTop w:val="0"/>
                      <w:marBottom w:val="0"/>
                      <w:divBdr>
                        <w:top w:val="none" w:sz="0" w:space="0" w:color="auto"/>
                        <w:left w:val="none" w:sz="0" w:space="0" w:color="auto"/>
                        <w:bottom w:val="none" w:sz="0" w:space="0" w:color="auto"/>
                        <w:right w:val="none" w:sz="0" w:space="0" w:color="auto"/>
                      </w:divBdr>
                      <w:divsChild>
                        <w:div w:id="842671992">
                          <w:marLeft w:val="0"/>
                          <w:marRight w:val="0"/>
                          <w:marTop w:val="0"/>
                          <w:marBottom w:val="0"/>
                          <w:divBdr>
                            <w:top w:val="none" w:sz="0" w:space="0" w:color="auto"/>
                            <w:left w:val="none" w:sz="0" w:space="0" w:color="auto"/>
                            <w:bottom w:val="none" w:sz="0" w:space="0" w:color="auto"/>
                            <w:right w:val="none" w:sz="0" w:space="0" w:color="auto"/>
                          </w:divBdr>
                        </w:div>
                        <w:div w:id="1024866543">
                          <w:marLeft w:val="0"/>
                          <w:marRight w:val="0"/>
                          <w:marTop w:val="0"/>
                          <w:marBottom w:val="0"/>
                          <w:divBdr>
                            <w:top w:val="none" w:sz="0" w:space="0" w:color="auto"/>
                            <w:left w:val="none" w:sz="0" w:space="0" w:color="auto"/>
                            <w:bottom w:val="none" w:sz="0" w:space="0" w:color="auto"/>
                            <w:right w:val="none" w:sz="0" w:space="0" w:color="auto"/>
                          </w:divBdr>
                          <w:divsChild>
                            <w:div w:id="704064570">
                              <w:marLeft w:val="0"/>
                              <w:marRight w:val="0"/>
                              <w:marTop w:val="0"/>
                              <w:marBottom w:val="0"/>
                              <w:divBdr>
                                <w:top w:val="none" w:sz="0" w:space="0" w:color="auto"/>
                                <w:left w:val="none" w:sz="0" w:space="0" w:color="auto"/>
                                <w:bottom w:val="none" w:sz="0" w:space="0" w:color="auto"/>
                                <w:right w:val="none" w:sz="0" w:space="0" w:color="auto"/>
                              </w:divBdr>
                            </w:div>
                            <w:div w:id="106633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033906">
                  <w:marLeft w:val="0"/>
                  <w:marRight w:val="0"/>
                  <w:marTop w:val="0"/>
                  <w:marBottom w:val="240"/>
                  <w:divBdr>
                    <w:top w:val="none" w:sz="0" w:space="0" w:color="auto"/>
                    <w:left w:val="none" w:sz="0" w:space="0" w:color="auto"/>
                    <w:bottom w:val="none" w:sz="0" w:space="0" w:color="auto"/>
                    <w:right w:val="none" w:sz="0" w:space="0" w:color="auto"/>
                  </w:divBdr>
                  <w:divsChild>
                    <w:div w:id="1992176832">
                      <w:marLeft w:val="0"/>
                      <w:marRight w:val="0"/>
                      <w:marTop w:val="0"/>
                      <w:marBottom w:val="0"/>
                      <w:divBdr>
                        <w:top w:val="none" w:sz="0" w:space="0" w:color="auto"/>
                        <w:left w:val="none" w:sz="0" w:space="0" w:color="auto"/>
                        <w:bottom w:val="none" w:sz="0" w:space="0" w:color="auto"/>
                        <w:right w:val="none" w:sz="0" w:space="0" w:color="auto"/>
                      </w:divBdr>
                      <w:divsChild>
                        <w:div w:id="1126268815">
                          <w:marLeft w:val="0"/>
                          <w:marRight w:val="0"/>
                          <w:marTop w:val="0"/>
                          <w:marBottom w:val="0"/>
                          <w:divBdr>
                            <w:top w:val="none" w:sz="0" w:space="0" w:color="auto"/>
                            <w:left w:val="none" w:sz="0" w:space="0" w:color="auto"/>
                            <w:bottom w:val="none" w:sz="0" w:space="0" w:color="auto"/>
                            <w:right w:val="none" w:sz="0" w:space="0" w:color="auto"/>
                          </w:divBdr>
                        </w:div>
                        <w:div w:id="1474446998">
                          <w:marLeft w:val="0"/>
                          <w:marRight w:val="0"/>
                          <w:marTop w:val="0"/>
                          <w:marBottom w:val="0"/>
                          <w:divBdr>
                            <w:top w:val="none" w:sz="0" w:space="0" w:color="auto"/>
                            <w:left w:val="none" w:sz="0" w:space="0" w:color="auto"/>
                            <w:bottom w:val="none" w:sz="0" w:space="0" w:color="auto"/>
                            <w:right w:val="none" w:sz="0" w:space="0" w:color="auto"/>
                          </w:divBdr>
                          <w:divsChild>
                            <w:div w:id="845559521">
                              <w:marLeft w:val="0"/>
                              <w:marRight w:val="0"/>
                              <w:marTop w:val="0"/>
                              <w:marBottom w:val="0"/>
                              <w:divBdr>
                                <w:top w:val="none" w:sz="0" w:space="0" w:color="auto"/>
                                <w:left w:val="none" w:sz="0" w:space="0" w:color="auto"/>
                                <w:bottom w:val="none" w:sz="0" w:space="0" w:color="auto"/>
                                <w:right w:val="none" w:sz="0" w:space="0" w:color="auto"/>
                              </w:divBdr>
                            </w:div>
                            <w:div w:id="195555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3740">
                  <w:marLeft w:val="0"/>
                  <w:marRight w:val="0"/>
                  <w:marTop w:val="0"/>
                  <w:marBottom w:val="240"/>
                  <w:divBdr>
                    <w:top w:val="none" w:sz="0" w:space="0" w:color="auto"/>
                    <w:left w:val="none" w:sz="0" w:space="0" w:color="auto"/>
                    <w:bottom w:val="none" w:sz="0" w:space="0" w:color="auto"/>
                    <w:right w:val="none" w:sz="0" w:space="0" w:color="auto"/>
                  </w:divBdr>
                  <w:divsChild>
                    <w:div w:id="333921127">
                      <w:marLeft w:val="0"/>
                      <w:marRight w:val="0"/>
                      <w:marTop w:val="0"/>
                      <w:marBottom w:val="0"/>
                      <w:divBdr>
                        <w:top w:val="none" w:sz="0" w:space="0" w:color="auto"/>
                        <w:left w:val="none" w:sz="0" w:space="0" w:color="auto"/>
                        <w:bottom w:val="none" w:sz="0" w:space="0" w:color="auto"/>
                        <w:right w:val="none" w:sz="0" w:space="0" w:color="auto"/>
                      </w:divBdr>
                      <w:divsChild>
                        <w:div w:id="1572157966">
                          <w:marLeft w:val="0"/>
                          <w:marRight w:val="0"/>
                          <w:marTop w:val="0"/>
                          <w:marBottom w:val="0"/>
                          <w:divBdr>
                            <w:top w:val="none" w:sz="0" w:space="0" w:color="auto"/>
                            <w:left w:val="none" w:sz="0" w:space="0" w:color="auto"/>
                            <w:bottom w:val="none" w:sz="0" w:space="0" w:color="auto"/>
                            <w:right w:val="none" w:sz="0" w:space="0" w:color="auto"/>
                          </w:divBdr>
                        </w:div>
                        <w:div w:id="1497301363">
                          <w:marLeft w:val="0"/>
                          <w:marRight w:val="0"/>
                          <w:marTop w:val="0"/>
                          <w:marBottom w:val="0"/>
                          <w:divBdr>
                            <w:top w:val="none" w:sz="0" w:space="0" w:color="auto"/>
                            <w:left w:val="none" w:sz="0" w:space="0" w:color="auto"/>
                            <w:bottom w:val="none" w:sz="0" w:space="0" w:color="auto"/>
                            <w:right w:val="none" w:sz="0" w:space="0" w:color="auto"/>
                          </w:divBdr>
                          <w:divsChild>
                            <w:div w:id="991644178">
                              <w:marLeft w:val="0"/>
                              <w:marRight w:val="0"/>
                              <w:marTop w:val="0"/>
                              <w:marBottom w:val="0"/>
                              <w:divBdr>
                                <w:top w:val="none" w:sz="0" w:space="0" w:color="auto"/>
                                <w:left w:val="none" w:sz="0" w:space="0" w:color="auto"/>
                                <w:bottom w:val="none" w:sz="0" w:space="0" w:color="auto"/>
                                <w:right w:val="none" w:sz="0" w:space="0" w:color="auto"/>
                              </w:divBdr>
                            </w:div>
                            <w:div w:id="110383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669082">
                  <w:marLeft w:val="0"/>
                  <w:marRight w:val="0"/>
                  <w:marTop w:val="0"/>
                  <w:marBottom w:val="240"/>
                  <w:divBdr>
                    <w:top w:val="none" w:sz="0" w:space="0" w:color="auto"/>
                    <w:left w:val="none" w:sz="0" w:space="0" w:color="auto"/>
                    <w:bottom w:val="none" w:sz="0" w:space="0" w:color="auto"/>
                    <w:right w:val="none" w:sz="0" w:space="0" w:color="auto"/>
                  </w:divBdr>
                  <w:divsChild>
                    <w:div w:id="1668627989">
                      <w:marLeft w:val="0"/>
                      <w:marRight w:val="0"/>
                      <w:marTop w:val="0"/>
                      <w:marBottom w:val="0"/>
                      <w:divBdr>
                        <w:top w:val="none" w:sz="0" w:space="0" w:color="auto"/>
                        <w:left w:val="none" w:sz="0" w:space="0" w:color="auto"/>
                        <w:bottom w:val="none" w:sz="0" w:space="0" w:color="auto"/>
                        <w:right w:val="none" w:sz="0" w:space="0" w:color="auto"/>
                      </w:divBdr>
                      <w:divsChild>
                        <w:div w:id="1117214169">
                          <w:marLeft w:val="0"/>
                          <w:marRight w:val="0"/>
                          <w:marTop w:val="0"/>
                          <w:marBottom w:val="0"/>
                          <w:divBdr>
                            <w:top w:val="none" w:sz="0" w:space="0" w:color="auto"/>
                            <w:left w:val="none" w:sz="0" w:space="0" w:color="auto"/>
                            <w:bottom w:val="none" w:sz="0" w:space="0" w:color="auto"/>
                            <w:right w:val="none" w:sz="0" w:space="0" w:color="auto"/>
                          </w:divBdr>
                        </w:div>
                        <w:div w:id="1811943091">
                          <w:marLeft w:val="0"/>
                          <w:marRight w:val="0"/>
                          <w:marTop w:val="0"/>
                          <w:marBottom w:val="0"/>
                          <w:divBdr>
                            <w:top w:val="none" w:sz="0" w:space="0" w:color="auto"/>
                            <w:left w:val="none" w:sz="0" w:space="0" w:color="auto"/>
                            <w:bottom w:val="none" w:sz="0" w:space="0" w:color="auto"/>
                            <w:right w:val="none" w:sz="0" w:space="0" w:color="auto"/>
                          </w:divBdr>
                          <w:divsChild>
                            <w:div w:id="144321579">
                              <w:marLeft w:val="0"/>
                              <w:marRight w:val="0"/>
                              <w:marTop w:val="0"/>
                              <w:marBottom w:val="0"/>
                              <w:divBdr>
                                <w:top w:val="none" w:sz="0" w:space="0" w:color="auto"/>
                                <w:left w:val="none" w:sz="0" w:space="0" w:color="auto"/>
                                <w:bottom w:val="none" w:sz="0" w:space="0" w:color="auto"/>
                                <w:right w:val="none" w:sz="0" w:space="0" w:color="auto"/>
                              </w:divBdr>
                            </w:div>
                            <w:div w:id="195096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346763">
                  <w:marLeft w:val="0"/>
                  <w:marRight w:val="0"/>
                  <w:marTop w:val="0"/>
                  <w:marBottom w:val="0"/>
                  <w:divBdr>
                    <w:top w:val="none" w:sz="0" w:space="0" w:color="auto"/>
                    <w:left w:val="none" w:sz="0" w:space="0" w:color="auto"/>
                    <w:bottom w:val="none" w:sz="0" w:space="0" w:color="auto"/>
                    <w:right w:val="none" w:sz="0" w:space="0" w:color="auto"/>
                  </w:divBdr>
                  <w:divsChild>
                    <w:div w:id="481316550">
                      <w:marLeft w:val="0"/>
                      <w:marRight w:val="0"/>
                      <w:marTop w:val="0"/>
                      <w:marBottom w:val="0"/>
                      <w:divBdr>
                        <w:top w:val="none" w:sz="0" w:space="0" w:color="auto"/>
                        <w:left w:val="none" w:sz="0" w:space="0" w:color="auto"/>
                        <w:bottom w:val="none" w:sz="0" w:space="0" w:color="auto"/>
                        <w:right w:val="none" w:sz="0" w:space="0" w:color="auto"/>
                      </w:divBdr>
                      <w:divsChild>
                        <w:div w:id="1630210837">
                          <w:marLeft w:val="0"/>
                          <w:marRight w:val="0"/>
                          <w:marTop w:val="0"/>
                          <w:marBottom w:val="0"/>
                          <w:divBdr>
                            <w:top w:val="none" w:sz="0" w:space="0" w:color="auto"/>
                            <w:left w:val="none" w:sz="0" w:space="0" w:color="auto"/>
                            <w:bottom w:val="none" w:sz="0" w:space="0" w:color="auto"/>
                            <w:right w:val="none" w:sz="0" w:space="0" w:color="auto"/>
                          </w:divBdr>
                        </w:div>
                        <w:div w:id="138688200">
                          <w:marLeft w:val="0"/>
                          <w:marRight w:val="0"/>
                          <w:marTop w:val="0"/>
                          <w:marBottom w:val="0"/>
                          <w:divBdr>
                            <w:top w:val="none" w:sz="0" w:space="0" w:color="auto"/>
                            <w:left w:val="none" w:sz="0" w:space="0" w:color="auto"/>
                            <w:bottom w:val="none" w:sz="0" w:space="0" w:color="auto"/>
                            <w:right w:val="none" w:sz="0" w:space="0" w:color="auto"/>
                          </w:divBdr>
                          <w:divsChild>
                            <w:div w:id="106091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22590">
          <w:marLeft w:val="0"/>
          <w:marRight w:val="0"/>
          <w:marTop w:val="0"/>
          <w:marBottom w:val="570"/>
          <w:divBdr>
            <w:top w:val="none" w:sz="0" w:space="0" w:color="auto"/>
            <w:left w:val="none" w:sz="0" w:space="0" w:color="auto"/>
            <w:bottom w:val="none" w:sz="0" w:space="0" w:color="auto"/>
            <w:right w:val="none" w:sz="0" w:space="0" w:color="auto"/>
          </w:divBdr>
          <w:divsChild>
            <w:div w:id="854539689">
              <w:marLeft w:val="0"/>
              <w:marRight w:val="0"/>
              <w:marTop w:val="180"/>
              <w:marBottom w:val="0"/>
              <w:divBdr>
                <w:top w:val="none" w:sz="0" w:space="0" w:color="auto"/>
                <w:left w:val="none" w:sz="0" w:space="0" w:color="auto"/>
                <w:bottom w:val="none" w:sz="0" w:space="0" w:color="auto"/>
                <w:right w:val="none" w:sz="0" w:space="0" w:color="auto"/>
              </w:divBdr>
              <w:divsChild>
                <w:div w:id="1748185039">
                  <w:marLeft w:val="0"/>
                  <w:marRight w:val="0"/>
                  <w:marTop w:val="0"/>
                  <w:marBottom w:val="240"/>
                  <w:divBdr>
                    <w:top w:val="none" w:sz="0" w:space="0" w:color="auto"/>
                    <w:left w:val="none" w:sz="0" w:space="0" w:color="auto"/>
                    <w:bottom w:val="none" w:sz="0" w:space="0" w:color="auto"/>
                    <w:right w:val="none" w:sz="0" w:space="0" w:color="auto"/>
                  </w:divBdr>
                  <w:divsChild>
                    <w:div w:id="1813474494">
                      <w:marLeft w:val="0"/>
                      <w:marRight w:val="0"/>
                      <w:marTop w:val="0"/>
                      <w:marBottom w:val="0"/>
                      <w:divBdr>
                        <w:top w:val="none" w:sz="0" w:space="0" w:color="auto"/>
                        <w:left w:val="none" w:sz="0" w:space="0" w:color="auto"/>
                        <w:bottom w:val="none" w:sz="0" w:space="0" w:color="auto"/>
                        <w:right w:val="none" w:sz="0" w:space="0" w:color="auto"/>
                      </w:divBdr>
                      <w:divsChild>
                        <w:div w:id="670067321">
                          <w:marLeft w:val="0"/>
                          <w:marRight w:val="0"/>
                          <w:marTop w:val="0"/>
                          <w:marBottom w:val="0"/>
                          <w:divBdr>
                            <w:top w:val="none" w:sz="0" w:space="0" w:color="auto"/>
                            <w:left w:val="none" w:sz="0" w:space="0" w:color="auto"/>
                            <w:bottom w:val="none" w:sz="0" w:space="0" w:color="auto"/>
                            <w:right w:val="none" w:sz="0" w:space="0" w:color="auto"/>
                          </w:divBdr>
                        </w:div>
                        <w:div w:id="748502363">
                          <w:marLeft w:val="0"/>
                          <w:marRight w:val="0"/>
                          <w:marTop w:val="0"/>
                          <w:marBottom w:val="0"/>
                          <w:divBdr>
                            <w:top w:val="none" w:sz="0" w:space="0" w:color="auto"/>
                            <w:left w:val="none" w:sz="0" w:space="0" w:color="auto"/>
                            <w:bottom w:val="none" w:sz="0" w:space="0" w:color="auto"/>
                            <w:right w:val="none" w:sz="0" w:space="0" w:color="auto"/>
                          </w:divBdr>
                          <w:divsChild>
                            <w:div w:id="1393776323">
                              <w:marLeft w:val="0"/>
                              <w:marRight w:val="0"/>
                              <w:marTop w:val="0"/>
                              <w:marBottom w:val="0"/>
                              <w:divBdr>
                                <w:top w:val="none" w:sz="0" w:space="0" w:color="auto"/>
                                <w:left w:val="none" w:sz="0" w:space="0" w:color="auto"/>
                                <w:bottom w:val="none" w:sz="0" w:space="0" w:color="auto"/>
                                <w:right w:val="none" w:sz="0" w:space="0" w:color="auto"/>
                              </w:divBdr>
                            </w:div>
                            <w:div w:id="61166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430489">
                  <w:marLeft w:val="0"/>
                  <w:marRight w:val="0"/>
                  <w:marTop w:val="0"/>
                  <w:marBottom w:val="240"/>
                  <w:divBdr>
                    <w:top w:val="none" w:sz="0" w:space="0" w:color="auto"/>
                    <w:left w:val="none" w:sz="0" w:space="0" w:color="auto"/>
                    <w:bottom w:val="none" w:sz="0" w:space="0" w:color="auto"/>
                    <w:right w:val="none" w:sz="0" w:space="0" w:color="auto"/>
                  </w:divBdr>
                  <w:divsChild>
                    <w:div w:id="1742024087">
                      <w:marLeft w:val="0"/>
                      <w:marRight w:val="0"/>
                      <w:marTop w:val="0"/>
                      <w:marBottom w:val="0"/>
                      <w:divBdr>
                        <w:top w:val="none" w:sz="0" w:space="0" w:color="auto"/>
                        <w:left w:val="none" w:sz="0" w:space="0" w:color="auto"/>
                        <w:bottom w:val="none" w:sz="0" w:space="0" w:color="auto"/>
                        <w:right w:val="none" w:sz="0" w:space="0" w:color="auto"/>
                      </w:divBdr>
                      <w:divsChild>
                        <w:div w:id="895896345">
                          <w:marLeft w:val="0"/>
                          <w:marRight w:val="0"/>
                          <w:marTop w:val="0"/>
                          <w:marBottom w:val="0"/>
                          <w:divBdr>
                            <w:top w:val="none" w:sz="0" w:space="0" w:color="auto"/>
                            <w:left w:val="none" w:sz="0" w:space="0" w:color="auto"/>
                            <w:bottom w:val="none" w:sz="0" w:space="0" w:color="auto"/>
                            <w:right w:val="none" w:sz="0" w:space="0" w:color="auto"/>
                          </w:divBdr>
                        </w:div>
                        <w:div w:id="2080860113">
                          <w:marLeft w:val="0"/>
                          <w:marRight w:val="0"/>
                          <w:marTop w:val="0"/>
                          <w:marBottom w:val="0"/>
                          <w:divBdr>
                            <w:top w:val="none" w:sz="0" w:space="0" w:color="auto"/>
                            <w:left w:val="none" w:sz="0" w:space="0" w:color="auto"/>
                            <w:bottom w:val="none" w:sz="0" w:space="0" w:color="auto"/>
                            <w:right w:val="none" w:sz="0" w:space="0" w:color="auto"/>
                          </w:divBdr>
                          <w:divsChild>
                            <w:div w:id="248657078">
                              <w:marLeft w:val="0"/>
                              <w:marRight w:val="0"/>
                              <w:marTop w:val="0"/>
                              <w:marBottom w:val="0"/>
                              <w:divBdr>
                                <w:top w:val="none" w:sz="0" w:space="0" w:color="auto"/>
                                <w:left w:val="none" w:sz="0" w:space="0" w:color="auto"/>
                                <w:bottom w:val="none" w:sz="0" w:space="0" w:color="auto"/>
                                <w:right w:val="none" w:sz="0" w:space="0" w:color="auto"/>
                              </w:divBdr>
                            </w:div>
                            <w:div w:id="90553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138021">
                  <w:marLeft w:val="0"/>
                  <w:marRight w:val="0"/>
                  <w:marTop w:val="0"/>
                  <w:marBottom w:val="240"/>
                  <w:divBdr>
                    <w:top w:val="none" w:sz="0" w:space="0" w:color="auto"/>
                    <w:left w:val="none" w:sz="0" w:space="0" w:color="auto"/>
                    <w:bottom w:val="none" w:sz="0" w:space="0" w:color="auto"/>
                    <w:right w:val="none" w:sz="0" w:space="0" w:color="auto"/>
                  </w:divBdr>
                  <w:divsChild>
                    <w:div w:id="1732842942">
                      <w:marLeft w:val="0"/>
                      <w:marRight w:val="0"/>
                      <w:marTop w:val="0"/>
                      <w:marBottom w:val="0"/>
                      <w:divBdr>
                        <w:top w:val="none" w:sz="0" w:space="0" w:color="auto"/>
                        <w:left w:val="none" w:sz="0" w:space="0" w:color="auto"/>
                        <w:bottom w:val="none" w:sz="0" w:space="0" w:color="auto"/>
                        <w:right w:val="none" w:sz="0" w:space="0" w:color="auto"/>
                      </w:divBdr>
                      <w:divsChild>
                        <w:div w:id="1686780942">
                          <w:marLeft w:val="0"/>
                          <w:marRight w:val="0"/>
                          <w:marTop w:val="0"/>
                          <w:marBottom w:val="0"/>
                          <w:divBdr>
                            <w:top w:val="none" w:sz="0" w:space="0" w:color="auto"/>
                            <w:left w:val="none" w:sz="0" w:space="0" w:color="auto"/>
                            <w:bottom w:val="none" w:sz="0" w:space="0" w:color="auto"/>
                            <w:right w:val="none" w:sz="0" w:space="0" w:color="auto"/>
                          </w:divBdr>
                        </w:div>
                        <w:div w:id="1638029791">
                          <w:marLeft w:val="0"/>
                          <w:marRight w:val="0"/>
                          <w:marTop w:val="0"/>
                          <w:marBottom w:val="0"/>
                          <w:divBdr>
                            <w:top w:val="none" w:sz="0" w:space="0" w:color="auto"/>
                            <w:left w:val="none" w:sz="0" w:space="0" w:color="auto"/>
                            <w:bottom w:val="none" w:sz="0" w:space="0" w:color="auto"/>
                            <w:right w:val="none" w:sz="0" w:space="0" w:color="auto"/>
                          </w:divBdr>
                          <w:divsChild>
                            <w:div w:id="168257135">
                              <w:marLeft w:val="0"/>
                              <w:marRight w:val="0"/>
                              <w:marTop w:val="0"/>
                              <w:marBottom w:val="0"/>
                              <w:divBdr>
                                <w:top w:val="none" w:sz="0" w:space="0" w:color="auto"/>
                                <w:left w:val="none" w:sz="0" w:space="0" w:color="auto"/>
                                <w:bottom w:val="none" w:sz="0" w:space="0" w:color="auto"/>
                                <w:right w:val="none" w:sz="0" w:space="0" w:color="auto"/>
                              </w:divBdr>
                            </w:div>
                            <w:div w:id="148669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428647">
                  <w:marLeft w:val="0"/>
                  <w:marRight w:val="0"/>
                  <w:marTop w:val="0"/>
                  <w:marBottom w:val="240"/>
                  <w:divBdr>
                    <w:top w:val="none" w:sz="0" w:space="0" w:color="auto"/>
                    <w:left w:val="none" w:sz="0" w:space="0" w:color="auto"/>
                    <w:bottom w:val="none" w:sz="0" w:space="0" w:color="auto"/>
                    <w:right w:val="none" w:sz="0" w:space="0" w:color="auto"/>
                  </w:divBdr>
                  <w:divsChild>
                    <w:div w:id="1699967625">
                      <w:marLeft w:val="0"/>
                      <w:marRight w:val="0"/>
                      <w:marTop w:val="0"/>
                      <w:marBottom w:val="0"/>
                      <w:divBdr>
                        <w:top w:val="none" w:sz="0" w:space="0" w:color="auto"/>
                        <w:left w:val="none" w:sz="0" w:space="0" w:color="auto"/>
                        <w:bottom w:val="none" w:sz="0" w:space="0" w:color="auto"/>
                        <w:right w:val="none" w:sz="0" w:space="0" w:color="auto"/>
                      </w:divBdr>
                      <w:divsChild>
                        <w:div w:id="10031536">
                          <w:marLeft w:val="0"/>
                          <w:marRight w:val="0"/>
                          <w:marTop w:val="0"/>
                          <w:marBottom w:val="0"/>
                          <w:divBdr>
                            <w:top w:val="none" w:sz="0" w:space="0" w:color="auto"/>
                            <w:left w:val="none" w:sz="0" w:space="0" w:color="auto"/>
                            <w:bottom w:val="none" w:sz="0" w:space="0" w:color="auto"/>
                            <w:right w:val="none" w:sz="0" w:space="0" w:color="auto"/>
                          </w:divBdr>
                        </w:div>
                        <w:div w:id="124936121">
                          <w:marLeft w:val="0"/>
                          <w:marRight w:val="0"/>
                          <w:marTop w:val="0"/>
                          <w:marBottom w:val="0"/>
                          <w:divBdr>
                            <w:top w:val="none" w:sz="0" w:space="0" w:color="auto"/>
                            <w:left w:val="none" w:sz="0" w:space="0" w:color="auto"/>
                            <w:bottom w:val="none" w:sz="0" w:space="0" w:color="auto"/>
                            <w:right w:val="none" w:sz="0" w:space="0" w:color="auto"/>
                          </w:divBdr>
                          <w:divsChild>
                            <w:div w:id="405230887">
                              <w:marLeft w:val="0"/>
                              <w:marRight w:val="0"/>
                              <w:marTop w:val="0"/>
                              <w:marBottom w:val="0"/>
                              <w:divBdr>
                                <w:top w:val="none" w:sz="0" w:space="0" w:color="auto"/>
                                <w:left w:val="none" w:sz="0" w:space="0" w:color="auto"/>
                                <w:bottom w:val="none" w:sz="0" w:space="0" w:color="auto"/>
                                <w:right w:val="none" w:sz="0" w:space="0" w:color="auto"/>
                              </w:divBdr>
                            </w:div>
                            <w:div w:id="122383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129743">
                  <w:marLeft w:val="0"/>
                  <w:marRight w:val="0"/>
                  <w:marTop w:val="0"/>
                  <w:marBottom w:val="240"/>
                  <w:divBdr>
                    <w:top w:val="none" w:sz="0" w:space="0" w:color="auto"/>
                    <w:left w:val="none" w:sz="0" w:space="0" w:color="auto"/>
                    <w:bottom w:val="none" w:sz="0" w:space="0" w:color="auto"/>
                    <w:right w:val="none" w:sz="0" w:space="0" w:color="auto"/>
                  </w:divBdr>
                  <w:divsChild>
                    <w:div w:id="123742734">
                      <w:marLeft w:val="0"/>
                      <w:marRight w:val="0"/>
                      <w:marTop w:val="0"/>
                      <w:marBottom w:val="0"/>
                      <w:divBdr>
                        <w:top w:val="none" w:sz="0" w:space="0" w:color="auto"/>
                        <w:left w:val="none" w:sz="0" w:space="0" w:color="auto"/>
                        <w:bottom w:val="none" w:sz="0" w:space="0" w:color="auto"/>
                        <w:right w:val="none" w:sz="0" w:space="0" w:color="auto"/>
                      </w:divBdr>
                      <w:divsChild>
                        <w:div w:id="1543638771">
                          <w:marLeft w:val="0"/>
                          <w:marRight w:val="0"/>
                          <w:marTop w:val="0"/>
                          <w:marBottom w:val="0"/>
                          <w:divBdr>
                            <w:top w:val="none" w:sz="0" w:space="0" w:color="auto"/>
                            <w:left w:val="none" w:sz="0" w:space="0" w:color="auto"/>
                            <w:bottom w:val="none" w:sz="0" w:space="0" w:color="auto"/>
                            <w:right w:val="none" w:sz="0" w:space="0" w:color="auto"/>
                          </w:divBdr>
                        </w:div>
                        <w:div w:id="1138063262">
                          <w:marLeft w:val="0"/>
                          <w:marRight w:val="0"/>
                          <w:marTop w:val="0"/>
                          <w:marBottom w:val="0"/>
                          <w:divBdr>
                            <w:top w:val="none" w:sz="0" w:space="0" w:color="auto"/>
                            <w:left w:val="none" w:sz="0" w:space="0" w:color="auto"/>
                            <w:bottom w:val="none" w:sz="0" w:space="0" w:color="auto"/>
                            <w:right w:val="none" w:sz="0" w:space="0" w:color="auto"/>
                          </w:divBdr>
                          <w:divsChild>
                            <w:div w:id="217857953">
                              <w:marLeft w:val="0"/>
                              <w:marRight w:val="0"/>
                              <w:marTop w:val="0"/>
                              <w:marBottom w:val="0"/>
                              <w:divBdr>
                                <w:top w:val="none" w:sz="0" w:space="0" w:color="auto"/>
                                <w:left w:val="none" w:sz="0" w:space="0" w:color="auto"/>
                                <w:bottom w:val="none" w:sz="0" w:space="0" w:color="auto"/>
                                <w:right w:val="none" w:sz="0" w:space="0" w:color="auto"/>
                              </w:divBdr>
                            </w:div>
                            <w:div w:id="58722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65575">
                  <w:marLeft w:val="0"/>
                  <w:marRight w:val="0"/>
                  <w:marTop w:val="0"/>
                  <w:marBottom w:val="240"/>
                  <w:divBdr>
                    <w:top w:val="none" w:sz="0" w:space="0" w:color="auto"/>
                    <w:left w:val="none" w:sz="0" w:space="0" w:color="auto"/>
                    <w:bottom w:val="none" w:sz="0" w:space="0" w:color="auto"/>
                    <w:right w:val="none" w:sz="0" w:space="0" w:color="auto"/>
                  </w:divBdr>
                  <w:divsChild>
                    <w:div w:id="924918928">
                      <w:marLeft w:val="0"/>
                      <w:marRight w:val="0"/>
                      <w:marTop w:val="0"/>
                      <w:marBottom w:val="0"/>
                      <w:divBdr>
                        <w:top w:val="none" w:sz="0" w:space="0" w:color="auto"/>
                        <w:left w:val="none" w:sz="0" w:space="0" w:color="auto"/>
                        <w:bottom w:val="none" w:sz="0" w:space="0" w:color="auto"/>
                        <w:right w:val="none" w:sz="0" w:space="0" w:color="auto"/>
                      </w:divBdr>
                      <w:divsChild>
                        <w:div w:id="460805820">
                          <w:marLeft w:val="0"/>
                          <w:marRight w:val="0"/>
                          <w:marTop w:val="0"/>
                          <w:marBottom w:val="0"/>
                          <w:divBdr>
                            <w:top w:val="none" w:sz="0" w:space="0" w:color="auto"/>
                            <w:left w:val="none" w:sz="0" w:space="0" w:color="auto"/>
                            <w:bottom w:val="none" w:sz="0" w:space="0" w:color="auto"/>
                            <w:right w:val="none" w:sz="0" w:space="0" w:color="auto"/>
                          </w:divBdr>
                        </w:div>
                        <w:div w:id="1318193935">
                          <w:marLeft w:val="0"/>
                          <w:marRight w:val="0"/>
                          <w:marTop w:val="0"/>
                          <w:marBottom w:val="0"/>
                          <w:divBdr>
                            <w:top w:val="none" w:sz="0" w:space="0" w:color="auto"/>
                            <w:left w:val="none" w:sz="0" w:space="0" w:color="auto"/>
                            <w:bottom w:val="none" w:sz="0" w:space="0" w:color="auto"/>
                            <w:right w:val="none" w:sz="0" w:space="0" w:color="auto"/>
                          </w:divBdr>
                          <w:divsChild>
                            <w:div w:id="2116944277">
                              <w:marLeft w:val="0"/>
                              <w:marRight w:val="0"/>
                              <w:marTop w:val="0"/>
                              <w:marBottom w:val="0"/>
                              <w:divBdr>
                                <w:top w:val="none" w:sz="0" w:space="0" w:color="auto"/>
                                <w:left w:val="none" w:sz="0" w:space="0" w:color="auto"/>
                                <w:bottom w:val="none" w:sz="0" w:space="0" w:color="auto"/>
                                <w:right w:val="none" w:sz="0" w:space="0" w:color="auto"/>
                              </w:divBdr>
                            </w:div>
                            <w:div w:id="79406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915957">
                  <w:marLeft w:val="0"/>
                  <w:marRight w:val="0"/>
                  <w:marTop w:val="0"/>
                  <w:marBottom w:val="240"/>
                  <w:divBdr>
                    <w:top w:val="none" w:sz="0" w:space="0" w:color="auto"/>
                    <w:left w:val="none" w:sz="0" w:space="0" w:color="auto"/>
                    <w:bottom w:val="none" w:sz="0" w:space="0" w:color="auto"/>
                    <w:right w:val="none" w:sz="0" w:space="0" w:color="auto"/>
                  </w:divBdr>
                  <w:divsChild>
                    <w:div w:id="1022316819">
                      <w:marLeft w:val="0"/>
                      <w:marRight w:val="0"/>
                      <w:marTop w:val="0"/>
                      <w:marBottom w:val="0"/>
                      <w:divBdr>
                        <w:top w:val="none" w:sz="0" w:space="0" w:color="auto"/>
                        <w:left w:val="none" w:sz="0" w:space="0" w:color="auto"/>
                        <w:bottom w:val="none" w:sz="0" w:space="0" w:color="auto"/>
                        <w:right w:val="none" w:sz="0" w:space="0" w:color="auto"/>
                      </w:divBdr>
                      <w:divsChild>
                        <w:div w:id="236285179">
                          <w:marLeft w:val="0"/>
                          <w:marRight w:val="0"/>
                          <w:marTop w:val="0"/>
                          <w:marBottom w:val="0"/>
                          <w:divBdr>
                            <w:top w:val="none" w:sz="0" w:space="0" w:color="auto"/>
                            <w:left w:val="none" w:sz="0" w:space="0" w:color="auto"/>
                            <w:bottom w:val="none" w:sz="0" w:space="0" w:color="auto"/>
                            <w:right w:val="none" w:sz="0" w:space="0" w:color="auto"/>
                          </w:divBdr>
                        </w:div>
                        <w:div w:id="1303775848">
                          <w:marLeft w:val="0"/>
                          <w:marRight w:val="0"/>
                          <w:marTop w:val="0"/>
                          <w:marBottom w:val="0"/>
                          <w:divBdr>
                            <w:top w:val="none" w:sz="0" w:space="0" w:color="auto"/>
                            <w:left w:val="none" w:sz="0" w:space="0" w:color="auto"/>
                            <w:bottom w:val="none" w:sz="0" w:space="0" w:color="auto"/>
                            <w:right w:val="none" w:sz="0" w:space="0" w:color="auto"/>
                          </w:divBdr>
                          <w:divsChild>
                            <w:div w:id="1883908159">
                              <w:marLeft w:val="0"/>
                              <w:marRight w:val="0"/>
                              <w:marTop w:val="0"/>
                              <w:marBottom w:val="0"/>
                              <w:divBdr>
                                <w:top w:val="none" w:sz="0" w:space="0" w:color="auto"/>
                                <w:left w:val="none" w:sz="0" w:space="0" w:color="auto"/>
                                <w:bottom w:val="none" w:sz="0" w:space="0" w:color="auto"/>
                                <w:right w:val="none" w:sz="0" w:space="0" w:color="auto"/>
                              </w:divBdr>
                            </w:div>
                            <w:div w:id="38576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421404">
                  <w:marLeft w:val="0"/>
                  <w:marRight w:val="0"/>
                  <w:marTop w:val="0"/>
                  <w:marBottom w:val="0"/>
                  <w:divBdr>
                    <w:top w:val="none" w:sz="0" w:space="0" w:color="auto"/>
                    <w:left w:val="none" w:sz="0" w:space="0" w:color="auto"/>
                    <w:bottom w:val="none" w:sz="0" w:space="0" w:color="auto"/>
                    <w:right w:val="none" w:sz="0" w:space="0" w:color="auto"/>
                  </w:divBdr>
                  <w:divsChild>
                    <w:div w:id="1787383728">
                      <w:marLeft w:val="0"/>
                      <w:marRight w:val="0"/>
                      <w:marTop w:val="0"/>
                      <w:marBottom w:val="0"/>
                      <w:divBdr>
                        <w:top w:val="none" w:sz="0" w:space="0" w:color="auto"/>
                        <w:left w:val="none" w:sz="0" w:space="0" w:color="auto"/>
                        <w:bottom w:val="none" w:sz="0" w:space="0" w:color="auto"/>
                        <w:right w:val="none" w:sz="0" w:space="0" w:color="auto"/>
                      </w:divBdr>
                      <w:divsChild>
                        <w:div w:id="2067295265">
                          <w:marLeft w:val="0"/>
                          <w:marRight w:val="0"/>
                          <w:marTop w:val="0"/>
                          <w:marBottom w:val="0"/>
                          <w:divBdr>
                            <w:top w:val="none" w:sz="0" w:space="0" w:color="auto"/>
                            <w:left w:val="none" w:sz="0" w:space="0" w:color="auto"/>
                            <w:bottom w:val="none" w:sz="0" w:space="0" w:color="auto"/>
                            <w:right w:val="none" w:sz="0" w:space="0" w:color="auto"/>
                          </w:divBdr>
                        </w:div>
                        <w:div w:id="932930236">
                          <w:marLeft w:val="0"/>
                          <w:marRight w:val="0"/>
                          <w:marTop w:val="0"/>
                          <w:marBottom w:val="0"/>
                          <w:divBdr>
                            <w:top w:val="none" w:sz="0" w:space="0" w:color="auto"/>
                            <w:left w:val="none" w:sz="0" w:space="0" w:color="auto"/>
                            <w:bottom w:val="none" w:sz="0" w:space="0" w:color="auto"/>
                            <w:right w:val="none" w:sz="0" w:space="0" w:color="auto"/>
                          </w:divBdr>
                          <w:divsChild>
                            <w:div w:id="128388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813540">
          <w:marLeft w:val="0"/>
          <w:marRight w:val="0"/>
          <w:marTop w:val="0"/>
          <w:marBottom w:val="570"/>
          <w:divBdr>
            <w:top w:val="none" w:sz="0" w:space="0" w:color="auto"/>
            <w:left w:val="none" w:sz="0" w:space="0" w:color="auto"/>
            <w:bottom w:val="none" w:sz="0" w:space="0" w:color="auto"/>
            <w:right w:val="none" w:sz="0" w:space="0" w:color="auto"/>
          </w:divBdr>
          <w:divsChild>
            <w:div w:id="2130852955">
              <w:marLeft w:val="0"/>
              <w:marRight w:val="0"/>
              <w:marTop w:val="180"/>
              <w:marBottom w:val="0"/>
              <w:divBdr>
                <w:top w:val="none" w:sz="0" w:space="0" w:color="auto"/>
                <w:left w:val="none" w:sz="0" w:space="0" w:color="auto"/>
                <w:bottom w:val="none" w:sz="0" w:space="0" w:color="auto"/>
                <w:right w:val="none" w:sz="0" w:space="0" w:color="auto"/>
              </w:divBdr>
              <w:divsChild>
                <w:div w:id="176315375">
                  <w:marLeft w:val="0"/>
                  <w:marRight w:val="0"/>
                  <w:marTop w:val="0"/>
                  <w:marBottom w:val="240"/>
                  <w:divBdr>
                    <w:top w:val="none" w:sz="0" w:space="0" w:color="auto"/>
                    <w:left w:val="none" w:sz="0" w:space="0" w:color="auto"/>
                    <w:bottom w:val="none" w:sz="0" w:space="0" w:color="auto"/>
                    <w:right w:val="none" w:sz="0" w:space="0" w:color="auto"/>
                  </w:divBdr>
                  <w:divsChild>
                    <w:div w:id="1434667634">
                      <w:marLeft w:val="0"/>
                      <w:marRight w:val="0"/>
                      <w:marTop w:val="0"/>
                      <w:marBottom w:val="0"/>
                      <w:divBdr>
                        <w:top w:val="none" w:sz="0" w:space="0" w:color="auto"/>
                        <w:left w:val="none" w:sz="0" w:space="0" w:color="auto"/>
                        <w:bottom w:val="none" w:sz="0" w:space="0" w:color="auto"/>
                        <w:right w:val="none" w:sz="0" w:space="0" w:color="auto"/>
                      </w:divBdr>
                      <w:divsChild>
                        <w:div w:id="1749308949">
                          <w:marLeft w:val="0"/>
                          <w:marRight w:val="0"/>
                          <w:marTop w:val="0"/>
                          <w:marBottom w:val="0"/>
                          <w:divBdr>
                            <w:top w:val="none" w:sz="0" w:space="0" w:color="auto"/>
                            <w:left w:val="none" w:sz="0" w:space="0" w:color="auto"/>
                            <w:bottom w:val="none" w:sz="0" w:space="0" w:color="auto"/>
                            <w:right w:val="none" w:sz="0" w:space="0" w:color="auto"/>
                          </w:divBdr>
                        </w:div>
                        <w:div w:id="1421295332">
                          <w:marLeft w:val="0"/>
                          <w:marRight w:val="0"/>
                          <w:marTop w:val="0"/>
                          <w:marBottom w:val="0"/>
                          <w:divBdr>
                            <w:top w:val="none" w:sz="0" w:space="0" w:color="auto"/>
                            <w:left w:val="none" w:sz="0" w:space="0" w:color="auto"/>
                            <w:bottom w:val="none" w:sz="0" w:space="0" w:color="auto"/>
                            <w:right w:val="none" w:sz="0" w:space="0" w:color="auto"/>
                          </w:divBdr>
                          <w:divsChild>
                            <w:div w:id="1994675772">
                              <w:marLeft w:val="0"/>
                              <w:marRight w:val="0"/>
                              <w:marTop w:val="0"/>
                              <w:marBottom w:val="0"/>
                              <w:divBdr>
                                <w:top w:val="none" w:sz="0" w:space="0" w:color="auto"/>
                                <w:left w:val="none" w:sz="0" w:space="0" w:color="auto"/>
                                <w:bottom w:val="none" w:sz="0" w:space="0" w:color="auto"/>
                                <w:right w:val="none" w:sz="0" w:space="0" w:color="auto"/>
                              </w:divBdr>
                            </w:div>
                            <w:div w:id="168671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936424">
                  <w:marLeft w:val="0"/>
                  <w:marRight w:val="0"/>
                  <w:marTop w:val="0"/>
                  <w:marBottom w:val="240"/>
                  <w:divBdr>
                    <w:top w:val="none" w:sz="0" w:space="0" w:color="auto"/>
                    <w:left w:val="none" w:sz="0" w:space="0" w:color="auto"/>
                    <w:bottom w:val="none" w:sz="0" w:space="0" w:color="auto"/>
                    <w:right w:val="none" w:sz="0" w:space="0" w:color="auto"/>
                  </w:divBdr>
                  <w:divsChild>
                    <w:div w:id="1246065418">
                      <w:marLeft w:val="0"/>
                      <w:marRight w:val="0"/>
                      <w:marTop w:val="0"/>
                      <w:marBottom w:val="0"/>
                      <w:divBdr>
                        <w:top w:val="none" w:sz="0" w:space="0" w:color="auto"/>
                        <w:left w:val="none" w:sz="0" w:space="0" w:color="auto"/>
                        <w:bottom w:val="none" w:sz="0" w:space="0" w:color="auto"/>
                        <w:right w:val="none" w:sz="0" w:space="0" w:color="auto"/>
                      </w:divBdr>
                      <w:divsChild>
                        <w:div w:id="2132937863">
                          <w:marLeft w:val="0"/>
                          <w:marRight w:val="0"/>
                          <w:marTop w:val="0"/>
                          <w:marBottom w:val="0"/>
                          <w:divBdr>
                            <w:top w:val="none" w:sz="0" w:space="0" w:color="auto"/>
                            <w:left w:val="none" w:sz="0" w:space="0" w:color="auto"/>
                            <w:bottom w:val="none" w:sz="0" w:space="0" w:color="auto"/>
                            <w:right w:val="none" w:sz="0" w:space="0" w:color="auto"/>
                          </w:divBdr>
                        </w:div>
                        <w:div w:id="582494006">
                          <w:marLeft w:val="0"/>
                          <w:marRight w:val="0"/>
                          <w:marTop w:val="0"/>
                          <w:marBottom w:val="0"/>
                          <w:divBdr>
                            <w:top w:val="none" w:sz="0" w:space="0" w:color="auto"/>
                            <w:left w:val="none" w:sz="0" w:space="0" w:color="auto"/>
                            <w:bottom w:val="none" w:sz="0" w:space="0" w:color="auto"/>
                            <w:right w:val="none" w:sz="0" w:space="0" w:color="auto"/>
                          </w:divBdr>
                          <w:divsChild>
                            <w:div w:id="739256262">
                              <w:marLeft w:val="0"/>
                              <w:marRight w:val="0"/>
                              <w:marTop w:val="0"/>
                              <w:marBottom w:val="0"/>
                              <w:divBdr>
                                <w:top w:val="none" w:sz="0" w:space="0" w:color="auto"/>
                                <w:left w:val="none" w:sz="0" w:space="0" w:color="auto"/>
                                <w:bottom w:val="none" w:sz="0" w:space="0" w:color="auto"/>
                                <w:right w:val="none" w:sz="0" w:space="0" w:color="auto"/>
                              </w:divBdr>
                            </w:div>
                            <w:div w:id="198882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177451">
                  <w:marLeft w:val="0"/>
                  <w:marRight w:val="0"/>
                  <w:marTop w:val="0"/>
                  <w:marBottom w:val="240"/>
                  <w:divBdr>
                    <w:top w:val="none" w:sz="0" w:space="0" w:color="auto"/>
                    <w:left w:val="none" w:sz="0" w:space="0" w:color="auto"/>
                    <w:bottom w:val="none" w:sz="0" w:space="0" w:color="auto"/>
                    <w:right w:val="none" w:sz="0" w:space="0" w:color="auto"/>
                  </w:divBdr>
                  <w:divsChild>
                    <w:div w:id="526604569">
                      <w:marLeft w:val="0"/>
                      <w:marRight w:val="0"/>
                      <w:marTop w:val="0"/>
                      <w:marBottom w:val="0"/>
                      <w:divBdr>
                        <w:top w:val="none" w:sz="0" w:space="0" w:color="auto"/>
                        <w:left w:val="none" w:sz="0" w:space="0" w:color="auto"/>
                        <w:bottom w:val="none" w:sz="0" w:space="0" w:color="auto"/>
                        <w:right w:val="none" w:sz="0" w:space="0" w:color="auto"/>
                      </w:divBdr>
                      <w:divsChild>
                        <w:div w:id="607469467">
                          <w:marLeft w:val="0"/>
                          <w:marRight w:val="0"/>
                          <w:marTop w:val="0"/>
                          <w:marBottom w:val="0"/>
                          <w:divBdr>
                            <w:top w:val="none" w:sz="0" w:space="0" w:color="auto"/>
                            <w:left w:val="none" w:sz="0" w:space="0" w:color="auto"/>
                            <w:bottom w:val="none" w:sz="0" w:space="0" w:color="auto"/>
                            <w:right w:val="none" w:sz="0" w:space="0" w:color="auto"/>
                          </w:divBdr>
                        </w:div>
                        <w:div w:id="1151092949">
                          <w:marLeft w:val="0"/>
                          <w:marRight w:val="0"/>
                          <w:marTop w:val="0"/>
                          <w:marBottom w:val="0"/>
                          <w:divBdr>
                            <w:top w:val="none" w:sz="0" w:space="0" w:color="auto"/>
                            <w:left w:val="none" w:sz="0" w:space="0" w:color="auto"/>
                            <w:bottom w:val="none" w:sz="0" w:space="0" w:color="auto"/>
                            <w:right w:val="none" w:sz="0" w:space="0" w:color="auto"/>
                          </w:divBdr>
                          <w:divsChild>
                            <w:div w:id="966399271">
                              <w:marLeft w:val="0"/>
                              <w:marRight w:val="0"/>
                              <w:marTop w:val="0"/>
                              <w:marBottom w:val="0"/>
                              <w:divBdr>
                                <w:top w:val="none" w:sz="0" w:space="0" w:color="auto"/>
                                <w:left w:val="none" w:sz="0" w:space="0" w:color="auto"/>
                                <w:bottom w:val="none" w:sz="0" w:space="0" w:color="auto"/>
                                <w:right w:val="none" w:sz="0" w:space="0" w:color="auto"/>
                              </w:divBdr>
                            </w:div>
                            <w:div w:id="20067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071866">
                  <w:marLeft w:val="0"/>
                  <w:marRight w:val="0"/>
                  <w:marTop w:val="0"/>
                  <w:marBottom w:val="240"/>
                  <w:divBdr>
                    <w:top w:val="none" w:sz="0" w:space="0" w:color="auto"/>
                    <w:left w:val="none" w:sz="0" w:space="0" w:color="auto"/>
                    <w:bottom w:val="none" w:sz="0" w:space="0" w:color="auto"/>
                    <w:right w:val="none" w:sz="0" w:space="0" w:color="auto"/>
                  </w:divBdr>
                  <w:divsChild>
                    <w:div w:id="2118715787">
                      <w:marLeft w:val="0"/>
                      <w:marRight w:val="0"/>
                      <w:marTop w:val="0"/>
                      <w:marBottom w:val="0"/>
                      <w:divBdr>
                        <w:top w:val="none" w:sz="0" w:space="0" w:color="auto"/>
                        <w:left w:val="none" w:sz="0" w:space="0" w:color="auto"/>
                        <w:bottom w:val="none" w:sz="0" w:space="0" w:color="auto"/>
                        <w:right w:val="none" w:sz="0" w:space="0" w:color="auto"/>
                      </w:divBdr>
                      <w:divsChild>
                        <w:div w:id="327565712">
                          <w:marLeft w:val="0"/>
                          <w:marRight w:val="0"/>
                          <w:marTop w:val="0"/>
                          <w:marBottom w:val="0"/>
                          <w:divBdr>
                            <w:top w:val="none" w:sz="0" w:space="0" w:color="auto"/>
                            <w:left w:val="none" w:sz="0" w:space="0" w:color="auto"/>
                            <w:bottom w:val="none" w:sz="0" w:space="0" w:color="auto"/>
                            <w:right w:val="none" w:sz="0" w:space="0" w:color="auto"/>
                          </w:divBdr>
                        </w:div>
                        <w:div w:id="1861890692">
                          <w:marLeft w:val="0"/>
                          <w:marRight w:val="0"/>
                          <w:marTop w:val="0"/>
                          <w:marBottom w:val="0"/>
                          <w:divBdr>
                            <w:top w:val="none" w:sz="0" w:space="0" w:color="auto"/>
                            <w:left w:val="none" w:sz="0" w:space="0" w:color="auto"/>
                            <w:bottom w:val="none" w:sz="0" w:space="0" w:color="auto"/>
                            <w:right w:val="none" w:sz="0" w:space="0" w:color="auto"/>
                          </w:divBdr>
                          <w:divsChild>
                            <w:div w:id="1226643716">
                              <w:marLeft w:val="0"/>
                              <w:marRight w:val="0"/>
                              <w:marTop w:val="0"/>
                              <w:marBottom w:val="0"/>
                              <w:divBdr>
                                <w:top w:val="none" w:sz="0" w:space="0" w:color="auto"/>
                                <w:left w:val="none" w:sz="0" w:space="0" w:color="auto"/>
                                <w:bottom w:val="none" w:sz="0" w:space="0" w:color="auto"/>
                                <w:right w:val="none" w:sz="0" w:space="0" w:color="auto"/>
                              </w:divBdr>
                            </w:div>
                            <w:div w:id="118936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55969">
                  <w:marLeft w:val="0"/>
                  <w:marRight w:val="0"/>
                  <w:marTop w:val="0"/>
                  <w:marBottom w:val="0"/>
                  <w:divBdr>
                    <w:top w:val="none" w:sz="0" w:space="0" w:color="auto"/>
                    <w:left w:val="none" w:sz="0" w:space="0" w:color="auto"/>
                    <w:bottom w:val="none" w:sz="0" w:space="0" w:color="auto"/>
                    <w:right w:val="none" w:sz="0" w:space="0" w:color="auto"/>
                  </w:divBdr>
                  <w:divsChild>
                    <w:div w:id="126818973">
                      <w:marLeft w:val="0"/>
                      <w:marRight w:val="0"/>
                      <w:marTop w:val="0"/>
                      <w:marBottom w:val="0"/>
                      <w:divBdr>
                        <w:top w:val="none" w:sz="0" w:space="0" w:color="auto"/>
                        <w:left w:val="none" w:sz="0" w:space="0" w:color="auto"/>
                        <w:bottom w:val="none" w:sz="0" w:space="0" w:color="auto"/>
                        <w:right w:val="none" w:sz="0" w:space="0" w:color="auto"/>
                      </w:divBdr>
                      <w:divsChild>
                        <w:div w:id="738674625">
                          <w:marLeft w:val="0"/>
                          <w:marRight w:val="0"/>
                          <w:marTop w:val="0"/>
                          <w:marBottom w:val="0"/>
                          <w:divBdr>
                            <w:top w:val="none" w:sz="0" w:space="0" w:color="auto"/>
                            <w:left w:val="none" w:sz="0" w:space="0" w:color="auto"/>
                            <w:bottom w:val="none" w:sz="0" w:space="0" w:color="auto"/>
                            <w:right w:val="none" w:sz="0" w:space="0" w:color="auto"/>
                          </w:divBdr>
                        </w:div>
                        <w:div w:id="990871307">
                          <w:marLeft w:val="0"/>
                          <w:marRight w:val="0"/>
                          <w:marTop w:val="0"/>
                          <w:marBottom w:val="0"/>
                          <w:divBdr>
                            <w:top w:val="none" w:sz="0" w:space="0" w:color="auto"/>
                            <w:left w:val="none" w:sz="0" w:space="0" w:color="auto"/>
                            <w:bottom w:val="none" w:sz="0" w:space="0" w:color="auto"/>
                            <w:right w:val="none" w:sz="0" w:space="0" w:color="auto"/>
                          </w:divBdr>
                          <w:divsChild>
                            <w:div w:id="149410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25631">
          <w:marLeft w:val="0"/>
          <w:marRight w:val="0"/>
          <w:marTop w:val="0"/>
          <w:marBottom w:val="570"/>
          <w:divBdr>
            <w:top w:val="none" w:sz="0" w:space="0" w:color="auto"/>
            <w:left w:val="none" w:sz="0" w:space="0" w:color="auto"/>
            <w:bottom w:val="none" w:sz="0" w:space="0" w:color="auto"/>
            <w:right w:val="none" w:sz="0" w:space="0" w:color="auto"/>
          </w:divBdr>
          <w:divsChild>
            <w:div w:id="415127515">
              <w:marLeft w:val="0"/>
              <w:marRight w:val="0"/>
              <w:marTop w:val="180"/>
              <w:marBottom w:val="0"/>
              <w:divBdr>
                <w:top w:val="none" w:sz="0" w:space="0" w:color="auto"/>
                <w:left w:val="none" w:sz="0" w:space="0" w:color="auto"/>
                <w:bottom w:val="none" w:sz="0" w:space="0" w:color="auto"/>
                <w:right w:val="none" w:sz="0" w:space="0" w:color="auto"/>
              </w:divBdr>
              <w:divsChild>
                <w:div w:id="867521752">
                  <w:marLeft w:val="0"/>
                  <w:marRight w:val="0"/>
                  <w:marTop w:val="0"/>
                  <w:marBottom w:val="240"/>
                  <w:divBdr>
                    <w:top w:val="none" w:sz="0" w:space="0" w:color="auto"/>
                    <w:left w:val="none" w:sz="0" w:space="0" w:color="auto"/>
                    <w:bottom w:val="none" w:sz="0" w:space="0" w:color="auto"/>
                    <w:right w:val="none" w:sz="0" w:space="0" w:color="auto"/>
                  </w:divBdr>
                  <w:divsChild>
                    <w:div w:id="1795833712">
                      <w:marLeft w:val="0"/>
                      <w:marRight w:val="0"/>
                      <w:marTop w:val="0"/>
                      <w:marBottom w:val="0"/>
                      <w:divBdr>
                        <w:top w:val="none" w:sz="0" w:space="0" w:color="auto"/>
                        <w:left w:val="none" w:sz="0" w:space="0" w:color="auto"/>
                        <w:bottom w:val="none" w:sz="0" w:space="0" w:color="auto"/>
                        <w:right w:val="none" w:sz="0" w:space="0" w:color="auto"/>
                      </w:divBdr>
                      <w:divsChild>
                        <w:div w:id="1898932675">
                          <w:marLeft w:val="0"/>
                          <w:marRight w:val="0"/>
                          <w:marTop w:val="0"/>
                          <w:marBottom w:val="0"/>
                          <w:divBdr>
                            <w:top w:val="none" w:sz="0" w:space="0" w:color="auto"/>
                            <w:left w:val="none" w:sz="0" w:space="0" w:color="auto"/>
                            <w:bottom w:val="none" w:sz="0" w:space="0" w:color="auto"/>
                            <w:right w:val="none" w:sz="0" w:space="0" w:color="auto"/>
                          </w:divBdr>
                        </w:div>
                        <w:div w:id="1816138015">
                          <w:marLeft w:val="0"/>
                          <w:marRight w:val="0"/>
                          <w:marTop w:val="0"/>
                          <w:marBottom w:val="0"/>
                          <w:divBdr>
                            <w:top w:val="none" w:sz="0" w:space="0" w:color="auto"/>
                            <w:left w:val="none" w:sz="0" w:space="0" w:color="auto"/>
                            <w:bottom w:val="none" w:sz="0" w:space="0" w:color="auto"/>
                            <w:right w:val="none" w:sz="0" w:space="0" w:color="auto"/>
                          </w:divBdr>
                          <w:divsChild>
                            <w:div w:id="224801516">
                              <w:marLeft w:val="0"/>
                              <w:marRight w:val="0"/>
                              <w:marTop w:val="0"/>
                              <w:marBottom w:val="0"/>
                              <w:divBdr>
                                <w:top w:val="none" w:sz="0" w:space="0" w:color="auto"/>
                                <w:left w:val="none" w:sz="0" w:space="0" w:color="auto"/>
                                <w:bottom w:val="none" w:sz="0" w:space="0" w:color="auto"/>
                                <w:right w:val="none" w:sz="0" w:space="0" w:color="auto"/>
                              </w:divBdr>
                            </w:div>
                            <w:div w:id="36217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23165">
                  <w:marLeft w:val="0"/>
                  <w:marRight w:val="0"/>
                  <w:marTop w:val="0"/>
                  <w:marBottom w:val="240"/>
                  <w:divBdr>
                    <w:top w:val="none" w:sz="0" w:space="0" w:color="auto"/>
                    <w:left w:val="none" w:sz="0" w:space="0" w:color="auto"/>
                    <w:bottom w:val="none" w:sz="0" w:space="0" w:color="auto"/>
                    <w:right w:val="none" w:sz="0" w:space="0" w:color="auto"/>
                  </w:divBdr>
                  <w:divsChild>
                    <w:div w:id="120926585">
                      <w:marLeft w:val="0"/>
                      <w:marRight w:val="0"/>
                      <w:marTop w:val="0"/>
                      <w:marBottom w:val="0"/>
                      <w:divBdr>
                        <w:top w:val="none" w:sz="0" w:space="0" w:color="auto"/>
                        <w:left w:val="none" w:sz="0" w:space="0" w:color="auto"/>
                        <w:bottom w:val="none" w:sz="0" w:space="0" w:color="auto"/>
                        <w:right w:val="none" w:sz="0" w:space="0" w:color="auto"/>
                      </w:divBdr>
                      <w:divsChild>
                        <w:div w:id="1980644167">
                          <w:marLeft w:val="0"/>
                          <w:marRight w:val="0"/>
                          <w:marTop w:val="0"/>
                          <w:marBottom w:val="0"/>
                          <w:divBdr>
                            <w:top w:val="none" w:sz="0" w:space="0" w:color="auto"/>
                            <w:left w:val="none" w:sz="0" w:space="0" w:color="auto"/>
                            <w:bottom w:val="none" w:sz="0" w:space="0" w:color="auto"/>
                            <w:right w:val="none" w:sz="0" w:space="0" w:color="auto"/>
                          </w:divBdr>
                        </w:div>
                        <w:div w:id="1347832277">
                          <w:marLeft w:val="0"/>
                          <w:marRight w:val="0"/>
                          <w:marTop w:val="0"/>
                          <w:marBottom w:val="0"/>
                          <w:divBdr>
                            <w:top w:val="none" w:sz="0" w:space="0" w:color="auto"/>
                            <w:left w:val="none" w:sz="0" w:space="0" w:color="auto"/>
                            <w:bottom w:val="none" w:sz="0" w:space="0" w:color="auto"/>
                            <w:right w:val="none" w:sz="0" w:space="0" w:color="auto"/>
                          </w:divBdr>
                          <w:divsChild>
                            <w:div w:id="697662059">
                              <w:marLeft w:val="0"/>
                              <w:marRight w:val="0"/>
                              <w:marTop w:val="0"/>
                              <w:marBottom w:val="0"/>
                              <w:divBdr>
                                <w:top w:val="none" w:sz="0" w:space="0" w:color="auto"/>
                                <w:left w:val="none" w:sz="0" w:space="0" w:color="auto"/>
                                <w:bottom w:val="none" w:sz="0" w:space="0" w:color="auto"/>
                                <w:right w:val="none" w:sz="0" w:space="0" w:color="auto"/>
                              </w:divBdr>
                            </w:div>
                            <w:div w:id="12269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10161">
                  <w:marLeft w:val="0"/>
                  <w:marRight w:val="0"/>
                  <w:marTop w:val="0"/>
                  <w:marBottom w:val="240"/>
                  <w:divBdr>
                    <w:top w:val="none" w:sz="0" w:space="0" w:color="auto"/>
                    <w:left w:val="none" w:sz="0" w:space="0" w:color="auto"/>
                    <w:bottom w:val="none" w:sz="0" w:space="0" w:color="auto"/>
                    <w:right w:val="none" w:sz="0" w:space="0" w:color="auto"/>
                  </w:divBdr>
                  <w:divsChild>
                    <w:div w:id="788822808">
                      <w:marLeft w:val="0"/>
                      <w:marRight w:val="0"/>
                      <w:marTop w:val="0"/>
                      <w:marBottom w:val="0"/>
                      <w:divBdr>
                        <w:top w:val="none" w:sz="0" w:space="0" w:color="auto"/>
                        <w:left w:val="none" w:sz="0" w:space="0" w:color="auto"/>
                        <w:bottom w:val="none" w:sz="0" w:space="0" w:color="auto"/>
                        <w:right w:val="none" w:sz="0" w:space="0" w:color="auto"/>
                      </w:divBdr>
                      <w:divsChild>
                        <w:div w:id="1516773863">
                          <w:marLeft w:val="0"/>
                          <w:marRight w:val="0"/>
                          <w:marTop w:val="0"/>
                          <w:marBottom w:val="0"/>
                          <w:divBdr>
                            <w:top w:val="none" w:sz="0" w:space="0" w:color="auto"/>
                            <w:left w:val="none" w:sz="0" w:space="0" w:color="auto"/>
                            <w:bottom w:val="none" w:sz="0" w:space="0" w:color="auto"/>
                            <w:right w:val="none" w:sz="0" w:space="0" w:color="auto"/>
                          </w:divBdr>
                        </w:div>
                        <w:div w:id="116800667">
                          <w:marLeft w:val="0"/>
                          <w:marRight w:val="0"/>
                          <w:marTop w:val="0"/>
                          <w:marBottom w:val="0"/>
                          <w:divBdr>
                            <w:top w:val="none" w:sz="0" w:space="0" w:color="auto"/>
                            <w:left w:val="none" w:sz="0" w:space="0" w:color="auto"/>
                            <w:bottom w:val="none" w:sz="0" w:space="0" w:color="auto"/>
                            <w:right w:val="none" w:sz="0" w:space="0" w:color="auto"/>
                          </w:divBdr>
                          <w:divsChild>
                            <w:div w:id="852888049">
                              <w:marLeft w:val="0"/>
                              <w:marRight w:val="0"/>
                              <w:marTop w:val="0"/>
                              <w:marBottom w:val="0"/>
                              <w:divBdr>
                                <w:top w:val="none" w:sz="0" w:space="0" w:color="auto"/>
                                <w:left w:val="none" w:sz="0" w:space="0" w:color="auto"/>
                                <w:bottom w:val="none" w:sz="0" w:space="0" w:color="auto"/>
                                <w:right w:val="none" w:sz="0" w:space="0" w:color="auto"/>
                              </w:divBdr>
                            </w:div>
                            <w:div w:id="190444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829111">
                  <w:marLeft w:val="0"/>
                  <w:marRight w:val="0"/>
                  <w:marTop w:val="0"/>
                  <w:marBottom w:val="240"/>
                  <w:divBdr>
                    <w:top w:val="none" w:sz="0" w:space="0" w:color="auto"/>
                    <w:left w:val="none" w:sz="0" w:space="0" w:color="auto"/>
                    <w:bottom w:val="none" w:sz="0" w:space="0" w:color="auto"/>
                    <w:right w:val="none" w:sz="0" w:space="0" w:color="auto"/>
                  </w:divBdr>
                  <w:divsChild>
                    <w:div w:id="1649554190">
                      <w:marLeft w:val="0"/>
                      <w:marRight w:val="0"/>
                      <w:marTop w:val="0"/>
                      <w:marBottom w:val="0"/>
                      <w:divBdr>
                        <w:top w:val="none" w:sz="0" w:space="0" w:color="auto"/>
                        <w:left w:val="none" w:sz="0" w:space="0" w:color="auto"/>
                        <w:bottom w:val="none" w:sz="0" w:space="0" w:color="auto"/>
                        <w:right w:val="none" w:sz="0" w:space="0" w:color="auto"/>
                      </w:divBdr>
                      <w:divsChild>
                        <w:div w:id="77599326">
                          <w:marLeft w:val="0"/>
                          <w:marRight w:val="0"/>
                          <w:marTop w:val="0"/>
                          <w:marBottom w:val="0"/>
                          <w:divBdr>
                            <w:top w:val="none" w:sz="0" w:space="0" w:color="auto"/>
                            <w:left w:val="none" w:sz="0" w:space="0" w:color="auto"/>
                            <w:bottom w:val="none" w:sz="0" w:space="0" w:color="auto"/>
                            <w:right w:val="none" w:sz="0" w:space="0" w:color="auto"/>
                          </w:divBdr>
                        </w:div>
                        <w:div w:id="747919909">
                          <w:marLeft w:val="0"/>
                          <w:marRight w:val="0"/>
                          <w:marTop w:val="0"/>
                          <w:marBottom w:val="0"/>
                          <w:divBdr>
                            <w:top w:val="none" w:sz="0" w:space="0" w:color="auto"/>
                            <w:left w:val="none" w:sz="0" w:space="0" w:color="auto"/>
                            <w:bottom w:val="none" w:sz="0" w:space="0" w:color="auto"/>
                            <w:right w:val="none" w:sz="0" w:space="0" w:color="auto"/>
                          </w:divBdr>
                          <w:divsChild>
                            <w:div w:id="910113525">
                              <w:marLeft w:val="0"/>
                              <w:marRight w:val="0"/>
                              <w:marTop w:val="0"/>
                              <w:marBottom w:val="0"/>
                              <w:divBdr>
                                <w:top w:val="none" w:sz="0" w:space="0" w:color="auto"/>
                                <w:left w:val="none" w:sz="0" w:space="0" w:color="auto"/>
                                <w:bottom w:val="none" w:sz="0" w:space="0" w:color="auto"/>
                                <w:right w:val="none" w:sz="0" w:space="0" w:color="auto"/>
                              </w:divBdr>
                            </w:div>
                            <w:div w:id="194191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221904">
                  <w:marLeft w:val="0"/>
                  <w:marRight w:val="0"/>
                  <w:marTop w:val="0"/>
                  <w:marBottom w:val="0"/>
                  <w:divBdr>
                    <w:top w:val="none" w:sz="0" w:space="0" w:color="auto"/>
                    <w:left w:val="none" w:sz="0" w:space="0" w:color="auto"/>
                    <w:bottom w:val="none" w:sz="0" w:space="0" w:color="auto"/>
                    <w:right w:val="none" w:sz="0" w:space="0" w:color="auto"/>
                  </w:divBdr>
                  <w:divsChild>
                    <w:div w:id="1999965826">
                      <w:marLeft w:val="0"/>
                      <w:marRight w:val="0"/>
                      <w:marTop w:val="0"/>
                      <w:marBottom w:val="0"/>
                      <w:divBdr>
                        <w:top w:val="none" w:sz="0" w:space="0" w:color="auto"/>
                        <w:left w:val="none" w:sz="0" w:space="0" w:color="auto"/>
                        <w:bottom w:val="none" w:sz="0" w:space="0" w:color="auto"/>
                        <w:right w:val="none" w:sz="0" w:space="0" w:color="auto"/>
                      </w:divBdr>
                      <w:divsChild>
                        <w:div w:id="589311231">
                          <w:marLeft w:val="0"/>
                          <w:marRight w:val="0"/>
                          <w:marTop w:val="0"/>
                          <w:marBottom w:val="0"/>
                          <w:divBdr>
                            <w:top w:val="none" w:sz="0" w:space="0" w:color="auto"/>
                            <w:left w:val="none" w:sz="0" w:space="0" w:color="auto"/>
                            <w:bottom w:val="none" w:sz="0" w:space="0" w:color="auto"/>
                            <w:right w:val="none" w:sz="0" w:space="0" w:color="auto"/>
                          </w:divBdr>
                        </w:div>
                        <w:div w:id="331956342">
                          <w:marLeft w:val="0"/>
                          <w:marRight w:val="0"/>
                          <w:marTop w:val="0"/>
                          <w:marBottom w:val="0"/>
                          <w:divBdr>
                            <w:top w:val="none" w:sz="0" w:space="0" w:color="auto"/>
                            <w:left w:val="none" w:sz="0" w:space="0" w:color="auto"/>
                            <w:bottom w:val="none" w:sz="0" w:space="0" w:color="auto"/>
                            <w:right w:val="none" w:sz="0" w:space="0" w:color="auto"/>
                          </w:divBdr>
                          <w:divsChild>
                            <w:div w:id="1507745373">
                              <w:marLeft w:val="0"/>
                              <w:marRight w:val="0"/>
                              <w:marTop w:val="0"/>
                              <w:marBottom w:val="0"/>
                              <w:divBdr>
                                <w:top w:val="none" w:sz="0" w:space="0" w:color="auto"/>
                                <w:left w:val="none" w:sz="0" w:space="0" w:color="auto"/>
                                <w:bottom w:val="none" w:sz="0" w:space="0" w:color="auto"/>
                                <w:right w:val="none" w:sz="0" w:space="0" w:color="auto"/>
                              </w:divBdr>
                            </w:div>
                            <w:div w:id="119573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533882">
          <w:marLeft w:val="0"/>
          <w:marRight w:val="0"/>
          <w:marTop w:val="0"/>
          <w:marBottom w:val="570"/>
          <w:divBdr>
            <w:top w:val="none" w:sz="0" w:space="0" w:color="auto"/>
            <w:left w:val="none" w:sz="0" w:space="0" w:color="auto"/>
            <w:bottom w:val="none" w:sz="0" w:space="0" w:color="auto"/>
            <w:right w:val="none" w:sz="0" w:space="0" w:color="auto"/>
          </w:divBdr>
          <w:divsChild>
            <w:div w:id="516116288">
              <w:marLeft w:val="0"/>
              <w:marRight w:val="0"/>
              <w:marTop w:val="180"/>
              <w:marBottom w:val="0"/>
              <w:divBdr>
                <w:top w:val="none" w:sz="0" w:space="0" w:color="auto"/>
                <w:left w:val="none" w:sz="0" w:space="0" w:color="auto"/>
                <w:bottom w:val="none" w:sz="0" w:space="0" w:color="auto"/>
                <w:right w:val="none" w:sz="0" w:space="0" w:color="auto"/>
              </w:divBdr>
              <w:divsChild>
                <w:div w:id="1916237150">
                  <w:marLeft w:val="0"/>
                  <w:marRight w:val="0"/>
                  <w:marTop w:val="0"/>
                  <w:marBottom w:val="240"/>
                  <w:divBdr>
                    <w:top w:val="none" w:sz="0" w:space="0" w:color="auto"/>
                    <w:left w:val="none" w:sz="0" w:space="0" w:color="auto"/>
                    <w:bottom w:val="none" w:sz="0" w:space="0" w:color="auto"/>
                    <w:right w:val="none" w:sz="0" w:space="0" w:color="auto"/>
                  </w:divBdr>
                  <w:divsChild>
                    <w:div w:id="321276556">
                      <w:marLeft w:val="0"/>
                      <w:marRight w:val="0"/>
                      <w:marTop w:val="0"/>
                      <w:marBottom w:val="0"/>
                      <w:divBdr>
                        <w:top w:val="none" w:sz="0" w:space="0" w:color="auto"/>
                        <w:left w:val="none" w:sz="0" w:space="0" w:color="auto"/>
                        <w:bottom w:val="none" w:sz="0" w:space="0" w:color="auto"/>
                        <w:right w:val="none" w:sz="0" w:space="0" w:color="auto"/>
                      </w:divBdr>
                      <w:divsChild>
                        <w:div w:id="981691693">
                          <w:marLeft w:val="0"/>
                          <w:marRight w:val="0"/>
                          <w:marTop w:val="0"/>
                          <w:marBottom w:val="0"/>
                          <w:divBdr>
                            <w:top w:val="none" w:sz="0" w:space="0" w:color="auto"/>
                            <w:left w:val="none" w:sz="0" w:space="0" w:color="auto"/>
                            <w:bottom w:val="none" w:sz="0" w:space="0" w:color="auto"/>
                            <w:right w:val="none" w:sz="0" w:space="0" w:color="auto"/>
                          </w:divBdr>
                        </w:div>
                        <w:div w:id="65153321">
                          <w:marLeft w:val="0"/>
                          <w:marRight w:val="0"/>
                          <w:marTop w:val="0"/>
                          <w:marBottom w:val="0"/>
                          <w:divBdr>
                            <w:top w:val="none" w:sz="0" w:space="0" w:color="auto"/>
                            <w:left w:val="none" w:sz="0" w:space="0" w:color="auto"/>
                            <w:bottom w:val="none" w:sz="0" w:space="0" w:color="auto"/>
                            <w:right w:val="none" w:sz="0" w:space="0" w:color="auto"/>
                          </w:divBdr>
                          <w:divsChild>
                            <w:div w:id="181827178">
                              <w:marLeft w:val="0"/>
                              <w:marRight w:val="0"/>
                              <w:marTop w:val="0"/>
                              <w:marBottom w:val="0"/>
                              <w:divBdr>
                                <w:top w:val="none" w:sz="0" w:space="0" w:color="auto"/>
                                <w:left w:val="none" w:sz="0" w:space="0" w:color="auto"/>
                                <w:bottom w:val="none" w:sz="0" w:space="0" w:color="auto"/>
                                <w:right w:val="none" w:sz="0" w:space="0" w:color="auto"/>
                              </w:divBdr>
                            </w:div>
                            <w:div w:id="20211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465887">
                  <w:marLeft w:val="0"/>
                  <w:marRight w:val="0"/>
                  <w:marTop w:val="0"/>
                  <w:marBottom w:val="240"/>
                  <w:divBdr>
                    <w:top w:val="none" w:sz="0" w:space="0" w:color="auto"/>
                    <w:left w:val="none" w:sz="0" w:space="0" w:color="auto"/>
                    <w:bottom w:val="none" w:sz="0" w:space="0" w:color="auto"/>
                    <w:right w:val="none" w:sz="0" w:space="0" w:color="auto"/>
                  </w:divBdr>
                  <w:divsChild>
                    <w:div w:id="1588226622">
                      <w:marLeft w:val="0"/>
                      <w:marRight w:val="0"/>
                      <w:marTop w:val="0"/>
                      <w:marBottom w:val="0"/>
                      <w:divBdr>
                        <w:top w:val="none" w:sz="0" w:space="0" w:color="auto"/>
                        <w:left w:val="none" w:sz="0" w:space="0" w:color="auto"/>
                        <w:bottom w:val="none" w:sz="0" w:space="0" w:color="auto"/>
                        <w:right w:val="none" w:sz="0" w:space="0" w:color="auto"/>
                      </w:divBdr>
                      <w:divsChild>
                        <w:div w:id="986587392">
                          <w:marLeft w:val="0"/>
                          <w:marRight w:val="0"/>
                          <w:marTop w:val="0"/>
                          <w:marBottom w:val="0"/>
                          <w:divBdr>
                            <w:top w:val="none" w:sz="0" w:space="0" w:color="auto"/>
                            <w:left w:val="none" w:sz="0" w:space="0" w:color="auto"/>
                            <w:bottom w:val="none" w:sz="0" w:space="0" w:color="auto"/>
                            <w:right w:val="none" w:sz="0" w:space="0" w:color="auto"/>
                          </w:divBdr>
                        </w:div>
                        <w:div w:id="647855706">
                          <w:marLeft w:val="0"/>
                          <w:marRight w:val="0"/>
                          <w:marTop w:val="0"/>
                          <w:marBottom w:val="0"/>
                          <w:divBdr>
                            <w:top w:val="none" w:sz="0" w:space="0" w:color="auto"/>
                            <w:left w:val="none" w:sz="0" w:space="0" w:color="auto"/>
                            <w:bottom w:val="none" w:sz="0" w:space="0" w:color="auto"/>
                            <w:right w:val="none" w:sz="0" w:space="0" w:color="auto"/>
                          </w:divBdr>
                          <w:divsChild>
                            <w:div w:id="2097628001">
                              <w:marLeft w:val="0"/>
                              <w:marRight w:val="0"/>
                              <w:marTop w:val="0"/>
                              <w:marBottom w:val="0"/>
                              <w:divBdr>
                                <w:top w:val="none" w:sz="0" w:space="0" w:color="auto"/>
                                <w:left w:val="none" w:sz="0" w:space="0" w:color="auto"/>
                                <w:bottom w:val="none" w:sz="0" w:space="0" w:color="auto"/>
                                <w:right w:val="none" w:sz="0" w:space="0" w:color="auto"/>
                              </w:divBdr>
                            </w:div>
                            <w:div w:id="199671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344936">
                  <w:marLeft w:val="0"/>
                  <w:marRight w:val="0"/>
                  <w:marTop w:val="0"/>
                  <w:marBottom w:val="0"/>
                  <w:divBdr>
                    <w:top w:val="none" w:sz="0" w:space="0" w:color="auto"/>
                    <w:left w:val="none" w:sz="0" w:space="0" w:color="auto"/>
                    <w:bottom w:val="none" w:sz="0" w:space="0" w:color="auto"/>
                    <w:right w:val="none" w:sz="0" w:space="0" w:color="auto"/>
                  </w:divBdr>
                  <w:divsChild>
                    <w:div w:id="1397317332">
                      <w:marLeft w:val="0"/>
                      <w:marRight w:val="0"/>
                      <w:marTop w:val="0"/>
                      <w:marBottom w:val="0"/>
                      <w:divBdr>
                        <w:top w:val="none" w:sz="0" w:space="0" w:color="auto"/>
                        <w:left w:val="none" w:sz="0" w:space="0" w:color="auto"/>
                        <w:bottom w:val="none" w:sz="0" w:space="0" w:color="auto"/>
                        <w:right w:val="none" w:sz="0" w:space="0" w:color="auto"/>
                      </w:divBdr>
                      <w:divsChild>
                        <w:div w:id="1539052548">
                          <w:marLeft w:val="0"/>
                          <w:marRight w:val="0"/>
                          <w:marTop w:val="0"/>
                          <w:marBottom w:val="0"/>
                          <w:divBdr>
                            <w:top w:val="none" w:sz="0" w:space="0" w:color="auto"/>
                            <w:left w:val="none" w:sz="0" w:space="0" w:color="auto"/>
                            <w:bottom w:val="none" w:sz="0" w:space="0" w:color="auto"/>
                            <w:right w:val="none" w:sz="0" w:space="0" w:color="auto"/>
                          </w:divBdr>
                        </w:div>
                        <w:div w:id="244997412">
                          <w:marLeft w:val="0"/>
                          <w:marRight w:val="0"/>
                          <w:marTop w:val="0"/>
                          <w:marBottom w:val="0"/>
                          <w:divBdr>
                            <w:top w:val="none" w:sz="0" w:space="0" w:color="auto"/>
                            <w:left w:val="none" w:sz="0" w:space="0" w:color="auto"/>
                            <w:bottom w:val="none" w:sz="0" w:space="0" w:color="auto"/>
                            <w:right w:val="none" w:sz="0" w:space="0" w:color="auto"/>
                          </w:divBdr>
                          <w:divsChild>
                            <w:div w:id="2109424170">
                              <w:marLeft w:val="0"/>
                              <w:marRight w:val="0"/>
                              <w:marTop w:val="0"/>
                              <w:marBottom w:val="0"/>
                              <w:divBdr>
                                <w:top w:val="none" w:sz="0" w:space="0" w:color="auto"/>
                                <w:left w:val="none" w:sz="0" w:space="0" w:color="auto"/>
                                <w:bottom w:val="none" w:sz="0" w:space="0" w:color="auto"/>
                                <w:right w:val="none" w:sz="0" w:space="0" w:color="auto"/>
                              </w:divBdr>
                            </w:div>
                            <w:div w:id="174675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146587">
          <w:marLeft w:val="0"/>
          <w:marRight w:val="0"/>
          <w:marTop w:val="0"/>
          <w:marBottom w:val="570"/>
          <w:divBdr>
            <w:top w:val="none" w:sz="0" w:space="0" w:color="auto"/>
            <w:left w:val="none" w:sz="0" w:space="0" w:color="auto"/>
            <w:bottom w:val="none" w:sz="0" w:space="0" w:color="auto"/>
            <w:right w:val="none" w:sz="0" w:space="0" w:color="auto"/>
          </w:divBdr>
          <w:divsChild>
            <w:div w:id="651641439">
              <w:marLeft w:val="0"/>
              <w:marRight w:val="0"/>
              <w:marTop w:val="180"/>
              <w:marBottom w:val="0"/>
              <w:divBdr>
                <w:top w:val="none" w:sz="0" w:space="0" w:color="auto"/>
                <w:left w:val="none" w:sz="0" w:space="0" w:color="auto"/>
                <w:bottom w:val="none" w:sz="0" w:space="0" w:color="auto"/>
                <w:right w:val="none" w:sz="0" w:space="0" w:color="auto"/>
              </w:divBdr>
              <w:divsChild>
                <w:div w:id="621811491">
                  <w:marLeft w:val="0"/>
                  <w:marRight w:val="0"/>
                  <w:marTop w:val="0"/>
                  <w:marBottom w:val="240"/>
                  <w:divBdr>
                    <w:top w:val="none" w:sz="0" w:space="0" w:color="auto"/>
                    <w:left w:val="none" w:sz="0" w:space="0" w:color="auto"/>
                    <w:bottom w:val="none" w:sz="0" w:space="0" w:color="auto"/>
                    <w:right w:val="none" w:sz="0" w:space="0" w:color="auto"/>
                  </w:divBdr>
                  <w:divsChild>
                    <w:div w:id="1371953172">
                      <w:marLeft w:val="0"/>
                      <w:marRight w:val="0"/>
                      <w:marTop w:val="0"/>
                      <w:marBottom w:val="0"/>
                      <w:divBdr>
                        <w:top w:val="none" w:sz="0" w:space="0" w:color="auto"/>
                        <w:left w:val="none" w:sz="0" w:space="0" w:color="auto"/>
                        <w:bottom w:val="none" w:sz="0" w:space="0" w:color="auto"/>
                        <w:right w:val="none" w:sz="0" w:space="0" w:color="auto"/>
                      </w:divBdr>
                      <w:divsChild>
                        <w:div w:id="1223954359">
                          <w:marLeft w:val="0"/>
                          <w:marRight w:val="0"/>
                          <w:marTop w:val="0"/>
                          <w:marBottom w:val="0"/>
                          <w:divBdr>
                            <w:top w:val="none" w:sz="0" w:space="0" w:color="auto"/>
                            <w:left w:val="none" w:sz="0" w:space="0" w:color="auto"/>
                            <w:bottom w:val="none" w:sz="0" w:space="0" w:color="auto"/>
                            <w:right w:val="none" w:sz="0" w:space="0" w:color="auto"/>
                          </w:divBdr>
                        </w:div>
                        <w:div w:id="1814711220">
                          <w:marLeft w:val="0"/>
                          <w:marRight w:val="0"/>
                          <w:marTop w:val="0"/>
                          <w:marBottom w:val="0"/>
                          <w:divBdr>
                            <w:top w:val="none" w:sz="0" w:space="0" w:color="auto"/>
                            <w:left w:val="none" w:sz="0" w:space="0" w:color="auto"/>
                            <w:bottom w:val="none" w:sz="0" w:space="0" w:color="auto"/>
                            <w:right w:val="none" w:sz="0" w:space="0" w:color="auto"/>
                          </w:divBdr>
                          <w:divsChild>
                            <w:div w:id="2019842108">
                              <w:marLeft w:val="0"/>
                              <w:marRight w:val="0"/>
                              <w:marTop w:val="0"/>
                              <w:marBottom w:val="0"/>
                              <w:divBdr>
                                <w:top w:val="none" w:sz="0" w:space="0" w:color="auto"/>
                                <w:left w:val="none" w:sz="0" w:space="0" w:color="auto"/>
                                <w:bottom w:val="none" w:sz="0" w:space="0" w:color="auto"/>
                                <w:right w:val="none" w:sz="0" w:space="0" w:color="auto"/>
                              </w:divBdr>
                            </w:div>
                            <w:div w:id="44041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939083">
                  <w:marLeft w:val="0"/>
                  <w:marRight w:val="0"/>
                  <w:marTop w:val="0"/>
                  <w:marBottom w:val="240"/>
                  <w:divBdr>
                    <w:top w:val="none" w:sz="0" w:space="0" w:color="auto"/>
                    <w:left w:val="none" w:sz="0" w:space="0" w:color="auto"/>
                    <w:bottom w:val="none" w:sz="0" w:space="0" w:color="auto"/>
                    <w:right w:val="none" w:sz="0" w:space="0" w:color="auto"/>
                  </w:divBdr>
                  <w:divsChild>
                    <w:div w:id="14308317">
                      <w:marLeft w:val="0"/>
                      <w:marRight w:val="0"/>
                      <w:marTop w:val="0"/>
                      <w:marBottom w:val="0"/>
                      <w:divBdr>
                        <w:top w:val="none" w:sz="0" w:space="0" w:color="auto"/>
                        <w:left w:val="none" w:sz="0" w:space="0" w:color="auto"/>
                        <w:bottom w:val="none" w:sz="0" w:space="0" w:color="auto"/>
                        <w:right w:val="none" w:sz="0" w:space="0" w:color="auto"/>
                      </w:divBdr>
                      <w:divsChild>
                        <w:div w:id="971712114">
                          <w:marLeft w:val="0"/>
                          <w:marRight w:val="0"/>
                          <w:marTop w:val="0"/>
                          <w:marBottom w:val="0"/>
                          <w:divBdr>
                            <w:top w:val="none" w:sz="0" w:space="0" w:color="auto"/>
                            <w:left w:val="none" w:sz="0" w:space="0" w:color="auto"/>
                            <w:bottom w:val="none" w:sz="0" w:space="0" w:color="auto"/>
                            <w:right w:val="none" w:sz="0" w:space="0" w:color="auto"/>
                          </w:divBdr>
                        </w:div>
                        <w:div w:id="2031829096">
                          <w:marLeft w:val="0"/>
                          <w:marRight w:val="0"/>
                          <w:marTop w:val="0"/>
                          <w:marBottom w:val="0"/>
                          <w:divBdr>
                            <w:top w:val="none" w:sz="0" w:space="0" w:color="auto"/>
                            <w:left w:val="none" w:sz="0" w:space="0" w:color="auto"/>
                            <w:bottom w:val="none" w:sz="0" w:space="0" w:color="auto"/>
                            <w:right w:val="none" w:sz="0" w:space="0" w:color="auto"/>
                          </w:divBdr>
                          <w:divsChild>
                            <w:div w:id="1883126992">
                              <w:marLeft w:val="0"/>
                              <w:marRight w:val="0"/>
                              <w:marTop w:val="0"/>
                              <w:marBottom w:val="0"/>
                              <w:divBdr>
                                <w:top w:val="none" w:sz="0" w:space="0" w:color="auto"/>
                                <w:left w:val="none" w:sz="0" w:space="0" w:color="auto"/>
                                <w:bottom w:val="none" w:sz="0" w:space="0" w:color="auto"/>
                                <w:right w:val="none" w:sz="0" w:space="0" w:color="auto"/>
                              </w:divBdr>
                            </w:div>
                            <w:div w:id="27783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78674">
                  <w:marLeft w:val="0"/>
                  <w:marRight w:val="0"/>
                  <w:marTop w:val="0"/>
                  <w:marBottom w:val="240"/>
                  <w:divBdr>
                    <w:top w:val="none" w:sz="0" w:space="0" w:color="auto"/>
                    <w:left w:val="none" w:sz="0" w:space="0" w:color="auto"/>
                    <w:bottom w:val="none" w:sz="0" w:space="0" w:color="auto"/>
                    <w:right w:val="none" w:sz="0" w:space="0" w:color="auto"/>
                  </w:divBdr>
                  <w:divsChild>
                    <w:div w:id="380246572">
                      <w:marLeft w:val="0"/>
                      <w:marRight w:val="0"/>
                      <w:marTop w:val="0"/>
                      <w:marBottom w:val="0"/>
                      <w:divBdr>
                        <w:top w:val="none" w:sz="0" w:space="0" w:color="auto"/>
                        <w:left w:val="none" w:sz="0" w:space="0" w:color="auto"/>
                        <w:bottom w:val="none" w:sz="0" w:space="0" w:color="auto"/>
                        <w:right w:val="none" w:sz="0" w:space="0" w:color="auto"/>
                      </w:divBdr>
                      <w:divsChild>
                        <w:div w:id="1593781303">
                          <w:marLeft w:val="0"/>
                          <w:marRight w:val="0"/>
                          <w:marTop w:val="0"/>
                          <w:marBottom w:val="0"/>
                          <w:divBdr>
                            <w:top w:val="none" w:sz="0" w:space="0" w:color="auto"/>
                            <w:left w:val="none" w:sz="0" w:space="0" w:color="auto"/>
                            <w:bottom w:val="none" w:sz="0" w:space="0" w:color="auto"/>
                            <w:right w:val="none" w:sz="0" w:space="0" w:color="auto"/>
                          </w:divBdr>
                        </w:div>
                        <w:div w:id="1738429186">
                          <w:marLeft w:val="0"/>
                          <w:marRight w:val="0"/>
                          <w:marTop w:val="0"/>
                          <w:marBottom w:val="0"/>
                          <w:divBdr>
                            <w:top w:val="none" w:sz="0" w:space="0" w:color="auto"/>
                            <w:left w:val="none" w:sz="0" w:space="0" w:color="auto"/>
                            <w:bottom w:val="none" w:sz="0" w:space="0" w:color="auto"/>
                            <w:right w:val="none" w:sz="0" w:space="0" w:color="auto"/>
                          </w:divBdr>
                          <w:divsChild>
                            <w:div w:id="1199315041">
                              <w:marLeft w:val="0"/>
                              <w:marRight w:val="0"/>
                              <w:marTop w:val="0"/>
                              <w:marBottom w:val="0"/>
                              <w:divBdr>
                                <w:top w:val="none" w:sz="0" w:space="0" w:color="auto"/>
                                <w:left w:val="none" w:sz="0" w:space="0" w:color="auto"/>
                                <w:bottom w:val="none" w:sz="0" w:space="0" w:color="auto"/>
                                <w:right w:val="none" w:sz="0" w:space="0" w:color="auto"/>
                              </w:divBdr>
                            </w:div>
                            <w:div w:id="133741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878363">
                  <w:marLeft w:val="0"/>
                  <w:marRight w:val="0"/>
                  <w:marTop w:val="0"/>
                  <w:marBottom w:val="0"/>
                  <w:divBdr>
                    <w:top w:val="none" w:sz="0" w:space="0" w:color="auto"/>
                    <w:left w:val="none" w:sz="0" w:space="0" w:color="auto"/>
                    <w:bottom w:val="none" w:sz="0" w:space="0" w:color="auto"/>
                    <w:right w:val="none" w:sz="0" w:space="0" w:color="auto"/>
                  </w:divBdr>
                  <w:divsChild>
                    <w:div w:id="1833255581">
                      <w:marLeft w:val="0"/>
                      <w:marRight w:val="0"/>
                      <w:marTop w:val="0"/>
                      <w:marBottom w:val="0"/>
                      <w:divBdr>
                        <w:top w:val="none" w:sz="0" w:space="0" w:color="auto"/>
                        <w:left w:val="none" w:sz="0" w:space="0" w:color="auto"/>
                        <w:bottom w:val="none" w:sz="0" w:space="0" w:color="auto"/>
                        <w:right w:val="none" w:sz="0" w:space="0" w:color="auto"/>
                      </w:divBdr>
                      <w:divsChild>
                        <w:div w:id="1781992036">
                          <w:marLeft w:val="0"/>
                          <w:marRight w:val="0"/>
                          <w:marTop w:val="0"/>
                          <w:marBottom w:val="0"/>
                          <w:divBdr>
                            <w:top w:val="none" w:sz="0" w:space="0" w:color="auto"/>
                            <w:left w:val="none" w:sz="0" w:space="0" w:color="auto"/>
                            <w:bottom w:val="none" w:sz="0" w:space="0" w:color="auto"/>
                            <w:right w:val="none" w:sz="0" w:space="0" w:color="auto"/>
                          </w:divBdr>
                        </w:div>
                        <w:div w:id="685517419">
                          <w:marLeft w:val="0"/>
                          <w:marRight w:val="0"/>
                          <w:marTop w:val="0"/>
                          <w:marBottom w:val="0"/>
                          <w:divBdr>
                            <w:top w:val="none" w:sz="0" w:space="0" w:color="auto"/>
                            <w:left w:val="none" w:sz="0" w:space="0" w:color="auto"/>
                            <w:bottom w:val="none" w:sz="0" w:space="0" w:color="auto"/>
                            <w:right w:val="none" w:sz="0" w:space="0" w:color="auto"/>
                          </w:divBdr>
                          <w:divsChild>
                            <w:div w:id="490946085">
                              <w:marLeft w:val="0"/>
                              <w:marRight w:val="0"/>
                              <w:marTop w:val="0"/>
                              <w:marBottom w:val="0"/>
                              <w:divBdr>
                                <w:top w:val="none" w:sz="0" w:space="0" w:color="auto"/>
                                <w:left w:val="none" w:sz="0" w:space="0" w:color="auto"/>
                                <w:bottom w:val="none" w:sz="0" w:space="0" w:color="auto"/>
                                <w:right w:val="none" w:sz="0" w:space="0" w:color="auto"/>
                              </w:divBdr>
                            </w:div>
                            <w:div w:id="58132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68355">
      <w:bodyDiv w:val="1"/>
      <w:marLeft w:val="0"/>
      <w:marRight w:val="0"/>
      <w:marTop w:val="0"/>
      <w:marBottom w:val="0"/>
      <w:divBdr>
        <w:top w:val="none" w:sz="0" w:space="0" w:color="auto"/>
        <w:left w:val="none" w:sz="0" w:space="0" w:color="auto"/>
        <w:bottom w:val="none" w:sz="0" w:space="0" w:color="auto"/>
        <w:right w:val="none" w:sz="0" w:space="0" w:color="auto"/>
      </w:divBdr>
    </w:div>
    <w:div w:id="195699274">
      <w:bodyDiv w:val="1"/>
      <w:marLeft w:val="0"/>
      <w:marRight w:val="0"/>
      <w:marTop w:val="0"/>
      <w:marBottom w:val="0"/>
      <w:divBdr>
        <w:top w:val="none" w:sz="0" w:space="0" w:color="auto"/>
        <w:left w:val="none" w:sz="0" w:space="0" w:color="auto"/>
        <w:bottom w:val="none" w:sz="0" w:space="0" w:color="auto"/>
        <w:right w:val="none" w:sz="0" w:space="0" w:color="auto"/>
      </w:divBdr>
    </w:div>
    <w:div w:id="250893688">
      <w:bodyDiv w:val="1"/>
      <w:marLeft w:val="0"/>
      <w:marRight w:val="0"/>
      <w:marTop w:val="0"/>
      <w:marBottom w:val="0"/>
      <w:divBdr>
        <w:top w:val="none" w:sz="0" w:space="0" w:color="auto"/>
        <w:left w:val="none" w:sz="0" w:space="0" w:color="auto"/>
        <w:bottom w:val="none" w:sz="0" w:space="0" w:color="auto"/>
        <w:right w:val="none" w:sz="0" w:space="0" w:color="auto"/>
      </w:divBdr>
    </w:div>
    <w:div w:id="416369646">
      <w:bodyDiv w:val="1"/>
      <w:marLeft w:val="0"/>
      <w:marRight w:val="0"/>
      <w:marTop w:val="0"/>
      <w:marBottom w:val="0"/>
      <w:divBdr>
        <w:top w:val="none" w:sz="0" w:space="0" w:color="auto"/>
        <w:left w:val="none" w:sz="0" w:space="0" w:color="auto"/>
        <w:bottom w:val="none" w:sz="0" w:space="0" w:color="auto"/>
        <w:right w:val="none" w:sz="0" w:space="0" w:color="auto"/>
      </w:divBdr>
    </w:div>
    <w:div w:id="624888146">
      <w:bodyDiv w:val="1"/>
      <w:marLeft w:val="0"/>
      <w:marRight w:val="0"/>
      <w:marTop w:val="0"/>
      <w:marBottom w:val="0"/>
      <w:divBdr>
        <w:top w:val="none" w:sz="0" w:space="0" w:color="auto"/>
        <w:left w:val="none" w:sz="0" w:space="0" w:color="auto"/>
        <w:bottom w:val="none" w:sz="0" w:space="0" w:color="auto"/>
        <w:right w:val="none" w:sz="0" w:space="0" w:color="auto"/>
      </w:divBdr>
    </w:div>
    <w:div w:id="714894061">
      <w:bodyDiv w:val="1"/>
      <w:marLeft w:val="0"/>
      <w:marRight w:val="0"/>
      <w:marTop w:val="0"/>
      <w:marBottom w:val="0"/>
      <w:divBdr>
        <w:top w:val="none" w:sz="0" w:space="0" w:color="auto"/>
        <w:left w:val="none" w:sz="0" w:space="0" w:color="auto"/>
        <w:bottom w:val="none" w:sz="0" w:space="0" w:color="auto"/>
        <w:right w:val="none" w:sz="0" w:space="0" w:color="auto"/>
      </w:divBdr>
    </w:div>
    <w:div w:id="1046179559">
      <w:bodyDiv w:val="1"/>
      <w:marLeft w:val="0"/>
      <w:marRight w:val="0"/>
      <w:marTop w:val="0"/>
      <w:marBottom w:val="0"/>
      <w:divBdr>
        <w:top w:val="none" w:sz="0" w:space="0" w:color="auto"/>
        <w:left w:val="none" w:sz="0" w:space="0" w:color="auto"/>
        <w:bottom w:val="none" w:sz="0" w:space="0" w:color="auto"/>
        <w:right w:val="none" w:sz="0" w:space="0" w:color="auto"/>
      </w:divBdr>
    </w:div>
    <w:div w:id="1075014225">
      <w:bodyDiv w:val="1"/>
      <w:marLeft w:val="0"/>
      <w:marRight w:val="0"/>
      <w:marTop w:val="0"/>
      <w:marBottom w:val="0"/>
      <w:divBdr>
        <w:top w:val="none" w:sz="0" w:space="0" w:color="auto"/>
        <w:left w:val="none" w:sz="0" w:space="0" w:color="auto"/>
        <w:bottom w:val="none" w:sz="0" w:space="0" w:color="auto"/>
        <w:right w:val="none" w:sz="0" w:space="0" w:color="auto"/>
      </w:divBdr>
    </w:div>
    <w:div w:id="1106123059">
      <w:bodyDiv w:val="1"/>
      <w:marLeft w:val="0"/>
      <w:marRight w:val="0"/>
      <w:marTop w:val="0"/>
      <w:marBottom w:val="0"/>
      <w:divBdr>
        <w:top w:val="none" w:sz="0" w:space="0" w:color="auto"/>
        <w:left w:val="none" w:sz="0" w:space="0" w:color="auto"/>
        <w:bottom w:val="none" w:sz="0" w:space="0" w:color="auto"/>
        <w:right w:val="none" w:sz="0" w:space="0" w:color="auto"/>
      </w:divBdr>
    </w:div>
    <w:div w:id="1144152768">
      <w:bodyDiv w:val="1"/>
      <w:marLeft w:val="0"/>
      <w:marRight w:val="0"/>
      <w:marTop w:val="0"/>
      <w:marBottom w:val="0"/>
      <w:divBdr>
        <w:top w:val="none" w:sz="0" w:space="0" w:color="auto"/>
        <w:left w:val="none" w:sz="0" w:space="0" w:color="auto"/>
        <w:bottom w:val="none" w:sz="0" w:space="0" w:color="auto"/>
        <w:right w:val="none" w:sz="0" w:space="0" w:color="auto"/>
      </w:divBdr>
    </w:div>
    <w:div w:id="1368532342">
      <w:bodyDiv w:val="1"/>
      <w:marLeft w:val="0"/>
      <w:marRight w:val="0"/>
      <w:marTop w:val="0"/>
      <w:marBottom w:val="0"/>
      <w:divBdr>
        <w:top w:val="none" w:sz="0" w:space="0" w:color="auto"/>
        <w:left w:val="none" w:sz="0" w:space="0" w:color="auto"/>
        <w:bottom w:val="none" w:sz="0" w:space="0" w:color="auto"/>
        <w:right w:val="none" w:sz="0" w:space="0" w:color="auto"/>
      </w:divBdr>
    </w:div>
    <w:div w:id="1566836535">
      <w:bodyDiv w:val="1"/>
      <w:marLeft w:val="0"/>
      <w:marRight w:val="0"/>
      <w:marTop w:val="0"/>
      <w:marBottom w:val="0"/>
      <w:divBdr>
        <w:top w:val="none" w:sz="0" w:space="0" w:color="auto"/>
        <w:left w:val="none" w:sz="0" w:space="0" w:color="auto"/>
        <w:bottom w:val="none" w:sz="0" w:space="0" w:color="auto"/>
        <w:right w:val="none" w:sz="0" w:space="0" w:color="auto"/>
      </w:divBdr>
    </w:div>
    <w:div w:id="1654211046">
      <w:bodyDiv w:val="1"/>
      <w:marLeft w:val="0"/>
      <w:marRight w:val="0"/>
      <w:marTop w:val="0"/>
      <w:marBottom w:val="0"/>
      <w:divBdr>
        <w:top w:val="none" w:sz="0" w:space="0" w:color="auto"/>
        <w:left w:val="none" w:sz="0" w:space="0" w:color="auto"/>
        <w:bottom w:val="none" w:sz="0" w:space="0" w:color="auto"/>
        <w:right w:val="none" w:sz="0" w:space="0" w:color="auto"/>
      </w:divBdr>
    </w:div>
    <w:div w:id="1765301573">
      <w:bodyDiv w:val="1"/>
      <w:marLeft w:val="0"/>
      <w:marRight w:val="0"/>
      <w:marTop w:val="0"/>
      <w:marBottom w:val="0"/>
      <w:divBdr>
        <w:top w:val="none" w:sz="0" w:space="0" w:color="auto"/>
        <w:left w:val="none" w:sz="0" w:space="0" w:color="auto"/>
        <w:bottom w:val="none" w:sz="0" w:space="0" w:color="auto"/>
        <w:right w:val="none" w:sz="0" w:space="0" w:color="auto"/>
      </w:divBdr>
    </w:div>
    <w:div w:id="1794133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tyles" Target="styles.xml"/><Relationship Id="rId21" Type="http://schemas.openxmlformats.org/officeDocument/2006/relationships/image" Target="media/image15.jpeg"/><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24" Type="http://schemas.openxmlformats.org/officeDocument/2006/relationships/image" Target="media/image18.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jpe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chart" Target="charts/chart1.xml"/><Relationship Id="rId30"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file:///C:\Users\Vlad\Desktop\&#1060;&#1080;&#1085;&#1072;&#1085;&#1089;&#1086;&#1074;&#1072;&#1103;%20&#1084;&#1086;&#1076;&#1077;&#1083;&#1100;.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Движение денежных средств сервиса</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smoothMarker"/>
        <c:varyColors val="0"/>
        <c:ser>
          <c:idx val="0"/>
          <c:order val="0"/>
          <c:tx>
            <c:strRef>
              <c:f>'8. БДР и БДДС'!$F$45</c:f>
              <c:strCache>
                <c:ptCount val="1"/>
                <c:pt idx="0">
                  <c:v>ДДС за период, млн руб</c:v>
                </c:pt>
              </c:strCache>
            </c:strRef>
          </c:tx>
          <c:spPr>
            <a:ln w="19050" cap="rnd">
              <a:solidFill>
                <a:schemeClr val="accent1"/>
              </a:solidFill>
              <a:round/>
            </a:ln>
            <a:effectLst/>
          </c:spPr>
          <c:marker>
            <c:symbol val="none"/>
          </c:marker>
          <c:xVal>
            <c:numRef>
              <c:f>'8. БДР и БДДС'!$G$44:$BO$44</c:f>
              <c:numCache>
                <c:formatCode>mmm\-yy</c:formatCode>
                <c:ptCount val="61"/>
                <c:pt idx="0">
                  <c:v>45901</c:v>
                </c:pt>
                <c:pt idx="1">
                  <c:v>45931</c:v>
                </c:pt>
                <c:pt idx="2">
                  <c:v>45962</c:v>
                </c:pt>
                <c:pt idx="3">
                  <c:v>45992</c:v>
                </c:pt>
                <c:pt idx="4">
                  <c:v>46023</c:v>
                </c:pt>
                <c:pt idx="5">
                  <c:v>46054</c:v>
                </c:pt>
                <c:pt idx="6">
                  <c:v>46082</c:v>
                </c:pt>
                <c:pt idx="7">
                  <c:v>46113</c:v>
                </c:pt>
                <c:pt idx="8">
                  <c:v>46143</c:v>
                </c:pt>
                <c:pt idx="9">
                  <c:v>46174</c:v>
                </c:pt>
                <c:pt idx="10">
                  <c:v>46204</c:v>
                </c:pt>
                <c:pt idx="11">
                  <c:v>46235</c:v>
                </c:pt>
                <c:pt idx="12">
                  <c:v>46266</c:v>
                </c:pt>
                <c:pt idx="13">
                  <c:v>46296</c:v>
                </c:pt>
                <c:pt idx="14">
                  <c:v>46327</c:v>
                </c:pt>
                <c:pt idx="15">
                  <c:v>46357</c:v>
                </c:pt>
                <c:pt idx="16">
                  <c:v>46388</c:v>
                </c:pt>
                <c:pt idx="17">
                  <c:v>46419</c:v>
                </c:pt>
                <c:pt idx="18">
                  <c:v>46447</c:v>
                </c:pt>
                <c:pt idx="19">
                  <c:v>46478</c:v>
                </c:pt>
                <c:pt idx="20">
                  <c:v>46508</c:v>
                </c:pt>
                <c:pt idx="21">
                  <c:v>46539</c:v>
                </c:pt>
                <c:pt idx="22">
                  <c:v>46569</c:v>
                </c:pt>
                <c:pt idx="23">
                  <c:v>46600</c:v>
                </c:pt>
                <c:pt idx="24">
                  <c:v>46631</c:v>
                </c:pt>
                <c:pt idx="25">
                  <c:v>46661</c:v>
                </c:pt>
                <c:pt idx="26">
                  <c:v>46692</c:v>
                </c:pt>
                <c:pt idx="27">
                  <c:v>46722</c:v>
                </c:pt>
                <c:pt idx="28">
                  <c:v>46753</c:v>
                </c:pt>
                <c:pt idx="29">
                  <c:v>46784</c:v>
                </c:pt>
                <c:pt idx="30">
                  <c:v>46813</c:v>
                </c:pt>
                <c:pt idx="31">
                  <c:v>46844</c:v>
                </c:pt>
                <c:pt idx="32">
                  <c:v>46874</c:v>
                </c:pt>
                <c:pt idx="33">
                  <c:v>46905</c:v>
                </c:pt>
                <c:pt idx="34">
                  <c:v>46935</c:v>
                </c:pt>
                <c:pt idx="35">
                  <c:v>46966</c:v>
                </c:pt>
                <c:pt idx="36">
                  <c:v>46997</c:v>
                </c:pt>
                <c:pt idx="37">
                  <c:v>47027</c:v>
                </c:pt>
                <c:pt idx="38">
                  <c:v>47058</c:v>
                </c:pt>
                <c:pt idx="39">
                  <c:v>47088</c:v>
                </c:pt>
                <c:pt idx="40">
                  <c:v>47119</c:v>
                </c:pt>
                <c:pt idx="41">
                  <c:v>47150</c:v>
                </c:pt>
                <c:pt idx="42">
                  <c:v>47178</c:v>
                </c:pt>
                <c:pt idx="43">
                  <c:v>47209</c:v>
                </c:pt>
                <c:pt idx="44">
                  <c:v>47239</c:v>
                </c:pt>
                <c:pt idx="45">
                  <c:v>47270</c:v>
                </c:pt>
                <c:pt idx="46">
                  <c:v>47300</c:v>
                </c:pt>
                <c:pt idx="47">
                  <c:v>47331</c:v>
                </c:pt>
                <c:pt idx="48">
                  <c:v>47362</c:v>
                </c:pt>
                <c:pt idx="49">
                  <c:v>47392</c:v>
                </c:pt>
                <c:pt idx="50">
                  <c:v>47423</c:v>
                </c:pt>
                <c:pt idx="51">
                  <c:v>47453</c:v>
                </c:pt>
                <c:pt idx="52">
                  <c:v>47484</c:v>
                </c:pt>
                <c:pt idx="53">
                  <c:v>47515</c:v>
                </c:pt>
                <c:pt idx="54">
                  <c:v>47543</c:v>
                </c:pt>
                <c:pt idx="55">
                  <c:v>47574</c:v>
                </c:pt>
                <c:pt idx="56">
                  <c:v>47604</c:v>
                </c:pt>
                <c:pt idx="57">
                  <c:v>47635</c:v>
                </c:pt>
                <c:pt idx="58">
                  <c:v>47665</c:v>
                </c:pt>
                <c:pt idx="59">
                  <c:v>47696</c:v>
                </c:pt>
                <c:pt idx="60">
                  <c:v>47727</c:v>
                </c:pt>
              </c:numCache>
            </c:numRef>
          </c:xVal>
          <c:yVal>
            <c:numRef>
              <c:f>'8. БДР и БДДС'!$G$45:$BO$45</c:f>
              <c:numCache>
                <c:formatCode>0.00</c:formatCode>
                <c:ptCount val="61"/>
                <c:pt idx="0">
                  <c:v>-1.1911821874999999</c:v>
                </c:pt>
                <c:pt idx="1">
                  <c:v>-1.1835965625</c:v>
                </c:pt>
                <c:pt idx="2">
                  <c:v>-1.1760109375000001</c:v>
                </c:pt>
                <c:pt idx="3">
                  <c:v>-1.1684253124999999</c:v>
                </c:pt>
                <c:pt idx="4">
                  <c:v>-1.1608396875</c:v>
                </c:pt>
                <c:pt idx="5">
                  <c:v>-1.1532540625000001</c:v>
                </c:pt>
                <c:pt idx="6">
                  <c:v>-6.7298184374999996</c:v>
                </c:pt>
                <c:pt idx="7">
                  <c:v>-6.7222328124999997</c:v>
                </c:pt>
                <c:pt idx="8">
                  <c:v>-6.7146471874999998</c:v>
                </c:pt>
                <c:pt idx="9">
                  <c:v>-6.7070615624999999</c:v>
                </c:pt>
                <c:pt idx="10">
                  <c:v>-7.4144759374999998</c:v>
                </c:pt>
                <c:pt idx="11">
                  <c:v>-7.5093303125000004</c:v>
                </c:pt>
                <c:pt idx="12">
                  <c:v>-10.584490337333333</c:v>
                </c:pt>
                <c:pt idx="13">
                  <c:v>-6.3408335033100007</c:v>
                </c:pt>
                <c:pt idx="14">
                  <c:v>-6.2066948084233999</c:v>
                </c:pt>
                <c:pt idx="15">
                  <c:v>-6.0587139721850765</c:v>
                </c:pt>
                <c:pt idx="16">
                  <c:v>-5.8953832518217828</c:v>
                </c:pt>
                <c:pt idx="17">
                  <c:v>-5.7150315680007973</c:v>
                </c:pt>
                <c:pt idx="18">
                  <c:v>-5.5158069376761842</c:v>
                </c:pt>
                <c:pt idx="19">
                  <c:v>-6.02187062332961</c:v>
                </c:pt>
                <c:pt idx="20">
                  <c:v>-5.7861069019518068</c:v>
                </c:pt>
                <c:pt idx="21">
                  <c:v>-5.5246239243276341</c:v>
                </c:pt>
                <c:pt idx="22">
                  <c:v>-5.2346299253694619</c:v>
                </c:pt>
                <c:pt idx="23">
                  <c:v>-4.9130320841947404</c:v>
                </c:pt>
                <c:pt idx="24">
                  <c:v>-6.9609043431509194</c:v>
                </c:pt>
                <c:pt idx="25">
                  <c:v>-4.1609518278227133</c:v>
                </c:pt>
                <c:pt idx="26">
                  <c:v>-3.7224715149605636</c:v>
                </c:pt>
                <c:pt idx="27">
                  <c:v>-3.2363087594716489</c:v>
                </c:pt>
                <c:pt idx="28">
                  <c:v>-2.6973092523185285</c:v>
                </c:pt>
                <c:pt idx="29">
                  <c:v>-2.0997659380537863</c:v>
                </c:pt>
                <c:pt idx="30">
                  <c:v>-1.443875557433564</c:v>
                </c:pt>
                <c:pt idx="31">
                  <c:v>-1.9195540157223097</c:v>
                </c:pt>
                <c:pt idx="32">
                  <c:v>-1.1056924595193731</c:v>
                </c:pt>
                <c:pt idx="33">
                  <c:v>-0.21084940057597271</c:v>
                </c:pt>
                <c:pt idx="34">
                  <c:v>0.73641532088608619</c:v>
                </c:pt>
                <c:pt idx="35">
                  <c:v>1.7860761043803528</c:v>
                </c:pt>
                <c:pt idx="36">
                  <c:v>2.9491138677053956</c:v>
                </c:pt>
                <c:pt idx="37">
                  <c:v>4.2376745042232367</c:v>
                </c:pt>
                <c:pt idx="38">
                  <c:v>5.6651906482631968</c:v>
                </c:pt>
                <c:pt idx="39">
                  <c:v>7.2465158999218406</c:v>
                </c:pt>
                <c:pt idx="40">
                  <c:v>8.9980727443330775</c:v>
                </c:pt>
                <c:pt idx="41">
                  <c:v>10.938015516867031</c:v>
                </c:pt>
                <c:pt idx="42">
                  <c:v>13.086409892120349</c:v>
                </c:pt>
                <c:pt idx="43">
                  <c:v>14.137009315464926</c:v>
                </c:pt>
                <c:pt idx="44">
                  <c:v>16.771157318083819</c:v>
                </c:pt>
                <c:pt idx="45">
                  <c:v>19.687499696468674</c:v>
                </c:pt>
                <c:pt idx="46">
                  <c:v>22.915932578976047</c:v>
                </c:pt>
                <c:pt idx="47">
                  <c:v>26.489470721580577</c:v>
                </c:pt>
                <c:pt idx="48">
                  <c:v>30.4445656975725</c:v>
                </c:pt>
                <c:pt idx="49">
                  <c:v>34.821455489395973</c:v>
                </c:pt>
                <c:pt idx="50">
                  <c:v>39.664548419897784</c:v>
                </c:pt>
                <c:pt idx="51">
                  <c:v>45.0228446095213</c:v>
                </c:pt>
                <c:pt idx="52">
                  <c:v>50.950398412166031</c:v>
                </c:pt>
                <c:pt idx="53">
                  <c:v>57.506825565913573</c:v>
                </c:pt>
                <c:pt idx="54">
                  <c:v>64.757859095797642</c:v>
                </c:pt>
                <c:pt idx="55">
                  <c:v>71.248864419725834</c:v>
                </c:pt>
                <c:pt idx="56">
                  <c:v>80.113881776053532</c:v>
                </c:pt>
                <c:pt idx="57">
                  <c:v>89.913792448331407</c:v>
                </c:pt>
                <c:pt idx="58">
                  <c:v>100.74549228914566</c:v>
                </c:pt>
                <c:pt idx="59">
                  <c:v>112.71566976795172</c:v>
                </c:pt>
                <c:pt idx="60">
                  <c:v>125.94175815635926</c:v>
                </c:pt>
              </c:numCache>
            </c:numRef>
          </c:yVal>
          <c:smooth val="1"/>
          <c:extLst>
            <c:ext xmlns:c16="http://schemas.microsoft.com/office/drawing/2014/chart" uri="{C3380CC4-5D6E-409C-BE32-E72D297353CC}">
              <c16:uniqueId val="{00000000-321A-4B70-AB54-5B35F63805FF}"/>
            </c:ext>
          </c:extLst>
        </c:ser>
        <c:ser>
          <c:idx val="1"/>
          <c:order val="1"/>
          <c:tx>
            <c:strRef>
              <c:f>'8. БДР и БДДС'!$F$46</c:f>
              <c:strCache>
                <c:ptCount val="1"/>
                <c:pt idx="0">
                  <c:v>ДДС накопленным периодом, млн руб</c:v>
                </c:pt>
              </c:strCache>
            </c:strRef>
          </c:tx>
          <c:spPr>
            <a:ln w="19050" cap="rnd">
              <a:solidFill>
                <a:schemeClr val="accent2"/>
              </a:solidFill>
              <a:round/>
            </a:ln>
            <a:effectLst/>
          </c:spPr>
          <c:marker>
            <c:symbol val="none"/>
          </c:marker>
          <c:xVal>
            <c:numRef>
              <c:f>'8. БДР и БДДС'!$G$44:$BO$44</c:f>
              <c:numCache>
                <c:formatCode>mmm\-yy</c:formatCode>
                <c:ptCount val="61"/>
                <c:pt idx="0">
                  <c:v>45901</c:v>
                </c:pt>
                <c:pt idx="1">
                  <c:v>45931</c:v>
                </c:pt>
                <c:pt idx="2">
                  <c:v>45962</c:v>
                </c:pt>
                <c:pt idx="3">
                  <c:v>45992</c:v>
                </c:pt>
                <c:pt idx="4">
                  <c:v>46023</c:v>
                </c:pt>
                <c:pt idx="5">
                  <c:v>46054</c:v>
                </c:pt>
                <c:pt idx="6">
                  <c:v>46082</c:v>
                </c:pt>
                <c:pt idx="7">
                  <c:v>46113</c:v>
                </c:pt>
                <c:pt idx="8">
                  <c:v>46143</c:v>
                </c:pt>
                <c:pt idx="9">
                  <c:v>46174</c:v>
                </c:pt>
                <c:pt idx="10">
                  <c:v>46204</c:v>
                </c:pt>
                <c:pt idx="11">
                  <c:v>46235</c:v>
                </c:pt>
                <c:pt idx="12">
                  <c:v>46266</c:v>
                </c:pt>
                <c:pt idx="13">
                  <c:v>46296</c:v>
                </c:pt>
                <c:pt idx="14">
                  <c:v>46327</c:v>
                </c:pt>
                <c:pt idx="15">
                  <c:v>46357</c:v>
                </c:pt>
                <c:pt idx="16">
                  <c:v>46388</c:v>
                </c:pt>
                <c:pt idx="17">
                  <c:v>46419</c:v>
                </c:pt>
                <c:pt idx="18">
                  <c:v>46447</c:v>
                </c:pt>
                <c:pt idx="19">
                  <c:v>46478</c:v>
                </c:pt>
                <c:pt idx="20">
                  <c:v>46508</c:v>
                </c:pt>
                <c:pt idx="21">
                  <c:v>46539</c:v>
                </c:pt>
                <c:pt idx="22">
                  <c:v>46569</c:v>
                </c:pt>
                <c:pt idx="23">
                  <c:v>46600</c:v>
                </c:pt>
                <c:pt idx="24">
                  <c:v>46631</c:v>
                </c:pt>
                <c:pt idx="25">
                  <c:v>46661</c:v>
                </c:pt>
                <c:pt idx="26">
                  <c:v>46692</c:v>
                </c:pt>
                <c:pt idx="27">
                  <c:v>46722</c:v>
                </c:pt>
                <c:pt idx="28">
                  <c:v>46753</c:v>
                </c:pt>
                <c:pt idx="29">
                  <c:v>46784</c:v>
                </c:pt>
                <c:pt idx="30">
                  <c:v>46813</c:v>
                </c:pt>
                <c:pt idx="31">
                  <c:v>46844</c:v>
                </c:pt>
                <c:pt idx="32">
                  <c:v>46874</c:v>
                </c:pt>
                <c:pt idx="33">
                  <c:v>46905</c:v>
                </c:pt>
                <c:pt idx="34">
                  <c:v>46935</c:v>
                </c:pt>
                <c:pt idx="35">
                  <c:v>46966</c:v>
                </c:pt>
                <c:pt idx="36">
                  <c:v>46997</c:v>
                </c:pt>
                <c:pt idx="37">
                  <c:v>47027</c:v>
                </c:pt>
                <c:pt idx="38">
                  <c:v>47058</c:v>
                </c:pt>
                <c:pt idx="39">
                  <c:v>47088</c:v>
                </c:pt>
                <c:pt idx="40">
                  <c:v>47119</c:v>
                </c:pt>
                <c:pt idx="41">
                  <c:v>47150</c:v>
                </c:pt>
                <c:pt idx="42">
                  <c:v>47178</c:v>
                </c:pt>
                <c:pt idx="43">
                  <c:v>47209</c:v>
                </c:pt>
                <c:pt idx="44">
                  <c:v>47239</c:v>
                </c:pt>
                <c:pt idx="45">
                  <c:v>47270</c:v>
                </c:pt>
                <c:pt idx="46">
                  <c:v>47300</c:v>
                </c:pt>
                <c:pt idx="47">
                  <c:v>47331</c:v>
                </c:pt>
                <c:pt idx="48">
                  <c:v>47362</c:v>
                </c:pt>
                <c:pt idx="49">
                  <c:v>47392</c:v>
                </c:pt>
                <c:pt idx="50">
                  <c:v>47423</c:v>
                </c:pt>
                <c:pt idx="51">
                  <c:v>47453</c:v>
                </c:pt>
                <c:pt idx="52">
                  <c:v>47484</c:v>
                </c:pt>
                <c:pt idx="53">
                  <c:v>47515</c:v>
                </c:pt>
                <c:pt idx="54">
                  <c:v>47543</c:v>
                </c:pt>
                <c:pt idx="55">
                  <c:v>47574</c:v>
                </c:pt>
                <c:pt idx="56">
                  <c:v>47604</c:v>
                </c:pt>
                <c:pt idx="57">
                  <c:v>47635</c:v>
                </c:pt>
                <c:pt idx="58">
                  <c:v>47665</c:v>
                </c:pt>
                <c:pt idx="59">
                  <c:v>47696</c:v>
                </c:pt>
                <c:pt idx="60">
                  <c:v>47727</c:v>
                </c:pt>
              </c:numCache>
            </c:numRef>
          </c:xVal>
          <c:yVal>
            <c:numRef>
              <c:f>'8. БДР и БДДС'!$G$46:$BO$46</c:f>
              <c:numCache>
                <c:formatCode>0.00</c:formatCode>
                <c:ptCount val="61"/>
                <c:pt idx="0">
                  <c:v>-1.1911821874999999</c:v>
                </c:pt>
                <c:pt idx="1">
                  <c:v>-2.3747787499999999</c:v>
                </c:pt>
                <c:pt idx="2">
                  <c:v>-3.5507896875</c:v>
                </c:pt>
                <c:pt idx="3">
                  <c:v>-4.7192150000000002</c:v>
                </c:pt>
                <c:pt idx="4">
                  <c:v>-5.8800546875000004</c:v>
                </c:pt>
                <c:pt idx="5">
                  <c:v>-7.0333087499999998</c:v>
                </c:pt>
                <c:pt idx="6">
                  <c:v>-13.7631271875</c:v>
                </c:pt>
                <c:pt idx="7">
                  <c:v>-20.48536</c:v>
                </c:pt>
                <c:pt idx="8">
                  <c:v>-27.200007187499999</c:v>
                </c:pt>
                <c:pt idx="9">
                  <c:v>-33.907068750000001</c:v>
                </c:pt>
                <c:pt idx="10">
                  <c:v>-41.321544687500001</c:v>
                </c:pt>
                <c:pt idx="11">
                  <c:v>-48.830874999999999</c:v>
                </c:pt>
                <c:pt idx="12">
                  <c:v>-59.415365337333334</c:v>
                </c:pt>
                <c:pt idx="13">
                  <c:v>-65.756198840643336</c:v>
                </c:pt>
                <c:pt idx="14">
                  <c:v>-71.962893649066743</c:v>
                </c:pt>
                <c:pt idx="15">
                  <c:v>-78.021607621251817</c:v>
                </c:pt>
                <c:pt idx="16">
                  <c:v>-83.916990873073601</c:v>
                </c:pt>
                <c:pt idx="17">
                  <c:v>-89.632022441074398</c:v>
                </c:pt>
                <c:pt idx="18">
                  <c:v>-95.147829378750586</c:v>
                </c:pt>
                <c:pt idx="19">
                  <c:v>-101.16970000208021</c:v>
                </c:pt>
                <c:pt idx="20">
                  <c:v>-106.955806904032</c:v>
                </c:pt>
                <c:pt idx="21">
                  <c:v>-112.48043082835963</c:v>
                </c:pt>
                <c:pt idx="22">
                  <c:v>-117.71506075372909</c:v>
                </c:pt>
                <c:pt idx="23">
                  <c:v>-122.62809283792383</c:v>
                </c:pt>
                <c:pt idx="24">
                  <c:v>-129.58899718107475</c:v>
                </c:pt>
                <c:pt idx="25">
                  <c:v>-133.74994900889746</c:v>
                </c:pt>
                <c:pt idx="26">
                  <c:v>-137.47242052385801</c:v>
                </c:pt>
                <c:pt idx="27">
                  <c:v>-140.70872928332966</c:v>
                </c:pt>
                <c:pt idx="28">
                  <c:v>-143.40603853564821</c:v>
                </c:pt>
                <c:pt idx="29">
                  <c:v>-145.50580447370197</c:v>
                </c:pt>
                <c:pt idx="30">
                  <c:v>-146.94968003113556</c:v>
                </c:pt>
                <c:pt idx="31">
                  <c:v>-148.86923404685785</c:v>
                </c:pt>
                <c:pt idx="32">
                  <c:v>-149.97492650637724</c:v>
                </c:pt>
                <c:pt idx="33">
                  <c:v>-150.18577590695321</c:v>
                </c:pt>
                <c:pt idx="34">
                  <c:v>-149.44936058606714</c:v>
                </c:pt>
                <c:pt idx="35">
                  <c:v>-147.66328448168679</c:v>
                </c:pt>
                <c:pt idx="36">
                  <c:v>-144.71417061398139</c:v>
                </c:pt>
                <c:pt idx="37">
                  <c:v>-140.47649610975816</c:v>
                </c:pt>
                <c:pt idx="38">
                  <c:v>-134.81130546149498</c:v>
                </c:pt>
                <c:pt idx="39">
                  <c:v>-127.56478956157315</c:v>
                </c:pt>
                <c:pt idx="40">
                  <c:v>-118.56671681724008</c:v>
                </c:pt>
                <c:pt idx="41">
                  <c:v>-107.62870130037305</c:v>
                </c:pt>
                <c:pt idx="42">
                  <c:v>-94.542291408252694</c:v>
                </c:pt>
                <c:pt idx="43">
                  <c:v>-80.405282092787772</c:v>
                </c:pt>
                <c:pt idx="44">
                  <c:v>-63.634124774703949</c:v>
                </c:pt>
                <c:pt idx="45">
                  <c:v>-43.946625078235279</c:v>
                </c:pt>
                <c:pt idx="46">
                  <c:v>-21.030692499259231</c:v>
                </c:pt>
                <c:pt idx="47">
                  <c:v>5.4587782223213468</c:v>
                </c:pt>
                <c:pt idx="48">
                  <c:v>35.903343919893842</c:v>
                </c:pt>
                <c:pt idx="49">
                  <c:v>70.724799409289815</c:v>
                </c:pt>
                <c:pt idx="50">
                  <c:v>110.3893478291876</c:v>
                </c:pt>
                <c:pt idx="51">
                  <c:v>155.4121924387089</c:v>
                </c:pt>
                <c:pt idx="52">
                  <c:v>206.36259085087494</c:v>
                </c:pt>
                <c:pt idx="53">
                  <c:v>263.86941641678851</c:v>
                </c:pt>
                <c:pt idx="54">
                  <c:v>328.62727551258615</c:v>
                </c:pt>
                <c:pt idx="55">
                  <c:v>399.87613993231201</c:v>
                </c:pt>
                <c:pt idx="56">
                  <c:v>479.99002170836553</c:v>
                </c:pt>
                <c:pt idx="57">
                  <c:v>569.90381415669697</c:v>
                </c:pt>
                <c:pt idx="58">
                  <c:v>670.64930644584263</c:v>
                </c:pt>
                <c:pt idx="59">
                  <c:v>783.36497621379431</c:v>
                </c:pt>
                <c:pt idx="60">
                  <c:v>909.30673437015366</c:v>
                </c:pt>
              </c:numCache>
            </c:numRef>
          </c:yVal>
          <c:smooth val="1"/>
          <c:extLst>
            <c:ext xmlns:c16="http://schemas.microsoft.com/office/drawing/2014/chart" uri="{C3380CC4-5D6E-409C-BE32-E72D297353CC}">
              <c16:uniqueId val="{00000001-321A-4B70-AB54-5B35F63805FF}"/>
            </c:ext>
          </c:extLst>
        </c:ser>
        <c:dLbls>
          <c:showLegendKey val="0"/>
          <c:showVal val="0"/>
          <c:showCatName val="0"/>
          <c:showSerName val="0"/>
          <c:showPercent val="0"/>
          <c:showBubbleSize val="0"/>
        </c:dLbls>
        <c:axId val="450006512"/>
        <c:axId val="450008808"/>
      </c:scatterChart>
      <c:valAx>
        <c:axId val="450006512"/>
        <c:scaling>
          <c:orientation val="minMax"/>
        </c:scaling>
        <c:delete val="0"/>
        <c:axPos val="b"/>
        <c:majorGridlines>
          <c:spPr>
            <a:ln w="9525" cap="flat" cmpd="sng" algn="ctr">
              <a:solidFill>
                <a:schemeClr val="tx1">
                  <a:lumMod val="15000"/>
                  <a:lumOff val="85000"/>
                </a:schemeClr>
              </a:solidFill>
              <a:round/>
            </a:ln>
            <a:effectLst/>
          </c:spPr>
        </c:majorGridlines>
        <c:numFmt formatCode="mmm\-yy"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0008808"/>
        <c:crosses val="autoZero"/>
        <c:crossBetween val="midCat"/>
      </c:valAx>
      <c:valAx>
        <c:axId val="45000880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000651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072017-A33D-4092-B147-8732B5C26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6920</TotalTime>
  <Pages>52</Pages>
  <Words>15140</Words>
  <Characters>86304</Characters>
  <Application>Microsoft Office Word</Application>
  <DocSecurity>0</DocSecurity>
  <Lines>719</Lines>
  <Paragraphs>202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Tima</dc:creator>
  <cp:keywords/>
  <dc:description/>
  <cp:lastModifiedBy>Tima</cp:lastModifiedBy>
  <cp:revision>132</cp:revision>
  <dcterms:created xsi:type="dcterms:W3CDTF">2025-12-25T20:33:00Z</dcterms:created>
  <dcterms:modified xsi:type="dcterms:W3CDTF">2026-01-19T20:13:00Z</dcterms:modified>
</cp:coreProperties>
</file>