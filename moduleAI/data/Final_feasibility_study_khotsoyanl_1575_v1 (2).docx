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A714E" w14:textId="77777777" w:rsidR="00640D4F" w:rsidRPr="006A7DA9" w:rsidRDefault="00640D4F" w:rsidP="00A47BE9">
      <w:pPr>
        <w:spacing w:line="360" w:lineRule="auto"/>
        <w:jc w:val="right"/>
        <w:rPr>
          <w:rFonts w:cs="Times New Roman"/>
          <w:b/>
          <w:bCs/>
          <w:sz w:val="36"/>
          <w:szCs w:val="36"/>
          <w:lang w:val="hy-AM"/>
        </w:rPr>
      </w:pPr>
    </w:p>
    <w:p w14:paraId="61F091F7" w14:textId="77777777" w:rsidR="00DE6FBA" w:rsidRPr="00DE6FBA" w:rsidRDefault="00DE6FBA" w:rsidP="00DE6FBA">
      <w:pPr>
        <w:spacing w:line="360" w:lineRule="auto"/>
        <w:ind w:firstLine="0"/>
        <w:jc w:val="center"/>
        <w:rPr>
          <w:rFonts w:cs="Times New Roman"/>
          <w:b/>
          <w:bCs/>
          <w:sz w:val="36"/>
          <w:szCs w:val="44"/>
        </w:rPr>
      </w:pPr>
      <w:r w:rsidRPr="00DE6FBA">
        <w:rPr>
          <w:rFonts w:cs="Times New Roman"/>
          <w:b/>
          <w:bCs/>
          <w:sz w:val="36"/>
          <w:szCs w:val="44"/>
        </w:rPr>
        <w:t>Ереванский Государственный Университет</w:t>
      </w:r>
    </w:p>
    <w:p w14:paraId="5F8385EB" w14:textId="77777777" w:rsidR="00640D4F" w:rsidRDefault="00640D4F" w:rsidP="00640D4F">
      <w:pPr>
        <w:spacing w:line="360" w:lineRule="auto"/>
        <w:ind w:firstLine="0"/>
        <w:jc w:val="center"/>
        <w:rPr>
          <w:rFonts w:cs="Times New Roman"/>
          <w:b/>
          <w:bCs/>
          <w:sz w:val="36"/>
          <w:szCs w:val="44"/>
        </w:rPr>
      </w:pPr>
      <w:r>
        <w:rPr>
          <w:rFonts w:cs="Times New Roman"/>
          <w:b/>
          <w:bCs/>
          <w:sz w:val="36"/>
          <w:szCs w:val="44"/>
        </w:rPr>
        <w:t>НАЦИОНАЛЬНАЯ СИСТЕМА ПЛАТЕЖНЫХ КАРТ</w:t>
      </w:r>
    </w:p>
    <w:p w14:paraId="53B56EF2" w14:textId="77777777" w:rsidR="00640D4F" w:rsidRDefault="00640D4F" w:rsidP="00640D4F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14:paraId="726E2D4D" w14:textId="77777777" w:rsidR="00640D4F" w:rsidRDefault="006B4EE5" w:rsidP="006B4EE5">
      <w:pPr>
        <w:tabs>
          <w:tab w:val="left" w:pos="7608"/>
        </w:tabs>
        <w:spacing w:line="360" w:lineRule="auto"/>
        <w:ind w:firstLine="0"/>
        <w:jc w:val="left"/>
        <w:rPr>
          <w:rFonts w:cs="Times New Roman"/>
          <w:b/>
          <w:bCs/>
        </w:rPr>
      </w:pPr>
      <w:r>
        <w:rPr>
          <w:rFonts w:cs="Times New Roman"/>
          <w:b/>
          <w:bCs/>
        </w:rPr>
        <w:tab/>
      </w:r>
    </w:p>
    <w:p w14:paraId="07CCD8B0" w14:textId="77777777" w:rsidR="00640D4F" w:rsidRDefault="00640D4F" w:rsidP="00640D4F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14:paraId="58A19933" w14:textId="77777777" w:rsidR="00640D4F" w:rsidRDefault="00640D4F" w:rsidP="00640D4F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14:paraId="4A7F1B62" w14:textId="77777777" w:rsidR="00640D4F" w:rsidRDefault="00640D4F" w:rsidP="00640D4F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14:paraId="094A60FC" w14:textId="77777777" w:rsidR="00640D4F" w:rsidRDefault="00640D4F" w:rsidP="00640D4F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14:paraId="057769FC" w14:textId="77777777" w:rsidR="00640D4F" w:rsidRDefault="00640D4F" w:rsidP="00640D4F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14:paraId="51299222" w14:textId="77777777" w:rsidR="00640D4F" w:rsidRDefault="00640D4F" w:rsidP="00640D4F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14:paraId="42D7F4EC" w14:textId="77777777" w:rsidR="00640D4F" w:rsidRDefault="00640D4F" w:rsidP="00640D4F">
      <w:pPr>
        <w:spacing w:line="360" w:lineRule="auto"/>
        <w:ind w:firstLine="0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  <w:sz w:val="36"/>
          <w:szCs w:val="32"/>
        </w:rPr>
        <w:t>Обоснование реализации сервиса</w:t>
      </w:r>
    </w:p>
    <w:p w14:paraId="71DBE204" w14:textId="4300FB54" w:rsidR="00640D4F" w:rsidRPr="00E05922" w:rsidRDefault="00E05922" w:rsidP="00640D4F">
      <w:pPr>
        <w:spacing w:after="240" w:line="360" w:lineRule="auto"/>
        <w:ind w:firstLine="0"/>
        <w:jc w:val="center"/>
        <w:rPr>
          <w:rFonts w:cs="Times New Roman"/>
          <w:b/>
          <w:bCs/>
          <w:sz w:val="48"/>
          <w:szCs w:val="44"/>
        </w:rPr>
      </w:pPr>
      <w:r>
        <w:rPr>
          <w:rFonts w:cs="Times New Roman"/>
          <w:b/>
          <w:bCs/>
          <w:sz w:val="48"/>
          <w:szCs w:val="44"/>
        </w:rPr>
        <w:t>Название сервиса</w:t>
      </w:r>
    </w:p>
    <w:p w14:paraId="795FB114" w14:textId="77777777" w:rsidR="00DE6FBA" w:rsidRPr="00DE6FBA" w:rsidRDefault="00DE6FBA" w:rsidP="00DE6FBA">
      <w:pPr>
        <w:spacing w:line="360" w:lineRule="auto"/>
        <w:ind w:firstLine="0"/>
        <w:jc w:val="center"/>
        <w:rPr>
          <w:rFonts w:cs="Times New Roman"/>
          <w:b/>
          <w:bCs/>
        </w:rPr>
      </w:pPr>
      <w:proofErr w:type="spellStart"/>
      <w:r w:rsidRPr="00DE6FBA">
        <w:rPr>
          <w:rFonts w:cs="Times New Roman"/>
          <w:b/>
          <w:bCs/>
        </w:rPr>
        <w:t>Хоцоян</w:t>
      </w:r>
      <w:proofErr w:type="spellEnd"/>
      <w:r w:rsidRPr="00DE6FBA">
        <w:rPr>
          <w:rFonts w:cs="Times New Roman"/>
          <w:b/>
          <w:bCs/>
        </w:rPr>
        <w:t xml:space="preserve"> </w:t>
      </w:r>
      <w:proofErr w:type="spellStart"/>
      <w:r w:rsidRPr="00DE6FBA">
        <w:rPr>
          <w:rFonts w:cs="Times New Roman"/>
          <w:b/>
          <w:bCs/>
        </w:rPr>
        <w:t>Лилит</w:t>
      </w:r>
      <w:proofErr w:type="spellEnd"/>
      <w:r w:rsidRPr="00DE6FBA">
        <w:rPr>
          <w:rFonts w:cs="Times New Roman"/>
          <w:b/>
          <w:bCs/>
        </w:rPr>
        <w:t xml:space="preserve"> </w:t>
      </w:r>
      <w:proofErr w:type="spellStart"/>
      <w:r w:rsidRPr="00DE6FBA">
        <w:rPr>
          <w:rFonts w:cs="Times New Roman"/>
          <w:b/>
          <w:bCs/>
        </w:rPr>
        <w:t>Гамлетовна</w:t>
      </w:r>
      <w:proofErr w:type="spellEnd"/>
    </w:p>
    <w:p w14:paraId="671951F0" w14:textId="77777777" w:rsidR="00DE6FBA" w:rsidRPr="00DE6FBA" w:rsidRDefault="00DE6FBA" w:rsidP="00DE6FBA">
      <w:pPr>
        <w:spacing w:line="360" w:lineRule="auto"/>
        <w:ind w:firstLine="0"/>
        <w:jc w:val="center"/>
        <w:rPr>
          <w:rFonts w:cs="Times New Roman"/>
          <w:b/>
          <w:bCs/>
        </w:rPr>
      </w:pPr>
      <w:r w:rsidRPr="00DE6FBA">
        <w:rPr>
          <w:rFonts w:cs="Times New Roman"/>
          <w:b/>
          <w:bCs/>
        </w:rPr>
        <w:t>Факультет экономики и менеджмента</w:t>
      </w:r>
    </w:p>
    <w:p w14:paraId="4CCF4EE9" w14:textId="6A221C2F" w:rsidR="00640D4F" w:rsidRPr="000039B1" w:rsidRDefault="00DE6FBA" w:rsidP="00DE6FBA">
      <w:pPr>
        <w:spacing w:line="360" w:lineRule="auto"/>
        <w:ind w:firstLine="0"/>
        <w:jc w:val="center"/>
        <w:rPr>
          <w:rFonts w:cs="Times New Roman"/>
          <w:b/>
          <w:bCs/>
        </w:rPr>
      </w:pPr>
      <w:r w:rsidRPr="00DE6FBA">
        <w:rPr>
          <w:rFonts w:cs="Times New Roman"/>
          <w:b/>
          <w:bCs/>
        </w:rPr>
        <w:t>Бакалавриат</w:t>
      </w:r>
      <w:r w:rsidR="000039B1" w:rsidRPr="00DE6FBA">
        <w:rPr>
          <w:rFonts w:cs="Times New Roman"/>
          <w:b/>
          <w:bCs/>
        </w:rPr>
        <w:t xml:space="preserve">, </w:t>
      </w:r>
      <w:r w:rsidR="00E05922" w:rsidRPr="00DE6FBA">
        <w:rPr>
          <w:rFonts w:cs="Times New Roman"/>
          <w:b/>
          <w:bCs/>
        </w:rPr>
        <w:t>№</w:t>
      </w:r>
      <w:r w:rsidR="000039B1" w:rsidRPr="00DE6FBA">
        <w:rPr>
          <w:rFonts w:cs="Times New Roman"/>
          <w:b/>
          <w:bCs/>
        </w:rPr>
        <w:t xml:space="preserve"> </w:t>
      </w:r>
      <w:r w:rsidRPr="00DE6FBA">
        <w:rPr>
          <w:rFonts w:cs="Times New Roman"/>
          <w:b/>
          <w:bCs/>
        </w:rPr>
        <w:t>4</w:t>
      </w:r>
    </w:p>
    <w:p w14:paraId="48131071" w14:textId="77777777" w:rsidR="00640D4F" w:rsidRDefault="00640D4F" w:rsidP="00640D4F">
      <w:pPr>
        <w:spacing w:line="360" w:lineRule="auto"/>
        <w:ind w:firstLine="0"/>
        <w:jc w:val="center"/>
        <w:rPr>
          <w:rFonts w:cs="Times New Roman"/>
          <w:b/>
          <w:bCs/>
        </w:rPr>
      </w:pPr>
    </w:p>
    <w:p w14:paraId="1E6AAA0D" w14:textId="4EBDFB45" w:rsidR="00640D4F" w:rsidRDefault="00640D4F" w:rsidP="00640D4F">
      <w:pPr>
        <w:spacing w:line="360" w:lineRule="auto"/>
        <w:ind w:firstLine="0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Версия </w:t>
      </w:r>
      <w:r w:rsidR="000039B1">
        <w:rPr>
          <w:rFonts w:cs="Times New Roman"/>
          <w:b/>
          <w:bCs/>
        </w:rPr>
        <w:t>0.0.</w:t>
      </w:r>
      <w:r w:rsidR="009E49C0">
        <w:rPr>
          <w:rFonts w:cs="Times New Roman"/>
          <w:b/>
          <w:bCs/>
        </w:rPr>
        <w:t>5</w:t>
      </w:r>
      <w:r w:rsidR="00C77B6B" w:rsidRPr="00E05922">
        <w:rPr>
          <w:rFonts w:cs="Times New Roman"/>
          <w:b/>
          <w:bCs/>
        </w:rPr>
        <w:t>4</w:t>
      </w:r>
      <w:r>
        <w:rPr>
          <w:rFonts w:cs="Times New Roman"/>
          <w:b/>
          <w:bCs/>
        </w:rPr>
        <w:t xml:space="preserve"> от </w:t>
      </w:r>
      <w:r w:rsidR="009E49C0">
        <w:rPr>
          <w:rFonts w:cs="Times New Roman"/>
          <w:b/>
          <w:bCs/>
        </w:rPr>
        <w:t>1</w:t>
      </w:r>
      <w:r w:rsidR="00DE6FBA">
        <w:rPr>
          <w:rFonts w:cs="Times New Roman"/>
          <w:b/>
          <w:bCs/>
        </w:rPr>
        <w:t>8</w:t>
      </w:r>
      <w:r w:rsidR="009E49C0">
        <w:rPr>
          <w:rFonts w:cs="Times New Roman"/>
          <w:b/>
          <w:bCs/>
        </w:rPr>
        <w:t>.01.2026</w:t>
      </w:r>
    </w:p>
    <w:p w14:paraId="7D0A76E2" w14:textId="77777777" w:rsidR="00640D4F" w:rsidRDefault="00640D4F" w:rsidP="00640D4F">
      <w:pPr>
        <w:spacing w:after="160" w:line="259" w:lineRule="auto"/>
        <w:ind w:firstLine="0"/>
        <w:jc w:val="left"/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157FA4DB" w14:textId="77777777" w:rsidR="001D1068" w:rsidRDefault="00A2508D" w:rsidP="00640D4F">
      <w:pPr>
        <w:pStyle w:val="1"/>
        <w:spacing w:after="440"/>
        <w:ind w:firstLine="0"/>
      </w:pPr>
      <w:bookmarkStart w:id="0" w:name="_Toc219021755"/>
      <w:bookmarkStart w:id="1" w:name="_Toc219679783"/>
      <w:r w:rsidRPr="00A2508D">
        <w:lastRenderedPageBreak/>
        <w:t>Резюме</w:t>
      </w:r>
      <w:bookmarkEnd w:id="0"/>
      <w:bookmarkEnd w:id="1"/>
    </w:p>
    <w:p w14:paraId="384E3AC9" w14:textId="77777777" w:rsidR="005B40C9" w:rsidRPr="00327D0A" w:rsidRDefault="005B40C9" w:rsidP="005B40C9">
      <w:r w:rsidRPr="00327D0A">
        <w:t xml:space="preserve">Целью данного обоснования является анализ целесообразности разработки и внедрения сервиса </w:t>
      </w:r>
      <w:proofErr w:type="spellStart"/>
      <w:r w:rsidRPr="00327D0A">
        <w:t>SmartRoute</w:t>
      </w:r>
      <w:proofErr w:type="spellEnd"/>
      <w:r w:rsidRPr="00327D0A">
        <w:t xml:space="preserve"> — цифровой платформы для построения маршрутов по принцип</w:t>
      </w:r>
      <w:r>
        <w:t>ам</w:t>
      </w:r>
      <w:r w:rsidRPr="00327D0A">
        <w:t xml:space="preserve"> «от двери до двери»</w:t>
      </w:r>
      <w:r>
        <w:t xml:space="preserve"> и «получи от своего маршрута максимум»</w:t>
      </w:r>
      <w:r w:rsidRPr="00327D0A">
        <w:t>, а также оценка его экономической, социальной и практической значимости для пользователей и участников сервиса.</w:t>
      </w:r>
    </w:p>
    <w:p w14:paraId="2C321247" w14:textId="77777777" w:rsidR="005B40C9" w:rsidRPr="00327D0A" w:rsidRDefault="005B40C9" w:rsidP="005B40C9">
      <w:r w:rsidRPr="00327D0A">
        <w:t>В современных условиях люди всё чаще сталкиваются с необходимостью быстро и удобно перемещаться между различными точками города или страны. При планировании поездок — как повседневных, так и туристических — пользователям важно заранее знать, какие объекты инфраструктуры находятся на маршруте: транспорт, точки питания, аптеки, места отдыха, культурные и туристические объекты. И для этого требуется использования нескольких приложений, сайтов, постоянного поиска информации во время пути и много временных затрат. Это особенно неудобно для туристов, студентов, работающих людей и семей, которые не ориентируются в местности или не хотят отвлекаться на постоянное использование карт.</w:t>
      </w:r>
    </w:p>
    <w:p w14:paraId="17F3FECB" w14:textId="77777777" w:rsidR="005B40C9" w:rsidRPr="00327D0A" w:rsidRDefault="005B40C9" w:rsidP="005B40C9">
      <w:r w:rsidRPr="00327D0A">
        <w:t xml:space="preserve">Сервис </w:t>
      </w:r>
      <w:proofErr w:type="spellStart"/>
      <w:r w:rsidRPr="00327D0A">
        <w:t>SmartRoute</w:t>
      </w:r>
      <w:proofErr w:type="spellEnd"/>
      <w:r w:rsidRPr="00327D0A">
        <w:t xml:space="preserve"> решает данную проблему за счёт комплексного подхода. Платформа планирует для пользователя полный маршрут с учётом его предпочтений, отображает все интересные и полезные точки по пути, предлагает варианты транспорта, а также предоставляет возможность бронирования билетов, жилья и посещения платных объектов в рамках одной системы. Дополнительным преимуществом сервиса является функция аудиогида, которая сопровождает пользователя и рассказывает о достопримечательностях, истории и особенностях местности. Целевой аудиторией сервиса являются школьники, студенты, работающие люди, туристы, а также семьи, планирующие поездки внутри города или за его пределами.</w:t>
      </w:r>
    </w:p>
    <w:p w14:paraId="068272CA" w14:textId="77777777" w:rsidR="005B40C9" w:rsidRPr="00327D0A" w:rsidRDefault="005B40C9" w:rsidP="005B40C9">
      <w:r w:rsidRPr="00327D0A">
        <w:t xml:space="preserve">В процессе разработки были рассмотрены основные конкуренты сервиса, такие как Google Maps и </w:t>
      </w:r>
      <w:proofErr w:type="spellStart"/>
      <w:r w:rsidRPr="00327D0A">
        <w:t>ЯндексКарты</w:t>
      </w:r>
      <w:proofErr w:type="spellEnd"/>
      <w:r w:rsidRPr="00327D0A">
        <w:t xml:space="preserve">. Эти платформы предоставляют картографические данные, маршруты и информацию об объектах инфраструктуры, однако они не обеспечивают комплексного сопровождения пользователя. Конкуренты не предлагают интегрированную систему бронирования услуг, не учитывают последовательное посещение нескольких точек по предпочтениям клиента и не предоставляют аудиогид. Основным отличием </w:t>
      </w:r>
      <w:proofErr w:type="spellStart"/>
      <w:r w:rsidRPr="00327D0A">
        <w:t>SmartRoute</w:t>
      </w:r>
      <w:proofErr w:type="spellEnd"/>
      <w:r w:rsidRPr="00327D0A">
        <w:t xml:space="preserve"> является объединение маршрутизации, информации об объектах, оплаты услуг и сопровождения пользователя в одном сервисе, что значительно повышает удобство и снижает временные затраты.</w:t>
      </w:r>
    </w:p>
    <w:p w14:paraId="557A55F8" w14:textId="77777777" w:rsidR="005B40C9" w:rsidRPr="00327D0A" w:rsidRDefault="005B40C9" w:rsidP="005B40C9">
      <w:r w:rsidRPr="00327D0A">
        <w:t>Финансирование сервиса осуществляется за счёт нескольких источников: комиссий за бронирование транспортных билетов, отелей и платных достопримечательностей, оплаты рекламного размещения со стороны ресторанов, кафе и туристических объектов, а также возможной поддержки со стороны муниципальных органов в рамках развития туризма и цифровой. В результате внедрения сервиса ожидается рост пользовательской базы, увеличение количества транзакций и формирование устойчивых партнёрских связей с участниками платформы. Для партнёров сервис создаёт дополнительный поток клиентов, а для пользователей — возможность получать услуги по более доступным ценам за счёт совместных программ и скидок.</w:t>
      </w:r>
    </w:p>
    <w:p w14:paraId="5140F9D6" w14:textId="77777777" w:rsidR="005B40C9" w:rsidRPr="00327D0A" w:rsidRDefault="005B40C9" w:rsidP="005B40C9">
      <w:pPr>
        <w:rPr>
          <w:lang w:val="hy-AM"/>
        </w:rPr>
      </w:pPr>
      <w:r w:rsidRPr="00327D0A">
        <w:lastRenderedPageBreak/>
        <w:t xml:space="preserve">На основе проведённого анализа можно сделать вывод, что внедрение сервиса </w:t>
      </w:r>
      <w:proofErr w:type="spellStart"/>
      <w:r w:rsidRPr="00327D0A">
        <w:t>SmartRoute</w:t>
      </w:r>
      <w:proofErr w:type="spellEnd"/>
      <w:r w:rsidRPr="00327D0A">
        <w:t xml:space="preserve"> является обоснованным и целесообразным. Платформа решает актуальные проблемы пользователей, предлагает конкурентные преимущества по сравнению с существующими решениями, обладает понятной и устойчивой моделью монетизации и создаёт взаимную выгоду для всех участников. </w:t>
      </w:r>
      <w:proofErr w:type="spellStart"/>
      <w:r w:rsidRPr="00327D0A">
        <w:t>SmartRoute</w:t>
      </w:r>
      <w:proofErr w:type="spellEnd"/>
      <w:r w:rsidRPr="00327D0A">
        <w:t xml:space="preserve"> представляет собой не просто навигационное приложение, а комплексный цифровой помощник, способствующий развитию мобильности, туризма и качества пользовательского опыта.</w:t>
      </w:r>
    </w:p>
    <w:p w14:paraId="2DD8442D" w14:textId="6CA7A748" w:rsidR="000318CB" w:rsidRPr="00327D0A" w:rsidRDefault="000318CB" w:rsidP="00327D0A">
      <w:pPr>
        <w:ind w:firstLine="0"/>
        <w:rPr>
          <w:lang w:val="hy-AM"/>
        </w:rPr>
      </w:pPr>
    </w:p>
    <w:p w14:paraId="5CBC2E37" w14:textId="77777777" w:rsidR="00AC47B3" w:rsidRDefault="00AC47B3" w:rsidP="00311F0D">
      <w:r>
        <w:tab/>
      </w:r>
    </w:p>
    <w:p w14:paraId="3A45D2D7" w14:textId="77777777" w:rsidR="00A2508D" w:rsidRDefault="00A2508D" w:rsidP="00311F0D">
      <w:pPr>
        <w:spacing w:after="440"/>
        <w:ind w:firstLine="0"/>
        <w:jc w:val="center"/>
        <w:rPr>
          <w:b/>
          <w:sz w:val="36"/>
          <w:szCs w:val="36"/>
        </w:rPr>
      </w:pPr>
      <w:r w:rsidRPr="00311F0D">
        <w:rPr>
          <w:b/>
          <w:sz w:val="36"/>
          <w:szCs w:val="36"/>
        </w:rPr>
        <w:br w:type="page"/>
      </w:r>
      <w:r w:rsidR="00AC47B3" w:rsidRPr="00311F0D">
        <w:rPr>
          <w:b/>
          <w:sz w:val="36"/>
          <w:szCs w:val="36"/>
        </w:rPr>
        <w:lastRenderedPageBreak/>
        <w:t>Оглавление</w:t>
      </w:r>
    </w:p>
    <w:sdt>
      <w:sdtPr>
        <w:id w:val="11034590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681762" w14:textId="75292850" w:rsidR="00AA41C0" w:rsidRDefault="00A55639">
          <w:pPr>
            <w:pStyle w:val="1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679783" w:history="1">
            <w:r w:rsidR="00AA41C0" w:rsidRPr="004F1CDB">
              <w:rPr>
                <w:rStyle w:val="af5"/>
                <w:noProof/>
              </w:rPr>
              <w:t>Резюме</w:t>
            </w:r>
            <w:r w:rsidR="00AA41C0">
              <w:rPr>
                <w:noProof/>
                <w:webHidden/>
              </w:rPr>
              <w:tab/>
            </w:r>
            <w:r w:rsidR="00AA41C0">
              <w:rPr>
                <w:noProof/>
                <w:webHidden/>
              </w:rPr>
              <w:fldChar w:fldCharType="begin"/>
            </w:r>
            <w:r w:rsidR="00AA41C0">
              <w:rPr>
                <w:noProof/>
                <w:webHidden/>
              </w:rPr>
              <w:instrText xml:space="preserve"> PAGEREF _Toc219679783 \h </w:instrText>
            </w:r>
            <w:r w:rsidR="00AA41C0">
              <w:rPr>
                <w:noProof/>
                <w:webHidden/>
              </w:rPr>
            </w:r>
            <w:r w:rsidR="00AA41C0">
              <w:rPr>
                <w:noProof/>
                <w:webHidden/>
              </w:rPr>
              <w:fldChar w:fldCharType="separate"/>
            </w:r>
            <w:r w:rsidR="00AA41C0">
              <w:rPr>
                <w:noProof/>
                <w:webHidden/>
              </w:rPr>
              <w:t>2</w:t>
            </w:r>
            <w:r w:rsidR="00AA41C0">
              <w:rPr>
                <w:noProof/>
                <w:webHidden/>
              </w:rPr>
              <w:fldChar w:fldCharType="end"/>
            </w:r>
          </w:hyperlink>
        </w:p>
        <w:p w14:paraId="41560988" w14:textId="2CED236A" w:rsidR="00AA41C0" w:rsidRDefault="0034314E">
          <w:pPr>
            <w:pStyle w:val="1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679784" w:history="1">
            <w:r w:rsidR="00AA41C0" w:rsidRPr="004F1CDB">
              <w:rPr>
                <w:rStyle w:val="af5"/>
                <w:noProof/>
              </w:rPr>
              <w:t>История изменений</w:t>
            </w:r>
            <w:r w:rsidR="00AA41C0">
              <w:rPr>
                <w:noProof/>
                <w:webHidden/>
              </w:rPr>
              <w:tab/>
            </w:r>
            <w:r w:rsidR="00AA41C0">
              <w:rPr>
                <w:noProof/>
                <w:webHidden/>
              </w:rPr>
              <w:fldChar w:fldCharType="begin"/>
            </w:r>
            <w:r w:rsidR="00AA41C0">
              <w:rPr>
                <w:noProof/>
                <w:webHidden/>
              </w:rPr>
              <w:instrText xml:space="preserve"> PAGEREF _Toc219679784 \h </w:instrText>
            </w:r>
            <w:r w:rsidR="00AA41C0">
              <w:rPr>
                <w:noProof/>
                <w:webHidden/>
              </w:rPr>
            </w:r>
            <w:r w:rsidR="00AA41C0">
              <w:rPr>
                <w:noProof/>
                <w:webHidden/>
              </w:rPr>
              <w:fldChar w:fldCharType="separate"/>
            </w:r>
            <w:r w:rsidR="00AA41C0">
              <w:rPr>
                <w:noProof/>
                <w:webHidden/>
              </w:rPr>
              <w:t>5</w:t>
            </w:r>
            <w:r w:rsidR="00AA41C0">
              <w:rPr>
                <w:noProof/>
                <w:webHidden/>
              </w:rPr>
              <w:fldChar w:fldCharType="end"/>
            </w:r>
          </w:hyperlink>
        </w:p>
        <w:p w14:paraId="1CB874DC" w14:textId="4CB7F306" w:rsidR="00AA41C0" w:rsidRDefault="0034314E">
          <w:pPr>
            <w:pStyle w:val="1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679785" w:history="1">
            <w:r w:rsidR="00AA41C0" w:rsidRPr="004F1CDB">
              <w:rPr>
                <w:rStyle w:val="af5"/>
                <w:noProof/>
              </w:rPr>
              <w:t>Термины, определения и сокращения</w:t>
            </w:r>
            <w:r w:rsidR="00AA41C0">
              <w:rPr>
                <w:noProof/>
                <w:webHidden/>
              </w:rPr>
              <w:tab/>
            </w:r>
            <w:r w:rsidR="00AA41C0">
              <w:rPr>
                <w:noProof/>
                <w:webHidden/>
              </w:rPr>
              <w:fldChar w:fldCharType="begin"/>
            </w:r>
            <w:r w:rsidR="00AA41C0">
              <w:rPr>
                <w:noProof/>
                <w:webHidden/>
              </w:rPr>
              <w:instrText xml:space="preserve"> PAGEREF _Toc219679785 \h </w:instrText>
            </w:r>
            <w:r w:rsidR="00AA41C0">
              <w:rPr>
                <w:noProof/>
                <w:webHidden/>
              </w:rPr>
            </w:r>
            <w:r w:rsidR="00AA41C0">
              <w:rPr>
                <w:noProof/>
                <w:webHidden/>
              </w:rPr>
              <w:fldChar w:fldCharType="separate"/>
            </w:r>
            <w:r w:rsidR="00AA41C0">
              <w:rPr>
                <w:noProof/>
                <w:webHidden/>
              </w:rPr>
              <w:t>5</w:t>
            </w:r>
            <w:r w:rsidR="00AA41C0">
              <w:rPr>
                <w:noProof/>
                <w:webHidden/>
              </w:rPr>
              <w:fldChar w:fldCharType="end"/>
            </w:r>
          </w:hyperlink>
        </w:p>
        <w:p w14:paraId="6B67D637" w14:textId="566A312D" w:rsidR="00AA41C0" w:rsidRDefault="0034314E">
          <w:pPr>
            <w:pStyle w:val="1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679786" w:history="1">
            <w:r w:rsidR="00AA41C0" w:rsidRPr="004F1CDB">
              <w:rPr>
                <w:rStyle w:val="af5"/>
                <w:noProof/>
              </w:rPr>
              <w:t>1. Описание сервиса</w:t>
            </w:r>
            <w:r w:rsidR="00AA41C0">
              <w:rPr>
                <w:noProof/>
                <w:webHidden/>
              </w:rPr>
              <w:tab/>
            </w:r>
            <w:r w:rsidR="00AA41C0">
              <w:rPr>
                <w:noProof/>
                <w:webHidden/>
              </w:rPr>
              <w:fldChar w:fldCharType="begin"/>
            </w:r>
            <w:r w:rsidR="00AA41C0">
              <w:rPr>
                <w:noProof/>
                <w:webHidden/>
              </w:rPr>
              <w:instrText xml:space="preserve"> PAGEREF _Toc219679786 \h </w:instrText>
            </w:r>
            <w:r w:rsidR="00AA41C0">
              <w:rPr>
                <w:noProof/>
                <w:webHidden/>
              </w:rPr>
            </w:r>
            <w:r w:rsidR="00AA41C0">
              <w:rPr>
                <w:noProof/>
                <w:webHidden/>
              </w:rPr>
              <w:fldChar w:fldCharType="separate"/>
            </w:r>
            <w:r w:rsidR="00AA41C0">
              <w:rPr>
                <w:noProof/>
                <w:webHidden/>
              </w:rPr>
              <w:t>6</w:t>
            </w:r>
            <w:r w:rsidR="00AA41C0">
              <w:rPr>
                <w:noProof/>
                <w:webHidden/>
              </w:rPr>
              <w:fldChar w:fldCharType="end"/>
            </w:r>
          </w:hyperlink>
        </w:p>
        <w:p w14:paraId="0991E1F6" w14:textId="7C47C8B8" w:rsidR="00AA41C0" w:rsidRDefault="0034314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679787" w:history="1">
            <w:r w:rsidR="00AA41C0" w:rsidRPr="004F1CDB">
              <w:rPr>
                <w:rStyle w:val="af5"/>
                <w:noProof/>
              </w:rPr>
              <w:t>1.1. Идея сервиса</w:t>
            </w:r>
            <w:r w:rsidR="00AA41C0">
              <w:rPr>
                <w:noProof/>
                <w:webHidden/>
              </w:rPr>
              <w:tab/>
            </w:r>
            <w:r w:rsidR="00AA41C0">
              <w:rPr>
                <w:noProof/>
                <w:webHidden/>
              </w:rPr>
              <w:fldChar w:fldCharType="begin"/>
            </w:r>
            <w:r w:rsidR="00AA41C0">
              <w:rPr>
                <w:noProof/>
                <w:webHidden/>
              </w:rPr>
              <w:instrText xml:space="preserve"> PAGEREF _Toc219679787 \h </w:instrText>
            </w:r>
            <w:r w:rsidR="00AA41C0">
              <w:rPr>
                <w:noProof/>
                <w:webHidden/>
              </w:rPr>
            </w:r>
            <w:r w:rsidR="00AA41C0">
              <w:rPr>
                <w:noProof/>
                <w:webHidden/>
              </w:rPr>
              <w:fldChar w:fldCharType="separate"/>
            </w:r>
            <w:r w:rsidR="00AA41C0">
              <w:rPr>
                <w:noProof/>
                <w:webHidden/>
              </w:rPr>
              <w:t>6</w:t>
            </w:r>
            <w:r w:rsidR="00AA41C0">
              <w:rPr>
                <w:noProof/>
                <w:webHidden/>
              </w:rPr>
              <w:fldChar w:fldCharType="end"/>
            </w:r>
          </w:hyperlink>
        </w:p>
        <w:p w14:paraId="3C965616" w14:textId="0CF61E19" w:rsidR="00AA41C0" w:rsidRDefault="0034314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679788" w:history="1">
            <w:r w:rsidR="00AA41C0" w:rsidRPr="004F1CDB">
              <w:rPr>
                <w:rStyle w:val="af5"/>
                <w:noProof/>
              </w:rPr>
              <w:t>1.2. Акторы</w:t>
            </w:r>
            <w:r w:rsidR="00AA41C0">
              <w:rPr>
                <w:noProof/>
                <w:webHidden/>
              </w:rPr>
              <w:tab/>
            </w:r>
            <w:r w:rsidR="00AA41C0">
              <w:rPr>
                <w:noProof/>
                <w:webHidden/>
              </w:rPr>
              <w:fldChar w:fldCharType="begin"/>
            </w:r>
            <w:r w:rsidR="00AA41C0">
              <w:rPr>
                <w:noProof/>
                <w:webHidden/>
              </w:rPr>
              <w:instrText xml:space="preserve"> PAGEREF _Toc219679788 \h </w:instrText>
            </w:r>
            <w:r w:rsidR="00AA41C0">
              <w:rPr>
                <w:noProof/>
                <w:webHidden/>
              </w:rPr>
            </w:r>
            <w:r w:rsidR="00AA41C0">
              <w:rPr>
                <w:noProof/>
                <w:webHidden/>
              </w:rPr>
              <w:fldChar w:fldCharType="separate"/>
            </w:r>
            <w:r w:rsidR="00AA41C0">
              <w:rPr>
                <w:noProof/>
                <w:webHidden/>
              </w:rPr>
              <w:t>8</w:t>
            </w:r>
            <w:r w:rsidR="00AA41C0">
              <w:rPr>
                <w:noProof/>
                <w:webHidden/>
              </w:rPr>
              <w:fldChar w:fldCharType="end"/>
            </w:r>
          </w:hyperlink>
        </w:p>
        <w:p w14:paraId="6E715AEA" w14:textId="34944995" w:rsidR="00AA41C0" w:rsidRDefault="0034314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679789" w:history="1">
            <w:r w:rsidR="00AA41C0" w:rsidRPr="004F1CDB">
              <w:rPr>
                <w:rStyle w:val="af5"/>
                <w:noProof/>
              </w:rPr>
              <w:t>1.2.2. Функции акторов</w:t>
            </w:r>
            <w:r w:rsidR="00AA41C0">
              <w:rPr>
                <w:noProof/>
                <w:webHidden/>
              </w:rPr>
              <w:tab/>
            </w:r>
            <w:r w:rsidR="00AA41C0">
              <w:rPr>
                <w:noProof/>
                <w:webHidden/>
              </w:rPr>
              <w:fldChar w:fldCharType="begin"/>
            </w:r>
            <w:r w:rsidR="00AA41C0">
              <w:rPr>
                <w:noProof/>
                <w:webHidden/>
              </w:rPr>
              <w:instrText xml:space="preserve"> PAGEREF _Toc219679789 \h </w:instrText>
            </w:r>
            <w:r w:rsidR="00AA41C0">
              <w:rPr>
                <w:noProof/>
                <w:webHidden/>
              </w:rPr>
            </w:r>
            <w:r w:rsidR="00AA41C0">
              <w:rPr>
                <w:noProof/>
                <w:webHidden/>
              </w:rPr>
              <w:fldChar w:fldCharType="separate"/>
            </w:r>
            <w:r w:rsidR="00AA41C0">
              <w:rPr>
                <w:noProof/>
                <w:webHidden/>
              </w:rPr>
              <w:t>9</w:t>
            </w:r>
            <w:r w:rsidR="00AA41C0">
              <w:rPr>
                <w:noProof/>
                <w:webHidden/>
              </w:rPr>
              <w:fldChar w:fldCharType="end"/>
            </w:r>
          </w:hyperlink>
        </w:p>
        <w:p w14:paraId="0DB9A372" w14:textId="429F7EF6" w:rsidR="00AA41C0" w:rsidRDefault="0034314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679790" w:history="1">
            <w:r w:rsidR="00AA41C0" w:rsidRPr="004F1CDB">
              <w:rPr>
                <w:rStyle w:val="af5"/>
                <w:noProof/>
              </w:rPr>
              <w:t>1.3. Архитектурные схемы</w:t>
            </w:r>
            <w:r w:rsidR="00AA41C0">
              <w:rPr>
                <w:noProof/>
                <w:webHidden/>
              </w:rPr>
              <w:tab/>
            </w:r>
            <w:r w:rsidR="00AA41C0">
              <w:rPr>
                <w:noProof/>
                <w:webHidden/>
              </w:rPr>
              <w:fldChar w:fldCharType="begin"/>
            </w:r>
            <w:r w:rsidR="00AA41C0">
              <w:rPr>
                <w:noProof/>
                <w:webHidden/>
              </w:rPr>
              <w:instrText xml:space="preserve"> PAGEREF _Toc219679790 \h </w:instrText>
            </w:r>
            <w:r w:rsidR="00AA41C0">
              <w:rPr>
                <w:noProof/>
                <w:webHidden/>
              </w:rPr>
            </w:r>
            <w:r w:rsidR="00AA41C0">
              <w:rPr>
                <w:noProof/>
                <w:webHidden/>
              </w:rPr>
              <w:fldChar w:fldCharType="separate"/>
            </w:r>
            <w:r w:rsidR="00AA41C0">
              <w:rPr>
                <w:noProof/>
                <w:webHidden/>
              </w:rPr>
              <w:t>10</w:t>
            </w:r>
            <w:r w:rsidR="00AA41C0">
              <w:rPr>
                <w:noProof/>
                <w:webHidden/>
              </w:rPr>
              <w:fldChar w:fldCharType="end"/>
            </w:r>
          </w:hyperlink>
        </w:p>
        <w:p w14:paraId="25BFF733" w14:textId="003A028A" w:rsidR="00AA41C0" w:rsidRDefault="0034314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679791" w:history="1">
            <w:r w:rsidR="00AA41C0" w:rsidRPr="004F1CDB">
              <w:rPr>
                <w:rStyle w:val="af5"/>
                <w:noProof/>
              </w:rPr>
              <w:t>1.3.1. Схема «До» сервиса с описанием внешних процессов</w:t>
            </w:r>
            <w:r w:rsidR="00AA41C0">
              <w:rPr>
                <w:noProof/>
                <w:webHidden/>
              </w:rPr>
              <w:tab/>
            </w:r>
            <w:r w:rsidR="00AA41C0">
              <w:rPr>
                <w:noProof/>
                <w:webHidden/>
              </w:rPr>
              <w:fldChar w:fldCharType="begin"/>
            </w:r>
            <w:r w:rsidR="00AA41C0">
              <w:rPr>
                <w:noProof/>
                <w:webHidden/>
              </w:rPr>
              <w:instrText xml:space="preserve"> PAGEREF _Toc219679791 \h </w:instrText>
            </w:r>
            <w:r w:rsidR="00AA41C0">
              <w:rPr>
                <w:noProof/>
                <w:webHidden/>
              </w:rPr>
            </w:r>
            <w:r w:rsidR="00AA41C0">
              <w:rPr>
                <w:noProof/>
                <w:webHidden/>
              </w:rPr>
              <w:fldChar w:fldCharType="separate"/>
            </w:r>
            <w:r w:rsidR="00AA41C0">
              <w:rPr>
                <w:noProof/>
                <w:webHidden/>
              </w:rPr>
              <w:t>10</w:t>
            </w:r>
            <w:r w:rsidR="00AA41C0">
              <w:rPr>
                <w:noProof/>
                <w:webHidden/>
              </w:rPr>
              <w:fldChar w:fldCharType="end"/>
            </w:r>
          </w:hyperlink>
        </w:p>
        <w:p w14:paraId="507B2E80" w14:textId="5ADF82F9" w:rsidR="00AA41C0" w:rsidRDefault="0034314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679792" w:history="1">
            <w:r w:rsidR="00AA41C0" w:rsidRPr="004F1CDB">
              <w:rPr>
                <w:rStyle w:val="af5"/>
                <w:noProof/>
              </w:rPr>
              <w:t>1.3.2. Схема «После» внедрения сервиса с описанием внешних процессов</w:t>
            </w:r>
            <w:r w:rsidR="00AA41C0">
              <w:rPr>
                <w:noProof/>
                <w:webHidden/>
              </w:rPr>
              <w:tab/>
            </w:r>
            <w:r w:rsidR="00AA41C0">
              <w:rPr>
                <w:noProof/>
                <w:webHidden/>
              </w:rPr>
              <w:fldChar w:fldCharType="begin"/>
            </w:r>
            <w:r w:rsidR="00AA41C0">
              <w:rPr>
                <w:noProof/>
                <w:webHidden/>
              </w:rPr>
              <w:instrText xml:space="preserve"> PAGEREF _Toc219679792 \h </w:instrText>
            </w:r>
            <w:r w:rsidR="00AA41C0">
              <w:rPr>
                <w:noProof/>
                <w:webHidden/>
              </w:rPr>
            </w:r>
            <w:r w:rsidR="00AA41C0">
              <w:rPr>
                <w:noProof/>
                <w:webHidden/>
              </w:rPr>
              <w:fldChar w:fldCharType="separate"/>
            </w:r>
            <w:r w:rsidR="00AA41C0">
              <w:rPr>
                <w:noProof/>
                <w:webHidden/>
              </w:rPr>
              <w:t>11</w:t>
            </w:r>
            <w:r w:rsidR="00AA41C0">
              <w:rPr>
                <w:noProof/>
                <w:webHidden/>
              </w:rPr>
              <w:fldChar w:fldCharType="end"/>
            </w:r>
          </w:hyperlink>
        </w:p>
        <w:p w14:paraId="20B3CF93" w14:textId="69FAAD4D" w:rsidR="00AA41C0" w:rsidRDefault="0034314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679793" w:history="1">
            <w:r w:rsidR="00AA41C0" w:rsidRPr="004F1CDB">
              <w:rPr>
                <w:rStyle w:val="af5"/>
                <w:noProof/>
              </w:rPr>
              <w:t>1.5. Схема внутренней</w:t>
            </w:r>
            <w:r w:rsidR="00AA41C0" w:rsidRPr="004F1CDB">
              <w:rPr>
                <w:rStyle w:val="af5"/>
                <w:rFonts w:cs="Times New Roman"/>
                <w:noProof/>
              </w:rPr>
              <w:t xml:space="preserve"> логики работы сервиса</w:t>
            </w:r>
            <w:r w:rsidR="00AA41C0">
              <w:rPr>
                <w:noProof/>
                <w:webHidden/>
              </w:rPr>
              <w:tab/>
            </w:r>
            <w:r w:rsidR="00AA41C0">
              <w:rPr>
                <w:noProof/>
                <w:webHidden/>
              </w:rPr>
              <w:fldChar w:fldCharType="begin"/>
            </w:r>
            <w:r w:rsidR="00AA41C0">
              <w:rPr>
                <w:noProof/>
                <w:webHidden/>
              </w:rPr>
              <w:instrText xml:space="preserve"> PAGEREF _Toc219679793 \h </w:instrText>
            </w:r>
            <w:r w:rsidR="00AA41C0">
              <w:rPr>
                <w:noProof/>
                <w:webHidden/>
              </w:rPr>
            </w:r>
            <w:r w:rsidR="00AA41C0">
              <w:rPr>
                <w:noProof/>
                <w:webHidden/>
              </w:rPr>
              <w:fldChar w:fldCharType="separate"/>
            </w:r>
            <w:r w:rsidR="00AA41C0">
              <w:rPr>
                <w:noProof/>
                <w:webHidden/>
              </w:rPr>
              <w:t>12</w:t>
            </w:r>
            <w:r w:rsidR="00AA41C0">
              <w:rPr>
                <w:noProof/>
                <w:webHidden/>
              </w:rPr>
              <w:fldChar w:fldCharType="end"/>
            </w:r>
          </w:hyperlink>
        </w:p>
        <w:p w14:paraId="2D2F0389" w14:textId="77C3D71F" w:rsidR="00AA41C0" w:rsidRDefault="0034314E">
          <w:pPr>
            <w:pStyle w:val="1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679794" w:history="1">
            <w:r w:rsidR="00AA41C0" w:rsidRPr="004F1CDB">
              <w:rPr>
                <w:rStyle w:val="af5"/>
                <w:noProof/>
              </w:rPr>
              <w:t>2. Маркетинг</w:t>
            </w:r>
            <w:r w:rsidR="00AA41C0">
              <w:rPr>
                <w:noProof/>
                <w:webHidden/>
              </w:rPr>
              <w:tab/>
            </w:r>
            <w:r w:rsidR="00AA41C0">
              <w:rPr>
                <w:noProof/>
                <w:webHidden/>
              </w:rPr>
              <w:fldChar w:fldCharType="begin"/>
            </w:r>
            <w:r w:rsidR="00AA41C0">
              <w:rPr>
                <w:noProof/>
                <w:webHidden/>
              </w:rPr>
              <w:instrText xml:space="preserve"> PAGEREF _Toc219679794 \h </w:instrText>
            </w:r>
            <w:r w:rsidR="00AA41C0">
              <w:rPr>
                <w:noProof/>
                <w:webHidden/>
              </w:rPr>
            </w:r>
            <w:r w:rsidR="00AA41C0">
              <w:rPr>
                <w:noProof/>
                <w:webHidden/>
              </w:rPr>
              <w:fldChar w:fldCharType="separate"/>
            </w:r>
            <w:r w:rsidR="00AA41C0">
              <w:rPr>
                <w:noProof/>
                <w:webHidden/>
              </w:rPr>
              <w:t>14</w:t>
            </w:r>
            <w:r w:rsidR="00AA41C0">
              <w:rPr>
                <w:noProof/>
                <w:webHidden/>
              </w:rPr>
              <w:fldChar w:fldCharType="end"/>
            </w:r>
          </w:hyperlink>
        </w:p>
        <w:p w14:paraId="7FA75D08" w14:textId="2577E95A" w:rsidR="00AA41C0" w:rsidRDefault="0034314E">
          <w:pPr>
            <w:pStyle w:val="1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679795" w:history="1">
            <w:r w:rsidR="00AA41C0" w:rsidRPr="004F1CDB">
              <w:rPr>
                <w:rStyle w:val="af5"/>
                <w:noProof/>
              </w:rPr>
              <w:t>Заключение</w:t>
            </w:r>
            <w:r w:rsidR="00AA41C0">
              <w:rPr>
                <w:noProof/>
                <w:webHidden/>
              </w:rPr>
              <w:tab/>
            </w:r>
            <w:r w:rsidR="00AA41C0">
              <w:rPr>
                <w:noProof/>
                <w:webHidden/>
              </w:rPr>
              <w:fldChar w:fldCharType="begin"/>
            </w:r>
            <w:r w:rsidR="00AA41C0">
              <w:rPr>
                <w:noProof/>
                <w:webHidden/>
              </w:rPr>
              <w:instrText xml:space="preserve"> PAGEREF _Toc219679795 \h </w:instrText>
            </w:r>
            <w:r w:rsidR="00AA41C0">
              <w:rPr>
                <w:noProof/>
                <w:webHidden/>
              </w:rPr>
            </w:r>
            <w:r w:rsidR="00AA41C0">
              <w:rPr>
                <w:noProof/>
                <w:webHidden/>
              </w:rPr>
              <w:fldChar w:fldCharType="separate"/>
            </w:r>
            <w:r w:rsidR="00AA41C0">
              <w:rPr>
                <w:noProof/>
                <w:webHidden/>
              </w:rPr>
              <w:t>14</w:t>
            </w:r>
            <w:r w:rsidR="00AA41C0">
              <w:rPr>
                <w:noProof/>
                <w:webHidden/>
              </w:rPr>
              <w:fldChar w:fldCharType="end"/>
            </w:r>
          </w:hyperlink>
        </w:p>
        <w:p w14:paraId="52A8F9EF" w14:textId="17A855E5" w:rsidR="00AA41C0" w:rsidRDefault="0034314E">
          <w:pPr>
            <w:pStyle w:val="1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219679796" w:history="1">
            <w:r w:rsidR="00AA41C0" w:rsidRPr="004F1CDB">
              <w:rPr>
                <w:rStyle w:val="af5"/>
                <w:noProof/>
              </w:rPr>
              <w:t>Список использованных источников</w:t>
            </w:r>
            <w:r w:rsidR="00AA41C0">
              <w:rPr>
                <w:noProof/>
                <w:webHidden/>
              </w:rPr>
              <w:tab/>
            </w:r>
            <w:r w:rsidR="00AA41C0">
              <w:rPr>
                <w:noProof/>
                <w:webHidden/>
              </w:rPr>
              <w:fldChar w:fldCharType="begin"/>
            </w:r>
            <w:r w:rsidR="00AA41C0">
              <w:rPr>
                <w:noProof/>
                <w:webHidden/>
              </w:rPr>
              <w:instrText xml:space="preserve"> PAGEREF _Toc219679796 \h </w:instrText>
            </w:r>
            <w:r w:rsidR="00AA41C0">
              <w:rPr>
                <w:noProof/>
                <w:webHidden/>
              </w:rPr>
            </w:r>
            <w:r w:rsidR="00AA41C0">
              <w:rPr>
                <w:noProof/>
                <w:webHidden/>
              </w:rPr>
              <w:fldChar w:fldCharType="separate"/>
            </w:r>
            <w:r w:rsidR="00AA41C0">
              <w:rPr>
                <w:noProof/>
                <w:webHidden/>
              </w:rPr>
              <w:t>14</w:t>
            </w:r>
            <w:r w:rsidR="00AA41C0">
              <w:rPr>
                <w:noProof/>
                <w:webHidden/>
              </w:rPr>
              <w:fldChar w:fldCharType="end"/>
            </w:r>
          </w:hyperlink>
        </w:p>
        <w:p w14:paraId="21B81101" w14:textId="378933BF" w:rsidR="00A55639" w:rsidRDefault="00A55639">
          <w:r>
            <w:rPr>
              <w:b/>
              <w:bCs/>
            </w:rPr>
            <w:fldChar w:fldCharType="end"/>
          </w:r>
        </w:p>
      </w:sdtContent>
    </w:sdt>
    <w:p w14:paraId="2D711228" w14:textId="77777777" w:rsidR="00A81DA0" w:rsidRPr="00A55639" w:rsidRDefault="00A81DA0" w:rsidP="00A55639">
      <w:pPr>
        <w:ind w:firstLine="0"/>
      </w:pPr>
    </w:p>
    <w:p w14:paraId="65D2443F" w14:textId="77777777" w:rsidR="00AC47B3" w:rsidRDefault="00AC47B3" w:rsidP="00311F0D">
      <w:r>
        <w:br w:type="page"/>
      </w:r>
    </w:p>
    <w:p w14:paraId="4E911C2C" w14:textId="77777777" w:rsidR="00AC47B3" w:rsidRDefault="00AC47B3" w:rsidP="00B137C5">
      <w:pPr>
        <w:pStyle w:val="1"/>
        <w:spacing w:after="440"/>
      </w:pPr>
      <w:bookmarkStart w:id="2" w:name="_Toc219679784"/>
      <w:r>
        <w:lastRenderedPageBreak/>
        <w:t>История изменений</w:t>
      </w:r>
      <w:bookmarkEnd w:id="2"/>
    </w:p>
    <w:p w14:paraId="1A83DB22" w14:textId="77777777" w:rsidR="00AC47B3" w:rsidRDefault="00AC47B3" w:rsidP="00B137C5">
      <w:pPr>
        <w:pStyle w:val="1"/>
        <w:spacing w:after="440"/>
      </w:pPr>
      <w:bookmarkStart w:id="3" w:name="_Toc219679785"/>
      <w:r>
        <w:t>Термины, определения и сокращения</w:t>
      </w:r>
      <w:bookmarkEnd w:id="3"/>
    </w:p>
    <w:p w14:paraId="4F7A602F" w14:textId="77777777" w:rsidR="00B137C5" w:rsidRPr="00B137C5" w:rsidRDefault="00B137C5" w:rsidP="00B137C5">
      <w:r>
        <w:t>Термины</w:t>
      </w:r>
      <w:r w:rsidRPr="00E05922">
        <w:t>,</w:t>
      </w:r>
      <w:r>
        <w:t xml:space="preserve"> определения и сокращения</w:t>
      </w:r>
      <w:r w:rsidRPr="00E05922">
        <w:t>,</w:t>
      </w:r>
      <w:r>
        <w:t xml:space="preserve"> которые в основном применяются в работе расписаны в </w:t>
      </w:r>
      <w:r>
        <w:fldChar w:fldCharType="begin"/>
      </w:r>
      <w:r>
        <w:instrText xml:space="preserve"> REF _Ref219030117 \h </w:instrText>
      </w:r>
      <w:r>
        <w:fldChar w:fldCharType="separate"/>
      </w:r>
      <w:r>
        <w:t xml:space="preserve">таблице </w:t>
      </w:r>
      <w:r>
        <w:rPr>
          <w:noProof/>
        </w:rPr>
        <w:t>2</w:t>
      </w:r>
      <w:r>
        <w:fldChar w:fldCharType="end"/>
      </w:r>
      <w:r>
        <w:t>.</w:t>
      </w:r>
    </w:p>
    <w:p w14:paraId="24C8CF71" w14:textId="77777777" w:rsidR="002A5E8C" w:rsidRDefault="00B137C5" w:rsidP="00B137C5">
      <w:pPr>
        <w:pStyle w:val="a7"/>
      </w:pPr>
      <w:bookmarkStart w:id="4" w:name="_Ref219030117"/>
      <w:r>
        <w:t xml:space="preserve">Таблица </w:t>
      </w:r>
      <w:fldSimple w:instr=" SEQ Таблица \* ARABIC ">
        <w:r w:rsidR="00130F87">
          <w:rPr>
            <w:noProof/>
          </w:rPr>
          <w:t>2</w:t>
        </w:r>
      </w:fldSimple>
      <w:bookmarkEnd w:id="4"/>
      <w:r>
        <w:t xml:space="preserve">. </w:t>
      </w:r>
      <w:r w:rsidRPr="00B137C5">
        <w:t>Термины, определения, сокращения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1984"/>
        <w:gridCol w:w="6373"/>
      </w:tblGrid>
      <w:tr w:rsidR="002A5E8C" w14:paraId="53574321" w14:textId="77777777" w:rsidTr="00B137C5">
        <w:tc>
          <w:tcPr>
            <w:tcW w:w="988" w:type="dxa"/>
            <w:shd w:val="clear" w:color="auto" w:fill="BFBFBF" w:themeFill="background1" w:themeFillShade="BF"/>
          </w:tcPr>
          <w:p w14:paraId="46CAF479" w14:textId="77777777" w:rsidR="002A5E8C" w:rsidRPr="002A5E8C" w:rsidRDefault="002A5E8C" w:rsidP="002A5E8C">
            <w:pPr>
              <w:ind w:firstLine="0"/>
              <w:jc w:val="center"/>
              <w:rPr>
                <w:b/>
                <w:sz w:val="22"/>
                <w:szCs w:val="22"/>
              </w:rPr>
            </w:pPr>
            <w:proofErr w:type="spellStart"/>
            <w:r w:rsidRPr="002A5E8C">
              <w:rPr>
                <w:b/>
                <w:sz w:val="22"/>
                <w:szCs w:val="22"/>
              </w:rPr>
              <w:t>Аббр</w:t>
            </w:r>
            <w:proofErr w:type="spellEnd"/>
            <w:r w:rsidRPr="002A5E8C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7311984D" w14:textId="77777777" w:rsidR="002A5E8C" w:rsidRPr="002A5E8C" w:rsidRDefault="002A5E8C" w:rsidP="002A5E8C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2A5E8C">
              <w:rPr>
                <w:b/>
                <w:sz w:val="22"/>
                <w:szCs w:val="22"/>
              </w:rPr>
              <w:t>Термин</w:t>
            </w:r>
          </w:p>
        </w:tc>
        <w:tc>
          <w:tcPr>
            <w:tcW w:w="6373" w:type="dxa"/>
            <w:shd w:val="clear" w:color="auto" w:fill="BFBFBF" w:themeFill="background1" w:themeFillShade="BF"/>
          </w:tcPr>
          <w:p w14:paraId="050CB3B8" w14:textId="77777777" w:rsidR="002A5E8C" w:rsidRPr="002A5E8C" w:rsidRDefault="002A5E8C" w:rsidP="002A5E8C">
            <w:pPr>
              <w:ind w:firstLine="0"/>
              <w:jc w:val="center"/>
              <w:rPr>
                <w:b/>
                <w:sz w:val="22"/>
                <w:szCs w:val="22"/>
              </w:rPr>
            </w:pPr>
            <w:r w:rsidRPr="002A5E8C">
              <w:rPr>
                <w:b/>
                <w:sz w:val="22"/>
                <w:szCs w:val="22"/>
              </w:rPr>
              <w:t>Описание</w:t>
            </w:r>
          </w:p>
        </w:tc>
      </w:tr>
      <w:tr w:rsidR="00E84F00" w14:paraId="48840276" w14:textId="77777777" w:rsidTr="00D07F49">
        <w:tc>
          <w:tcPr>
            <w:tcW w:w="988" w:type="dxa"/>
            <w:shd w:val="clear" w:color="auto" w:fill="auto"/>
            <w:vAlign w:val="center"/>
          </w:tcPr>
          <w:p w14:paraId="55B7260C" w14:textId="695D74CF" w:rsidR="00E84F00" w:rsidRPr="002A5E8C" w:rsidRDefault="00E84F00" w:rsidP="00B137C5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6E3B8B20" w14:textId="415714DF" w:rsidR="00E84F00" w:rsidRPr="002A5E8C" w:rsidRDefault="00E84F00" w:rsidP="00B137C5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6373" w:type="dxa"/>
            <w:shd w:val="clear" w:color="auto" w:fill="auto"/>
            <w:vAlign w:val="center"/>
          </w:tcPr>
          <w:p w14:paraId="7D55329F" w14:textId="26E5A746" w:rsidR="00E84F00" w:rsidRPr="007D37E0" w:rsidRDefault="00E84F00" w:rsidP="00B137C5">
            <w:pPr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E84F00" w14:paraId="62A3D0B1" w14:textId="77777777" w:rsidTr="00D07F49">
        <w:tc>
          <w:tcPr>
            <w:tcW w:w="988" w:type="dxa"/>
            <w:shd w:val="clear" w:color="auto" w:fill="auto"/>
            <w:vAlign w:val="center"/>
          </w:tcPr>
          <w:p w14:paraId="0B5F36B9" w14:textId="0E13B2FB" w:rsidR="00E84F00" w:rsidRPr="002A5E8C" w:rsidRDefault="00E84F00" w:rsidP="00B137C5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5EC3001E" w14:textId="24C5FF15" w:rsidR="00E84F00" w:rsidRPr="002A5E8C" w:rsidRDefault="00E84F00" w:rsidP="00B137C5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6373" w:type="dxa"/>
            <w:shd w:val="clear" w:color="auto" w:fill="auto"/>
            <w:vAlign w:val="center"/>
          </w:tcPr>
          <w:p w14:paraId="79E85F7A" w14:textId="11A6F338" w:rsidR="00E84F00" w:rsidRPr="00B24441" w:rsidRDefault="00E84F00" w:rsidP="00B137C5">
            <w:pPr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E05922" w14:paraId="17E169C7" w14:textId="77777777" w:rsidTr="00D07F49">
        <w:tc>
          <w:tcPr>
            <w:tcW w:w="988" w:type="dxa"/>
            <w:shd w:val="clear" w:color="auto" w:fill="auto"/>
            <w:vAlign w:val="center"/>
          </w:tcPr>
          <w:p w14:paraId="67CDB54A" w14:textId="77777777" w:rsidR="00E05922" w:rsidRPr="002A5E8C" w:rsidRDefault="00E05922" w:rsidP="00B137C5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59B0BA30" w14:textId="77777777" w:rsidR="00E05922" w:rsidRPr="002A5E8C" w:rsidRDefault="00E05922" w:rsidP="00B137C5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6373" w:type="dxa"/>
            <w:shd w:val="clear" w:color="auto" w:fill="auto"/>
            <w:vAlign w:val="center"/>
          </w:tcPr>
          <w:p w14:paraId="6BE3A943" w14:textId="77777777" w:rsidR="00E05922" w:rsidRPr="00B24441" w:rsidRDefault="00E05922" w:rsidP="00B137C5">
            <w:pPr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E05922" w14:paraId="02F17162" w14:textId="77777777" w:rsidTr="00D07F49">
        <w:tc>
          <w:tcPr>
            <w:tcW w:w="988" w:type="dxa"/>
            <w:shd w:val="clear" w:color="auto" w:fill="auto"/>
            <w:vAlign w:val="center"/>
          </w:tcPr>
          <w:p w14:paraId="6D3316F2" w14:textId="77777777" w:rsidR="00E05922" w:rsidRPr="002A5E8C" w:rsidRDefault="00E05922" w:rsidP="00B137C5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5C044018" w14:textId="77777777" w:rsidR="00E05922" w:rsidRPr="002A5E8C" w:rsidRDefault="00E05922" w:rsidP="00B137C5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6373" w:type="dxa"/>
            <w:shd w:val="clear" w:color="auto" w:fill="auto"/>
            <w:vAlign w:val="center"/>
          </w:tcPr>
          <w:p w14:paraId="2A1BAE10" w14:textId="77777777" w:rsidR="00E05922" w:rsidRPr="00B24441" w:rsidRDefault="00E05922" w:rsidP="00B137C5">
            <w:pPr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E05922" w14:paraId="44109A4E" w14:textId="77777777" w:rsidTr="00D07F49">
        <w:tc>
          <w:tcPr>
            <w:tcW w:w="988" w:type="dxa"/>
            <w:shd w:val="clear" w:color="auto" w:fill="auto"/>
            <w:vAlign w:val="center"/>
          </w:tcPr>
          <w:p w14:paraId="2B70C2D7" w14:textId="77777777" w:rsidR="00E05922" w:rsidRPr="002A5E8C" w:rsidRDefault="00E05922" w:rsidP="00B137C5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1FEF6EE0" w14:textId="77777777" w:rsidR="00E05922" w:rsidRPr="002A5E8C" w:rsidRDefault="00E05922" w:rsidP="00B137C5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6373" w:type="dxa"/>
            <w:shd w:val="clear" w:color="auto" w:fill="auto"/>
            <w:vAlign w:val="center"/>
          </w:tcPr>
          <w:p w14:paraId="3F7D46C4" w14:textId="77777777" w:rsidR="00E05922" w:rsidRPr="00B24441" w:rsidRDefault="00E05922" w:rsidP="00B137C5">
            <w:pPr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E05922" w14:paraId="17B6CE34" w14:textId="77777777" w:rsidTr="00D07F49">
        <w:tc>
          <w:tcPr>
            <w:tcW w:w="988" w:type="dxa"/>
            <w:shd w:val="clear" w:color="auto" w:fill="auto"/>
            <w:vAlign w:val="center"/>
          </w:tcPr>
          <w:p w14:paraId="184B2D57" w14:textId="77777777" w:rsidR="00E05922" w:rsidRPr="002A5E8C" w:rsidRDefault="00E05922" w:rsidP="00B137C5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171726A5" w14:textId="77777777" w:rsidR="00E05922" w:rsidRPr="002A5E8C" w:rsidRDefault="00E05922" w:rsidP="00B137C5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6373" w:type="dxa"/>
            <w:shd w:val="clear" w:color="auto" w:fill="auto"/>
            <w:vAlign w:val="center"/>
          </w:tcPr>
          <w:p w14:paraId="6E3238B8" w14:textId="77777777" w:rsidR="00E05922" w:rsidRPr="00B24441" w:rsidRDefault="00E05922" w:rsidP="00B137C5">
            <w:pPr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E05922" w14:paraId="677AB0B2" w14:textId="77777777" w:rsidTr="00D07F49">
        <w:tc>
          <w:tcPr>
            <w:tcW w:w="988" w:type="dxa"/>
            <w:shd w:val="clear" w:color="auto" w:fill="auto"/>
            <w:vAlign w:val="center"/>
          </w:tcPr>
          <w:p w14:paraId="1C257A1F" w14:textId="77777777" w:rsidR="00E05922" w:rsidRPr="002A5E8C" w:rsidRDefault="00E05922" w:rsidP="00B137C5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64CAB9A6" w14:textId="77777777" w:rsidR="00E05922" w:rsidRPr="002A5E8C" w:rsidRDefault="00E05922" w:rsidP="00B137C5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6373" w:type="dxa"/>
            <w:shd w:val="clear" w:color="auto" w:fill="auto"/>
            <w:vAlign w:val="center"/>
          </w:tcPr>
          <w:p w14:paraId="5040F819" w14:textId="77777777" w:rsidR="00E05922" w:rsidRPr="00B24441" w:rsidRDefault="00E05922" w:rsidP="00B137C5">
            <w:pPr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E05922" w14:paraId="6C9FB670" w14:textId="77777777" w:rsidTr="00D07F49">
        <w:tc>
          <w:tcPr>
            <w:tcW w:w="988" w:type="dxa"/>
            <w:shd w:val="clear" w:color="auto" w:fill="auto"/>
            <w:vAlign w:val="center"/>
          </w:tcPr>
          <w:p w14:paraId="6508F7AD" w14:textId="77777777" w:rsidR="00E05922" w:rsidRPr="002A5E8C" w:rsidRDefault="00E05922" w:rsidP="00B137C5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24128848" w14:textId="77777777" w:rsidR="00E05922" w:rsidRPr="002A5E8C" w:rsidRDefault="00E05922" w:rsidP="00B137C5">
            <w:pPr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6373" w:type="dxa"/>
            <w:shd w:val="clear" w:color="auto" w:fill="auto"/>
            <w:vAlign w:val="center"/>
          </w:tcPr>
          <w:p w14:paraId="7603033A" w14:textId="77777777" w:rsidR="00E05922" w:rsidRPr="00B24441" w:rsidRDefault="00E05922" w:rsidP="00B137C5">
            <w:pPr>
              <w:ind w:firstLine="0"/>
              <w:jc w:val="left"/>
              <w:rPr>
                <w:sz w:val="22"/>
                <w:szCs w:val="22"/>
              </w:rPr>
            </w:pPr>
          </w:p>
        </w:tc>
      </w:tr>
    </w:tbl>
    <w:p w14:paraId="1998793F" w14:textId="77777777" w:rsidR="00AC47B3" w:rsidRDefault="00AC47B3" w:rsidP="002A5E8C">
      <w:pPr>
        <w:ind w:firstLine="0"/>
      </w:pPr>
      <w:r>
        <w:br w:type="page"/>
      </w:r>
    </w:p>
    <w:p w14:paraId="0970286D" w14:textId="77777777" w:rsidR="007D37E0" w:rsidRPr="00AC47B3" w:rsidRDefault="007D37E0" w:rsidP="007D37E0">
      <w:pPr>
        <w:pStyle w:val="1"/>
      </w:pPr>
      <w:bookmarkStart w:id="5" w:name="_Toc219679786"/>
      <w:r>
        <w:lastRenderedPageBreak/>
        <w:t>1. Описание сервиса</w:t>
      </w:r>
      <w:bookmarkEnd w:id="5"/>
    </w:p>
    <w:p w14:paraId="79A12959" w14:textId="7EEFB1B6" w:rsidR="00DE6FBA" w:rsidRDefault="007D37E0" w:rsidP="00403E53">
      <w:pPr>
        <w:pStyle w:val="2"/>
        <w:spacing w:before="0"/>
      </w:pPr>
      <w:bookmarkStart w:id="6" w:name="_Toc219679787"/>
      <w:r w:rsidRPr="00A27775">
        <w:t xml:space="preserve">1.1. Идея </w:t>
      </w:r>
      <w:r w:rsidRPr="00C83658">
        <w:t>сервиса</w:t>
      </w:r>
      <w:bookmarkEnd w:id="6"/>
    </w:p>
    <w:p w14:paraId="6890B23D" w14:textId="77777777" w:rsidR="005B40C9" w:rsidRPr="00DE6FBA" w:rsidRDefault="005B40C9" w:rsidP="005B40C9">
      <w:pPr>
        <w:rPr>
          <w:lang w:val="hy-AM"/>
        </w:rPr>
      </w:pPr>
      <w:r w:rsidRPr="00DE6FBA">
        <w:t xml:space="preserve">Ключевая идея сервиса </w:t>
      </w:r>
      <w:proofErr w:type="spellStart"/>
      <w:r w:rsidRPr="00DE6FBA">
        <w:rPr>
          <w:b/>
          <w:bCs/>
        </w:rPr>
        <w:t>SmartRoute</w:t>
      </w:r>
      <w:proofErr w:type="spellEnd"/>
      <w:r w:rsidRPr="00DE6FBA">
        <w:t xml:space="preserve"> заключается в создании единой цифровой платформы для построения полного маршрута по принципу «от двери до двери», которая сопровождает пользователя на протяжении</w:t>
      </w:r>
      <w:r>
        <w:t xml:space="preserve"> всего</w:t>
      </w:r>
      <w:r w:rsidRPr="00DE6FBA">
        <w:t xml:space="preserve"> пути. Сервис объединяет в себе функции навигации, поиска полезных и интересных точек, выбора оптимального маршрута, бронирования услуг, совершения покупок и оформления заказов непосредственно через платформу, а также информационного сопровождения в формате аудиогида.</w:t>
      </w:r>
      <w:r>
        <w:rPr>
          <w:lang w:val="hy-AM"/>
        </w:rPr>
        <w:t xml:space="preserve"> </w:t>
      </w:r>
    </w:p>
    <w:p w14:paraId="1212B182" w14:textId="77777777" w:rsidR="005B40C9" w:rsidRPr="00DE6FBA" w:rsidRDefault="005B40C9" w:rsidP="005B40C9">
      <w:r>
        <w:t xml:space="preserve">Идея сервиса направлена на решение актуальной проблемы ориентации в пространстве и на местности. </w:t>
      </w:r>
      <w:r w:rsidRPr="00DE6FBA">
        <w:t xml:space="preserve">В настоящее время пользователи вынуждены использовать несколько различных приложений и сайтов для планирования маршрута, покупки билетов, поиска мест питания, отдыха и досуга. Это усложняет процесс перемещения, требует дополнительных временных затрат и снижает комфорт поездки. </w:t>
      </w:r>
      <w:proofErr w:type="spellStart"/>
      <w:r w:rsidRPr="00DE6FBA">
        <w:t>SmartRoute</w:t>
      </w:r>
      <w:proofErr w:type="spellEnd"/>
      <w:r w:rsidRPr="00DE6FBA">
        <w:t xml:space="preserve"> устраняет данную проблему, предоставляя комплексное решение в рамках одного сервиса.</w:t>
      </w:r>
    </w:p>
    <w:p w14:paraId="72308D3C" w14:textId="77777777" w:rsidR="005B40C9" w:rsidRPr="00DE6FBA" w:rsidRDefault="005B40C9" w:rsidP="005B40C9">
      <w:r w:rsidRPr="00DE6FBA">
        <w:t>Идея сервиса должна сработать, поскольку она отвечает реальным потребностям целевой аудитории — школьников, студентов, работающих людей, туристов и семей, которые ежедневно сталкиваются с необходимостью удобного и быстрого планирования маршрутов. Сервис ориентирован на экономию времени пользователя, упрощение навигации и повышение качества пользовательского опыта как в повседневных поездках, так и в путешествиях.</w:t>
      </w:r>
    </w:p>
    <w:p w14:paraId="4BA71BCD" w14:textId="77777777" w:rsidR="005B40C9" w:rsidRDefault="005B40C9" w:rsidP="005B40C9">
      <w:pPr>
        <w:rPr>
          <w:lang w:val="hy-AM"/>
        </w:rPr>
      </w:pPr>
      <w:r w:rsidRPr="00DE6FBA">
        <w:t>Залогом успеха идеи сервиса является наличие нескольких ключевых составляющих.</w:t>
      </w:r>
    </w:p>
    <w:p w14:paraId="64E25B9D" w14:textId="77777777" w:rsidR="005B40C9" w:rsidRDefault="005B40C9" w:rsidP="005B40C9">
      <w:pPr>
        <w:pStyle w:val="aa"/>
        <w:numPr>
          <w:ilvl w:val="0"/>
          <w:numId w:val="8"/>
        </w:numPr>
      </w:pPr>
      <w:r w:rsidRPr="00DE6FBA">
        <w:t xml:space="preserve">Во-первых, это интеграция различных участников в единую экосистему: картографических провайдеров, транспортных компаний, туристических объектов и организаций общественного питания. </w:t>
      </w:r>
    </w:p>
    <w:p w14:paraId="5AE19590" w14:textId="77777777" w:rsidR="005B40C9" w:rsidRDefault="005B40C9" w:rsidP="005B40C9">
      <w:pPr>
        <w:pStyle w:val="aa"/>
        <w:numPr>
          <w:ilvl w:val="0"/>
          <w:numId w:val="8"/>
        </w:numPr>
      </w:pPr>
      <w:r w:rsidRPr="00DE6FBA">
        <w:t>Во-вторых, персонализация маршрутов с учётом предпочтений пользователя, рейтингов объектов и доступных вариантов передвижения.</w:t>
      </w:r>
      <w:r w:rsidRPr="00824112">
        <w:t xml:space="preserve"> Если говорить подробнее, пользователь имеет возможность выбрать свой социальный статус при регистрации: студент, рабочий, турист, пенсионер и т. д. При использовании сервиса ему будет показан рейтинг мест, рассчитанный на основе оценок представителей той же социальной группы, что и он.</w:t>
      </w:r>
      <w:r w:rsidRPr="00DE6FBA">
        <w:t xml:space="preserve"> </w:t>
      </w:r>
    </w:p>
    <w:p w14:paraId="1B339500" w14:textId="77777777" w:rsidR="005B40C9" w:rsidRDefault="005B40C9" w:rsidP="005B40C9">
      <w:pPr>
        <w:pStyle w:val="aa"/>
        <w:numPr>
          <w:ilvl w:val="0"/>
          <w:numId w:val="8"/>
        </w:numPr>
      </w:pPr>
      <w:r w:rsidRPr="00DE6FBA">
        <w:t xml:space="preserve">В-третьих, удобный </w:t>
      </w:r>
      <w:r>
        <w:t>и</w:t>
      </w:r>
      <w:r w:rsidRPr="00DE6FBA">
        <w:t xml:space="preserve"> понятный интерфейс, позволяющий пользователю получать всю необходимую информацию и совершать действия без перехода между разными сервисами.</w:t>
      </w:r>
    </w:p>
    <w:p w14:paraId="24E7D2C1" w14:textId="77777777" w:rsidR="005B40C9" w:rsidRDefault="005B40C9" w:rsidP="005B40C9">
      <w:pPr>
        <w:pStyle w:val="aa"/>
        <w:numPr>
          <w:ilvl w:val="0"/>
          <w:numId w:val="8"/>
        </w:numPr>
      </w:pPr>
      <w:r>
        <w:t>Аудиогид, который будет включаться эпизодически, когда пользователь будет проезжать что-то интересное, и будет рассказывать интересные и полезные факты о местах.</w:t>
      </w:r>
    </w:p>
    <w:p w14:paraId="6C8D00F7" w14:textId="77777777" w:rsidR="005B40C9" w:rsidRDefault="005B40C9" w:rsidP="005B40C9">
      <w:pPr>
        <w:pStyle w:val="aa"/>
        <w:numPr>
          <w:ilvl w:val="0"/>
          <w:numId w:val="8"/>
        </w:numPr>
      </w:pPr>
      <w:r>
        <w:t>Сервис будет предлагать пользователям, которые постоянно ходят одним и тем же маршрутом, альтернативные маршруты, чтобы им не было скучно. Пример</w:t>
      </w:r>
      <w:r w:rsidRPr="000C2013">
        <w:t>:</w:t>
      </w:r>
      <w:r>
        <w:t xml:space="preserve"> А не хотите сегодня пройти такой-то улицей, там работает кофейня с высоким рейтингом? Но а для любителей комфорта будет место избранное, где он может сохранить те маршруты которые ему </w:t>
      </w:r>
      <w:r w:rsidRPr="000C2013">
        <w:t>“</w:t>
      </w:r>
      <w:r>
        <w:t>по</w:t>
      </w:r>
      <w:r w:rsidRPr="000C2013">
        <w:t xml:space="preserve"> </w:t>
      </w:r>
      <w:r>
        <w:t>душе</w:t>
      </w:r>
      <w:proofErr w:type="gramStart"/>
      <w:r w:rsidRPr="000C2013">
        <w:t>”</w:t>
      </w:r>
      <w:r>
        <w:t xml:space="preserve"> .</w:t>
      </w:r>
      <w:proofErr w:type="gramEnd"/>
    </w:p>
    <w:p w14:paraId="786AEF2D" w14:textId="77777777" w:rsidR="005B40C9" w:rsidRDefault="005B40C9" w:rsidP="005B40C9">
      <w:pPr>
        <w:pStyle w:val="aa"/>
        <w:numPr>
          <w:ilvl w:val="0"/>
          <w:numId w:val="8"/>
        </w:numPr>
      </w:pPr>
      <w:r>
        <w:lastRenderedPageBreak/>
        <w:t xml:space="preserve">У сервиса есть </w:t>
      </w:r>
      <w:r w:rsidRPr="008E7289">
        <w:t>функция, позволяющая пользователю делиться своим местоположением с друзьями, и она предлагает наиболее удобные варианты для встречи. Также, укажите сервису местоположение всех ваших друзей, и он выберет наиболее удобное для вас место встречи.</w:t>
      </w:r>
    </w:p>
    <w:p w14:paraId="39667D78" w14:textId="77777777" w:rsidR="005B40C9" w:rsidRDefault="005B40C9" w:rsidP="005B40C9">
      <w:pPr>
        <w:pStyle w:val="aa"/>
        <w:numPr>
          <w:ilvl w:val="0"/>
          <w:numId w:val="8"/>
        </w:numPr>
      </w:pPr>
      <w:r w:rsidRPr="00041A6D">
        <w:t>Сервис также предлагает ряд выгодных предложений; при входе вы сразу увидите соответствующий раздел, где будут представлены аналогичные предложения: «1 день в Ереване» или «Открой для себя горы Армении» и т. д.</w:t>
      </w:r>
    </w:p>
    <w:p w14:paraId="2BE842A1" w14:textId="77777777" w:rsidR="005B40C9" w:rsidRPr="00DE6FBA" w:rsidRDefault="005B40C9" w:rsidP="005B40C9">
      <w:pPr>
        <w:pStyle w:val="aa"/>
        <w:ind w:left="1069" w:firstLine="0"/>
      </w:pPr>
    </w:p>
    <w:p w14:paraId="0850F2C2" w14:textId="77777777" w:rsidR="005B40C9" w:rsidRPr="00DE6FBA" w:rsidRDefault="005B40C9" w:rsidP="005B40C9">
      <w:r w:rsidRPr="00DE6FBA">
        <w:t>Идея сервиса основана на предположении, что пользователи заинтересованы в комплексных решениях формата «всё в одном», которые позволяют сократить количество действий, упростить процесс принятия решений и снизить уровень стресса во время поездок. Также сервис основан на утверждении, что интеграция маршрутизации, бронирования и информационного сопровождения повышает ценность продукта по сравнению с традиционными навигационными приложениями.</w:t>
      </w:r>
    </w:p>
    <w:p w14:paraId="247DAEE8" w14:textId="77777777" w:rsidR="005B40C9" w:rsidRDefault="005B40C9" w:rsidP="005B40C9">
      <w:r w:rsidRPr="00DE6FBA">
        <w:t xml:space="preserve">Сервис </w:t>
      </w:r>
      <w:proofErr w:type="spellStart"/>
      <w:r w:rsidRPr="00DE6FBA">
        <w:t>SmartRoute</w:t>
      </w:r>
      <w:proofErr w:type="spellEnd"/>
      <w:r w:rsidRPr="00DE6FBA">
        <w:t xml:space="preserve"> будет работать следующим образом. Пользователь, столкнувшийся с необходимостью перемещения или планирования поездки, заходит в приложение и указывает начальную и конечную точки маршрута, а также дополнительные предпочтения. На основе полученных данных сервис формирует несколько вариантов маршрута, отображает полезные и интересные точки по пути, предлагает доступные виды транспорта и варианты бронирования. После выбора оптимального варианта пользователь может оплатить необходимые услуги непосредственно через сервис и получить полный маршрут с подтверждениями и сопровождением аудиогида на протяжении всей поездки.</w:t>
      </w:r>
    </w:p>
    <w:p w14:paraId="5E14A31A" w14:textId="42B86AC2" w:rsidR="0093039E" w:rsidRDefault="0093039E" w:rsidP="00403E53"/>
    <w:p w14:paraId="37E46DCB" w14:textId="057F79C4" w:rsidR="0093039E" w:rsidRDefault="0093039E" w:rsidP="00403E53"/>
    <w:p w14:paraId="066F123F" w14:textId="01CA7EBE" w:rsidR="0093039E" w:rsidRDefault="0093039E" w:rsidP="00403E53"/>
    <w:p w14:paraId="506CF486" w14:textId="41C0E5F2" w:rsidR="0093039E" w:rsidRDefault="0093039E" w:rsidP="00403E53"/>
    <w:p w14:paraId="20425C8B" w14:textId="18EC32AE" w:rsidR="0093039E" w:rsidRDefault="0093039E" w:rsidP="00403E53"/>
    <w:p w14:paraId="38610D29" w14:textId="32727C2A" w:rsidR="0093039E" w:rsidRDefault="0093039E" w:rsidP="00403E53"/>
    <w:p w14:paraId="6D122E79" w14:textId="5E12A1F0" w:rsidR="0093039E" w:rsidRDefault="0093039E" w:rsidP="00403E53"/>
    <w:p w14:paraId="0BDB4B08" w14:textId="0643B1B4" w:rsidR="0093039E" w:rsidRDefault="0093039E" w:rsidP="00403E53"/>
    <w:p w14:paraId="6E050C85" w14:textId="6EB26F4B" w:rsidR="0093039E" w:rsidRDefault="0093039E" w:rsidP="00403E53"/>
    <w:p w14:paraId="4E6483B6" w14:textId="1F600D45" w:rsidR="0093039E" w:rsidRDefault="0093039E" w:rsidP="00403E53"/>
    <w:p w14:paraId="42E9D8AC" w14:textId="1723FE7F" w:rsidR="0093039E" w:rsidRDefault="0093039E" w:rsidP="00403E53"/>
    <w:p w14:paraId="5AE71E3C" w14:textId="32399933" w:rsidR="0093039E" w:rsidRDefault="0093039E" w:rsidP="00403E53"/>
    <w:p w14:paraId="66B709B3" w14:textId="13E7A248" w:rsidR="0093039E" w:rsidRDefault="0093039E" w:rsidP="00403E53"/>
    <w:p w14:paraId="384969D7" w14:textId="3008A30A" w:rsidR="0093039E" w:rsidRDefault="0093039E" w:rsidP="00403E53"/>
    <w:p w14:paraId="5663769F" w14:textId="1CE08003" w:rsidR="0093039E" w:rsidRDefault="0093039E" w:rsidP="00403E53"/>
    <w:p w14:paraId="6B9BB22D" w14:textId="1F1333BC" w:rsidR="0093039E" w:rsidRDefault="0093039E" w:rsidP="00403E53"/>
    <w:p w14:paraId="3EB4722A" w14:textId="727F8C49" w:rsidR="0093039E" w:rsidRDefault="0093039E" w:rsidP="00403E53"/>
    <w:p w14:paraId="2235C070" w14:textId="4308CBDA" w:rsidR="0093039E" w:rsidRDefault="0093039E" w:rsidP="00403E53"/>
    <w:p w14:paraId="43814F6C" w14:textId="19953699" w:rsidR="0093039E" w:rsidRDefault="0093039E" w:rsidP="00403E53"/>
    <w:p w14:paraId="0C5C5923" w14:textId="4E583575" w:rsidR="0093039E" w:rsidRDefault="0093039E" w:rsidP="00403E53"/>
    <w:p w14:paraId="2907975B" w14:textId="4CC60BE0" w:rsidR="0093039E" w:rsidRDefault="0093039E" w:rsidP="00403E53"/>
    <w:p w14:paraId="64C27680" w14:textId="6D2CA7ED" w:rsidR="0093039E" w:rsidRDefault="0093039E" w:rsidP="00403E53"/>
    <w:p w14:paraId="65331F1D" w14:textId="0B7B0E5A" w:rsidR="0093039E" w:rsidRDefault="0093039E" w:rsidP="00403E53"/>
    <w:p w14:paraId="3BF9A8E1" w14:textId="69081C7A" w:rsidR="00403E53" w:rsidRDefault="00C83658" w:rsidP="0093039E">
      <w:pPr>
        <w:pStyle w:val="2"/>
        <w:spacing w:after="200"/>
      </w:pPr>
      <w:bookmarkStart w:id="7" w:name="_Toc219679788"/>
      <w:r>
        <w:lastRenderedPageBreak/>
        <w:t xml:space="preserve">1.2. </w:t>
      </w:r>
      <w:proofErr w:type="spellStart"/>
      <w:r>
        <w:t>Акторы</w:t>
      </w:r>
      <w:bookmarkEnd w:id="7"/>
      <w:proofErr w:type="spellEnd"/>
    </w:p>
    <w:p w14:paraId="08AD9ACA" w14:textId="77777777" w:rsidR="00403E53" w:rsidRPr="00403E53" w:rsidRDefault="00403E53" w:rsidP="00403E53">
      <w:pPr>
        <w:tabs>
          <w:tab w:val="left" w:pos="1111"/>
        </w:tabs>
        <w:ind w:firstLine="0"/>
      </w:pPr>
      <w:r w:rsidRPr="00403E53">
        <w:t xml:space="preserve">В рамках сервиса </w:t>
      </w:r>
      <w:proofErr w:type="spellStart"/>
      <w:r w:rsidRPr="00403E53">
        <w:t>SmartRoute</w:t>
      </w:r>
      <w:proofErr w:type="spellEnd"/>
      <w:r w:rsidRPr="00403E53">
        <w:t xml:space="preserve"> можно выделить несколько ключевых </w:t>
      </w:r>
      <w:proofErr w:type="spellStart"/>
      <w:r w:rsidRPr="00403E53">
        <w:t>акторов</w:t>
      </w:r>
      <w:proofErr w:type="spellEnd"/>
      <w:r w:rsidRPr="00403E53">
        <w:t xml:space="preserve">, которые взаимодействуют между собой в процессе функционирования системы. Каждый </w:t>
      </w:r>
      <w:proofErr w:type="spellStart"/>
      <w:r w:rsidRPr="00403E53">
        <w:t>актор</w:t>
      </w:r>
      <w:proofErr w:type="spellEnd"/>
      <w:r w:rsidRPr="00403E53">
        <w:t xml:space="preserve"> выполняет определённую роль и вносит вклад в формирование конечной ценности сервиса для пользователя.</w:t>
      </w:r>
    </w:p>
    <w:p w14:paraId="0717EC96" w14:textId="77777777" w:rsidR="00403E53" w:rsidRPr="00403E53" w:rsidRDefault="00403E53" w:rsidP="00403E53">
      <w:pPr>
        <w:tabs>
          <w:tab w:val="left" w:pos="1111"/>
        </w:tabs>
      </w:pPr>
      <w:r w:rsidRPr="00403E53">
        <w:t xml:space="preserve">Основными </w:t>
      </w:r>
      <w:proofErr w:type="spellStart"/>
      <w:r w:rsidRPr="00403E53">
        <w:t>акторами</w:t>
      </w:r>
      <w:proofErr w:type="spellEnd"/>
      <w:r w:rsidRPr="00403E53">
        <w:t xml:space="preserve"> системы являются:</w:t>
      </w:r>
    </w:p>
    <w:p w14:paraId="3BDBE89F" w14:textId="77777777" w:rsidR="00403E53" w:rsidRPr="00403E53" w:rsidRDefault="00403E53" w:rsidP="00403E53">
      <w:pPr>
        <w:numPr>
          <w:ilvl w:val="0"/>
          <w:numId w:val="9"/>
        </w:numPr>
        <w:tabs>
          <w:tab w:val="left" w:pos="1111"/>
        </w:tabs>
        <w:rPr>
          <w:b/>
          <w:bCs/>
        </w:rPr>
      </w:pPr>
      <w:proofErr w:type="spellStart"/>
      <w:r w:rsidRPr="00403E53">
        <w:rPr>
          <w:b/>
          <w:bCs/>
        </w:rPr>
        <w:t>Актор</w:t>
      </w:r>
      <w:proofErr w:type="spellEnd"/>
      <w:r w:rsidRPr="00403E53">
        <w:rPr>
          <w:b/>
          <w:bCs/>
        </w:rPr>
        <w:t xml:space="preserve"> А — пользователь сервиса</w:t>
      </w:r>
    </w:p>
    <w:p w14:paraId="7E77E317" w14:textId="48D952AF" w:rsidR="00403E53" w:rsidRPr="00403E53" w:rsidRDefault="00403E53" w:rsidP="00403E53">
      <w:pPr>
        <w:numPr>
          <w:ilvl w:val="0"/>
          <w:numId w:val="9"/>
        </w:numPr>
        <w:tabs>
          <w:tab w:val="left" w:pos="1111"/>
        </w:tabs>
        <w:rPr>
          <w:b/>
          <w:bCs/>
        </w:rPr>
      </w:pPr>
      <w:proofErr w:type="spellStart"/>
      <w:r w:rsidRPr="00403E53">
        <w:rPr>
          <w:b/>
          <w:bCs/>
        </w:rPr>
        <w:t>Актор</w:t>
      </w:r>
      <w:proofErr w:type="spellEnd"/>
      <w:r w:rsidRPr="00403E53">
        <w:rPr>
          <w:b/>
          <w:bCs/>
        </w:rPr>
        <w:t xml:space="preserve"> B — сервис </w:t>
      </w:r>
      <w:proofErr w:type="spellStart"/>
      <w:r w:rsidRPr="00403E53">
        <w:rPr>
          <w:b/>
          <w:bCs/>
        </w:rPr>
        <w:t>SmartRoute</w:t>
      </w:r>
      <w:proofErr w:type="spellEnd"/>
      <w:r w:rsidRPr="00403E53">
        <w:rPr>
          <w:b/>
          <w:bCs/>
        </w:rPr>
        <w:t xml:space="preserve"> </w:t>
      </w:r>
    </w:p>
    <w:p w14:paraId="584FE68F" w14:textId="77777777" w:rsidR="00403E53" w:rsidRPr="00403E53" w:rsidRDefault="00403E53" w:rsidP="00403E53">
      <w:pPr>
        <w:numPr>
          <w:ilvl w:val="0"/>
          <w:numId w:val="9"/>
        </w:numPr>
        <w:tabs>
          <w:tab w:val="left" w:pos="1111"/>
        </w:tabs>
        <w:rPr>
          <w:b/>
          <w:bCs/>
        </w:rPr>
      </w:pPr>
      <w:proofErr w:type="spellStart"/>
      <w:r w:rsidRPr="00403E53">
        <w:rPr>
          <w:b/>
          <w:bCs/>
        </w:rPr>
        <w:t>Актор</w:t>
      </w:r>
      <w:proofErr w:type="spellEnd"/>
      <w:r w:rsidRPr="00403E53">
        <w:rPr>
          <w:b/>
          <w:bCs/>
        </w:rPr>
        <w:t xml:space="preserve"> C — картографический провайдер</w:t>
      </w:r>
    </w:p>
    <w:p w14:paraId="0C4CE9DF" w14:textId="77777777" w:rsidR="00403E53" w:rsidRPr="00403E53" w:rsidRDefault="00403E53" w:rsidP="00403E53">
      <w:pPr>
        <w:numPr>
          <w:ilvl w:val="0"/>
          <w:numId w:val="9"/>
        </w:numPr>
        <w:tabs>
          <w:tab w:val="left" w:pos="1111"/>
        </w:tabs>
        <w:rPr>
          <w:b/>
          <w:bCs/>
        </w:rPr>
      </w:pPr>
      <w:proofErr w:type="spellStart"/>
      <w:r w:rsidRPr="00403E53">
        <w:rPr>
          <w:b/>
          <w:bCs/>
        </w:rPr>
        <w:t>Актор</w:t>
      </w:r>
      <w:proofErr w:type="spellEnd"/>
      <w:r w:rsidRPr="00403E53">
        <w:rPr>
          <w:b/>
          <w:bCs/>
        </w:rPr>
        <w:t xml:space="preserve"> D — транспортные компании и транспортные агрегаторы</w:t>
      </w:r>
    </w:p>
    <w:p w14:paraId="7DB4D564" w14:textId="77777777" w:rsidR="00403E53" w:rsidRPr="00403E53" w:rsidRDefault="00403E53" w:rsidP="00403E53">
      <w:pPr>
        <w:numPr>
          <w:ilvl w:val="0"/>
          <w:numId w:val="9"/>
        </w:numPr>
        <w:tabs>
          <w:tab w:val="left" w:pos="1111"/>
        </w:tabs>
        <w:rPr>
          <w:b/>
          <w:bCs/>
        </w:rPr>
      </w:pPr>
      <w:proofErr w:type="spellStart"/>
      <w:r w:rsidRPr="00403E53">
        <w:rPr>
          <w:b/>
          <w:bCs/>
        </w:rPr>
        <w:t>Актор</w:t>
      </w:r>
      <w:proofErr w:type="spellEnd"/>
      <w:r w:rsidRPr="00403E53">
        <w:rPr>
          <w:b/>
          <w:bCs/>
        </w:rPr>
        <w:t xml:space="preserve"> E — туристические организации (отели, достопримечательности, базы отдыха)</w:t>
      </w:r>
    </w:p>
    <w:p w14:paraId="1D6B652D" w14:textId="77777777" w:rsidR="00403E53" w:rsidRPr="00403E53" w:rsidRDefault="00403E53" w:rsidP="00403E53">
      <w:pPr>
        <w:numPr>
          <w:ilvl w:val="0"/>
          <w:numId w:val="9"/>
        </w:numPr>
        <w:tabs>
          <w:tab w:val="left" w:pos="1111"/>
        </w:tabs>
        <w:rPr>
          <w:b/>
          <w:bCs/>
        </w:rPr>
      </w:pPr>
      <w:proofErr w:type="spellStart"/>
      <w:r w:rsidRPr="00403E53">
        <w:rPr>
          <w:b/>
          <w:bCs/>
        </w:rPr>
        <w:t>Актор</w:t>
      </w:r>
      <w:proofErr w:type="spellEnd"/>
      <w:r w:rsidRPr="00403E53">
        <w:rPr>
          <w:b/>
          <w:bCs/>
        </w:rPr>
        <w:t xml:space="preserve"> F — организации общественного питания</w:t>
      </w:r>
    </w:p>
    <w:p w14:paraId="3C152EF6" w14:textId="77777777" w:rsidR="00403E53" w:rsidRPr="00403E53" w:rsidRDefault="00403E53" w:rsidP="00403E53">
      <w:pPr>
        <w:numPr>
          <w:ilvl w:val="0"/>
          <w:numId w:val="9"/>
        </w:numPr>
        <w:tabs>
          <w:tab w:val="left" w:pos="1111"/>
        </w:tabs>
        <w:rPr>
          <w:b/>
          <w:bCs/>
        </w:rPr>
      </w:pPr>
      <w:proofErr w:type="spellStart"/>
      <w:r w:rsidRPr="00403E53">
        <w:rPr>
          <w:b/>
          <w:bCs/>
        </w:rPr>
        <w:t>Актор</w:t>
      </w:r>
      <w:proofErr w:type="spellEnd"/>
      <w:r w:rsidRPr="00403E53">
        <w:rPr>
          <w:b/>
          <w:bCs/>
        </w:rPr>
        <w:t xml:space="preserve"> G — органы местного самоуправления</w:t>
      </w:r>
    </w:p>
    <w:p w14:paraId="6EBA1292" w14:textId="77777777" w:rsidR="0093039E" w:rsidRDefault="0093039E" w:rsidP="00403E53">
      <w:pPr>
        <w:tabs>
          <w:tab w:val="left" w:pos="1111"/>
        </w:tabs>
      </w:pPr>
    </w:p>
    <w:p w14:paraId="13B77560" w14:textId="77395D38" w:rsidR="00403E53" w:rsidRPr="00403E53" w:rsidRDefault="00403E53" w:rsidP="00403E53">
      <w:pPr>
        <w:tabs>
          <w:tab w:val="left" w:pos="1111"/>
        </w:tabs>
      </w:pPr>
      <w:r w:rsidRPr="00403E53">
        <w:t xml:space="preserve">Рассмотрим подробнее каждого из </w:t>
      </w:r>
      <w:proofErr w:type="spellStart"/>
      <w:r w:rsidRPr="00403E53">
        <w:t>акторов</w:t>
      </w:r>
      <w:proofErr w:type="spellEnd"/>
      <w:r w:rsidRPr="00403E53">
        <w:t>.</w:t>
      </w:r>
    </w:p>
    <w:p w14:paraId="33FF8292" w14:textId="2D08B601" w:rsidR="00403E53" w:rsidRPr="00403E53" w:rsidRDefault="00403E53" w:rsidP="0093039E">
      <w:pPr>
        <w:tabs>
          <w:tab w:val="left" w:pos="1111"/>
        </w:tabs>
      </w:pPr>
      <w:proofErr w:type="spellStart"/>
      <w:r w:rsidRPr="00403E53">
        <w:rPr>
          <w:b/>
          <w:bCs/>
        </w:rPr>
        <w:t>Актор</w:t>
      </w:r>
      <w:proofErr w:type="spellEnd"/>
      <w:r w:rsidRPr="00403E53">
        <w:rPr>
          <w:b/>
          <w:bCs/>
        </w:rPr>
        <w:t xml:space="preserve"> А — пользователь</w:t>
      </w:r>
      <w:r w:rsidRPr="00403E53">
        <w:t xml:space="preserve"> — это физическое лицо, использующее сервис для планирования маршрутов и поездок. К данной категории относятся школьники, студенты, работающие люди, туристы, семьи, а также пенсионеры, которым важно удобно и понятно ориентироваться на местности.</w:t>
      </w:r>
      <w:r w:rsidR="0093039E">
        <w:rPr>
          <w:lang w:val="hy-AM"/>
        </w:rPr>
        <w:t xml:space="preserve"> </w:t>
      </w:r>
      <w:r w:rsidRPr="00403E53">
        <w:t>Пользователь является основным потребителем услуг сервиса. Он формирует запросы, определяет маршрут, выбирает точки посещения, осуществляет бронирование и оплату услуг, а также получает итоговый маршрут и информационное сопровождение.</w:t>
      </w:r>
    </w:p>
    <w:p w14:paraId="6C40EBBC" w14:textId="612795F6" w:rsidR="00403E53" w:rsidRPr="00403E53" w:rsidRDefault="00403E53" w:rsidP="00403E53">
      <w:pPr>
        <w:tabs>
          <w:tab w:val="left" w:pos="1111"/>
        </w:tabs>
      </w:pPr>
      <w:proofErr w:type="spellStart"/>
      <w:r w:rsidRPr="00403E53">
        <w:rPr>
          <w:b/>
          <w:bCs/>
        </w:rPr>
        <w:t>Актор</w:t>
      </w:r>
      <w:proofErr w:type="spellEnd"/>
      <w:r w:rsidRPr="00403E53">
        <w:rPr>
          <w:b/>
          <w:bCs/>
        </w:rPr>
        <w:t xml:space="preserve"> B — сервис </w:t>
      </w:r>
      <w:proofErr w:type="spellStart"/>
      <w:r w:rsidRPr="00403E53">
        <w:rPr>
          <w:b/>
          <w:bCs/>
        </w:rPr>
        <w:t>SmartRoute</w:t>
      </w:r>
      <w:proofErr w:type="spellEnd"/>
      <w:r>
        <w:rPr>
          <w:b/>
          <w:bCs/>
          <w:lang w:val="hy-AM"/>
        </w:rPr>
        <w:t>,</w:t>
      </w:r>
      <w:r w:rsidRPr="00403E53">
        <w:t xml:space="preserve"> является центральной информационной системой, которая объединяет всех участников в единую экосистему. Он обеспечивает сбор, обработку и анализ данных, формирование маршрутов, взаимодействие с внешними системами и сопровождение пользователя.</w:t>
      </w:r>
    </w:p>
    <w:p w14:paraId="11A08B94" w14:textId="77777777" w:rsidR="00403E53" w:rsidRPr="00403E53" w:rsidRDefault="00403E53" w:rsidP="00403E53">
      <w:pPr>
        <w:tabs>
          <w:tab w:val="left" w:pos="1111"/>
        </w:tabs>
      </w:pPr>
      <w:proofErr w:type="spellStart"/>
      <w:r w:rsidRPr="00403E53">
        <w:rPr>
          <w:b/>
          <w:bCs/>
        </w:rPr>
        <w:t>Актор</w:t>
      </w:r>
      <w:proofErr w:type="spellEnd"/>
      <w:r w:rsidRPr="00403E53">
        <w:rPr>
          <w:b/>
          <w:bCs/>
        </w:rPr>
        <w:t xml:space="preserve"> C — картографический провайдер</w:t>
      </w:r>
      <w:r w:rsidRPr="00403E53">
        <w:t xml:space="preserve"> (Google Maps, Яндекс, 2ГИС) предоставляет сервису актуальные картографические данные, информацию о дорогах, расстояниях, времени в пути и объектах инфраструктуры.</w:t>
      </w:r>
    </w:p>
    <w:p w14:paraId="57175F0B" w14:textId="77777777" w:rsidR="00403E53" w:rsidRPr="00403E53" w:rsidRDefault="00403E53" w:rsidP="00403E53">
      <w:pPr>
        <w:tabs>
          <w:tab w:val="left" w:pos="1111"/>
        </w:tabs>
      </w:pPr>
      <w:proofErr w:type="spellStart"/>
      <w:r w:rsidRPr="00403E53">
        <w:rPr>
          <w:b/>
          <w:bCs/>
        </w:rPr>
        <w:t>Актор</w:t>
      </w:r>
      <w:proofErr w:type="spellEnd"/>
      <w:r w:rsidRPr="00403E53">
        <w:rPr>
          <w:b/>
          <w:bCs/>
        </w:rPr>
        <w:t xml:space="preserve"> D — транспортные компании и агрегаторы</w:t>
      </w:r>
      <w:r w:rsidRPr="00403E53">
        <w:t xml:space="preserve"> обеспечивают предоставление информации о расписаниях, маршрутах, стоимости и доступности транспортных услуг.</w:t>
      </w:r>
    </w:p>
    <w:p w14:paraId="36A5FE44" w14:textId="77777777" w:rsidR="00403E53" w:rsidRPr="00403E53" w:rsidRDefault="00403E53" w:rsidP="00403E53">
      <w:pPr>
        <w:tabs>
          <w:tab w:val="left" w:pos="1111"/>
        </w:tabs>
      </w:pPr>
      <w:proofErr w:type="spellStart"/>
      <w:r w:rsidRPr="00403E53">
        <w:rPr>
          <w:b/>
          <w:bCs/>
        </w:rPr>
        <w:t>Актор</w:t>
      </w:r>
      <w:proofErr w:type="spellEnd"/>
      <w:r w:rsidRPr="00403E53">
        <w:rPr>
          <w:b/>
          <w:bCs/>
        </w:rPr>
        <w:t xml:space="preserve"> E — туристические организации</w:t>
      </w:r>
      <w:r w:rsidRPr="00403E53">
        <w:t xml:space="preserve"> предоставляют данные о размещении, достопримечательностях, экскурсиях и других туристических услугах.</w:t>
      </w:r>
    </w:p>
    <w:p w14:paraId="1918454E" w14:textId="77777777" w:rsidR="00403E53" w:rsidRPr="00403E53" w:rsidRDefault="00403E53" w:rsidP="00403E53">
      <w:pPr>
        <w:tabs>
          <w:tab w:val="left" w:pos="1111"/>
        </w:tabs>
      </w:pPr>
      <w:proofErr w:type="spellStart"/>
      <w:r w:rsidRPr="00403E53">
        <w:rPr>
          <w:b/>
          <w:bCs/>
        </w:rPr>
        <w:t>Актор</w:t>
      </w:r>
      <w:proofErr w:type="spellEnd"/>
      <w:r w:rsidRPr="00403E53">
        <w:rPr>
          <w:b/>
          <w:bCs/>
        </w:rPr>
        <w:t xml:space="preserve"> F — организации общественного питания</w:t>
      </w:r>
      <w:r w:rsidRPr="00403E53">
        <w:t xml:space="preserve"> предоставляют информацию о меню, местоположении и возможностях бронирования.</w:t>
      </w:r>
    </w:p>
    <w:p w14:paraId="53278991" w14:textId="09D05567" w:rsidR="00403E53" w:rsidRDefault="00403E53" w:rsidP="00403E53">
      <w:pPr>
        <w:tabs>
          <w:tab w:val="left" w:pos="1111"/>
        </w:tabs>
      </w:pPr>
      <w:proofErr w:type="spellStart"/>
      <w:r w:rsidRPr="00403E53">
        <w:rPr>
          <w:b/>
          <w:bCs/>
        </w:rPr>
        <w:t>Актор</w:t>
      </w:r>
      <w:proofErr w:type="spellEnd"/>
      <w:r w:rsidRPr="00403E53">
        <w:rPr>
          <w:b/>
          <w:bCs/>
        </w:rPr>
        <w:t xml:space="preserve"> G — органы местного самоуправления</w:t>
      </w:r>
      <w:r w:rsidRPr="00403E53">
        <w:t xml:space="preserve"> предоставляют планы территорий, карты населённых пунктов и могут участвовать в развитии цифровой инфраструктуры и туризма.</w:t>
      </w:r>
    </w:p>
    <w:p w14:paraId="1868FF40" w14:textId="0088CA81" w:rsidR="0093039E" w:rsidRDefault="0093039E" w:rsidP="00403E53">
      <w:pPr>
        <w:tabs>
          <w:tab w:val="left" w:pos="1111"/>
        </w:tabs>
      </w:pPr>
    </w:p>
    <w:p w14:paraId="1ACD76C8" w14:textId="362E8525" w:rsidR="0093039E" w:rsidRDefault="0093039E" w:rsidP="00403E53">
      <w:pPr>
        <w:tabs>
          <w:tab w:val="left" w:pos="1111"/>
        </w:tabs>
      </w:pPr>
    </w:p>
    <w:p w14:paraId="31B6B622" w14:textId="23E66A9A" w:rsidR="0093039E" w:rsidRDefault="0093039E" w:rsidP="00403E53">
      <w:pPr>
        <w:tabs>
          <w:tab w:val="left" w:pos="1111"/>
        </w:tabs>
      </w:pPr>
    </w:p>
    <w:p w14:paraId="599468BD" w14:textId="77777777" w:rsidR="0093039E" w:rsidRPr="00403E53" w:rsidRDefault="0093039E" w:rsidP="00403E53">
      <w:pPr>
        <w:tabs>
          <w:tab w:val="left" w:pos="1111"/>
        </w:tabs>
      </w:pPr>
    </w:p>
    <w:p w14:paraId="6D32A3FE" w14:textId="77777777" w:rsidR="00403E53" w:rsidRDefault="00403E53" w:rsidP="00403E53">
      <w:pPr>
        <w:pStyle w:val="3"/>
        <w:spacing w:before="440"/>
      </w:pPr>
      <w:bookmarkStart w:id="8" w:name="_Toc219679789"/>
      <w:r>
        <w:lastRenderedPageBreak/>
        <w:t xml:space="preserve">1.2.2. Функции </w:t>
      </w:r>
      <w:proofErr w:type="spellStart"/>
      <w:r>
        <w:t>акторов</w:t>
      </w:r>
      <w:bookmarkEnd w:id="8"/>
      <w:proofErr w:type="spellEnd"/>
    </w:p>
    <w:p w14:paraId="141A130C" w14:textId="77777777" w:rsidR="00403E53" w:rsidRPr="00403E53" w:rsidRDefault="00403E53" w:rsidP="00403E53">
      <w:pPr>
        <w:tabs>
          <w:tab w:val="left" w:pos="1111"/>
        </w:tabs>
      </w:pPr>
      <w:proofErr w:type="spellStart"/>
      <w:r w:rsidRPr="00403E53">
        <w:rPr>
          <w:b/>
          <w:bCs/>
        </w:rPr>
        <w:t>Актор</w:t>
      </w:r>
      <w:proofErr w:type="spellEnd"/>
      <w:r w:rsidRPr="00403E53">
        <w:rPr>
          <w:b/>
          <w:bCs/>
        </w:rPr>
        <w:t xml:space="preserve"> А — пользователь:</w:t>
      </w:r>
    </w:p>
    <w:p w14:paraId="47597692" w14:textId="77777777" w:rsidR="00403E53" w:rsidRPr="00403E53" w:rsidRDefault="00403E53" w:rsidP="00403E53">
      <w:pPr>
        <w:numPr>
          <w:ilvl w:val="0"/>
          <w:numId w:val="10"/>
        </w:numPr>
        <w:tabs>
          <w:tab w:val="left" w:pos="1111"/>
        </w:tabs>
      </w:pPr>
      <w:r w:rsidRPr="00403E53">
        <w:t>Формирует запрос на построение маршрута и указывает предпочтения.</w:t>
      </w:r>
    </w:p>
    <w:p w14:paraId="4E269641" w14:textId="77777777" w:rsidR="00403E53" w:rsidRPr="00403E53" w:rsidRDefault="00403E53" w:rsidP="00403E53">
      <w:pPr>
        <w:numPr>
          <w:ilvl w:val="0"/>
          <w:numId w:val="10"/>
        </w:numPr>
        <w:tabs>
          <w:tab w:val="left" w:pos="1111"/>
        </w:tabs>
      </w:pPr>
      <w:r w:rsidRPr="00403E53">
        <w:t>Выбирает точки посещения, виды транспорта и услуги.</w:t>
      </w:r>
    </w:p>
    <w:p w14:paraId="395F25F0" w14:textId="77777777" w:rsidR="00403E53" w:rsidRPr="00403E53" w:rsidRDefault="00403E53" w:rsidP="00403E53">
      <w:pPr>
        <w:numPr>
          <w:ilvl w:val="0"/>
          <w:numId w:val="10"/>
        </w:numPr>
        <w:tabs>
          <w:tab w:val="left" w:pos="1111"/>
        </w:tabs>
      </w:pPr>
      <w:r w:rsidRPr="00403E53">
        <w:t>Осуществляет бронирование и оплату через сервис.</w:t>
      </w:r>
    </w:p>
    <w:p w14:paraId="123F385D" w14:textId="77777777" w:rsidR="00403E53" w:rsidRPr="00403E53" w:rsidRDefault="00403E53" w:rsidP="00403E53">
      <w:pPr>
        <w:numPr>
          <w:ilvl w:val="0"/>
          <w:numId w:val="10"/>
        </w:numPr>
        <w:tabs>
          <w:tab w:val="left" w:pos="1111"/>
        </w:tabs>
      </w:pPr>
      <w:r w:rsidRPr="00403E53">
        <w:t xml:space="preserve">Получает итоговый маршрут, подтверждения и </w:t>
      </w:r>
      <w:proofErr w:type="spellStart"/>
      <w:r w:rsidRPr="00403E53">
        <w:t>аудиосопровождение</w:t>
      </w:r>
      <w:proofErr w:type="spellEnd"/>
      <w:r w:rsidRPr="00403E53">
        <w:t>.</w:t>
      </w:r>
    </w:p>
    <w:p w14:paraId="1E6208E6" w14:textId="77777777" w:rsidR="00403E53" w:rsidRPr="00403E53" w:rsidRDefault="00403E53" w:rsidP="00403E53">
      <w:pPr>
        <w:tabs>
          <w:tab w:val="left" w:pos="1111"/>
        </w:tabs>
      </w:pPr>
      <w:proofErr w:type="spellStart"/>
      <w:r w:rsidRPr="00403E53">
        <w:rPr>
          <w:b/>
          <w:bCs/>
        </w:rPr>
        <w:t>Актор</w:t>
      </w:r>
      <w:proofErr w:type="spellEnd"/>
      <w:r w:rsidRPr="00403E53">
        <w:rPr>
          <w:b/>
          <w:bCs/>
        </w:rPr>
        <w:t xml:space="preserve"> B — сервис </w:t>
      </w:r>
      <w:proofErr w:type="spellStart"/>
      <w:r w:rsidRPr="00403E53">
        <w:rPr>
          <w:b/>
          <w:bCs/>
        </w:rPr>
        <w:t>SmartRoute</w:t>
      </w:r>
      <w:proofErr w:type="spellEnd"/>
      <w:r w:rsidRPr="00403E53">
        <w:rPr>
          <w:b/>
          <w:bCs/>
        </w:rPr>
        <w:t>:</w:t>
      </w:r>
    </w:p>
    <w:p w14:paraId="31FC337A" w14:textId="77777777" w:rsidR="00403E53" w:rsidRPr="00403E53" w:rsidRDefault="00403E53" w:rsidP="00403E53">
      <w:pPr>
        <w:numPr>
          <w:ilvl w:val="0"/>
          <w:numId w:val="11"/>
        </w:numPr>
        <w:tabs>
          <w:tab w:val="left" w:pos="1111"/>
        </w:tabs>
      </w:pPr>
      <w:r w:rsidRPr="00403E53">
        <w:t>Принимает и обрабатывает пользовательские запросы.</w:t>
      </w:r>
    </w:p>
    <w:p w14:paraId="334F9395" w14:textId="77777777" w:rsidR="00403E53" w:rsidRPr="00403E53" w:rsidRDefault="00403E53" w:rsidP="00403E53">
      <w:pPr>
        <w:numPr>
          <w:ilvl w:val="0"/>
          <w:numId w:val="11"/>
        </w:numPr>
        <w:tabs>
          <w:tab w:val="left" w:pos="1111"/>
        </w:tabs>
      </w:pPr>
      <w:r w:rsidRPr="00403E53">
        <w:t xml:space="preserve">Интегрирует данные от всех внешних </w:t>
      </w:r>
      <w:proofErr w:type="spellStart"/>
      <w:r w:rsidRPr="00403E53">
        <w:t>акторов</w:t>
      </w:r>
      <w:proofErr w:type="spellEnd"/>
      <w:r w:rsidRPr="00403E53">
        <w:t>.</w:t>
      </w:r>
    </w:p>
    <w:p w14:paraId="0EDD80D1" w14:textId="77777777" w:rsidR="00403E53" w:rsidRPr="00403E53" w:rsidRDefault="00403E53" w:rsidP="00403E53">
      <w:pPr>
        <w:numPr>
          <w:ilvl w:val="0"/>
          <w:numId w:val="11"/>
        </w:numPr>
        <w:tabs>
          <w:tab w:val="left" w:pos="1111"/>
        </w:tabs>
      </w:pPr>
      <w:r w:rsidRPr="00403E53">
        <w:t>Формирует оптимальные маршруты и рекомендации.</w:t>
      </w:r>
    </w:p>
    <w:p w14:paraId="62A3828D" w14:textId="77777777" w:rsidR="00403E53" w:rsidRPr="00403E53" w:rsidRDefault="00403E53" w:rsidP="00403E53">
      <w:pPr>
        <w:numPr>
          <w:ilvl w:val="0"/>
          <w:numId w:val="11"/>
        </w:numPr>
        <w:tabs>
          <w:tab w:val="left" w:pos="1111"/>
        </w:tabs>
      </w:pPr>
      <w:r w:rsidRPr="00403E53">
        <w:t>Обеспечивает оплату, бронирование и сопровождение пользователя.</w:t>
      </w:r>
    </w:p>
    <w:p w14:paraId="35D45701" w14:textId="77777777" w:rsidR="00403E53" w:rsidRPr="00403E53" w:rsidRDefault="00403E53" w:rsidP="00403E53">
      <w:pPr>
        <w:tabs>
          <w:tab w:val="left" w:pos="1111"/>
        </w:tabs>
      </w:pPr>
      <w:proofErr w:type="spellStart"/>
      <w:r w:rsidRPr="00403E53">
        <w:rPr>
          <w:b/>
          <w:bCs/>
        </w:rPr>
        <w:t>Актор</w:t>
      </w:r>
      <w:proofErr w:type="spellEnd"/>
      <w:r w:rsidRPr="00403E53">
        <w:rPr>
          <w:b/>
          <w:bCs/>
        </w:rPr>
        <w:t xml:space="preserve"> C — картографический провайдер:</w:t>
      </w:r>
    </w:p>
    <w:p w14:paraId="2E1A9DE7" w14:textId="77777777" w:rsidR="00403E53" w:rsidRPr="00403E53" w:rsidRDefault="00403E53" w:rsidP="00403E53">
      <w:pPr>
        <w:numPr>
          <w:ilvl w:val="0"/>
          <w:numId w:val="12"/>
        </w:numPr>
        <w:tabs>
          <w:tab w:val="left" w:pos="1111"/>
        </w:tabs>
      </w:pPr>
      <w:r w:rsidRPr="00403E53">
        <w:t>Предоставляет картографические данные и маршруты.</w:t>
      </w:r>
    </w:p>
    <w:p w14:paraId="4E2866E8" w14:textId="77777777" w:rsidR="00403E53" w:rsidRPr="00403E53" w:rsidRDefault="00403E53" w:rsidP="00403E53">
      <w:pPr>
        <w:numPr>
          <w:ilvl w:val="0"/>
          <w:numId w:val="12"/>
        </w:numPr>
        <w:tabs>
          <w:tab w:val="left" w:pos="1111"/>
        </w:tabs>
      </w:pPr>
      <w:r w:rsidRPr="00403E53">
        <w:t>Обновляет информацию о дорогах и инфраструктуре.</w:t>
      </w:r>
    </w:p>
    <w:p w14:paraId="7F00B0C3" w14:textId="77777777" w:rsidR="00403E53" w:rsidRPr="00403E53" w:rsidRDefault="00403E53" w:rsidP="00403E53">
      <w:pPr>
        <w:tabs>
          <w:tab w:val="left" w:pos="1111"/>
        </w:tabs>
      </w:pPr>
      <w:proofErr w:type="spellStart"/>
      <w:r w:rsidRPr="00403E53">
        <w:rPr>
          <w:b/>
          <w:bCs/>
        </w:rPr>
        <w:t>Актор</w:t>
      </w:r>
      <w:proofErr w:type="spellEnd"/>
      <w:r w:rsidRPr="00403E53">
        <w:rPr>
          <w:b/>
          <w:bCs/>
        </w:rPr>
        <w:t xml:space="preserve"> D — транспортные компании и агрегаторы:</w:t>
      </w:r>
    </w:p>
    <w:p w14:paraId="588A2AEA" w14:textId="77777777" w:rsidR="00403E53" w:rsidRPr="00403E53" w:rsidRDefault="00403E53" w:rsidP="00403E53">
      <w:pPr>
        <w:numPr>
          <w:ilvl w:val="0"/>
          <w:numId w:val="13"/>
        </w:numPr>
        <w:tabs>
          <w:tab w:val="left" w:pos="1111"/>
        </w:tabs>
      </w:pPr>
      <w:r w:rsidRPr="00403E53">
        <w:t>Предоставляют данные о расписаниях и стоимости.</w:t>
      </w:r>
    </w:p>
    <w:p w14:paraId="479D396F" w14:textId="77777777" w:rsidR="00403E53" w:rsidRPr="00403E53" w:rsidRDefault="00403E53" w:rsidP="00403E53">
      <w:pPr>
        <w:numPr>
          <w:ilvl w:val="0"/>
          <w:numId w:val="13"/>
        </w:numPr>
        <w:tabs>
          <w:tab w:val="left" w:pos="1111"/>
        </w:tabs>
      </w:pPr>
      <w:r w:rsidRPr="00403E53">
        <w:t>Подтверждают бронирование и продажу билетов.</w:t>
      </w:r>
    </w:p>
    <w:p w14:paraId="75B13CC6" w14:textId="77777777" w:rsidR="00403E53" w:rsidRPr="00403E53" w:rsidRDefault="00403E53" w:rsidP="00403E53">
      <w:pPr>
        <w:tabs>
          <w:tab w:val="left" w:pos="1111"/>
        </w:tabs>
      </w:pPr>
      <w:proofErr w:type="spellStart"/>
      <w:r w:rsidRPr="00403E53">
        <w:rPr>
          <w:b/>
          <w:bCs/>
        </w:rPr>
        <w:t>Актор</w:t>
      </w:r>
      <w:proofErr w:type="spellEnd"/>
      <w:r w:rsidRPr="00403E53">
        <w:rPr>
          <w:b/>
          <w:bCs/>
        </w:rPr>
        <w:t xml:space="preserve"> E — туристические организации:</w:t>
      </w:r>
    </w:p>
    <w:p w14:paraId="2B7575E3" w14:textId="77777777" w:rsidR="00403E53" w:rsidRPr="00403E53" w:rsidRDefault="00403E53" w:rsidP="00403E53">
      <w:pPr>
        <w:numPr>
          <w:ilvl w:val="0"/>
          <w:numId w:val="14"/>
        </w:numPr>
        <w:tabs>
          <w:tab w:val="left" w:pos="1111"/>
        </w:tabs>
      </w:pPr>
      <w:r w:rsidRPr="00403E53">
        <w:t>Предоставляют информацию о доступных услугах и ценах.</w:t>
      </w:r>
    </w:p>
    <w:p w14:paraId="543845FA" w14:textId="77777777" w:rsidR="00403E53" w:rsidRPr="00403E53" w:rsidRDefault="00403E53" w:rsidP="00403E53">
      <w:pPr>
        <w:numPr>
          <w:ilvl w:val="0"/>
          <w:numId w:val="14"/>
        </w:numPr>
        <w:tabs>
          <w:tab w:val="left" w:pos="1111"/>
        </w:tabs>
      </w:pPr>
      <w:r w:rsidRPr="00403E53">
        <w:t>Подтверждают бронирование объектов размещения и посещения.</w:t>
      </w:r>
    </w:p>
    <w:p w14:paraId="0DE170B9" w14:textId="77777777" w:rsidR="00403E53" w:rsidRPr="00403E53" w:rsidRDefault="00403E53" w:rsidP="00403E53">
      <w:pPr>
        <w:tabs>
          <w:tab w:val="left" w:pos="1111"/>
        </w:tabs>
      </w:pPr>
      <w:proofErr w:type="spellStart"/>
      <w:r w:rsidRPr="00403E53">
        <w:rPr>
          <w:b/>
          <w:bCs/>
        </w:rPr>
        <w:t>Актор</w:t>
      </w:r>
      <w:proofErr w:type="spellEnd"/>
      <w:r w:rsidRPr="00403E53">
        <w:rPr>
          <w:b/>
          <w:bCs/>
        </w:rPr>
        <w:t xml:space="preserve"> F — организации общественного питания:</w:t>
      </w:r>
    </w:p>
    <w:p w14:paraId="1CAE2813" w14:textId="77777777" w:rsidR="00403E53" w:rsidRPr="00403E53" w:rsidRDefault="00403E53" w:rsidP="00403E53">
      <w:pPr>
        <w:numPr>
          <w:ilvl w:val="0"/>
          <w:numId w:val="15"/>
        </w:numPr>
        <w:tabs>
          <w:tab w:val="left" w:pos="1111"/>
        </w:tabs>
      </w:pPr>
      <w:r w:rsidRPr="00403E53">
        <w:t>Предоставляют данные о меню и расположении.</w:t>
      </w:r>
    </w:p>
    <w:p w14:paraId="60442396" w14:textId="77777777" w:rsidR="00403E53" w:rsidRPr="00403E53" w:rsidRDefault="00403E53" w:rsidP="00403E53">
      <w:pPr>
        <w:numPr>
          <w:ilvl w:val="0"/>
          <w:numId w:val="15"/>
        </w:numPr>
        <w:tabs>
          <w:tab w:val="left" w:pos="1111"/>
        </w:tabs>
      </w:pPr>
      <w:r w:rsidRPr="00403E53">
        <w:t>Обрабатывают бронирования и заказы.</w:t>
      </w:r>
    </w:p>
    <w:p w14:paraId="311624A9" w14:textId="77777777" w:rsidR="00403E53" w:rsidRPr="00403E53" w:rsidRDefault="00403E53" w:rsidP="00403E53">
      <w:pPr>
        <w:tabs>
          <w:tab w:val="left" w:pos="1111"/>
        </w:tabs>
      </w:pPr>
      <w:proofErr w:type="spellStart"/>
      <w:r w:rsidRPr="00403E53">
        <w:rPr>
          <w:b/>
          <w:bCs/>
        </w:rPr>
        <w:t>Актор</w:t>
      </w:r>
      <w:proofErr w:type="spellEnd"/>
      <w:r w:rsidRPr="00403E53">
        <w:rPr>
          <w:b/>
          <w:bCs/>
        </w:rPr>
        <w:t xml:space="preserve"> G — органы местного самоуправления:</w:t>
      </w:r>
    </w:p>
    <w:p w14:paraId="398921D7" w14:textId="77777777" w:rsidR="00403E53" w:rsidRPr="00403E53" w:rsidRDefault="00403E53" w:rsidP="00403E53">
      <w:pPr>
        <w:numPr>
          <w:ilvl w:val="0"/>
          <w:numId w:val="16"/>
        </w:numPr>
        <w:tabs>
          <w:tab w:val="left" w:pos="1111"/>
        </w:tabs>
      </w:pPr>
      <w:r w:rsidRPr="00403E53">
        <w:t>Предоставляют планы территорий и разрешённые данные.</w:t>
      </w:r>
    </w:p>
    <w:p w14:paraId="5CE402A8" w14:textId="77777777" w:rsidR="00403E53" w:rsidRPr="00403E53" w:rsidRDefault="00403E53" w:rsidP="00403E53">
      <w:pPr>
        <w:numPr>
          <w:ilvl w:val="0"/>
          <w:numId w:val="16"/>
        </w:numPr>
        <w:tabs>
          <w:tab w:val="left" w:pos="1111"/>
        </w:tabs>
      </w:pPr>
      <w:r w:rsidRPr="00403E53">
        <w:t>Обновляют информацию об инфраструктуре и объектах.</w:t>
      </w:r>
    </w:p>
    <w:p w14:paraId="3246C0CC" w14:textId="420E5C1C" w:rsidR="00403E53" w:rsidRDefault="00403E53" w:rsidP="0093039E">
      <w:pPr>
        <w:tabs>
          <w:tab w:val="left" w:pos="1111"/>
        </w:tabs>
        <w:ind w:firstLine="0"/>
      </w:pPr>
    </w:p>
    <w:p w14:paraId="3BF07CE2" w14:textId="77777777" w:rsidR="0093039E" w:rsidRPr="00403E53" w:rsidRDefault="0093039E" w:rsidP="0093039E">
      <w:pPr>
        <w:tabs>
          <w:tab w:val="left" w:pos="1111"/>
        </w:tabs>
        <w:ind w:firstLine="0"/>
      </w:pPr>
    </w:p>
    <w:p w14:paraId="5F5F1CD0" w14:textId="77777777" w:rsidR="00403E53" w:rsidRPr="00403E53" w:rsidRDefault="00403E53" w:rsidP="00403E53">
      <w:pPr>
        <w:tabs>
          <w:tab w:val="left" w:pos="1111"/>
        </w:tabs>
        <w:rPr>
          <w:b/>
          <w:bCs/>
        </w:rPr>
      </w:pPr>
      <w:r w:rsidRPr="00403E53">
        <w:rPr>
          <w:b/>
          <w:bCs/>
        </w:rPr>
        <w:t>2. Взаимодействие за пределами сервиса</w:t>
      </w:r>
    </w:p>
    <w:p w14:paraId="5EE13512" w14:textId="77777777" w:rsidR="00403E53" w:rsidRPr="00403E53" w:rsidRDefault="00403E53" w:rsidP="00403E53">
      <w:pPr>
        <w:tabs>
          <w:tab w:val="left" w:pos="1111"/>
        </w:tabs>
      </w:pPr>
      <w:r w:rsidRPr="00403E53">
        <w:t xml:space="preserve">Некоторые </w:t>
      </w:r>
      <w:proofErr w:type="spellStart"/>
      <w:r w:rsidRPr="00403E53">
        <w:t>акторы</w:t>
      </w:r>
      <w:proofErr w:type="spellEnd"/>
      <w:r w:rsidRPr="00403E53">
        <w:t>, в частности картографические провайдеры, транспортные компании и органы местного самоуправления, большую часть времени не взаимодействуют напрямую ни с пользователем (</w:t>
      </w:r>
      <w:proofErr w:type="spellStart"/>
      <w:r w:rsidRPr="00403E53">
        <w:t>актор</w:t>
      </w:r>
      <w:proofErr w:type="spellEnd"/>
      <w:r w:rsidRPr="00403E53">
        <w:t xml:space="preserve"> А), ни с сервисом </w:t>
      </w:r>
      <w:proofErr w:type="spellStart"/>
      <w:r w:rsidRPr="00403E53">
        <w:t>SmartRoute</w:t>
      </w:r>
      <w:proofErr w:type="spellEnd"/>
      <w:r w:rsidRPr="00403E53">
        <w:t xml:space="preserve"> (</w:t>
      </w:r>
      <w:proofErr w:type="spellStart"/>
      <w:r w:rsidRPr="00403E53">
        <w:t>актор</w:t>
      </w:r>
      <w:proofErr w:type="spellEnd"/>
      <w:r w:rsidRPr="00403E53">
        <w:t xml:space="preserve"> B). Они занимаются собственными операционными и стратегическими задачами, включая обновление, добавление или удаление данных в своих информационных системах. Сервис </w:t>
      </w:r>
      <w:proofErr w:type="spellStart"/>
      <w:r w:rsidRPr="00403E53">
        <w:t>SmartRoute</w:t>
      </w:r>
      <w:proofErr w:type="spellEnd"/>
      <w:r w:rsidRPr="00403E53">
        <w:t xml:space="preserve"> периодически направляет запросы к данным </w:t>
      </w:r>
      <w:proofErr w:type="spellStart"/>
      <w:r w:rsidRPr="00403E53">
        <w:t>акторам</w:t>
      </w:r>
      <w:proofErr w:type="spellEnd"/>
      <w:r w:rsidRPr="00403E53">
        <w:t xml:space="preserve"> для получения актуальной информации, необходимой для построения маршрутов и обновления базы данных.</w:t>
      </w:r>
    </w:p>
    <w:p w14:paraId="616FBDAE" w14:textId="13F3B45C" w:rsidR="00403E53" w:rsidRDefault="00403E53" w:rsidP="008F26A9">
      <w:pPr>
        <w:tabs>
          <w:tab w:val="left" w:pos="1111"/>
        </w:tabs>
      </w:pPr>
    </w:p>
    <w:p w14:paraId="075AE120" w14:textId="447B48D7" w:rsidR="0093039E" w:rsidRDefault="0093039E" w:rsidP="008F26A9">
      <w:pPr>
        <w:tabs>
          <w:tab w:val="left" w:pos="1111"/>
        </w:tabs>
      </w:pPr>
    </w:p>
    <w:p w14:paraId="48A62D22" w14:textId="052DDAA8" w:rsidR="0093039E" w:rsidRDefault="0093039E" w:rsidP="008F26A9">
      <w:pPr>
        <w:tabs>
          <w:tab w:val="left" w:pos="1111"/>
        </w:tabs>
      </w:pPr>
    </w:p>
    <w:p w14:paraId="4B2A1F2B" w14:textId="32FC1A68" w:rsidR="0093039E" w:rsidRDefault="0093039E" w:rsidP="008F26A9">
      <w:pPr>
        <w:tabs>
          <w:tab w:val="left" w:pos="1111"/>
        </w:tabs>
      </w:pPr>
    </w:p>
    <w:p w14:paraId="0C8DE632" w14:textId="2072F814" w:rsidR="0093039E" w:rsidRDefault="0093039E" w:rsidP="008F26A9">
      <w:pPr>
        <w:tabs>
          <w:tab w:val="left" w:pos="1111"/>
        </w:tabs>
      </w:pPr>
    </w:p>
    <w:p w14:paraId="75A3CC03" w14:textId="77777777" w:rsidR="0093039E" w:rsidRPr="00B4676A" w:rsidRDefault="0093039E" w:rsidP="008F26A9">
      <w:pPr>
        <w:tabs>
          <w:tab w:val="left" w:pos="1111"/>
        </w:tabs>
      </w:pPr>
    </w:p>
    <w:p w14:paraId="04DCD256" w14:textId="77777777" w:rsidR="00AC47B3" w:rsidRDefault="00804856" w:rsidP="009B6325">
      <w:pPr>
        <w:pStyle w:val="2"/>
        <w:tabs>
          <w:tab w:val="left" w:pos="6123"/>
        </w:tabs>
        <w:spacing w:after="200"/>
      </w:pPr>
      <w:bookmarkStart w:id="9" w:name="_Toc219679790"/>
      <w:r w:rsidRPr="00804856">
        <w:lastRenderedPageBreak/>
        <w:t>1.3. Архитектурные схемы</w:t>
      </w:r>
      <w:bookmarkEnd w:id="9"/>
      <w:r w:rsidR="009B6325">
        <w:tab/>
      </w:r>
    </w:p>
    <w:p w14:paraId="267DF028" w14:textId="77777777" w:rsidR="00804856" w:rsidRPr="00804856" w:rsidRDefault="00804856" w:rsidP="00804856">
      <w:pPr>
        <w:pStyle w:val="3"/>
      </w:pPr>
      <w:bookmarkStart w:id="10" w:name="_Toc219679791"/>
      <w:r w:rsidRPr="00804856">
        <w:t>1.3.1. Схема «До» сервиса с описанием внешних процессов</w:t>
      </w:r>
      <w:bookmarkEnd w:id="10"/>
    </w:p>
    <w:p w14:paraId="4872E9E0" w14:textId="42F40130" w:rsidR="00AC47B3" w:rsidRDefault="00804856" w:rsidP="00311F0D">
      <w:r>
        <w:t xml:space="preserve">Схематичный рисунок существующих процессов до внедрения нашего </w:t>
      </w:r>
      <w:proofErr w:type="gramStart"/>
      <w:r>
        <w:t>сервиса  представлен</w:t>
      </w:r>
      <w:proofErr w:type="gramEnd"/>
      <w:r>
        <w:t xml:space="preserve"> на</w:t>
      </w:r>
      <w:r w:rsidR="00944A67">
        <w:t xml:space="preserve"> </w:t>
      </w:r>
      <w:r w:rsidR="00944A67">
        <w:fldChar w:fldCharType="begin"/>
      </w:r>
      <w:r w:rsidR="00944A67">
        <w:instrText xml:space="preserve"> REF _Ref219033135 \h </w:instrText>
      </w:r>
      <w:r w:rsidR="00944A67">
        <w:fldChar w:fldCharType="separate"/>
      </w:r>
      <w:r w:rsidR="00944A67">
        <w:t xml:space="preserve">рисунок </w:t>
      </w:r>
      <w:r w:rsidR="00944A67">
        <w:rPr>
          <w:noProof/>
        </w:rPr>
        <w:t>1</w:t>
      </w:r>
      <w:r w:rsidR="00944A67">
        <w:fldChar w:fldCharType="end"/>
      </w:r>
      <w:r>
        <w:t>.</w:t>
      </w:r>
    </w:p>
    <w:p w14:paraId="7B830AD1" w14:textId="5FFBBFF8" w:rsidR="00804856" w:rsidRDefault="00AA41C0" w:rsidP="00804856">
      <w:pPr>
        <w:ind w:firstLine="0"/>
      </w:pPr>
      <w:r>
        <w:rPr>
          <w:noProof/>
          <w:lang w:eastAsia="ru-RU"/>
        </w:rPr>
        <w:drawing>
          <wp:inline distT="0" distB="0" distL="0" distR="0" wp14:anchorId="58007997" wp14:editId="2B1F95F0">
            <wp:extent cx="5940425" cy="18535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E8F6" w14:textId="77777777" w:rsidR="00944A67" w:rsidRDefault="00944A67" w:rsidP="00944A67">
      <w:pPr>
        <w:pStyle w:val="ab"/>
      </w:pPr>
      <w:bookmarkStart w:id="11" w:name="_Ref219033135"/>
      <w:r>
        <w:t xml:space="preserve">Рисунок </w:t>
      </w:r>
      <w:fldSimple w:instr=" SEQ Рисунок \* ARABIC ">
        <w:r w:rsidR="006D4BC1">
          <w:rPr>
            <w:noProof/>
          </w:rPr>
          <w:t>1</w:t>
        </w:r>
      </w:fldSimple>
      <w:bookmarkEnd w:id="11"/>
      <w:r>
        <w:t>.</w:t>
      </w:r>
      <w:r w:rsidRPr="00944A67">
        <w:t xml:space="preserve"> Схема существующих процессов (AS IS)</w:t>
      </w:r>
    </w:p>
    <w:p w14:paraId="7FE09FB4" w14:textId="3B2D1209" w:rsidR="00AA41C0" w:rsidRPr="00AA41C0" w:rsidRDefault="00AA41C0" w:rsidP="00AA41C0">
      <w:pPr>
        <w:rPr>
          <w:lang w:val="hy-AM"/>
        </w:rPr>
      </w:pPr>
      <w:r w:rsidRPr="00AA41C0">
        <w:rPr>
          <w:lang w:val="hy-AM"/>
        </w:rPr>
        <w:t>1․</w:t>
      </w:r>
      <w:r w:rsidRPr="00AA41C0">
        <w:t xml:space="preserve"> </w:t>
      </w:r>
      <w:r>
        <w:t>Пользователь з</w:t>
      </w:r>
      <w:r w:rsidRPr="00AA41C0">
        <w:t xml:space="preserve">апрашивает маршрут у любой карты, например, у </w:t>
      </w:r>
      <w:proofErr w:type="spellStart"/>
      <w:r w:rsidRPr="00AA41C0">
        <w:t>Яндекс.Карты</w:t>
      </w:r>
      <w:proofErr w:type="spellEnd"/>
      <w:r w:rsidRPr="00AA41C0">
        <w:t>.</w:t>
      </w:r>
    </w:p>
    <w:p w14:paraId="675BC775" w14:textId="77777777" w:rsidR="00AA41C0" w:rsidRPr="00AA41C0" w:rsidRDefault="00AA41C0" w:rsidP="00AA41C0">
      <w:pPr>
        <w:rPr>
          <w:lang w:val="hy-AM"/>
        </w:rPr>
      </w:pPr>
      <w:r w:rsidRPr="00AA41C0">
        <w:rPr>
          <w:lang w:val="hy-AM"/>
        </w:rPr>
        <w:t>2․</w:t>
      </w:r>
      <w:r w:rsidRPr="00AA41C0">
        <w:t xml:space="preserve"> Карта соответственно предоставляет доступные варианты маршрута.</w:t>
      </w:r>
    </w:p>
    <w:p w14:paraId="46FFB223" w14:textId="77777777" w:rsidR="00AA41C0" w:rsidRPr="00AA41C0" w:rsidRDefault="00AA41C0" w:rsidP="00AA41C0">
      <w:pPr>
        <w:rPr>
          <w:lang w:val="hy-AM"/>
        </w:rPr>
      </w:pPr>
      <w:r w:rsidRPr="00AA41C0">
        <w:rPr>
          <w:lang w:val="hy-AM"/>
        </w:rPr>
        <w:t>3․</w:t>
      </w:r>
      <w:r w:rsidRPr="00AA41C0">
        <w:t xml:space="preserve"> пользователь, увидев возможные варианты, решает приобрести билет и для этого выходит из карты и заходит на соответствующий сайт для покупки билета.</w:t>
      </w:r>
    </w:p>
    <w:p w14:paraId="5A61D25D" w14:textId="77777777" w:rsidR="00AA41C0" w:rsidRPr="00AA41C0" w:rsidRDefault="00AA41C0" w:rsidP="00AA41C0">
      <w:pPr>
        <w:rPr>
          <w:lang w:val="hy-AM"/>
        </w:rPr>
      </w:pPr>
      <w:r w:rsidRPr="00AA41C0">
        <w:rPr>
          <w:lang w:val="hy-AM"/>
        </w:rPr>
        <w:t>4․</w:t>
      </w:r>
      <w:r w:rsidRPr="00AA41C0">
        <w:t xml:space="preserve"> Пользователь получает билет.</w:t>
      </w:r>
    </w:p>
    <w:p w14:paraId="75D017F8" w14:textId="77777777" w:rsidR="00AA41C0" w:rsidRPr="00AA41C0" w:rsidRDefault="00AA41C0" w:rsidP="00AA41C0">
      <w:pPr>
        <w:rPr>
          <w:lang w:val="hy-AM"/>
        </w:rPr>
      </w:pPr>
      <w:r w:rsidRPr="00AA41C0">
        <w:rPr>
          <w:lang w:val="hy-AM"/>
        </w:rPr>
        <w:t>5․</w:t>
      </w:r>
      <w:r w:rsidRPr="00AA41C0">
        <w:t xml:space="preserve"> На этом этапе он уже идёт на соответствующую станцию.</w:t>
      </w:r>
    </w:p>
    <w:p w14:paraId="4B346B4C" w14:textId="77777777" w:rsidR="00AA41C0" w:rsidRPr="00AA41C0" w:rsidRDefault="00AA41C0" w:rsidP="00AA41C0">
      <w:pPr>
        <w:rPr>
          <w:lang w:val="hy-AM"/>
        </w:rPr>
      </w:pPr>
      <w:r w:rsidRPr="00AA41C0">
        <w:rPr>
          <w:lang w:val="hy-AM"/>
        </w:rPr>
        <w:t>6․</w:t>
      </w:r>
      <w:r w:rsidRPr="00AA41C0">
        <w:t xml:space="preserve"> Пользователю по пути нужно зайти, например, в музей, и для этого он снова отдельно приобретает билет в музей.</w:t>
      </w:r>
      <w:r w:rsidRPr="00AA41C0">
        <w:rPr>
          <w:lang w:val="hy-AM"/>
        </w:rPr>
        <w:t xml:space="preserve"> </w:t>
      </w:r>
    </w:p>
    <w:p w14:paraId="35051329" w14:textId="77777777" w:rsidR="00AA41C0" w:rsidRPr="00AA41C0" w:rsidRDefault="00AA41C0" w:rsidP="00AA41C0">
      <w:pPr>
        <w:rPr>
          <w:lang w:val="hy-AM"/>
        </w:rPr>
      </w:pPr>
      <w:r w:rsidRPr="00AA41C0">
        <w:t xml:space="preserve">Таким образом, пользователь выполняет множество шагов самостоятельно, находя соответствующие сайты и совершая оплаты, прокладывает свой маршрут, тогда как сервис </w:t>
      </w:r>
      <w:proofErr w:type="spellStart"/>
      <w:r w:rsidRPr="00AA41C0">
        <w:t>SmartRoute</w:t>
      </w:r>
      <w:proofErr w:type="spellEnd"/>
      <w:r w:rsidRPr="00AA41C0">
        <w:t xml:space="preserve"> позволяет пользователю объединить всё это в одном сервисе, предоставляет маршрут и все доступные места, которые клиент хочет посетить, давая возможность совершить все платежи в одной системе.</w:t>
      </w:r>
      <w:r w:rsidRPr="00AA41C0">
        <w:rPr>
          <w:lang w:val="hy-AM"/>
        </w:rPr>
        <w:t xml:space="preserve"> </w:t>
      </w:r>
    </w:p>
    <w:p w14:paraId="6C174182" w14:textId="303E6EA5" w:rsidR="00A803E8" w:rsidRDefault="00A803E8" w:rsidP="0077455A">
      <w:pPr>
        <w:rPr>
          <w:lang w:val="hy-AM"/>
        </w:rPr>
      </w:pPr>
    </w:p>
    <w:p w14:paraId="6627789F" w14:textId="352B6E13" w:rsidR="00AA41C0" w:rsidRDefault="00AA41C0" w:rsidP="0077455A">
      <w:pPr>
        <w:rPr>
          <w:lang w:val="hy-AM"/>
        </w:rPr>
      </w:pPr>
    </w:p>
    <w:p w14:paraId="5E2A9B7A" w14:textId="35AD836C" w:rsidR="00AA41C0" w:rsidRDefault="00AA41C0" w:rsidP="0077455A">
      <w:pPr>
        <w:rPr>
          <w:lang w:val="hy-AM"/>
        </w:rPr>
      </w:pPr>
    </w:p>
    <w:p w14:paraId="5C979B80" w14:textId="24AC179B" w:rsidR="00AA41C0" w:rsidRDefault="00AA41C0" w:rsidP="0077455A">
      <w:pPr>
        <w:rPr>
          <w:lang w:val="hy-AM"/>
        </w:rPr>
      </w:pPr>
    </w:p>
    <w:p w14:paraId="791251B3" w14:textId="0DC6C5AE" w:rsidR="00AA41C0" w:rsidRDefault="00AA41C0" w:rsidP="0077455A">
      <w:pPr>
        <w:rPr>
          <w:lang w:val="hy-AM"/>
        </w:rPr>
      </w:pPr>
    </w:p>
    <w:p w14:paraId="1D9A6CAB" w14:textId="203A2AD1" w:rsidR="00AA41C0" w:rsidRDefault="00AA41C0" w:rsidP="0077455A">
      <w:pPr>
        <w:rPr>
          <w:lang w:val="hy-AM"/>
        </w:rPr>
      </w:pPr>
    </w:p>
    <w:p w14:paraId="728944B4" w14:textId="6FDD1969" w:rsidR="00AA41C0" w:rsidRDefault="00AA41C0" w:rsidP="0077455A">
      <w:pPr>
        <w:rPr>
          <w:lang w:val="hy-AM"/>
        </w:rPr>
      </w:pPr>
    </w:p>
    <w:p w14:paraId="1024C669" w14:textId="2F8E86A0" w:rsidR="00AA41C0" w:rsidRDefault="00AA41C0" w:rsidP="0077455A">
      <w:pPr>
        <w:rPr>
          <w:lang w:val="hy-AM"/>
        </w:rPr>
      </w:pPr>
    </w:p>
    <w:p w14:paraId="09CF83B1" w14:textId="2333F217" w:rsidR="00AA41C0" w:rsidRDefault="00AA41C0" w:rsidP="0077455A">
      <w:pPr>
        <w:rPr>
          <w:lang w:val="hy-AM"/>
        </w:rPr>
      </w:pPr>
    </w:p>
    <w:p w14:paraId="1ADB23EA" w14:textId="7D45E919" w:rsidR="00AA41C0" w:rsidRDefault="00AA41C0" w:rsidP="0077455A">
      <w:pPr>
        <w:rPr>
          <w:lang w:val="hy-AM"/>
        </w:rPr>
      </w:pPr>
    </w:p>
    <w:p w14:paraId="7E0C657B" w14:textId="31FD8608" w:rsidR="00AA41C0" w:rsidRDefault="00AA41C0" w:rsidP="0077455A">
      <w:pPr>
        <w:rPr>
          <w:lang w:val="hy-AM"/>
        </w:rPr>
      </w:pPr>
    </w:p>
    <w:p w14:paraId="660BBD4A" w14:textId="4DDCC04D" w:rsidR="00AA41C0" w:rsidRDefault="00AA41C0" w:rsidP="0077455A">
      <w:pPr>
        <w:rPr>
          <w:lang w:val="hy-AM"/>
        </w:rPr>
      </w:pPr>
    </w:p>
    <w:p w14:paraId="28CA180D" w14:textId="4CBD3ED4" w:rsidR="00AA41C0" w:rsidRDefault="00AA41C0" w:rsidP="0077455A">
      <w:pPr>
        <w:rPr>
          <w:lang w:val="hy-AM"/>
        </w:rPr>
      </w:pPr>
    </w:p>
    <w:p w14:paraId="13202695" w14:textId="77777777" w:rsidR="00AA41C0" w:rsidRPr="00AA41C0" w:rsidRDefault="00AA41C0" w:rsidP="0077455A">
      <w:pPr>
        <w:rPr>
          <w:lang w:val="hy-AM"/>
        </w:rPr>
      </w:pPr>
    </w:p>
    <w:p w14:paraId="53391581" w14:textId="77777777" w:rsidR="00804856" w:rsidRPr="00804856" w:rsidRDefault="00A803E8" w:rsidP="00A803E8">
      <w:pPr>
        <w:pStyle w:val="3"/>
      </w:pPr>
      <w:bookmarkStart w:id="12" w:name="_Toc219679792"/>
      <w:r>
        <w:lastRenderedPageBreak/>
        <w:t xml:space="preserve">1.3.2. </w:t>
      </w:r>
      <w:r w:rsidRPr="00A803E8">
        <w:t>Схема «После» внедрения сервиса с описанием внешних процессов</w:t>
      </w:r>
      <w:bookmarkEnd w:id="12"/>
    </w:p>
    <w:p w14:paraId="4FFAEAAD" w14:textId="4CEAA2A4" w:rsidR="00AC47B3" w:rsidRDefault="002610A7" w:rsidP="00311F0D">
      <w:r>
        <w:t xml:space="preserve">Внедрение </w:t>
      </w:r>
      <w:r w:rsidR="001C1616">
        <w:t>сервиса</w:t>
      </w:r>
      <w:r>
        <w:t xml:space="preserve"> представлен</w:t>
      </w:r>
      <w:r w:rsidR="001C1616">
        <w:t>о</w:t>
      </w:r>
      <w:r>
        <w:t xml:space="preserve"> на</w:t>
      </w:r>
      <w:r w:rsidR="00944A67">
        <w:t xml:space="preserve"> </w:t>
      </w:r>
      <w:r w:rsidR="00944A67">
        <w:fldChar w:fldCharType="begin"/>
      </w:r>
      <w:r w:rsidR="00944A67">
        <w:instrText xml:space="preserve"> REF _Ref219033296 \h </w:instrText>
      </w:r>
      <w:r w:rsidR="00944A67">
        <w:fldChar w:fldCharType="separate"/>
      </w:r>
      <w:r w:rsidR="00944A67">
        <w:t xml:space="preserve">рисунке </w:t>
      </w:r>
      <w:r w:rsidR="00944A67">
        <w:rPr>
          <w:noProof/>
        </w:rPr>
        <w:t>2</w:t>
      </w:r>
      <w:r w:rsidR="00944A67">
        <w:fldChar w:fldCharType="end"/>
      </w:r>
      <w:r>
        <w:t>.</w:t>
      </w:r>
    </w:p>
    <w:p w14:paraId="6809CF81" w14:textId="547DF642" w:rsidR="002610A7" w:rsidRPr="002610A7" w:rsidRDefault="003A0B6B" w:rsidP="002610A7">
      <w:pPr>
        <w:ind w:firstLine="0"/>
      </w:pPr>
      <w:ins w:id="13" w:author="GYGABYTE" w:date="2026-01-28T23:53:00Z">
        <w:r>
          <w:rPr>
            <w:noProof/>
            <w:lang w:eastAsia="ru-RU"/>
          </w:rPr>
          <w:drawing>
            <wp:inline distT="0" distB="0" distL="0" distR="0" wp14:anchorId="7F5D14C5" wp14:editId="6D07D4EA">
              <wp:extent cx="5940425" cy="4013835"/>
              <wp:effectExtent l="0" t="0" r="3175" b="5715"/>
              <wp:docPr id="8" name="Рисунок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Рисунок 8"/>
                      <pic:cNvPicPr/>
                    </pic:nvPicPr>
                    <pic:blipFill>
                      <a:blip r:embed="rId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40138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B6A6DD7" w14:textId="77777777" w:rsidR="00AC47B3" w:rsidRPr="002610A7" w:rsidRDefault="00944A67" w:rsidP="00944A67">
      <w:pPr>
        <w:pStyle w:val="ab"/>
      </w:pPr>
      <w:bookmarkStart w:id="14" w:name="_Ref219033296"/>
      <w:r>
        <w:t xml:space="preserve">Рисунок </w:t>
      </w:r>
      <w:fldSimple w:instr=" SEQ Рисунок \* ARABIC ">
        <w:r w:rsidR="006D4BC1">
          <w:rPr>
            <w:noProof/>
          </w:rPr>
          <w:t>2</w:t>
        </w:r>
      </w:fldSimple>
      <w:bookmarkEnd w:id="14"/>
      <w:r>
        <w:t xml:space="preserve">. </w:t>
      </w:r>
      <w:r w:rsidRPr="00944A67">
        <w:t>Схема ключевого процесса сервиса (TO BE)</w:t>
      </w:r>
    </w:p>
    <w:p w14:paraId="3110DD70" w14:textId="77777777" w:rsidR="003A0B6B" w:rsidRPr="00AA41C0" w:rsidRDefault="003A0B6B" w:rsidP="003A0B6B">
      <w:bookmarkStart w:id="15" w:name="_Toc219679793"/>
      <w:r w:rsidRPr="00AA41C0">
        <w:rPr>
          <w:lang w:val="hy-AM"/>
        </w:rPr>
        <w:t xml:space="preserve">1․ </w:t>
      </w:r>
      <w:r w:rsidRPr="00AA41C0">
        <w:t>Клиент на первом этапе определяет, куда он хочет поехать.</w:t>
      </w:r>
    </w:p>
    <w:p w14:paraId="6F0BCFF3" w14:textId="77777777" w:rsidR="003A0B6B" w:rsidRPr="00AA41C0" w:rsidRDefault="003A0B6B" w:rsidP="003A0B6B">
      <w:r w:rsidRPr="00AA41C0">
        <w:rPr>
          <w:lang w:val="hy-AM"/>
        </w:rPr>
        <w:t>2․</w:t>
      </w:r>
      <w:r w:rsidRPr="00AA41C0">
        <w:t xml:space="preserve"> Программа </w:t>
      </w:r>
      <w:proofErr w:type="spellStart"/>
      <w:r w:rsidRPr="00AA41C0">
        <w:t>SmartRoute</w:t>
      </w:r>
      <w:proofErr w:type="spellEnd"/>
      <w:r w:rsidRPr="00AA41C0">
        <w:t xml:space="preserve"> отправляет запрос картографическому провайдеру на получение картографических данных, картографический провайдер присылает соответствующую информацию.</w:t>
      </w:r>
    </w:p>
    <w:p w14:paraId="33359B4F" w14:textId="77777777" w:rsidR="003A0B6B" w:rsidRPr="00AA41C0" w:rsidRDefault="003A0B6B" w:rsidP="003A0B6B">
      <w:r w:rsidRPr="00AA41C0">
        <w:rPr>
          <w:lang w:val="hy-AM"/>
        </w:rPr>
        <w:t xml:space="preserve">3․ </w:t>
      </w:r>
      <w:r w:rsidRPr="00AA41C0">
        <w:t xml:space="preserve">Программа </w:t>
      </w:r>
      <w:proofErr w:type="spellStart"/>
      <w:r w:rsidRPr="00AA41C0">
        <w:t>SmartRoute</w:t>
      </w:r>
      <w:proofErr w:type="spellEnd"/>
      <w:r w:rsidRPr="00AA41C0">
        <w:t xml:space="preserve"> выполняет запрос к транспортным компаниям по поводу транспортных средств, транспортные компании предоставляют соответствующую информацию сервису.</w:t>
      </w:r>
    </w:p>
    <w:p w14:paraId="2A93ED42" w14:textId="77777777" w:rsidR="003A0B6B" w:rsidRPr="00AA41C0" w:rsidRDefault="003A0B6B" w:rsidP="003A0B6B">
      <w:r w:rsidRPr="00AA41C0">
        <w:rPr>
          <w:lang w:val="hy-AM"/>
        </w:rPr>
        <w:t>4․</w:t>
      </w:r>
      <w:r w:rsidRPr="00AA41C0">
        <w:t xml:space="preserve">На этом этапе программа </w:t>
      </w:r>
      <w:proofErr w:type="spellStart"/>
      <w:r w:rsidRPr="00AA41C0">
        <w:t>SmartRoute</w:t>
      </w:r>
      <w:proofErr w:type="spellEnd"/>
      <w:r w:rsidRPr="00AA41C0">
        <w:t>, на основе уже собранных данных, предлагает клиенту варианты, а клиент делает выбор.</w:t>
      </w:r>
    </w:p>
    <w:p w14:paraId="0801C25D" w14:textId="77777777" w:rsidR="003A0B6B" w:rsidRPr="00AA41C0" w:rsidRDefault="003A0B6B" w:rsidP="003A0B6B">
      <w:pPr>
        <w:rPr>
          <w:lang w:val="hy-AM"/>
        </w:rPr>
      </w:pPr>
      <w:r w:rsidRPr="00AA41C0">
        <w:rPr>
          <w:lang w:val="hy-AM"/>
        </w:rPr>
        <w:t xml:space="preserve">5․ </w:t>
      </w:r>
      <w:proofErr w:type="spellStart"/>
      <w:r w:rsidRPr="00AA41C0">
        <w:t>SmartRoute</w:t>
      </w:r>
      <w:proofErr w:type="spellEnd"/>
      <w:r w:rsidRPr="00AA41C0">
        <w:rPr>
          <w:lang w:val="hy-AM"/>
        </w:rPr>
        <w:t xml:space="preserve"> </w:t>
      </w:r>
      <w:r w:rsidRPr="00AA41C0">
        <w:t>запрашивает информацию у туристических организаций (гостиниц, достопримечательностей) о вариантах ночлега и досуга на маршруте, и туристические организации предоставляют сервису необходимую информацию и данные.</w:t>
      </w:r>
    </w:p>
    <w:p w14:paraId="468A24E7" w14:textId="77777777" w:rsidR="003A0B6B" w:rsidRPr="00AA41C0" w:rsidRDefault="003A0B6B" w:rsidP="003A0B6B">
      <w:r w:rsidRPr="00AA41C0">
        <w:rPr>
          <w:lang w:val="hy-AM"/>
        </w:rPr>
        <w:t>6․</w:t>
      </w:r>
      <w:proofErr w:type="spellStart"/>
      <w:r w:rsidRPr="00AA41C0">
        <w:t>SmartRoute</w:t>
      </w:r>
      <w:proofErr w:type="spellEnd"/>
      <w:r w:rsidRPr="00AA41C0">
        <w:t xml:space="preserve"> на основе собранной информации предлагает варианты ночлега и досуга на маршруте, а пользователь делает выбор.</w:t>
      </w:r>
    </w:p>
    <w:p w14:paraId="3CB697D2" w14:textId="77777777" w:rsidR="003A0B6B" w:rsidRPr="00AA41C0" w:rsidRDefault="003A0B6B" w:rsidP="003A0B6B">
      <w:r w:rsidRPr="00AA41C0">
        <w:rPr>
          <w:lang w:val="hy-AM"/>
        </w:rPr>
        <w:t>7․</w:t>
      </w:r>
      <w:r w:rsidRPr="00AA41C0">
        <w:t xml:space="preserve"> На основе выбора пользователя и рейтингов посещаемых мест и видов транспорта сервис предлагает наиболее оптимальные и комфортные варианты, пользователь выбирает из предложенных вариантов наиболее предпочтительный для себя</w:t>
      </w:r>
    </w:p>
    <w:p w14:paraId="43EB2E54" w14:textId="77777777" w:rsidR="003A0B6B" w:rsidRPr="00AA41C0" w:rsidRDefault="003A0B6B" w:rsidP="003A0B6B">
      <w:r w:rsidRPr="00AA41C0">
        <w:rPr>
          <w:lang w:val="hy-AM"/>
        </w:rPr>
        <w:t>8․</w:t>
      </w:r>
      <w:r w:rsidRPr="00AA41C0">
        <w:t xml:space="preserve">После того как пользователь выбирает предпочтительный вариант, наступает этап оплаты, который осуществляется следующим образом: пользователь производит оплату </w:t>
      </w:r>
      <w:r w:rsidRPr="00AA41C0">
        <w:lastRenderedPageBreak/>
        <w:t xml:space="preserve">через свой банк, </w:t>
      </w:r>
      <w:r>
        <w:t>который через платежную систему, осуществляет перевод средств в банк сервиса, который в свою очередь зачисляет их на счет сервиса</w:t>
      </w:r>
      <w:r w:rsidRPr="00AA41C0">
        <w:t>.</w:t>
      </w:r>
    </w:p>
    <w:p w14:paraId="305D1A98" w14:textId="77777777" w:rsidR="003A0B6B" w:rsidRPr="00AA41C0" w:rsidRDefault="003A0B6B" w:rsidP="003A0B6B">
      <w:pPr>
        <w:rPr>
          <w:lang w:val="hy-AM"/>
        </w:rPr>
      </w:pPr>
      <w:r w:rsidRPr="00AA41C0">
        <w:rPr>
          <w:lang w:val="hy-AM"/>
        </w:rPr>
        <w:t>9․</w:t>
      </w:r>
      <w:r w:rsidRPr="00AA41C0">
        <w:t>Через платёжную систему сумма от сервиса направляется в соответствующие места, где были совершены покупки.</w:t>
      </w:r>
      <w:r w:rsidRPr="00AA41C0">
        <w:rPr>
          <w:lang w:val="hy-AM"/>
        </w:rPr>
        <w:t xml:space="preserve"> </w:t>
      </w:r>
    </w:p>
    <w:p w14:paraId="7ED1F708" w14:textId="77777777" w:rsidR="003A0B6B" w:rsidRPr="000057BC" w:rsidRDefault="003A0B6B" w:rsidP="003A0B6B">
      <w:r w:rsidRPr="00AA41C0">
        <w:rPr>
          <w:lang w:val="hy-AM"/>
        </w:rPr>
        <w:t>10․</w:t>
      </w:r>
      <w:r w:rsidRPr="00AA41C0">
        <w:t>На последнем этапе оплата подтверждается и сервис передаёт пользователю итоговый маршрут, билеты, подтверждения бронирования и другие документы.</w:t>
      </w:r>
    </w:p>
    <w:p w14:paraId="44B565F7" w14:textId="27BEDF88" w:rsidR="00E125F7" w:rsidRDefault="00E125F7" w:rsidP="00E125F7">
      <w:pPr>
        <w:pStyle w:val="2"/>
        <w:rPr>
          <w:rFonts w:cs="Times New Roman"/>
        </w:rPr>
      </w:pPr>
      <w:r>
        <w:t>1.5. Схема внутренней</w:t>
      </w:r>
      <w:r>
        <w:rPr>
          <w:rFonts w:cs="Times New Roman"/>
        </w:rPr>
        <w:t xml:space="preserve"> логики работы сервиса</w:t>
      </w:r>
      <w:bookmarkEnd w:id="15"/>
    </w:p>
    <w:p w14:paraId="7E159097" w14:textId="77777777" w:rsidR="00E125F7" w:rsidRDefault="00E125F7" w:rsidP="00E125F7">
      <w:r w:rsidRPr="00E05922">
        <w:t>П</w:t>
      </w:r>
      <w:r w:rsidRPr="00E125F7">
        <w:t>римерный внутренний комплекс модулей работы сервиса</w:t>
      </w:r>
      <w:r w:rsidR="00A93555">
        <w:t xml:space="preserve"> (на основании схемы </w:t>
      </w:r>
      <w:r w:rsidR="00A93555">
        <w:rPr>
          <w:lang w:val="en-US"/>
        </w:rPr>
        <w:t>TO</w:t>
      </w:r>
      <w:r w:rsidR="00A93555" w:rsidRPr="00E05922">
        <w:t xml:space="preserve"> </w:t>
      </w:r>
      <w:r w:rsidR="00A93555">
        <w:rPr>
          <w:lang w:val="en-US"/>
        </w:rPr>
        <w:t>BE</w:t>
      </w:r>
      <w:r w:rsidR="00A93555">
        <w:t>)</w:t>
      </w:r>
      <w:r w:rsidRPr="00E125F7">
        <w:t xml:space="preserve"> можно изучить на </w:t>
      </w:r>
      <w:r w:rsidR="000C7A67">
        <w:fldChar w:fldCharType="begin"/>
      </w:r>
      <w:r w:rsidR="000C7A67">
        <w:instrText xml:space="preserve"> REF _Ref219045230 \h </w:instrText>
      </w:r>
      <w:r w:rsidR="000C7A67">
        <w:fldChar w:fldCharType="separate"/>
      </w:r>
      <w:r w:rsidR="000C7A67">
        <w:t xml:space="preserve">рисунке </w:t>
      </w:r>
      <w:r w:rsidR="000C7A67">
        <w:rPr>
          <w:noProof/>
        </w:rPr>
        <w:t>14</w:t>
      </w:r>
      <w:r w:rsidR="000C7A67">
        <w:fldChar w:fldCharType="end"/>
      </w:r>
      <w:r w:rsidR="000C7A67">
        <w:t>.</w:t>
      </w:r>
    </w:p>
    <w:p w14:paraId="1C58E539" w14:textId="7E902EE8" w:rsidR="00E125F7" w:rsidRDefault="003A0B6B" w:rsidP="00E125F7">
      <w:pPr>
        <w:ind w:firstLine="0"/>
      </w:pPr>
      <w:ins w:id="16" w:author="GYGABYTE" w:date="2026-01-28T23:52:00Z">
        <w:r>
          <w:rPr>
            <w:rFonts w:ascii="Arial Narrow" w:hAnsi="Arial Narrow"/>
            <w:noProof/>
          </w:rPr>
          <w:drawing>
            <wp:inline distT="0" distB="0" distL="0" distR="0" wp14:anchorId="7C64892B" wp14:editId="4F0DAA8E">
              <wp:extent cx="5940425" cy="3939540"/>
              <wp:effectExtent l="0" t="0" r="3175" b="3810"/>
              <wp:docPr id="7" name="Рисунок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Рисунок 7"/>
                      <pic:cNvPicPr/>
                    </pic:nvPicPr>
                    <pic:blipFill>
                      <a:blip r:embed="rId1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39395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95E72A2" w14:textId="77777777" w:rsidR="00E125F7" w:rsidRPr="00E125F7" w:rsidRDefault="000C7A67" w:rsidP="000C7A67">
      <w:pPr>
        <w:pStyle w:val="ab"/>
      </w:pPr>
      <w:bookmarkStart w:id="17" w:name="_Ref219045230"/>
      <w:r>
        <w:t xml:space="preserve">Рисунок </w:t>
      </w:r>
      <w:fldSimple w:instr=" SEQ Рисунок \* ARABIC ">
        <w:r w:rsidR="006D4BC1">
          <w:rPr>
            <w:noProof/>
          </w:rPr>
          <w:t>14</w:t>
        </w:r>
      </w:fldSimple>
      <w:bookmarkEnd w:id="17"/>
      <w:r>
        <w:t xml:space="preserve">. </w:t>
      </w:r>
      <w:r w:rsidRPr="000C7A67">
        <w:t>Схема внутренней логики работы сервиса</w:t>
      </w:r>
    </w:p>
    <w:p w14:paraId="576069CC" w14:textId="33D42FCC" w:rsidR="00E125F7" w:rsidRPr="00AA41C0" w:rsidRDefault="00E125F7" w:rsidP="00AA41C0">
      <w:pPr>
        <w:ind w:firstLine="0"/>
      </w:pPr>
      <w:r>
        <w:t>Разберем</w:t>
      </w:r>
      <w:r w:rsidRPr="00E05922">
        <w:t>,</w:t>
      </w:r>
      <w:r>
        <w:t xml:space="preserve"> что происходит на схеме с каждым из процессов и модулей</w:t>
      </w:r>
      <w:r w:rsidR="00AA41C0" w:rsidRPr="00AA41C0">
        <w:t>.</w:t>
      </w:r>
    </w:p>
    <w:p w14:paraId="3448660A" w14:textId="77777777" w:rsidR="00AA41C0" w:rsidRPr="00AA41C0" w:rsidRDefault="00AA41C0" w:rsidP="00AA41C0">
      <w:pPr>
        <w:spacing w:after="160" w:line="259" w:lineRule="auto"/>
        <w:ind w:firstLine="0"/>
        <w:jc w:val="left"/>
        <w:rPr>
          <w:b/>
          <w:bCs/>
          <w:lang w:val="hy-AM"/>
        </w:rPr>
      </w:pPr>
      <w:r w:rsidRPr="00AA41C0">
        <w:rPr>
          <w:b/>
          <w:bCs/>
        </w:rPr>
        <w:t>1. Получение запроса клиента</w:t>
      </w:r>
      <w:r w:rsidRPr="00AA41C0">
        <w:rPr>
          <w:b/>
          <w:bCs/>
          <w:lang w:val="hy-AM"/>
        </w:rPr>
        <w:t xml:space="preserve"> - </w:t>
      </w:r>
      <w:r w:rsidRPr="00AA41C0">
        <w:t>Пользователь отправляет запрос в систему (например, построить маршрут, выбрать точки посещения, получить услугу).</w:t>
      </w:r>
      <w:r w:rsidRPr="00AA41C0">
        <w:rPr>
          <w:lang w:val="hy-AM"/>
        </w:rPr>
        <w:t xml:space="preserve"> </w:t>
      </w:r>
      <w:r w:rsidRPr="00AA41C0">
        <w:t>Запрос поступает в модуль взаимодействия с пользователем после чего пользователю отображается уведомление о принятии запроса</w:t>
      </w:r>
      <w:r w:rsidRPr="00AA41C0">
        <w:rPr>
          <w:lang w:val="hy-AM"/>
        </w:rPr>
        <w:t xml:space="preserve"> </w:t>
      </w:r>
      <w:r w:rsidRPr="00AA41C0">
        <w:t>посредством модуля отображения данных пользователю</w:t>
      </w:r>
      <w:r w:rsidRPr="00AA41C0">
        <w:rPr>
          <w:lang w:val="hy-AM"/>
        </w:rPr>
        <w:t>․</w:t>
      </w:r>
      <w:r w:rsidRPr="00AA41C0">
        <w:rPr>
          <w:b/>
          <w:bCs/>
          <w:lang w:val="hy-AM"/>
        </w:rPr>
        <w:t xml:space="preserve"> </w:t>
      </w:r>
    </w:p>
    <w:p w14:paraId="587F5650" w14:textId="77777777" w:rsidR="00AA41C0" w:rsidRPr="00AA41C0" w:rsidRDefault="00AA41C0" w:rsidP="00AA41C0">
      <w:pPr>
        <w:spacing w:after="160" w:line="259" w:lineRule="auto"/>
        <w:ind w:firstLine="0"/>
        <w:jc w:val="left"/>
        <w:rPr>
          <w:b/>
          <w:bCs/>
        </w:rPr>
      </w:pPr>
      <w:r w:rsidRPr="00AA41C0">
        <w:rPr>
          <w:b/>
          <w:bCs/>
        </w:rPr>
        <w:t>2. Получение данных у картографического провайдера</w:t>
      </w:r>
      <w:r w:rsidRPr="00AA41C0">
        <w:rPr>
          <w:b/>
          <w:bCs/>
          <w:lang w:val="hy-AM"/>
        </w:rPr>
        <w:t xml:space="preserve"> - </w:t>
      </w:r>
      <w:r w:rsidRPr="00AA41C0">
        <w:t>Для построения маршрута система направляет запрос в модуль направления запроса картографическому провайдеру.</w:t>
      </w:r>
      <w:r w:rsidRPr="00AA41C0">
        <w:rPr>
          <w:lang w:val="hy-AM"/>
        </w:rPr>
        <w:t xml:space="preserve"> </w:t>
      </w:r>
      <w:r w:rsidRPr="00AA41C0">
        <w:t>Провайдер (например, Google Maps) возвращает данные о карте, дорогах, расстояниях и времени в пути.</w:t>
      </w:r>
    </w:p>
    <w:p w14:paraId="281F1C3F" w14:textId="77777777" w:rsidR="00AA41C0" w:rsidRPr="00AA41C0" w:rsidRDefault="00AA41C0" w:rsidP="00AA41C0">
      <w:pPr>
        <w:spacing w:after="160" w:line="259" w:lineRule="auto"/>
        <w:ind w:firstLine="0"/>
        <w:jc w:val="left"/>
        <w:rPr>
          <w:b/>
          <w:bCs/>
        </w:rPr>
      </w:pPr>
      <w:r w:rsidRPr="00AA41C0">
        <w:rPr>
          <w:b/>
          <w:bCs/>
        </w:rPr>
        <w:lastRenderedPageBreak/>
        <w:t>3. Получение данных у сервисных предприятий</w:t>
      </w:r>
      <w:r w:rsidRPr="00AA41C0">
        <w:rPr>
          <w:b/>
          <w:bCs/>
          <w:lang w:val="hy-AM"/>
        </w:rPr>
        <w:t xml:space="preserve"> - </w:t>
      </w:r>
      <w:r w:rsidRPr="00AA41C0">
        <w:t>Система отправляет запрос в модуль направления запроса в сервисные предприятия</w:t>
      </w:r>
      <w:r w:rsidRPr="00AA41C0">
        <w:rPr>
          <w:lang w:val="hy-AM"/>
        </w:rPr>
        <w:t xml:space="preserve"> </w:t>
      </w:r>
      <w:r w:rsidRPr="00AA41C0">
        <w:t>(кафе, аптеки, отели, заправки). Система получает информацию о доступных сервисах, их местоположении, ценах и условиях.</w:t>
      </w:r>
    </w:p>
    <w:p w14:paraId="4C8B66EA" w14:textId="77777777" w:rsidR="00AA41C0" w:rsidRPr="00AA41C0" w:rsidRDefault="00AA41C0" w:rsidP="00AA41C0">
      <w:pPr>
        <w:spacing w:after="160" w:line="259" w:lineRule="auto"/>
        <w:ind w:firstLine="0"/>
        <w:jc w:val="left"/>
      </w:pPr>
      <w:r w:rsidRPr="00AA41C0">
        <w:rPr>
          <w:b/>
          <w:bCs/>
        </w:rPr>
        <w:t xml:space="preserve">4. Получение решения пользователя – </w:t>
      </w:r>
      <w:r w:rsidRPr="00AA41C0">
        <w:t>Здесь уже происходит уточнение предпочтений пользователя.</w:t>
      </w:r>
    </w:p>
    <w:p w14:paraId="1AF80A88" w14:textId="77777777" w:rsidR="00AA41C0" w:rsidRPr="00AA41C0" w:rsidRDefault="00AA41C0" w:rsidP="00AA41C0">
      <w:pPr>
        <w:spacing w:after="160" w:line="259" w:lineRule="auto"/>
        <w:ind w:firstLine="0"/>
        <w:jc w:val="left"/>
        <w:rPr>
          <w:b/>
          <w:bCs/>
        </w:rPr>
      </w:pPr>
      <w:r w:rsidRPr="00AA41C0">
        <w:rPr>
          <w:b/>
          <w:bCs/>
        </w:rPr>
        <w:t xml:space="preserve">5. Обработка данных сервисных предприятий - </w:t>
      </w:r>
      <w:r w:rsidRPr="00AA41C0">
        <w:t>Полученные данные от сервисных предприятий поступают в модуль взаимодействия с сервисными предприятиями, где они анализируются и подготавливаются для дальнейшего расчёта маршрута.</w:t>
      </w:r>
    </w:p>
    <w:p w14:paraId="38B8CFFC" w14:textId="77777777" w:rsidR="00AA41C0" w:rsidRPr="00AA41C0" w:rsidRDefault="00AA41C0" w:rsidP="00AA41C0">
      <w:pPr>
        <w:spacing w:after="160" w:line="259" w:lineRule="auto"/>
        <w:ind w:firstLine="0"/>
        <w:jc w:val="left"/>
        <w:rPr>
          <w:b/>
          <w:bCs/>
          <w:lang w:val="hy-AM"/>
        </w:rPr>
      </w:pPr>
      <w:r w:rsidRPr="00AA41C0">
        <w:rPr>
          <w:b/>
          <w:bCs/>
        </w:rPr>
        <w:t xml:space="preserve">6. Построение маршрута - </w:t>
      </w:r>
      <w:r w:rsidRPr="00AA41C0">
        <w:t>На основе данных картографического провайдера,</w:t>
      </w:r>
      <w:r w:rsidRPr="00AA41C0">
        <w:rPr>
          <w:b/>
          <w:bCs/>
        </w:rPr>
        <w:t xml:space="preserve"> </w:t>
      </w:r>
      <w:r w:rsidRPr="00AA41C0">
        <w:t>сервисных предприятий</w:t>
      </w:r>
      <w:r w:rsidRPr="00AA41C0">
        <w:rPr>
          <w:b/>
          <w:bCs/>
        </w:rPr>
        <w:t xml:space="preserve">, </w:t>
      </w:r>
      <w:r w:rsidRPr="00AA41C0">
        <w:t>предпочтений пользователя система формирует возможные маршруты</w:t>
      </w:r>
    </w:p>
    <w:p w14:paraId="250FC274" w14:textId="77777777" w:rsidR="00AA41C0" w:rsidRPr="00AA41C0" w:rsidRDefault="00AA41C0" w:rsidP="00AA41C0">
      <w:pPr>
        <w:spacing w:after="160" w:line="259" w:lineRule="auto"/>
        <w:ind w:firstLine="0"/>
        <w:jc w:val="left"/>
      </w:pPr>
      <w:r w:rsidRPr="00AA41C0">
        <w:rPr>
          <w:b/>
          <w:bCs/>
        </w:rPr>
        <w:t xml:space="preserve">7. Определение оптимальных точек и выбор пользователя - </w:t>
      </w:r>
      <w:r w:rsidRPr="00AA41C0">
        <w:t xml:space="preserve">пользователь в </w:t>
      </w:r>
      <w:r w:rsidRPr="00AA41C0">
        <w:rPr>
          <w:b/>
          <w:bCs/>
        </w:rPr>
        <w:t xml:space="preserve">модуле получения </w:t>
      </w:r>
      <w:r w:rsidRPr="00AA41C0">
        <w:t>окончательного решения пользователя выбирает окончательный вариант маршрута.</w:t>
      </w:r>
    </w:p>
    <w:p w14:paraId="68A38FB0" w14:textId="77777777" w:rsidR="00AA41C0" w:rsidRPr="00AA41C0" w:rsidRDefault="00AA41C0" w:rsidP="00AA41C0">
      <w:pPr>
        <w:spacing w:after="160" w:line="259" w:lineRule="auto"/>
        <w:ind w:firstLine="0"/>
        <w:jc w:val="left"/>
      </w:pPr>
      <w:r w:rsidRPr="00AA41C0">
        <w:rPr>
          <w:b/>
          <w:bCs/>
        </w:rPr>
        <w:t xml:space="preserve">8. Движение денежных средств - </w:t>
      </w:r>
      <w:r w:rsidRPr="00AA41C0">
        <w:t>После подтверждения пользователем система через модуль взаимодействия с банками отправляет запрос в модуль направления запроса на списание денежных средств.</w:t>
      </w:r>
    </w:p>
    <w:p w14:paraId="65CC51F0" w14:textId="77777777" w:rsidR="00AA41C0" w:rsidRPr="00AA41C0" w:rsidRDefault="00AA41C0" w:rsidP="00AA41C0">
      <w:pPr>
        <w:spacing w:after="160" w:line="259" w:lineRule="auto"/>
        <w:ind w:firstLine="0"/>
        <w:jc w:val="left"/>
        <w:rPr>
          <w:b/>
          <w:bCs/>
        </w:rPr>
      </w:pPr>
      <w:r w:rsidRPr="00AA41C0">
        <w:rPr>
          <w:b/>
          <w:bCs/>
        </w:rPr>
        <w:t xml:space="preserve">9. Зачисление денежных средств - </w:t>
      </w:r>
      <w:r w:rsidRPr="00AA41C0">
        <w:t>Банк подтверждает операцию, и система получает информацию через</w:t>
      </w:r>
      <w:r w:rsidRPr="00AA41C0">
        <w:br/>
        <w:t>модуль получения информации о движении денежных средств. И деньги уже зачисляются сервисным предприятиям.</w:t>
      </w:r>
    </w:p>
    <w:p w14:paraId="6A705FD1" w14:textId="45608125" w:rsidR="00AA41C0" w:rsidRDefault="00AA41C0" w:rsidP="00AA41C0">
      <w:pPr>
        <w:spacing w:after="160" w:line="259" w:lineRule="auto"/>
        <w:ind w:firstLine="0"/>
        <w:jc w:val="left"/>
      </w:pPr>
      <w:r w:rsidRPr="00AA41C0">
        <w:rPr>
          <w:b/>
          <w:bCs/>
        </w:rPr>
        <w:t xml:space="preserve">10. Отображение итогового маршрута пользователю – </w:t>
      </w:r>
      <w:r w:rsidRPr="00AA41C0">
        <w:t>Через модуль взаимодействия с пользователем, модуль направления данных маршрута пользователю отображает финальный маршрут, показывает подтверждённые точки,</w:t>
      </w:r>
      <w:r w:rsidRPr="00AA41C0">
        <w:rPr>
          <w:b/>
          <w:bCs/>
        </w:rPr>
        <w:t xml:space="preserve"> </w:t>
      </w:r>
      <w:r w:rsidRPr="00AA41C0">
        <w:t>предоставляет информацию об оплате и деталях поездки.</w:t>
      </w:r>
    </w:p>
    <w:p w14:paraId="22474475" w14:textId="59F187F3" w:rsidR="002E7136" w:rsidRPr="00AA41C0" w:rsidRDefault="002E7136" w:rsidP="00AA41C0">
      <w:pPr>
        <w:spacing w:after="160" w:line="259" w:lineRule="auto"/>
        <w:ind w:firstLine="0"/>
        <w:jc w:val="left"/>
      </w:pPr>
      <w:r>
        <w:rPr>
          <w:noProof/>
        </w:rPr>
        <w:lastRenderedPageBreak/>
        <w:drawing>
          <wp:inline distT="0" distB="0" distL="0" distR="0" wp14:anchorId="21F964B3" wp14:editId="63682254">
            <wp:extent cx="5940425" cy="54292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A4DF" w14:textId="5B0AAAD5" w:rsidR="00130B02" w:rsidRDefault="00130B02">
      <w:pPr>
        <w:spacing w:after="160" w:line="259" w:lineRule="auto"/>
        <w:ind w:firstLine="0"/>
        <w:jc w:val="left"/>
      </w:pPr>
      <w:r>
        <w:br w:type="page"/>
      </w:r>
    </w:p>
    <w:p w14:paraId="071D31E9" w14:textId="77777777" w:rsidR="0042759F" w:rsidRDefault="0042759F" w:rsidP="0042759F">
      <w:pPr>
        <w:pStyle w:val="1"/>
      </w:pPr>
      <w:bookmarkStart w:id="18" w:name="_Toc219029670"/>
      <w:r>
        <w:lastRenderedPageBreak/>
        <w:t>2. Маркетинг</w:t>
      </w:r>
      <w:bookmarkEnd w:id="18"/>
    </w:p>
    <w:p w14:paraId="4126A045" w14:textId="2C3EFA29" w:rsidR="00DC468A" w:rsidRPr="00D43A3A" w:rsidRDefault="00DC468A" w:rsidP="00D43A3A">
      <w:pPr>
        <w:pStyle w:val="2"/>
        <w:tabs>
          <w:tab w:val="left" w:pos="3402"/>
        </w:tabs>
        <w:spacing w:before="0" w:after="200"/>
      </w:pPr>
      <w:r w:rsidRPr="00DC468A">
        <w:rPr>
          <w:bCs/>
        </w:rPr>
        <w:t>2.1. Рынок сервиса</w:t>
      </w:r>
    </w:p>
    <w:p w14:paraId="01DF6058" w14:textId="070FD0F6" w:rsidR="00DC468A" w:rsidRDefault="00DC468A" w:rsidP="00DC468A">
      <w:pPr>
        <w:rPr>
          <w:b/>
          <w:bCs/>
        </w:rPr>
      </w:pPr>
      <w:r w:rsidRPr="00DC468A">
        <w:rPr>
          <w:b/>
          <w:bCs/>
        </w:rPr>
        <w:t>2.1.1. Прогноз объёма рынка (PAM, TAM, SAM, SOM)</w:t>
      </w:r>
    </w:p>
    <w:p w14:paraId="56AC97F3" w14:textId="0B9D0718" w:rsidR="00385E04" w:rsidRPr="003A0B6B" w:rsidRDefault="0055276B" w:rsidP="009307DC">
      <w:pPr>
        <w:ind w:firstLine="0"/>
      </w:pPr>
      <w:r w:rsidRPr="0055276B">
        <w:t xml:space="preserve">Для оценки объёма рынка сервиса </w:t>
      </w:r>
      <w:proofErr w:type="spellStart"/>
      <w:r w:rsidRPr="0055276B">
        <w:t>SmartRoute</w:t>
      </w:r>
      <w:proofErr w:type="spellEnd"/>
      <w:r w:rsidRPr="0055276B">
        <w:t xml:space="preserve"> используется модель PAM / TAM / SAM / SOM, основанная на данных официальной статистики Республики Армения за 2024 год, а также на данных о туристических потоках и уровне использования цифровых картографических сервисов.</w:t>
      </w:r>
      <w:r w:rsidR="00D43ACE" w:rsidRPr="00D43ACE">
        <w:t xml:space="preserve"> Ниже представлены ключевые показатели, необходимые для выполнения анализа рынка сервиса.</w:t>
      </w:r>
    </w:p>
    <w:p w14:paraId="43F14D67" w14:textId="1F3496C2" w:rsidR="00C76EF3" w:rsidRDefault="00C76EF3" w:rsidP="0042759F">
      <w:r w:rsidRPr="00C76EF3">
        <w:rPr>
          <w:b/>
          <w:bCs/>
        </w:rPr>
        <w:t>В 2024 году Республика Армения приняла 2 208 179 иностранных туристов, что на 4,7 % меньше по сравнению с 2023 годом.</w:t>
      </w:r>
      <w:r w:rsidRPr="00C76EF3">
        <w:t xml:space="preserve"> Основные туристические потоки были из России (примерно 937 823 человека), Грузии (около 266 048 человек) и Ирана (около 176 453 человека), а также значимое количество туристов из США и других стран. Эти данные основаны на официальных статистических публикациях Национального статистического комитета Республики Армения и Министерства экономики РА о социально-экономическом положении страны.</w:t>
      </w:r>
    </w:p>
    <w:p w14:paraId="6616BDC8" w14:textId="77777777" w:rsidR="00C76EF3" w:rsidRPr="00C76EF3" w:rsidRDefault="00C76EF3" w:rsidP="00C76EF3">
      <w:r w:rsidRPr="00C76EF3">
        <w:rPr>
          <w:b/>
          <w:bCs/>
        </w:rPr>
        <w:t>Туристический рынок Республики Армения (2024 год)</w:t>
      </w:r>
    </w:p>
    <w:p w14:paraId="117B9A5E" w14:textId="77777777" w:rsidR="00C76EF3" w:rsidRPr="00C76EF3" w:rsidRDefault="00C76EF3" w:rsidP="00C76EF3">
      <w:r w:rsidRPr="00C76EF3">
        <w:t xml:space="preserve">В 2024 году Республику Армения посетило </w:t>
      </w:r>
      <w:r w:rsidRPr="00C76EF3">
        <w:rPr>
          <w:b/>
          <w:bCs/>
        </w:rPr>
        <w:t>2 208 179 иностранных туристов</w:t>
      </w:r>
      <w:r w:rsidRPr="00C76EF3">
        <w:t xml:space="preserve">, что на </w:t>
      </w:r>
      <w:r w:rsidRPr="00C76EF3">
        <w:rPr>
          <w:b/>
          <w:bCs/>
        </w:rPr>
        <w:t>4,7 % меньше</w:t>
      </w:r>
      <w:r w:rsidRPr="00C76EF3">
        <w:t>, чем в 2023 году. Снижение туристического потока в основном обусловлено уменьшением числа туристов из Российской Федерации.</w:t>
      </w:r>
    </w:p>
    <w:p w14:paraId="4DDDD387" w14:textId="174D2ED9" w:rsidR="00C76EF3" w:rsidRPr="009307DC" w:rsidRDefault="00C76EF3" w:rsidP="00C76EF3">
      <w:pPr>
        <w:rPr>
          <w:lang w:val="hy-AM"/>
        </w:rPr>
      </w:pPr>
      <w:r w:rsidRPr="00C76EF3">
        <w:t xml:space="preserve">Основными странами происхождения туристов в 2024 году стали </w:t>
      </w:r>
      <w:r w:rsidRPr="00C76EF3">
        <w:rPr>
          <w:b/>
          <w:bCs/>
        </w:rPr>
        <w:t>Россия</w:t>
      </w:r>
      <w:r w:rsidRPr="00C76EF3">
        <w:t xml:space="preserve">, </w:t>
      </w:r>
      <w:r w:rsidRPr="00C76EF3">
        <w:rPr>
          <w:b/>
          <w:bCs/>
        </w:rPr>
        <w:t>Грузия</w:t>
      </w:r>
      <w:r w:rsidRPr="00C76EF3">
        <w:t xml:space="preserve"> и </w:t>
      </w:r>
      <w:r w:rsidRPr="00C76EF3">
        <w:rPr>
          <w:b/>
          <w:bCs/>
        </w:rPr>
        <w:t>Иран</w:t>
      </w:r>
      <w:r w:rsidRPr="00C76EF3">
        <w:t xml:space="preserve">, на долю которых пришлась значительная часть общего въездного туристического потока. Также фиксируется устойчивый поток туристов из </w:t>
      </w:r>
      <w:r w:rsidRPr="00C76EF3">
        <w:rPr>
          <w:b/>
          <w:bCs/>
        </w:rPr>
        <w:t>США</w:t>
      </w:r>
      <w:r w:rsidRPr="00C76EF3">
        <w:t>, а также из стран Европейского союза и Ближнего Востока.</w:t>
      </w:r>
      <w:r w:rsidR="009307DC">
        <w:rPr>
          <w:lang w:val="hy-AM"/>
        </w:rPr>
        <w:t xml:space="preserve"> </w:t>
      </w:r>
    </w:p>
    <w:p w14:paraId="5208B18B" w14:textId="00A1737B" w:rsidR="00C76EF3" w:rsidRPr="00C76EF3" w:rsidRDefault="00C76EF3" w:rsidP="00C76EF3">
      <w:r w:rsidRPr="00C76EF3">
        <w:t xml:space="preserve">Представленные данные основаны на официальной статистике </w:t>
      </w:r>
      <w:r w:rsidRPr="00C76EF3">
        <w:rPr>
          <w:b/>
          <w:bCs/>
        </w:rPr>
        <w:t>Национального статистического комитета Республики Армения</w:t>
      </w:r>
      <w:r w:rsidRPr="00C76EF3">
        <w:t xml:space="preserve"> и материалах, опубликованных на </w:t>
      </w:r>
      <w:r w:rsidRPr="00C76EF3">
        <w:rPr>
          <w:b/>
          <w:bCs/>
        </w:rPr>
        <w:t>государственной электронной платформе e-gov.am</w:t>
      </w:r>
      <w:r w:rsidRPr="00C76EF3">
        <w:t>, а также в отчетах Министерства экономики Республики Армения.</w:t>
      </w:r>
      <w:r w:rsidR="003351B4">
        <w:rPr>
          <w:rStyle w:val="afc"/>
        </w:rPr>
        <w:footnoteReference w:id="1"/>
      </w:r>
    </w:p>
    <w:p w14:paraId="6F4DD0FC" w14:textId="3B51D7C8" w:rsidR="00924F8B" w:rsidRDefault="00C376C1" w:rsidP="005B40C9">
      <w:pPr>
        <w:ind w:firstLine="0"/>
        <w:rPr>
          <w:lang w:val="hy-AM"/>
        </w:rPr>
      </w:pPr>
      <w:r w:rsidRPr="00C376C1">
        <w:t xml:space="preserve">Поскольку Google Maps и </w:t>
      </w:r>
      <w:proofErr w:type="spellStart"/>
      <w:r w:rsidRPr="00C376C1">
        <w:t>Yandex</w:t>
      </w:r>
      <w:proofErr w:type="spellEnd"/>
      <w:r w:rsidRPr="00C376C1">
        <w:t xml:space="preserve"> Maps не публикуют официальную статистику пользователей по странам, в рамках анализа были использованы оценочные данные.</w:t>
      </w:r>
      <w:r w:rsidRPr="00C376C1">
        <w:br/>
        <w:t>Численность населения Республики Армения составляет около 3 млн человек, из которых порядка 70–75 % являются пользователями смартфонов</w:t>
      </w:r>
      <w:r w:rsidR="001A32CD">
        <w:t xml:space="preserve"> (примерно </w:t>
      </w:r>
      <w:r w:rsidR="001A32CD" w:rsidRPr="001A32CD">
        <w:t>≈ 2 100 000 – 2 250</w:t>
      </w:r>
      <w:r w:rsidR="001A32CD">
        <w:t> </w:t>
      </w:r>
      <w:r w:rsidR="001A32CD" w:rsidRPr="001A32CD">
        <w:t>000</w:t>
      </w:r>
      <w:r w:rsidR="001A32CD">
        <w:t xml:space="preserve"> человек</w:t>
      </w:r>
      <w:r w:rsidR="001A32CD" w:rsidRPr="001A32CD">
        <w:t>)</w:t>
      </w:r>
      <w:r w:rsidRPr="001A32CD">
        <w:t>.</w:t>
      </w:r>
      <w:r w:rsidRPr="00C376C1">
        <w:t xml:space="preserve"> Согласно международным исследованиям, около 65 % пользователей смартфонов регулярно используют картографические приложения</w:t>
      </w:r>
      <w:r w:rsidR="001A32CD">
        <w:t xml:space="preserve"> (</w:t>
      </w:r>
      <w:r w:rsidR="001A32CD" w:rsidRPr="001A32CD">
        <w:t>2 200 000 × 65 % ≈ 1 430</w:t>
      </w:r>
      <w:r w:rsidR="001A32CD">
        <w:t> </w:t>
      </w:r>
      <w:r w:rsidR="001A32CD" w:rsidRPr="001A32CD">
        <w:t>000</w:t>
      </w:r>
      <w:r w:rsidR="001A32CD">
        <w:t xml:space="preserve"> человек)</w:t>
      </w:r>
      <w:r w:rsidRPr="00C376C1">
        <w:t>.</w:t>
      </w:r>
      <w:r w:rsidR="00924F8B">
        <w:t xml:space="preserve"> </w:t>
      </w:r>
      <w:r w:rsidRPr="00C376C1">
        <w:t xml:space="preserve">Таким образом, общее количество пользователей картографических сервисов в Армении можно оценить примерно в </w:t>
      </w:r>
      <w:r w:rsidRPr="001A32CD">
        <w:t>1,4 млн человек.</w:t>
      </w:r>
      <w:r w:rsidR="001A32CD">
        <w:t xml:space="preserve"> </w:t>
      </w:r>
      <w:r w:rsidRPr="001A32CD">
        <w:t xml:space="preserve">Из них условно около 70 % приходится на Google Maps (≈1 млн пользователей) и около 30 % — на </w:t>
      </w:r>
      <w:proofErr w:type="spellStart"/>
      <w:r w:rsidRPr="001A32CD">
        <w:t>Yandex</w:t>
      </w:r>
      <w:proofErr w:type="spellEnd"/>
      <w:r w:rsidRPr="001A32CD">
        <w:t xml:space="preserve"> Maps и </w:t>
      </w:r>
      <w:proofErr w:type="spellStart"/>
      <w:r w:rsidRPr="001A32CD">
        <w:t>Yandex</w:t>
      </w:r>
      <w:proofErr w:type="spellEnd"/>
      <w:r w:rsidRPr="001A32CD">
        <w:t xml:space="preserve"> Navigator (≈0,4 млн пользователей).</w:t>
      </w:r>
      <w:r w:rsidRPr="001A32CD">
        <w:rPr>
          <w:lang w:val="hy-AM"/>
        </w:rPr>
        <w:t xml:space="preserve"> </w:t>
      </w:r>
    </w:p>
    <w:p w14:paraId="51AB0951" w14:textId="77777777" w:rsidR="005B40C9" w:rsidRDefault="00721E20" w:rsidP="005B40C9">
      <w:pPr>
        <w:ind w:firstLine="0"/>
        <w:rPr>
          <w:lang w:val="hy-AM"/>
        </w:rPr>
      </w:pPr>
      <w:r>
        <w:rPr>
          <w:noProof/>
        </w:rPr>
        <w:t xml:space="preserve"> </w:t>
      </w:r>
      <w:r w:rsidR="005B40C9" w:rsidRPr="006E33D4">
        <w:t xml:space="preserve">Также представим некоторые другие полезные данные, основанные на информации </w:t>
      </w:r>
      <w:proofErr w:type="spellStart"/>
      <w:r w:rsidR="005B40C9" w:rsidRPr="006E33D4">
        <w:t>Armstat</w:t>
      </w:r>
      <w:proofErr w:type="spellEnd"/>
      <w:r w:rsidR="005B40C9" w:rsidRPr="006E33D4">
        <w:t>, которые пригодятся в будущем</w:t>
      </w:r>
      <w:r w:rsidR="005B40C9">
        <w:rPr>
          <w:lang w:val="hy-AM"/>
        </w:rPr>
        <w:t>։</w:t>
      </w:r>
    </w:p>
    <w:p w14:paraId="299154D9" w14:textId="77777777" w:rsidR="005B40C9" w:rsidRDefault="005B40C9" w:rsidP="005B40C9">
      <w:pPr>
        <w:ind w:firstLine="0"/>
        <w:rPr>
          <w:lang w:val="hy-AM"/>
        </w:rPr>
      </w:pPr>
      <w:r w:rsidRPr="006E33D4">
        <w:rPr>
          <w:lang w:val="hy-AM"/>
        </w:rPr>
        <w:t>трудовые ресурсы</w:t>
      </w:r>
    </w:p>
    <w:p w14:paraId="4770DC4D" w14:textId="4DCFF1C4" w:rsidR="005B40C9" w:rsidRDefault="005B40C9" w:rsidP="005B40C9">
      <w:pPr>
        <w:ind w:firstLine="0"/>
      </w:pPr>
      <w:r w:rsidRPr="006E33D4">
        <w:rPr>
          <w:lang w:val="hy-AM"/>
        </w:rPr>
        <w:t>рабочая сила: занятые</w:t>
      </w:r>
      <w:r>
        <w:rPr>
          <w:lang w:val="hy-AM"/>
        </w:rPr>
        <w:t xml:space="preserve"> – 1,176,000 </w:t>
      </w:r>
      <w:r>
        <w:t>чел (2024 г.)</w:t>
      </w:r>
    </w:p>
    <w:p w14:paraId="3D7ACB70" w14:textId="77777777" w:rsidR="005B40C9" w:rsidRDefault="005B40C9" w:rsidP="005B40C9">
      <w:pPr>
        <w:ind w:firstLine="0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6941"/>
        <w:gridCol w:w="1276"/>
      </w:tblGrid>
      <w:tr w:rsidR="005B40C9" w:rsidRPr="00645FDB" w14:paraId="37E567BA" w14:textId="77777777" w:rsidTr="000C2013">
        <w:tc>
          <w:tcPr>
            <w:tcW w:w="6941" w:type="dxa"/>
          </w:tcPr>
          <w:p w14:paraId="4FC05D26" w14:textId="77777777" w:rsidR="005B40C9" w:rsidRPr="007942B2" w:rsidRDefault="005B40C9" w:rsidP="000C2013">
            <w:pPr>
              <w:ind w:firstLine="0"/>
            </w:pPr>
          </w:p>
        </w:tc>
        <w:tc>
          <w:tcPr>
            <w:tcW w:w="1276" w:type="dxa"/>
          </w:tcPr>
          <w:p w14:paraId="21C25937" w14:textId="77777777" w:rsidR="005B40C9" w:rsidRPr="00645FDB" w:rsidRDefault="005B40C9" w:rsidP="000C2013">
            <w:pPr>
              <w:ind w:firstLine="0"/>
              <w:jc w:val="center"/>
              <w:rPr>
                <w:lang w:val="en-US"/>
              </w:rPr>
            </w:pPr>
            <w:r>
              <w:rPr>
                <w:lang w:val="hy-AM"/>
              </w:rPr>
              <w:t>202</w:t>
            </w:r>
            <w:r>
              <w:rPr>
                <w:lang w:val="en-US"/>
              </w:rPr>
              <w:t>4</w:t>
            </w:r>
          </w:p>
        </w:tc>
      </w:tr>
      <w:tr w:rsidR="005B40C9" w14:paraId="537D1DFD" w14:textId="77777777" w:rsidTr="000C2013">
        <w:tc>
          <w:tcPr>
            <w:tcW w:w="6941" w:type="dxa"/>
          </w:tcPr>
          <w:p w14:paraId="76C90EC1" w14:textId="77777777" w:rsidR="005B40C9" w:rsidRPr="007942B2" w:rsidRDefault="005B40C9" w:rsidP="000C2013">
            <w:pPr>
              <w:ind w:firstLine="0"/>
              <w:rPr>
                <w:lang w:val="hy-AM"/>
              </w:rPr>
            </w:pPr>
            <w:r w:rsidRPr="007942B2">
              <w:t>Численность учащихся в общеобразовательных школах, человек</w:t>
            </w:r>
          </w:p>
        </w:tc>
        <w:tc>
          <w:tcPr>
            <w:tcW w:w="1276" w:type="dxa"/>
          </w:tcPr>
          <w:p w14:paraId="1A47E732" w14:textId="77777777" w:rsidR="005B40C9" w:rsidRDefault="005B40C9" w:rsidP="000C2013">
            <w:pPr>
              <w:ind w:firstLine="0"/>
            </w:pPr>
            <w:r>
              <w:t>425 179</w:t>
            </w:r>
          </w:p>
        </w:tc>
      </w:tr>
      <w:tr w:rsidR="005B40C9" w14:paraId="3C888E75" w14:textId="77777777" w:rsidTr="000C2013">
        <w:tc>
          <w:tcPr>
            <w:tcW w:w="6941" w:type="dxa"/>
          </w:tcPr>
          <w:p w14:paraId="01F44EED" w14:textId="77777777" w:rsidR="005B40C9" w:rsidRPr="005261E6" w:rsidRDefault="005B40C9" w:rsidP="000C2013">
            <w:pPr>
              <w:ind w:firstLine="0"/>
              <w:rPr>
                <w:i/>
                <w:iCs/>
              </w:rPr>
            </w:pPr>
            <w:r w:rsidRPr="005261E6">
              <w:rPr>
                <w:i/>
                <w:iCs/>
              </w:rPr>
              <w:t>в городах</w:t>
            </w:r>
          </w:p>
        </w:tc>
        <w:tc>
          <w:tcPr>
            <w:tcW w:w="1276" w:type="dxa"/>
          </w:tcPr>
          <w:p w14:paraId="14848FAD" w14:textId="77777777" w:rsidR="005B40C9" w:rsidRDefault="005B40C9" w:rsidP="000C2013">
            <w:pPr>
              <w:ind w:firstLine="0"/>
            </w:pPr>
            <w:r>
              <w:t>275 139</w:t>
            </w:r>
          </w:p>
        </w:tc>
      </w:tr>
      <w:tr w:rsidR="005B40C9" w14:paraId="716A9379" w14:textId="77777777" w:rsidTr="000C2013">
        <w:tc>
          <w:tcPr>
            <w:tcW w:w="6941" w:type="dxa"/>
          </w:tcPr>
          <w:p w14:paraId="5DCDE83B" w14:textId="77777777" w:rsidR="005B40C9" w:rsidRPr="005261E6" w:rsidRDefault="005B40C9" w:rsidP="000C2013">
            <w:pPr>
              <w:ind w:firstLine="0"/>
              <w:rPr>
                <w:i/>
                <w:iCs/>
              </w:rPr>
            </w:pPr>
            <w:r w:rsidRPr="005261E6">
              <w:rPr>
                <w:i/>
                <w:iCs/>
              </w:rPr>
              <w:t>в сельской местности</w:t>
            </w:r>
          </w:p>
        </w:tc>
        <w:tc>
          <w:tcPr>
            <w:tcW w:w="1276" w:type="dxa"/>
          </w:tcPr>
          <w:p w14:paraId="3F531572" w14:textId="77777777" w:rsidR="005B40C9" w:rsidRDefault="005B40C9" w:rsidP="000C2013">
            <w:pPr>
              <w:ind w:firstLine="0"/>
            </w:pPr>
            <w:r>
              <w:t>150 040</w:t>
            </w:r>
          </w:p>
        </w:tc>
      </w:tr>
      <w:tr w:rsidR="005B40C9" w14:paraId="4D5C2D75" w14:textId="77777777" w:rsidTr="000C2013">
        <w:tc>
          <w:tcPr>
            <w:tcW w:w="6941" w:type="dxa"/>
          </w:tcPr>
          <w:p w14:paraId="20A879BA" w14:textId="77777777" w:rsidR="005B40C9" w:rsidRDefault="005B40C9" w:rsidP="000C2013">
            <w:pPr>
              <w:ind w:firstLine="0"/>
            </w:pPr>
            <w:r w:rsidRPr="005261E6">
              <w:t>количество музыкальных, художественных школ, школ искусств и детско-юношеских творческих центров</w:t>
            </w:r>
          </w:p>
        </w:tc>
        <w:tc>
          <w:tcPr>
            <w:tcW w:w="1276" w:type="dxa"/>
          </w:tcPr>
          <w:p w14:paraId="7A529647" w14:textId="77777777" w:rsidR="005B40C9" w:rsidRDefault="005B40C9" w:rsidP="000C2013">
            <w:pPr>
              <w:ind w:firstLine="0"/>
            </w:pPr>
            <w:r>
              <w:t>236</w:t>
            </w:r>
          </w:p>
        </w:tc>
      </w:tr>
      <w:tr w:rsidR="005B40C9" w14:paraId="45520C9B" w14:textId="77777777" w:rsidTr="000C2013">
        <w:tc>
          <w:tcPr>
            <w:tcW w:w="6941" w:type="dxa"/>
          </w:tcPr>
          <w:p w14:paraId="6448D185" w14:textId="77777777" w:rsidR="005B40C9" w:rsidRPr="009307DC" w:rsidRDefault="005B40C9" w:rsidP="000C2013">
            <w:pPr>
              <w:ind w:firstLine="0"/>
              <w:rPr>
                <w:i/>
                <w:iCs/>
              </w:rPr>
            </w:pPr>
            <w:r w:rsidRPr="009307DC">
              <w:rPr>
                <w:i/>
                <w:iCs/>
              </w:rPr>
              <w:t>численность обучающихся в них, человек</w:t>
            </w:r>
          </w:p>
        </w:tc>
        <w:tc>
          <w:tcPr>
            <w:tcW w:w="1276" w:type="dxa"/>
          </w:tcPr>
          <w:p w14:paraId="589ACA5C" w14:textId="77777777" w:rsidR="005B40C9" w:rsidRDefault="005B40C9" w:rsidP="000C2013">
            <w:pPr>
              <w:ind w:firstLine="0"/>
            </w:pPr>
            <w:r>
              <w:t>56 839</w:t>
            </w:r>
          </w:p>
        </w:tc>
      </w:tr>
      <w:tr w:rsidR="005B40C9" w14:paraId="025361DC" w14:textId="77777777" w:rsidTr="000C2013">
        <w:tc>
          <w:tcPr>
            <w:tcW w:w="6941" w:type="dxa"/>
          </w:tcPr>
          <w:p w14:paraId="77BA6056" w14:textId="77777777" w:rsidR="005B40C9" w:rsidRDefault="005B40C9" w:rsidP="000C2013">
            <w:pPr>
              <w:ind w:firstLine="0"/>
            </w:pPr>
            <w:r w:rsidRPr="009307DC">
              <w:t>количество учебных заведений, реализующих программы начального профессионального образования</w:t>
            </w:r>
          </w:p>
        </w:tc>
        <w:tc>
          <w:tcPr>
            <w:tcW w:w="1276" w:type="dxa"/>
          </w:tcPr>
          <w:p w14:paraId="440EAEC4" w14:textId="77777777" w:rsidR="005B40C9" w:rsidRDefault="005B40C9" w:rsidP="000C2013">
            <w:pPr>
              <w:ind w:firstLine="0"/>
            </w:pPr>
            <w:r>
              <w:t>56</w:t>
            </w:r>
          </w:p>
        </w:tc>
      </w:tr>
      <w:tr w:rsidR="005B40C9" w14:paraId="5628F221" w14:textId="77777777" w:rsidTr="000C2013">
        <w:tc>
          <w:tcPr>
            <w:tcW w:w="6941" w:type="dxa"/>
          </w:tcPr>
          <w:p w14:paraId="53DDE16E" w14:textId="77777777" w:rsidR="005B40C9" w:rsidRPr="009307DC" w:rsidRDefault="005B40C9" w:rsidP="000C2013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i/>
                <w:iCs/>
                <w:lang w:eastAsia="ru-RU"/>
              </w:rPr>
            </w:pPr>
            <w:r w:rsidRPr="009307DC">
              <w:rPr>
                <w:rFonts w:eastAsia="Times New Roman" w:cs="Times New Roman"/>
                <w:i/>
                <w:iCs/>
                <w:lang w:eastAsia="ru-RU"/>
              </w:rPr>
              <w:t>численность обучающихся в них, человек</w:t>
            </w:r>
          </w:p>
        </w:tc>
        <w:tc>
          <w:tcPr>
            <w:tcW w:w="1276" w:type="dxa"/>
          </w:tcPr>
          <w:p w14:paraId="021E0EC3" w14:textId="77777777" w:rsidR="005B40C9" w:rsidRDefault="005B40C9" w:rsidP="000C2013">
            <w:pPr>
              <w:ind w:firstLine="0"/>
            </w:pPr>
            <w:r>
              <w:t>8317</w:t>
            </w:r>
          </w:p>
        </w:tc>
      </w:tr>
      <w:tr w:rsidR="005B40C9" w14:paraId="7E9B5BAE" w14:textId="77777777" w:rsidTr="000C2013">
        <w:tc>
          <w:tcPr>
            <w:tcW w:w="6941" w:type="dxa"/>
          </w:tcPr>
          <w:p w14:paraId="7BDDCB08" w14:textId="77777777" w:rsidR="005B40C9" w:rsidRDefault="005B40C9" w:rsidP="000C2013">
            <w:pPr>
              <w:ind w:firstLine="0"/>
            </w:pPr>
            <w:r>
              <w:t>количество средних профессиональных учебных заведений</w:t>
            </w:r>
          </w:p>
        </w:tc>
        <w:tc>
          <w:tcPr>
            <w:tcW w:w="1276" w:type="dxa"/>
          </w:tcPr>
          <w:p w14:paraId="06C2EA18" w14:textId="77777777" w:rsidR="005B40C9" w:rsidRDefault="005B40C9" w:rsidP="000C2013">
            <w:pPr>
              <w:ind w:firstLine="0"/>
            </w:pPr>
            <w:r>
              <w:t>98</w:t>
            </w:r>
          </w:p>
        </w:tc>
      </w:tr>
      <w:tr w:rsidR="005B40C9" w14:paraId="4130F6D1" w14:textId="77777777" w:rsidTr="000C2013">
        <w:tc>
          <w:tcPr>
            <w:tcW w:w="6941" w:type="dxa"/>
          </w:tcPr>
          <w:p w14:paraId="29190E8F" w14:textId="77777777" w:rsidR="005B40C9" w:rsidRDefault="005B40C9" w:rsidP="000C2013">
            <w:pPr>
              <w:ind w:firstLine="0"/>
            </w:pPr>
            <w:r w:rsidRPr="009307DC">
              <w:rPr>
                <w:rFonts w:eastAsia="Times New Roman" w:cs="Times New Roman"/>
                <w:i/>
                <w:iCs/>
                <w:lang w:eastAsia="ru-RU"/>
              </w:rPr>
              <w:t>численность обучающихся в них, человек</w:t>
            </w:r>
          </w:p>
        </w:tc>
        <w:tc>
          <w:tcPr>
            <w:tcW w:w="1276" w:type="dxa"/>
          </w:tcPr>
          <w:p w14:paraId="4150509A" w14:textId="77777777" w:rsidR="005B40C9" w:rsidRDefault="005B40C9" w:rsidP="000C2013">
            <w:pPr>
              <w:ind w:firstLine="0"/>
            </w:pPr>
            <w:r>
              <w:t>37 077</w:t>
            </w:r>
          </w:p>
        </w:tc>
      </w:tr>
      <w:tr w:rsidR="005B40C9" w14:paraId="485915AB" w14:textId="77777777" w:rsidTr="000C2013">
        <w:tc>
          <w:tcPr>
            <w:tcW w:w="6941" w:type="dxa"/>
          </w:tcPr>
          <w:p w14:paraId="0E7985B9" w14:textId="77777777" w:rsidR="005B40C9" w:rsidRDefault="005B40C9" w:rsidP="000C2013">
            <w:pPr>
              <w:ind w:firstLine="0"/>
            </w:pPr>
            <w:r>
              <w:t>количество высших учебных заведений</w:t>
            </w:r>
          </w:p>
        </w:tc>
        <w:tc>
          <w:tcPr>
            <w:tcW w:w="1276" w:type="dxa"/>
          </w:tcPr>
          <w:p w14:paraId="670BBCDB" w14:textId="77777777" w:rsidR="005B40C9" w:rsidRDefault="005B40C9" w:rsidP="000C2013">
            <w:pPr>
              <w:ind w:firstLine="0"/>
            </w:pPr>
            <w:r>
              <w:t>50</w:t>
            </w:r>
          </w:p>
        </w:tc>
      </w:tr>
      <w:tr w:rsidR="005B40C9" w14:paraId="26B25283" w14:textId="77777777" w:rsidTr="000C2013">
        <w:tc>
          <w:tcPr>
            <w:tcW w:w="6941" w:type="dxa"/>
          </w:tcPr>
          <w:p w14:paraId="1CA1217B" w14:textId="77777777" w:rsidR="005B40C9" w:rsidRDefault="005B40C9" w:rsidP="000C2013">
            <w:pPr>
              <w:ind w:firstLine="0"/>
            </w:pPr>
            <w:r w:rsidRPr="009307DC">
              <w:rPr>
                <w:rFonts w:eastAsia="Times New Roman" w:cs="Times New Roman"/>
                <w:i/>
                <w:iCs/>
                <w:lang w:eastAsia="ru-RU"/>
              </w:rPr>
              <w:t>численность обучающихся в них, человек</w:t>
            </w:r>
          </w:p>
        </w:tc>
        <w:tc>
          <w:tcPr>
            <w:tcW w:w="1276" w:type="dxa"/>
          </w:tcPr>
          <w:p w14:paraId="6C8E35C9" w14:textId="77777777" w:rsidR="005B40C9" w:rsidRDefault="005B40C9" w:rsidP="000C2013">
            <w:pPr>
              <w:ind w:firstLine="0"/>
            </w:pPr>
            <w:r>
              <w:t>76 406</w:t>
            </w:r>
          </w:p>
        </w:tc>
      </w:tr>
    </w:tbl>
    <w:p w14:paraId="6D7B956F" w14:textId="2214340C" w:rsidR="00385E04" w:rsidRDefault="003351B4" w:rsidP="00721E20">
      <w:pPr>
        <w:ind w:firstLine="0"/>
        <w:rPr>
          <w:lang w:val="hy-AM"/>
        </w:rPr>
      </w:pPr>
      <w:r>
        <w:rPr>
          <w:rStyle w:val="afc"/>
          <w:lang w:val="hy-AM"/>
        </w:rPr>
        <w:footnoteReference w:id="2"/>
      </w:r>
    </w:p>
    <w:p w14:paraId="6F9941B9" w14:textId="5EB0DA10" w:rsidR="00385E04" w:rsidRDefault="00385E04" w:rsidP="00E66BD1">
      <w:pPr>
        <w:ind w:firstLine="0"/>
        <w:rPr>
          <w:lang w:val="hy-AM"/>
        </w:rPr>
      </w:pPr>
    </w:p>
    <w:p w14:paraId="15A7D98C" w14:textId="77777777" w:rsidR="00E66BD1" w:rsidRPr="00E66BD1" w:rsidRDefault="00E66BD1" w:rsidP="00E66BD1">
      <w:pPr>
        <w:ind w:firstLine="0"/>
        <w:rPr>
          <w:lang w:val="en-US"/>
        </w:rPr>
      </w:pPr>
      <w:r w:rsidRPr="00E66BD1">
        <w:rPr>
          <w:lang w:val="en-US"/>
        </w:rPr>
        <w:t>PAM — Potential Available Market</w:t>
      </w:r>
    </w:p>
    <w:p w14:paraId="63517AA4" w14:textId="77777777" w:rsidR="00E66BD1" w:rsidRPr="00E66BD1" w:rsidRDefault="00E66BD1" w:rsidP="00E66BD1">
      <w:pPr>
        <w:ind w:firstLine="0"/>
        <w:rPr>
          <w:lang w:val="en-US"/>
        </w:rPr>
      </w:pPr>
      <w:r w:rsidRPr="00E66BD1">
        <w:rPr>
          <w:i/>
          <w:iCs/>
          <w:lang w:val="en-US"/>
        </w:rPr>
        <w:t>(</w:t>
      </w:r>
      <w:r w:rsidRPr="00E66BD1">
        <w:rPr>
          <w:i/>
          <w:iCs/>
        </w:rPr>
        <w:t>Потенциальный</w:t>
      </w:r>
      <w:r w:rsidRPr="00E66BD1">
        <w:rPr>
          <w:i/>
          <w:iCs/>
          <w:lang w:val="en-US"/>
        </w:rPr>
        <w:t xml:space="preserve"> </w:t>
      </w:r>
      <w:r w:rsidRPr="00E66BD1">
        <w:rPr>
          <w:i/>
          <w:iCs/>
        </w:rPr>
        <w:t>объём</w:t>
      </w:r>
      <w:r w:rsidRPr="00E66BD1">
        <w:rPr>
          <w:i/>
          <w:iCs/>
          <w:lang w:val="en-US"/>
        </w:rPr>
        <w:t xml:space="preserve"> </w:t>
      </w:r>
      <w:r w:rsidRPr="00E66BD1">
        <w:rPr>
          <w:i/>
          <w:iCs/>
        </w:rPr>
        <w:t>рынка</w:t>
      </w:r>
      <w:r w:rsidRPr="00E66BD1">
        <w:rPr>
          <w:i/>
          <w:iCs/>
          <w:lang w:val="en-US"/>
        </w:rPr>
        <w:t>)</w:t>
      </w:r>
    </w:p>
    <w:p w14:paraId="47DADAEA" w14:textId="77777777" w:rsidR="00E66BD1" w:rsidRPr="00E66BD1" w:rsidRDefault="00E66BD1" w:rsidP="00E66BD1">
      <w:pPr>
        <w:ind w:firstLine="0"/>
      </w:pPr>
      <w:r w:rsidRPr="00E66BD1">
        <w:t>PAM включает всех пользователей, которые теоретически могут испытывать потребность в сервисе планирования маршрутов, перемещений и бронирований.</w:t>
      </w:r>
    </w:p>
    <w:p w14:paraId="78636279" w14:textId="2DC863A3" w:rsidR="00E66BD1" w:rsidRPr="00E66BD1" w:rsidRDefault="00E66BD1" w:rsidP="0055276B">
      <w:pPr>
        <w:ind w:firstLine="0"/>
      </w:pPr>
      <w:r w:rsidRPr="00E66BD1">
        <w:t>К данной категории относятся</w:t>
      </w:r>
      <w:r w:rsidR="0055276B" w:rsidRPr="0055276B">
        <w:t xml:space="preserve">, </w:t>
      </w:r>
      <w:r w:rsidRPr="00E66BD1">
        <w:t>население Республики Армения</w:t>
      </w:r>
      <w:r w:rsidR="0055276B" w:rsidRPr="0055276B">
        <w:t xml:space="preserve">, </w:t>
      </w:r>
      <w:r w:rsidRPr="00E66BD1">
        <w:t xml:space="preserve">иностранные туристы, посещающие </w:t>
      </w:r>
      <w:proofErr w:type="spellStart"/>
      <w:proofErr w:type="gramStart"/>
      <w:r w:rsidRPr="00E66BD1">
        <w:t>страну</w:t>
      </w:r>
      <w:r w:rsidR="0055276B" w:rsidRPr="0055276B">
        <w:t>,</w:t>
      </w:r>
      <w:r w:rsidRPr="00E66BD1">
        <w:t>студенты</w:t>
      </w:r>
      <w:proofErr w:type="spellEnd"/>
      <w:proofErr w:type="gramEnd"/>
      <w:r w:rsidRPr="00E66BD1">
        <w:t xml:space="preserve"> и занятые граждане, активно перемещающиеся внутри страны.</w:t>
      </w:r>
    </w:p>
    <w:p w14:paraId="17C5A9BB" w14:textId="77777777" w:rsidR="00E66BD1" w:rsidRPr="00E66BD1" w:rsidRDefault="00E66BD1" w:rsidP="00E66BD1">
      <w:pPr>
        <w:ind w:firstLine="0"/>
      </w:pPr>
      <w:r w:rsidRPr="00E66BD1">
        <w:t>Согласно предоставленным данным за 2024 год:</w:t>
      </w:r>
    </w:p>
    <w:p w14:paraId="150D2275" w14:textId="77777777" w:rsidR="00E66BD1" w:rsidRPr="00E66BD1" w:rsidRDefault="00E66BD1" w:rsidP="00E66BD1">
      <w:pPr>
        <w:numPr>
          <w:ilvl w:val="0"/>
          <w:numId w:val="42"/>
        </w:numPr>
      </w:pPr>
      <w:r w:rsidRPr="00E66BD1">
        <w:t>общее количество студентов — 473 442 человека;</w:t>
      </w:r>
    </w:p>
    <w:p w14:paraId="33EFACD5" w14:textId="77777777" w:rsidR="00E66BD1" w:rsidRPr="00E66BD1" w:rsidRDefault="00E66BD1" w:rsidP="00E66BD1">
      <w:pPr>
        <w:numPr>
          <w:ilvl w:val="0"/>
          <w:numId w:val="42"/>
        </w:numPr>
      </w:pPr>
      <w:r w:rsidRPr="00E66BD1">
        <w:t>количество занятых граждан — 1 176 000 человек;</w:t>
      </w:r>
    </w:p>
    <w:p w14:paraId="0CC6486A" w14:textId="77777777" w:rsidR="00E66BD1" w:rsidRPr="00E66BD1" w:rsidRDefault="00E66BD1" w:rsidP="00E66BD1">
      <w:pPr>
        <w:numPr>
          <w:ilvl w:val="0"/>
          <w:numId w:val="42"/>
        </w:numPr>
      </w:pPr>
      <w:r w:rsidRPr="00E66BD1">
        <w:t>количество иностранных туристов — 2 208 179 человек.</w:t>
      </w:r>
    </w:p>
    <w:p w14:paraId="2DD4C69A" w14:textId="77777777" w:rsidR="00E66BD1" w:rsidRPr="00E66BD1" w:rsidRDefault="00E66BD1" w:rsidP="00E66BD1">
      <w:pPr>
        <w:ind w:firstLine="0"/>
      </w:pPr>
      <w:r w:rsidRPr="00E66BD1">
        <w:t xml:space="preserve">Таким образом, потенциальный объём рынка сервиса </w:t>
      </w:r>
      <w:proofErr w:type="spellStart"/>
      <w:r w:rsidRPr="00E66BD1">
        <w:t>SmartRoute</w:t>
      </w:r>
      <w:proofErr w:type="spellEnd"/>
      <w:r w:rsidRPr="00E66BD1">
        <w:t xml:space="preserve"> (PAM) можно оценить следующим образом:</w:t>
      </w:r>
    </w:p>
    <w:p w14:paraId="16C6552A" w14:textId="6FA00090" w:rsidR="00E66BD1" w:rsidRPr="007942B2" w:rsidRDefault="00E66BD1" w:rsidP="00E66BD1">
      <w:pPr>
        <w:ind w:firstLine="0"/>
        <w:rPr>
          <w:lang w:val="en-US"/>
        </w:rPr>
      </w:pPr>
      <w:r w:rsidRPr="007942B2">
        <w:rPr>
          <w:lang w:val="en-US"/>
        </w:rPr>
        <w:t xml:space="preserve">PAM ≈ 473 442 + 1 176 000 + 2 208 179 ≈ 3 857 600 </w:t>
      </w:r>
      <w:r w:rsidRPr="00E66BD1">
        <w:t>человек</w:t>
      </w:r>
      <w:r w:rsidRPr="007942B2">
        <w:rPr>
          <w:lang w:val="en-US"/>
        </w:rPr>
        <w:t xml:space="preserve"> </w:t>
      </w:r>
      <w:r w:rsidRPr="00E66BD1">
        <w:t>в</w:t>
      </w:r>
      <w:r w:rsidRPr="007942B2">
        <w:rPr>
          <w:lang w:val="en-US"/>
        </w:rPr>
        <w:t xml:space="preserve"> </w:t>
      </w:r>
      <w:r w:rsidRPr="00E66BD1">
        <w:t>год</w:t>
      </w:r>
    </w:p>
    <w:p w14:paraId="51BDD8D7" w14:textId="77777777" w:rsidR="00E66BD1" w:rsidRPr="00E66BD1" w:rsidRDefault="00E66BD1" w:rsidP="00E66BD1">
      <w:pPr>
        <w:ind w:firstLine="0"/>
        <w:rPr>
          <w:lang w:val="en-US"/>
        </w:rPr>
      </w:pPr>
      <w:r w:rsidRPr="00E66BD1">
        <w:rPr>
          <w:lang w:val="en-US"/>
        </w:rPr>
        <w:t>TAM — Total Available Market</w:t>
      </w:r>
    </w:p>
    <w:p w14:paraId="7B348CDD" w14:textId="77777777" w:rsidR="00E66BD1" w:rsidRPr="006A7DA9" w:rsidRDefault="00E66BD1" w:rsidP="00E66BD1">
      <w:pPr>
        <w:ind w:firstLine="0"/>
      </w:pPr>
      <w:r w:rsidRPr="006A7DA9">
        <w:rPr>
          <w:i/>
          <w:iCs/>
        </w:rPr>
        <w:t>(</w:t>
      </w:r>
      <w:r w:rsidRPr="00E66BD1">
        <w:rPr>
          <w:i/>
          <w:iCs/>
        </w:rPr>
        <w:t>Общий</w:t>
      </w:r>
      <w:r w:rsidRPr="006A7DA9">
        <w:rPr>
          <w:i/>
          <w:iCs/>
        </w:rPr>
        <w:t xml:space="preserve"> </w:t>
      </w:r>
      <w:r w:rsidRPr="00E66BD1">
        <w:rPr>
          <w:i/>
          <w:iCs/>
        </w:rPr>
        <w:t>целевой</w:t>
      </w:r>
      <w:r w:rsidRPr="006A7DA9">
        <w:rPr>
          <w:i/>
          <w:iCs/>
        </w:rPr>
        <w:t xml:space="preserve"> </w:t>
      </w:r>
      <w:r w:rsidRPr="00E66BD1">
        <w:rPr>
          <w:i/>
          <w:iCs/>
        </w:rPr>
        <w:t>рынок</w:t>
      </w:r>
      <w:r w:rsidRPr="006A7DA9">
        <w:rPr>
          <w:i/>
          <w:iCs/>
        </w:rPr>
        <w:t>)</w:t>
      </w:r>
    </w:p>
    <w:p w14:paraId="31C0848D" w14:textId="0F926314" w:rsidR="00E66BD1" w:rsidRPr="00E66BD1" w:rsidRDefault="00E66BD1" w:rsidP="0055276B">
      <w:pPr>
        <w:ind w:firstLine="0"/>
      </w:pPr>
      <w:r w:rsidRPr="00E66BD1">
        <w:t>TAM отражает ту часть потенциального рынка, которая фактически может пользоваться цифровым сервисом, то есть</w:t>
      </w:r>
      <w:r w:rsidR="0055276B" w:rsidRPr="0055276B">
        <w:t xml:space="preserve"> </w:t>
      </w:r>
      <w:r w:rsidRPr="00E66BD1">
        <w:t>использует смартфоны</w:t>
      </w:r>
      <w:r w:rsidR="0055276B" w:rsidRPr="0055276B">
        <w:t xml:space="preserve">, </w:t>
      </w:r>
      <w:r w:rsidRPr="00E66BD1">
        <w:t xml:space="preserve">имеет доступ к </w:t>
      </w:r>
      <w:proofErr w:type="spellStart"/>
      <w:proofErr w:type="gramStart"/>
      <w:r w:rsidRPr="00E66BD1">
        <w:t>интернету</w:t>
      </w:r>
      <w:r w:rsidR="0055276B" w:rsidRPr="0055276B">
        <w:t>,</w:t>
      </w:r>
      <w:r w:rsidRPr="00E66BD1">
        <w:t>применяет</w:t>
      </w:r>
      <w:proofErr w:type="spellEnd"/>
      <w:proofErr w:type="gramEnd"/>
      <w:r w:rsidRPr="00E66BD1">
        <w:t xml:space="preserve"> картографические и навигационные приложения.</w:t>
      </w:r>
    </w:p>
    <w:p w14:paraId="41A9E399" w14:textId="77777777" w:rsidR="00E66BD1" w:rsidRPr="00E66BD1" w:rsidRDefault="00E66BD1" w:rsidP="00E66BD1">
      <w:pPr>
        <w:ind w:firstLine="0"/>
      </w:pPr>
      <w:r w:rsidRPr="00E66BD1">
        <w:t>По предоставленным данным, в 2024 году:</w:t>
      </w:r>
    </w:p>
    <w:p w14:paraId="2D8D3E46" w14:textId="77777777" w:rsidR="00E66BD1" w:rsidRPr="00E66BD1" w:rsidRDefault="00E66BD1" w:rsidP="00E66BD1">
      <w:pPr>
        <w:numPr>
          <w:ilvl w:val="0"/>
          <w:numId w:val="44"/>
        </w:numPr>
      </w:pPr>
      <w:r w:rsidRPr="00E66BD1">
        <w:t>около 1,4 млн человек в Республике Армения регулярно используют картографические сервисы;</w:t>
      </w:r>
    </w:p>
    <w:p w14:paraId="1E9AC72B" w14:textId="77777777" w:rsidR="00E66BD1" w:rsidRPr="00E66BD1" w:rsidRDefault="00E66BD1" w:rsidP="00E66BD1">
      <w:pPr>
        <w:numPr>
          <w:ilvl w:val="0"/>
          <w:numId w:val="44"/>
        </w:numPr>
      </w:pPr>
      <w:r w:rsidRPr="00E66BD1">
        <w:t>большинство туристов (практически весь туристический поток) используют цифровые карты во время поездок.</w:t>
      </w:r>
    </w:p>
    <w:p w14:paraId="32D777E4" w14:textId="77777777" w:rsidR="00E66BD1" w:rsidRPr="00E66BD1" w:rsidRDefault="00E66BD1" w:rsidP="00E66BD1">
      <w:pPr>
        <w:ind w:firstLine="0"/>
      </w:pPr>
      <w:r w:rsidRPr="00E66BD1">
        <w:t xml:space="preserve">С учётом этого TAM сервиса </w:t>
      </w:r>
      <w:proofErr w:type="spellStart"/>
      <w:r w:rsidRPr="00E66BD1">
        <w:t>SmartRoute</w:t>
      </w:r>
      <w:proofErr w:type="spellEnd"/>
      <w:r w:rsidRPr="00E66BD1">
        <w:t xml:space="preserve"> можно оценить как:</w:t>
      </w:r>
    </w:p>
    <w:p w14:paraId="3B000A22" w14:textId="1CAB5A39" w:rsidR="00E66BD1" w:rsidRPr="00E66BD1" w:rsidRDefault="00E66BD1" w:rsidP="00E66BD1">
      <w:pPr>
        <w:ind w:firstLine="0"/>
      </w:pPr>
      <w:r w:rsidRPr="00E66BD1">
        <w:t>TAM ≈ 1 400 000 (местные пользователи) + 2 208 179 (туристы) ≈ 3 608 000 пользователей</w:t>
      </w:r>
    </w:p>
    <w:p w14:paraId="0B91892E" w14:textId="77777777" w:rsidR="00E66BD1" w:rsidRPr="007942B2" w:rsidRDefault="00E66BD1" w:rsidP="00E66BD1">
      <w:pPr>
        <w:ind w:firstLine="0"/>
      </w:pPr>
      <w:r w:rsidRPr="00E66BD1">
        <w:rPr>
          <w:lang w:val="en-US"/>
        </w:rPr>
        <w:lastRenderedPageBreak/>
        <w:t>SAM</w:t>
      </w:r>
      <w:r w:rsidRPr="007942B2">
        <w:t xml:space="preserve"> — </w:t>
      </w:r>
      <w:r w:rsidRPr="00E66BD1">
        <w:rPr>
          <w:lang w:val="en-US"/>
        </w:rPr>
        <w:t>Serviceable</w:t>
      </w:r>
      <w:r w:rsidRPr="007942B2">
        <w:t xml:space="preserve"> </w:t>
      </w:r>
      <w:r w:rsidRPr="00E66BD1">
        <w:rPr>
          <w:lang w:val="en-US"/>
        </w:rPr>
        <w:t>Available</w:t>
      </w:r>
      <w:r w:rsidRPr="007942B2">
        <w:t xml:space="preserve"> </w:t>
      </w:r>
      <w:r w:rsidRPr="00E66BD1">
        <w:rPr>
          <w:lang w:val="en-US"/>
        </w:rPr>
        <w:t>Market</w:t>
      </w:r>
    </w:p>
    <w:p w14:paraId="6948607B" w14:textId="77777777" w:rsidR="00E66BD1" w:rsidRPr="007942B2" w:rsidRDefault="00E66BD1" w:rsidP="00E66BD1">
      <w:pPr>
        <w:ind w:firstLine="0"/>
      </w:pPr>
      <w:r w:rsidRPr="007942B2">
        <w:rPr>
          <w:i/>
          <w:iCs/>
        </w:rPr>
        <w:t>(</w:t>
      </w:r>
      <w:r w:rsidRPr="00E66BD1">
        <w:rPr>
          <w:i/>
          <w:iCs/>
        </w:rPr>
        <w:t>Доступный</w:t>
      </w:r>
      <w:r w:rsidRPr="007942B2">
        <w:rPr>
          <w:i/>
          <w:iCs/>
        </w:rPr>
        <w:t xml:space="preserve"> </w:t>
      </w:r>
      <w:r w:rsidRPr="00E66BD1">
        <w:rPr>
          <w:i/>
          <w:iCs/>
        </w:rPr>
        <w:t>рынок</w:t>
      </w:r>
      <w:r w:rsidRPr="007942B2">
        <w:rPr>
          <w:i/>
          <w:iCs/>
        </w:rPr>
        <w:t>)</w:t>
      </w:r>
    </w:p>
    <w:p w14:paraId="18D83E97" w14:textId="10185244" w:rsidR="00E66BD1" w:rsidRPr="00E66BD1" w:rsidRDefault="00E66BD1" w:rsidP="00E66BD1">
      <w:pPr>
        <w:ind w:firstLine="0"/>
      </w:pPr>
      <w:r w:rsidRPr="00E66BD1">
        <w:t xml:space="preserve">На начальном этапе </w:t>
      </w:r>
      <w:proofErr w:type="spellStart"/>
      <w:r w:rsidRPr="00E66BD1">
        <w:t>SmartRoute</w:t>
      </w:r>
      <w:proofErr w:type="spellEnd"/>
      <w:r w:rsidRPr="00E66BD1">
        <w:t xml:space="preserve"> ориентирован</w:t>
      </w:r>
      <w:r w:rsidR="0055276B" w:rsidRPr="0055276B">
        <w:rPr>
          <w:lang w:val="hy-AM"/>
        </w:rPr>
        <w:t xml:space="preserve"> </w:t>
      </w:r>
      <w:r w:rsidRPr="00E66BD1">
        <w:t>на пользователей внутри Армении</w:t>
      </w:r>
      <w:r w:rsidR="0055276B" w:rsidRPr="0055276B">
        <w:rPr>
          <w:lang w:val="hy-AM"/>
        </w:rPr>
        <w:t xml:space="preserve"> </w:t>
      </w:r>
      <w:r w:rsidR="0055276B" w:rsidRPr="0055276B">
        <w:t xml:space="preserve">и </w:t>
      </w:r>
      <w:r w:rsidRPr="00E66BD1">
        <w:t>на туристов, посещающих основные туристические направления (Ереван, Севан, Дилижан, Гюмри и др.).</w:t>
      </w:r>
      <w:r w:rsidR="0055276B" w:rsidRPr="0055276B">
        <w:t xml:space="preserve"> </w:t>
      </w:r>
      <w:r w:rsidRPr="00E66BD1">
        <w:t>С учётом этих факторов, SAM можно оценить на уровне 60–70 % от TAM:</w:t>
      </w:r>
    </w:p>
    <w:p w14:paraId="2065BE5E" w14:textId="1B94B41E" w:rsidR="00E66BD1" w:rsidRPr="00E66BD1" w:rsidRDefault="00E66BD1" w:rsidP="00E66BD1">
      <w:pPr>
        <w:ind w:firstLine="0"/>
      </w:pPr>
      <w:r w:rsidRPr="00E66BD1">
        <w:t>SAM ≈ 2,1–2,5 млн потенциальных пользователей</w:t>
      </w:r>
    </w:p>
    <w:p w14:paraId="7A44DBD6" w14:textId="77777777" w:rsidR="00E66BD1" w:rsidRPr="007942B2" w:rsidRDefault="00E66BD1" w:rsidP="00E66BD1">
      <w:pPr>
        <w:ind w:firstLine="0"/>
      </w:pPr>
      <w:r w:rsidRPr="00E66BD1">
        <w:rPr>
          <w:lang w:val="en-US"/>
        </w:rPr>
        <w:t>SOM</w:t>
      </w:r>
      <w:r w:rsidRPr="007942B2">
        <w:t xml:space="preserve"> — </w:t>
      </w:r>
      <w:r w:rsidRPr="00E66BD1">
        <w:rPr>
          <w:lang w:val="en-US"/>
        </w:rPr>
        <w:t>Serviceable</w:t>
      </w:r>
      <w:r w:rsidRPr="007942B2">
        <w:t xml:space="preserve"> </w:t>
      </w:r>
      <w:r w:rsidRPr="00E66BD1">
        <w:rPr>
          <w:lang w:val="en-US"/>
        </w:rPr>
        <w:t>Obtainable</w:t>
      </w:r>
      <w:r w:rsidRPr="007942B2">
        <w:t xml:space="preserve"> </w:t>
      </w:r>
      <w:r w:rsidRPr="00E66BD1">
        <w:rPr>
          <w:lang w:val="en-US"/>
        </w:rPr>
        <w:t>Market</w:t>
      </w:r>
    </w:p>
    <w:p w14:paraId="3EB289B8" w14:textId="77777777" w:rsidR="00E66BD1" w:rsidRPr="007942B2" w:rsidRDefault="00E66BD1" w:rsidP="00E66BD1">
      <w:pPr>
        <w:ind w:firstLine="0"/>
      </w:pPr>
      <w:r w:rsidRPr="007942B2">
        <w:rPr>
          <w:i/>
          <w:iCs/>
        </w:rPr>
        <w:t>(</w:t>
      </w:r>
      <w:r w:rsidRPr="00E66BD1">
        <w:rPr>
          <w:i/>
          <w:iCs/>
        </w:rPr>
        <w:t>Реально</w:t>
      </w:r>
      <w:r w:rsidRPr="007942B2">
        <w:rPr>
          <w:i/>
          <w:iCs/>
        </w:rPr>
        <w:t xml:space="preserve"> </w:t>
      </w:r>
      <w:r w:rsidRPr="00E66BD1">
        <w:rPr>
          <w:i/>
          <w:iCs/>
        </w:rPr>
        <w:t>достижимый</w:t>
      </w:r>
      <w:r w:rsidRPr="007942B2">
        <w:rPr>
          <w:i/>
          <w:iCs/>
        </w:rPr>
        <w:t xml:space="preserve"> </w:t>
      </w:r>
      <w:r w:rsidRPr="00E66BD1">
        <w:rPr>
          <w:i/>
          <w:iCs/>
        </w:rPr>
        <w:t>рынок</w:t>
      </w:r>
      <w:r w:rsidRPr="007942B2">
        <w:rPr>
          <w:i/>
          <w:iCs/>
        </w:rPr>
        <w:t>)</w:t>
      </w:r>
    </w:p>
    <w:p w14:paraId="72B29614" w14:textId="47223905" w:rsidR="00E66BD1" w:rsidRPr="00E66BD1" w:rsidRDefault="00E66BD1" w:rsidP="00E66BD1">
      <w:pPr>
        <w:ind w:firstLine="0"/>
      </w:pPr>
      <w:r w:rsidRPr="00E66BD1">
        <w:t>SOM показывает долю рынка, которую сервис может реально занять в течение первых 1–2 лет, с учётом</w:t>
      </w:r>
      <w:r w:rsidRPr="0055276B">
        <w:rPr>
          <w:lang w:val="hy-AM"/>
        </w:rPr>
        <w:t xml:space="preserve"> </w:t>
      </w:r>
      <w:r w:rsidRPr="00E66BD1">
        <w:t xml:space="preserve">высокой конкуренции со стороны Google Maps и </w:t>
      </w:r>
      <w:proofErr w:type="spellStart"/>
      <w:r w:rsidRPr="00E66BD1">
        <w:t>Яндекс.Карт</w:t>
      </w:r>
      <w:proofErr w:type="spellEnd"/>
      <w:r w:rsidRPr="0055276B">
        <w:rPr>
          <w:lang w:val="hy-AM"/>
        </w:rPr>
        <w:t xml:space="preserve">, </w:t>
      </w:r>
      <w:r w:rsidRPr="00E66BD1">
        <w:t>ограниченного маркетингового бюджета</w:t>
      </w:r>
      <w:r w:rsidRPr="0055276B">
        <w:rPr>
          <w:lang w:val="hy-AM"/>
        </w:rPr>
        <w:t>,</w:t>
      </w:r>
      <w:r w:rsidR="0055276B" w:rsidRPr="0055276B">
        <w:rPr>
          <w:lang w:val="hy-AM"/>
        </w:rPr>
        <w:t xml:space="preserve"> </w:t>
      </w:r>
      <w:r w:rsidRPr="00E66BD1">
        <w:t>необходимости формирования доверия пользователей к новому сервису.</w:t>
      </w:r>
    </w:p>
    <w:p w14:paraId="48347F6A" w14:textId="77777777" w:rsidR="00E66BD1" w:rsidRPr="00E66BD1" w:rsidRDefault="00E66BD1" w:rsidP="00E66BD1">
      <w:pPr>
        <w:ind w:firstLine="0"/>
      </w:pPr>
      <w:r w:rsidRPr="00E66BD1">
        <w:t>Для нового цифрового продукта реалистичным считается захват 1–3 % от SAM.</w:t>
      </w:r>
    </w:p>
    <w:p w14:paraId="2108F2FB" w14:textId="77777777" w:rsidR="00E66BD1" w:rsidRPr="00E66BD1" w:rsidRDefault="00E66BD1" w:rsidP="00E66BD1">
      <w:pPr>
        <w:ind w:firstLine="0"/>
      </w:pPr>
      <w:r w:rsidRPr="00E66BD1">
        <w:t xml:space="preserve">Таким образом, SOM сервиса </w:t>
      </w:r>
      <w:proofErr w:type="spellStart"/>
      <w:r w:rsidRPr="00E66BD1">
        <w:t>SmartRoute</w:t>
      </w:r>
      <w:proofErr w:type="spellEnd"/>
      <w:r w:rsidRPr="00E66BD1">
        <w:t xml:space="preserve"> может составлять:</w:t>
      </w:r>
    </w:p>
    <w:p w14:paraId="6F5E491E" w14:textId="77777777" w:rsidR="00E66BD1" w:rsidRPr="00E66BD1" w:rsidRDefault="00E66BD1" w:rsidP="00E66BD1">
      <w:pPr>
        <w:numPr>
          <w:ilvl w:val="0"/>
          <w:numId w:val="48"/>
        </w:numPr>
      </w:pPr>
      <w:r w:rsidRPr="00E66BD1">
        <w:t>1 % → ~21 000–25 000 пользователей;</w:t>
      </w:r>
    </w:p>
    <w:p w14:paraId="0F27FE1C" w14:textId="77777777" w:rsidR="00E66BD1" w:rsidRPr="00E66BD1" w:rsidRDefault="00E66BD1" w:rsidP="00E66BD1">
      <w:pPr>
        <w:numPr>
          <w:ilvl w:val="0"/>
          <w:numId w:val="48"/>
        </w:numPr>
      </w:pPr>
      <w:r w:rsidRPr="00E66BD1">
        <w:t>3 % → ~63 000–75 000 пользователей.</w:t>
      </w:r>
    </w:p>
    <w:p w14:paraId="41AA85BC" w14:textId="77777777" w:rsidR="00E66BD1" w:rsidRPr="00C376C1" w:rsidRDefault="00E66BD1" w:rsidP="00E66BD1">
      <w:pPr>
        <w:ind w:firstLine="0"/>
        <w:rPr>
          <w:lang w:val="hy-AM"/>
        </w:rPr>
      </w:pPr>
    </w:p>
    <w:p w14:paraId="33F5CA81" w14:textId="77777777" w:rsidR="0042759F" w:rsidRDefault="0042759F" w:rsidP="0042759F">
      <w:pPr>
        <w:pStyle w:val="3"/>
      </w:pPr>
      <w:bookmarkStart w:id="19" w:name="_Toc219029673"/>
      <w:r>
        <w:t>2.1.2. Ситуационный анализ</w:t>
      </w:r>
      <w:bookmarkEnd w:id="19"/>
    </w:p>
    <w:p w14:paraId="77669259" w14:textId="77777777" w:rsidR="0042759F" w:rsidRDefault="0042759F" w:rsidP="0042759F">
      <w:pPr>
        <w:pStyle w:val="4"/>
      </w:pPr>
      <w:r>
        <w:t>2.1.2.1. Оценка потенциала спроса</w:t>
      </w:r>
    </w:p>
    <w:p w14:paraId="755B36D9" w14:textId="4A9CCF61" w:rsidR="00924F8B" w:rsidRPr="009C0D2E" w:rsidRDefault="00924F8B" w:rsidP="009C0D2E">
      <w:pPr>
        <w:rPr>
          <w:rFonts w:cs="Times New Roman"/>
        </w:rPr>
      </w:pPr>
      <w:r w:rsidRPr="00924F8B">
        <w:rPr>
          <w:rFonts w:cs="Times New Roman"/>
        </w:rPr>
        <w:t xml:space="preserve">Целевая аудитория </w:t>
      </w:r>
      <w:proofErr w:type="spellStart"/>
      <w:r w:rsidRPr="00924F8B">
        <w:rPr>
          <w:rFonts w:cs="Times New Roman"/>
        </w:rPr>
        <w:t>SmartRoute</w:t>
      </w:r>
      <w:proofErr w:type="spellEnd"/>
      <w:r w:rsidRPr="00924F8B">
        <w:rPr>
          <w:rFonts w:cs="Times New Roman"/>
        </w:rPr>
        <w:t xml:space="preserve"> включает туристов, студентов, работающих людей и семьи,</w:t>
      </w:r>
      <w:r>
        <w:rPr>
          <w:rFonts w:cs="Times New Roman"/>
        </w:rPr>
        <w:t xml:space="preserve"> </w:t>
      </w:r>
      <w:r w:rsidRPr="00924F8B">
        <w:rPr>
          <w:rFonts w:cs="Times New Roman"/>
        </w:rPr>
        <w:t>планирующие</w:t>
      </w:r>
      <w:r>
        <w:rPr>
          <w:rFonts w:cs="Times New Roman"/>
        </w:rPr>
        <w:t xml:space="preserve"> </w:t>
      </w:r>
      <w:r w:rsidRPr="00924F8B">
        <w:rPr>
          <w:rFonts w:cs="Times New Roman"/>
        </w:rPr>
        <w:t>поездки по Армении.</w:t>
      </w:r>
      <w:r w:rsidR="005B3925">
        <w:rPr>
          <w:rFonts w:cs="Times New Roman"/>
        </w:rPr>
        <w:t xml:space="preserve"> </w:t>
      </w:r>
      <w:r w:rsidRPr="00924F8B">
        <w:rPr>
          <w:rFonts w:cs="Times New Roman"/>
        </w:rPr>
        <w:t xml:space="preserve">Общий размер внутреннего рынка оценивается примерно в </w:t>
      </w:r>
      <w:r w:rsidRPr="00924F8B">
        <w:rPr>
          <w:rFonts w:cs="Times New Roman"/>
          <w:bCs/>
        </w:rPr>
        <w:t>1,4 млн пользователей картографических сервисов</w:t>
      </w:r>
      <w:r w:rsidRPr="00924F8B">
        <w:rPr>
          <w:rFonts w:cs="Times New Roman"/>
        </w:rPr>
        <w:t xml:space="preserve">, среди которых можно условно ожидать, что около </w:t>
      </w:r>
      <w:r w:rsidRPr="00924F8B">
        <w:rPr>
          <w:rFonts w:cs="Times New Roman"/>
          <w:bCs/>
        </w:rPr>
        <w:t>15 %</w:t>
      </w:r>
      <w:r w:rsidRPr="00924F8B">
        <w:rPr>
          <w:rFonts w:cs="Times New Roman"/>
        </w:rPr>
        <w:t xml:space="preserve"> воспользуются приложением </w:t>
      </w:r>
      <w:proofErr w:type="spellStart"/>
      <w:r w:rsidRPr="00924F8B">
        <w:rPr>
          <w:rFonts w:cs="Times New Roman"/>
        </w:rPr>
        <w:t>SmartRoute</w:t>
      </w:r>
      <w:proofErr w:type="spellEnd"/>
      <w:r w:rsidRPr="00924F8B">
        <w:rPr>
          <w:rFonts w:cs="Times New Roman"/>
        </w:rPr>
        <w:t xml:space="preserve">. Таким образом, потенциальное число пользователей составляет </w:t>
      </w:r>
      <w:r w:rsidRPr="00924F8B">
        <w:rPr>
          <w:rFonts w:cs="Times New Roman"/>
          <w:bCs/>
        </w:rPr>
        <w:t>≈210 000 человек</w:t>
      </w:r>
      <w:r w:rsidRPr="00924F8B">
        <w:rPr>
          <w:rFonts w:cs="Times New Roman"/>
        </w:rPr>
        <w:t>.</w:t>
      </w:r>
      <w:r>
        <w:rPr>
          <w:rFonts w:cs="Times New Roman"/>
        </w:rPr>
        <w:t xml:space="preserve"> </w:t>
      </w:r>
      <w:r w:rsidRPr="00924F8B">
        <w:rPr>
          <w:rFonts w:cs="Times New Roman"/>
        </w:rPr>
        <w:t xml:space="preserve">Дополнительно, туристический поток в Армению в 2025 году составил </w:t>
      </w:r>
      <w:r w:rsidRPr="00924F8B">
        <w:rPr>
          <w:rFonts w:cs="Times New Roman"/>
          <w:bCs/>
        </w:rPr>
        <w:t>≈2,26 млн человек</w:t>
      </w:r>
      <w:r w:rsidRPr="00924F8B">
        <w:rPr>
          <w:rFonts w:cs="Times New Roman"/>
        </w:rPr>
        <w:t>, что увеличивает внешний потенциал спроса на сервис.</w:t>
      </w:r>
      <w:r w:rsidR="00A8340A">
        <w:rPr>
          <w:rFonts w:cs="Times New Roman"/>
        </w:rPr>
        <w:tab/>
      </w:r>
    </w:p>
    <w:p w14:paraId="428A27CC" w14:textId="1A92307F" w:rsidR="0042759F" w:rsidRDefault="0042759F" w:rsidP="0042759F">
      <w:pPr>
        <w:pStyle w:val="4"/>
        <w:spacing w:before="440"/>
      </w:pPr>
      <w:r>
        <w:t>2.1.2.2. Оценка потенциала продаж</w:t>
      </w:r>
    </w:p>
    <w:p w14:paraId="5C9C24F8" w14:textId="3C8C48B8" w:rsidR="00395D6D" w:rsidRPr="00191FE3" w:rsidRDefault="00924F8B" w:rsidP="009C0D2E">
      <w:pPr>
        <w:rPr>
          <w:rFonts w:eastAsia="Times New Roman" w:cs="Times New Roman"/>
          <w:sz w:val="27"/>
          <w:szCs w:val="27"/>
          <w:lang w:eastAsia="ru-RU"/>
        </w:rPr>
      </w:pPr>
      <w:r w:rsidRPr="00191FE3">
        <w:rPr>
          <w:rFonts w:cs="Times New Roman"/>
        </w:rPr>
        <w:t xml:space="preserve">Потенциальные источники дохода приложения </w:t>
      </w:r>
      <w:proofErr w:type="spellStart"/>
      <w:r w:rsidRPr="00191FE3">
        <w:rPr>
          <w:rFonts w:cs="Times New Roman"/>
        </w:rPr>
        <w:t>SmartRoute</w:t>
      </w:r>
      <w:proofErr w:type="spellEnd"/>
      <w:r w:rsidRPr="00191FE3">
        <w:rPr>
          <w:rFonts w:cs="Times New Roman"/>
        </w:rPr>
        <w:t xml:space="preserve"> включают комиссионные с бронирования транспорта, гостиниц, посещения туристических объектов и заказов еды в ресторанах.</w:t>
      </w:r>
    </w:p>
    <w:p w14:paraId="17C001C0" w14:textId="5DFD61C2" w:rsidR="009C0D2E" w:rsidRPr="00191FE3" w:rsidRDefault="009C0D2E" w:rsidP="009C0D2E">
      <w:pPr>
        <w:rPr>
          <w:rFonts w:cs="Times New Roman"/>
          <w:b/>
          <w:bCs/>
        </w:rPr>
      </w:pPr>
      <w:r w:rsidRPr="00191FE3">
        <w:rPr>
          <w:rFonts w:cs="Times New Roman"/>
          <w:b/>
          <w:bCs/>
        </w:rPr>
        <w:t>Оценка потенциала продаж (на примере сегмента общественного питания)</w:t>
      </w:r>
    </w:p>
    <w:p w14:paraId="3C0FD434" w14:textId="77777777" w:rsidR="009C0D2E" w:rsidRPr="009C0D2E" w:rsidRDefault="009C0D2E" w:rsidP="009C0D2E">
      <w:pPr>
        <w:rPr>
          <w:rFonts w:cs="Times New Roman"/>
        </w:rPr>
      </w:pPr>
      <w:r w:rsidRPr="009C0D2E">
        <w:rPr>
          <w:rFonts w:cs="Times New Roman"/>
        </w:rPr>
        <w:t xml:space="preserve">При оценке потенциала продаж в сегменте общественного питания важно учитывать, что сервис </w:t>
      </w:r>
      <w:proofErr w:type="spellStart"/>
      <w:r w:rsidRPr="009C0D2E">
        <w:rPr>
          <w:rFonts w:cs="Times New Roman"/>
        </w:rPr>
        <w:t>SmartRoute</w:t>
      </w:r>
      <w:proofErr w:type="spellEnd"/>
      <w:r w:rsidRPr="009C0D2E">
        <w:rPr>
          <w:rFonts w:cs="Times New Roman"/>
        </w:rPr>
        <w:t xml:space="preserve"> не получает всю сумму заказа пользователя, а зарабатывает исключительно за счёт посреднической комиссии от партнёров.</w:t>
      </w:r>
    </w:p>
    <w:p w14:paraId="464CA43C" w14:textId="48BE16B1" w:rsidR="009C0D2E" w:rsidRPr="009C0D2E" w:rsidRDefault="009C0D2E" w:rsidP="009C0D2E">
      <w:pPr>
        <w:rPr>
          <w:rFonts w:cs="Times New Roman"/>
        </w:rPr>
      </w:pPr>
      <w:r w:rsidRPr="009C0D2E">
        <w:rPr>
          <w:rFonts w:cs="Times New Roman"/>
        </w:rPr>
        <w:t>В рамках модели взаимодействия с ресторанами доход сервиса формируется следующим образом:</w:t>
      </w:r>
      <w:r w:rsidR="008C1648">
        <w:rPr>
          <w:rFonts w:cs="Times New Roman"/>
          <w:lang w:val="hy-AM"/>
        </w:rPr>
        <w:t xml:space="preserve"> </w:t>
      </w:r>
      <w:r w:rsidRPr="009C0D2E">
        <w:rPr>
          <w:rFonts w:cs="Times New Roman"/>
        </w:rPr>
        <w:t xml:space="preserve">пользователь, формируя маршрут, выбирает ресторан, предложенный системой </w:t>
      </w:r>
      <w:proofErr w:type="spellStart"/>
      <w:r w:rsidRPr="009C0D2E">
        <w:rPr>
          <w:rFonts w:cs="Times New Roman"/>
        </w:rPr>
        <w:t>SmartRoute</w:t>
      </w:r>
      <w:proofErr w:type="spellEnd"/>
      <w:r w:rsidRPr="009C0D2E">
        <w:rPr>
          <w:rFonts w:cs="Times New Roman"/>
        </w:rPr>
        <w:t>, и осуществляет бронирование и оплату заказа через платформу. Это позволяет однозначно зафиксировать, что клиент был привлечён именно через сервис.</w:t>
      </w:r>
    </w:p>
    <w:p w14:paraId="0545675E" w14:textId="77777777" w:rsidR="009C0D2E" w:rsidRPr="009C0D2E" w:rsidRDefault="009C0D2E" w:rsidP="009C0D2E">
      <w:pPr>
        <w:rPr>
          <w:rFonts w:cs="Times New Roman"/>
        </w:rPr>
      </w:pPr>
      <w:r w:rsidRPr="009C0D2E">
        <w:rPr>
          <w:rFonts w:cs="Times New Roman"/>
        </w:rPr>
        <w:t>Ресторан выплачивает комиссию в размере 15 % от суммы заказа, из которых:</w:t>
      </w:r>
    </w:p>
    <w:p w14:paraId="529B4542" w14:textId="77777777" w:rsidR="009C0D2E" w:rsidRPr="009C0D2E" w:rsidRDefault="009C0D2E" w:rsidP="009C0D2E">
      <w:pPr>
        <w:numPr>
          <w:ilvl w:val="0"/>
          <w:numId w:val="29"/>
        </w:numPr>
        <w:rPr>
          <w:rFonts w:cs="Times New Roman"/>
        </w:rPr>
      </w:pPr>
      <w:r w:rsidRPr="009C0D2E">
        <w:rPr>
          <w:rFonts w:cs="Times New Roman"/>
        </w:rPr>
        <w:lastRenderedPageBreak/>
        <w:t xml:space="preserve">10 % предоставляется пользователю в виде скидки или </w:t>
      </w:r>
      <w:proofErr w:type="spellStart"/>
      <w:r w:rsidRPr="009C0D2E">
        <w:rPr>
          <w:rFonts w:cs="Times New Roman"/>
        </w:rPr>
        <w:t>кэшбэка</w:t>
      </w:r>
      <w:proofErr w:type="spellEnd"/>
      <w:r w:rsidRPr="009C0D2E">
        <w:rPr>
          <w:rFonts w:cs="Times New Roman"/>
        </w:rPr>
        <w:t xml:space="preserve"> за использование сервиса;</w:t>
      </w:r>
    </w:p>
    <w:p w14:paraId="29BCD317" w14:textId="77777777" w:rsidR="009C0D2E" w:rsidRPr="009C0D2E" w:rsidRDefault="009C0D2E" w:rsidP="009C0D2E">
      <w:pPr>
        <w:numPr>
          <w:ilvl w:val="0"/>
          <w:numId w:val="29"/>
        </w:numPr>
        <w:rPr>
          <w:rFonts w:cs="Times New Roman"/>
        </w:rPr>
      </w:pPr>
      <w:r w:rsidRPr="009C0D2E">
        <w:rPr>
          <w:rFonts w:cs="Times New Roman"/>
        </w:rPr>
        <w:t xml:space="preserve">5 % остаётся </w:t>
      </w:r>
      <w:proofErr w:type="spellStart"/>
      <w:r w:rsidRPr="009C0D2E">
        <w:rPr>
          <w:rFonts w:cs="Times New Roman"/>
        </w:rPr>
        <w:t>SmartRoute</w:t>
      </w:r>
      <w:proofErr w:type="spellEnd"/>
      <w:r w:rsidRPr="009C0D2E">
        <w:rPr>
          <w:rFonts w:cs="Times New Roman"/>
        </w:rPr>
        <w:t xml:space="preserve"> в качестве дохода (посреднического вознаграждения).</w:t>
      </w:r>
    </w:p>
    <w:p w14:paraId="4BFAD23A" w14:textId="77777777" w:rsidR="009C0D2E" w:rsidRPr="009C0D2E" w:rsidRDefault="009C0D2E" w:rsidP="009C0D2E">
      <w:pPr>
        <w:rPr>
          <w:rFonts w:cs="Times New Roman"/>
        </w:rPr>
      </w:pPr>
      <w:r w:rsidRPr="009C0D2E">
        <w:rPr>
          <w:rFonts w:cs="Times New Roman"/>
        </w:rPr>
        <w:t>Таким образом, реальный доход сервиса составляет около 5 % от среднего чека, а не полную стоимость заказа.</w:t>
      </w:r>
    </w:p>
    <w:p w14:paraId="705FCFBD" w14:textId="749E5CA7" w:rsidR="009C0D2E" w:rsidRPr="009C0D2E" w:rsidRDefault="009C0D2E" w:rsidP="009C0D2E">
      <w:pPr>
        <w:rPr>
          <w:rFonts w:cs="Times New Roman"/>
        </w:rPr>
      </w:pPr>
      <w:r w:rsidRPr="009C0D2E">
        <w:rPr>
          <w:rFonts w:cs="Times New Roman"/>
        </w:rPr>
        <w:t xml:space="preserve">Например, при среднем чеке в ресторане </w:t>
      </w:r>
      <w:r w:rsidR="00191FE3">
        <w:rPr>
          <w:rFonts w:cs="Times New Roman"/>
          <w:lang w:val="hy-AM"/>
        </w:rPr>
        <w:t>5500</w:t>
      </w:r>
      <w:r w:rsidRPr="009C0D2E">
        <w:rPr>
          <w:rFonts w:cs="Times New Roman"/>
        </w:rPr>
        <w:t xml:space="preserve"> д</w:t>
      </w:r>
      <w:r w:rsidR="00191FE3">
        <w:rPr>
          <w:rFonts w:cs="Times New Roman"/>
        </w:rPr>
        <w:t>рам</w:t>
      </w:r>
      <w:r w:rsidRPr="009C0D2E">
        <w:rPr>
          <w:rFonts w:cs="Times New Roman"/>
        </w:rPr>
        <w:t xml:space="preserve">ов доход </w:t>
      </w:r>
      <w:proofErr w:type="spellStart"/>
      <w:r w:rsidRPr="009C0D2E">
        <w:rPr>
          <w:rFonts w:cs="Times New Roman"/>
        </w:rPr>
        <w:t>SmartRoute</w:t>
      </w:r>
      <w:proofErr w:type="spellEnd"/>
      <w:r w:rsidRPr="009C0D2E">
        <w:rPr>
          <w:rFonts w:cs="Times New Roman"/>
        </w:rPr>
        <w:t xml:space="preserve"> с одного заказа составляет около </w:t>
      </w:r>
      <w:r w:rsidR="00191FE3">
        <w:rPr>
          <w:rFonts w:cs="Times New Roman"/>
        </w:rPr>
        <w:t>275</w:t>
      </w:r>
      <w:r w:rsidRPr="009C0D2E">
        <w:rPr>
          <w:rFonts w:cs="Times New Roman"/>
        </w:rPr>
        <w:t xml:space="preserve"> д</w:t>
      </w:r>
      <w:r w:rsidR="00191FE3">
        <w:rPr>
          <w:rFonts w:cs="Times New Roman"/>
        </w:rPr>
        <w:t>рама</w:t>
      </w:r>
      <w:r w:rsidRPr="009C0D2E">
        <w:rPr>
          <w:rFonts w:cs="Times New Roman"/>
        </w:rPr>
        <w:t>.</w:t>
      </w:r>
      <w:r w:rsidR="00191FE3">
        <w:rPr>
          <w:rFonts w:cs="Times New Roman"/>
        </w:rPr>
        <w:t xml:space="preserve"> </w:t>
      </w:r>
      <w:r w:rsidRPr="009C0D2E">
        <w:rPr>
          <w:rFonts w:cs="Times New Roman"/>
        </w:rPr>
        <w:t xml:space="preserve">Даже при умеренном количестве транзакций (например, около </w:t>
      </w:r>
      <w:r w:rsidR="00694CB0">
        <w:rPr>
          <w:rFonts w:cs="Times New Roman"/>
        </w:rPr>
        <w:t>1</w:t>
      </w:r>
      <w:r w:rsidRPr="009C0D2E">
        <w:rPr>
          <w:rFonts w:cs="Times New Roman"/>
        </w:rPr>
        <w:t xml:space="preserve">00 000 заказов в год) данный сегмент может обеспечить сервису порядка </w:t>
      </w:r>
      <w:r w:rsidR="00694CB0">
        <w:rPr>
          <w:rFonts w:cs="Times New Roman"/>
        </w:rPr>
        <w:t>27</w:t>
      </w:r>
      <w:r w:rsidR="00191FE3">
        <w:rPr>
          <w:rFonts w:cs="Times New Roman"/>
        </w:rPr>
        <w:t>,</w:t>
      </w:r>
      <w:r w:rsidR="00694CB0">
        <w:rPr>
          <w:rFonts w:cs="Times New Roman"/>
        </w:rPr>
        <w:t>5</w:t>
      </w:r>
      <w:r w:rsidR="00191FE3">
        <w:rPr>
          <w:rFonts w:cs="Times New Roman"/>
        </w:rPr>
        <w:t>00,000</w:t>
      </w:r>
      <w:r w:rsidRPr="009C0D2E">
        <w:rPr>
          <w:rFonts w:cs="Times New Roman"/>
        </w:rPr>
        <w:t xml:space="preserve"> д</w:t>
      </w:r>
      <w:r w:rsidR="00191FE3">
        <w:rPr>
          <w:rFonts w:cs="Times New Roman"/>
        </w:rPr>
        <w:t>рам</w:t>
      </w:r>
      <w:r w:rsidRPr="009C0D2E">
        <w:rPr>
          <w:rFonts w:cs="Times New Roman"/>
        </w:rPr>
        <w:t>ов годового дохода.</w:t>
      </w:r>
    </w:p>
    <w:p w14:paraId="232E3801" w14:textId="31AF2AF6" w:rsidR="00924F8B" w:rsidRPr="00191FE3" w:rsidRDefault="009C0D2E" w:rsidP="00191FE3">
      <w:pPr>
        <w:rPr>
          <w:rFonts w:cs="Times New Roman"/>
        </w:rPr>
      </w:pPr>
      <w:r w:rsidRPr="009C0D2E">
        <w:rPr>
          <w:rFonts w:cs="Times New Roman"/>
        </w:rPr>
        <w:t>Следует отметить, что приведённый расчёт является условным и может изменяться в зависимости от</w:t>
      </w:r>
      <w:r w:rsidR="00191FE3">
        <w:rPr>
          <w:rFonts w:cs="Times New Roman"/>
        </w:rPr>
        <w:t xml:space="preserve"> </w:t>
      </w:r>
      <w:r w:rsidRPr="009C0D2E">
        <w:rPr>
          <w:rFonts w:cs="Times New Roman"/>
        </w:rPr>
        <w:t>среднего чека пользователя</w:t>
      </w:r>
      <w:r w:rsidR="00191FE3">
        <w:rPr>
          <w:rFonts w:cs="Times New Roman"/>
        </w:rPr>
        <w:t xml:space="preserve">, </w:t>
      </w:r>
      <w:r w:rsidRPr="009C0D2E">
        <w:rPr>
          <w:rFonts w:cs="Times New Roman"/>
        </w:rPr>
        <w:t>количества заказов, проходящих через сервис</w:t>
      </w:r>
      <w:r w:rsidR="00191FE3">
        <w:rPr>
          <w:rFonts w:cs="Times New Roman"/>
        </w:rPr>
        <w:t xml:space="preserve"> или </w:t>
      </w:r>
      <w:r w:rsidRPr="009C0D2E">
        <w:rPr>
          <w:rFonts w:cs="Times New Roman"/>
        </w:rPr>
        <w:t>условий партнёрских соглашений с ресторанами.</w:t>
      </w:r>
    </w:p>
    <w:p w14:paraId="4712F2B5" w14:textId="208C5D2A" w:rsidR="00191FE3" w:rsidRPr="00191FE3" w:rsidRDefault="00191FE3" w:rsidP="00646F62">
      <w:pPr>
        <w:ind w:firstLine="708"/>
        <w:rPr>
          <w:rFonts w:cs="Times New Roman"/>
          <w:b/>
          <w:bCs/>
          <w:lang w:val="hy-AM"/>
        </w:rPr>
      </w:pPr>
      <w:r w:rsidRPr="00191FE3">
        <w:rPr>
          <w:rFonts w:cs="Times New Roman"/>
          <w:b/>
          <w:bCs/>
        </w:rPr>
        <w:t>Оценка потенциала продаж (на примере сегмента гостиниц и средств размещения)</w:t>
      </w:r>
      <w:r w:rsidR="00646F62">
        <w:rPr>
          <w:rFonts w:cs="Times New Roman"/>
          <w:b/>
          <w:bCs/>
        </w:rPr>
        <w:t xml:space="preserve"> </w:t>
      </w:r>
    </w:p>
    <w:p w14:paraId="3CF5F520" w14:textId="2F6EF62A" w:rsidR="00191FE3" w:rsidRPr="00191FE3" w:rsidRDefault="00191FE3" w:rsidP="00191FE3">
      <w:pPr>
        <w:ind w:firstLine="0"/>
        <w:rPr>
          <w:rFonts w:cs="Times New Roman"/>
        </w:rPr>
      </w:pPr>
      <w:r w:rsidRPr="00191FE3">
        <w:rPr>
          <w:rFonts w:cs="Times New Roman"/>
        </w:rPr>
        <w:t xml:space="preserve">В сегменте гостиниц и средств сервис </w:t>
      </w:r>
      <w:proofErr w:type="spellStart"/>
      <w:r w:rsidRPr="00191FE3">
        <w:rPr>
          <w:rFonts w:cs="Times New Roman"/>
        </w:rPr>
        <w:t>SmartRoute</w:t>
      </w:r>
      <w:proofErr w:type="spellEnd"/>
      <w:r w:rsidRPr="00191FE3">
        <w:rPr>
          <w:rFonts w:cs="Times New Roman"/>
        </w:rPr>
        <w:t xml:space="preserve"> выступает в роли посреднической цифровой платформы, обеспечивающей выбор, бронирование и оплату проживания в рамках одного сервиса.</w:t>
      </w:r>
    </w:p>
    <w:p w14:paraId="42C9B1A1" w14:textId="4EE675AF" w:rsidR="00191FE3" w:rsidRPr="00191FE3" w:rsidRDefault="00191FE3" w:rsidP="00191FE3">
      <w:pPr>
        <w:ind w:firstLine="0"/>
        <w:rPr>
          <w:rFonts w:cs="Times New Roman"/>
        </w:rPr>
      </w:pPr>
      <w:r w:rsidRPr="00191FE3">
        <w:rPr>
          <w:rFonts w:cs="Times New Roman"/>
        </w:rPr>
        <w:t xml:space="preserve">Пользователь формирует маршрут, выбирает гостиницу, после чего бронирование и оплата осуществляются непосредственно через сервис </w:t>
      </w:r>
      <w:proofErr w:type="spellStart"/>
      <w:r w:rsidRPr="00191FE3">
        <w:rPr>
          <w:rFonts w:cs="Times New Roman"/>
        </w:rPr>
        <w:t>SmartRoute</w:t>
      </w:r>
      <w:proofErr w:type="spellEnd"/>
      <w:r w:rsidRPr="00191FE3">
        <w:rPr>
          <w:rFonts w:cs="Times New Roman"/>
        </w:rPr>
        <w:t>. Это позволяет зафиксировать факт привлечения клиента именно через данную платформу.</w:t>
      </w:r>
    </w:p>
    <w:p w14:paraId="4EB041A2" w14:textId="77777777" w:rsidR="00191FE3" w:rsidRPr="00191FE3" w:rsidRDefault="00191FE3" w:rsidP="00191FE3">
      <w:pPr>
        <w:ind w:firstLine="0"/>
        <w:rPr>
          <w:rFonts w:cs="Times New Roman"/>
        </w:rPr>
      </w:pPr>
      <w:r w:rsidRPr="00191FE3">
        <w:rPr>
          <w:rFonts w:cs="Times New Roman"/>
        </w:rPr>
        <w:t>В соответствии с партнёрскими договорённостями комиссия сервиса составляет 10 % от стоимости бронирования, из которых:</w:t>
      </w:r>
    </w:p>
    <w:p w14:paraId="5AD2BD04" w14:textId="77777777" w:rsidR="00191FE3" w:rsidRPr="00191FE3" w:rsidRDefault="00191FE3" w:rsidP="00191FE3">
      <w:pPr>
        <w:numPr>
          <w:ilvl w:val="0"/>
          <w:numId w:val="31"/>
        </w:numPr>
        <w:rPr>
          <w:rFonts w:cs="Times New Roman"/>
        </w:rPr>
      </w:pPr>
      <w:r w:rsidRPr="00191FE3">
        <w:rPr>
          <w:rFonts w:cs="Times New Roman"/>
        </w:rPr>
        <w:t xml:space="preserve">6 % предоставляется пользователю в виде скидки или </w:t>
      </w:r>
      <w:proofErr w:type="spellStart"/>
      <w:r w:rsidRPr="00191FE3">
        <w:rPr>
          <w:rFonts w:cs="Times New Roman"/>
        </w:rPr>
        <w:t>кэшбэка</w:t>
      </w:r>
      <w:proofErr w:type="spellEnd"/>
      <w:r w:rsidRPr="00191FE3">
        <w:rPr>
          <w:rFonts w:cs="Times New Roman"/>
        </w:rPr>
        <w:t xml:space="preserve"> за бронирование через </w:t>
      </w:r>
      <w:proofErr w:type="spellStart"/>
      <w:r w:rsidRPr="00191FE3">
        <w:rPr>
          <w:rFonts w:cs="Times New Roman"/>
        </w:rPr>
        <w:t>SmartRoute</w:t>
      </w:r>
      <w:proofErr w:type="spellEnd"/>
      <w:r w:rsidRPr="00191FE3">
        <w:rPr>
          <w:rFonts w:cs="Times New Roman"/>
        </w:rPr>
        <w:t>;</w:t>
      </w:r>
    </w:p>
    <w:p w14:paraId="61AA2223" w14:textId="77777777" w:rsidR="00191FE3" w:rsidRPr="00191FE3" w:rsidRDefault="00191FE3" w:rsidP="00191FE3">
      <w:pPr>
        <w:numPr>
          <w:ilvl w:val="0"/>
          <w:numId w:val="31"/>
        </w:numPr>
        <w:rPr>
          <w:rFonts w:cs="Times New Roman"/>
        </w:rPr>
      </w:pPr>
      <w:r w:rsidRPr="00191FE3">
        <w:rPr>
          <w:rFonts w:cs="Times New Roman"/>
        </w:rPr>
        <w:t>4 % остаётся сервису в качестве посреднического дохода.</w:t>
      </w:r>
    </w:p>
    <w:p w14:paraId="56EC70D4" w14:textId="77777777" w:rsidR="00191FE3" w:rsidRPr="00191FE3" w:rsidRDefault="00191FE3" w:rsidP="00191FE3">
      <w:pPr>
        <w:ind w:firstLine="0"/>
        <w:rPr>
          <w:rFonts w:cs="Times New Roman"/>
        </w:rPr>
      </w:pPr>
      <w:r w:rsidRPr="00191FE3">
        <w:rPr>
          <w:rFonts w:cs="Times New Roman"/>
        </w:rPr>
        <w:t xml:space="preserve">Таким образом, фактический доход </w:t>
      </w:r>
      <w:proofErr w:type="spellStart"/>
      <w:r w:rsidRPr="00191FE3">
        <w:rPr>
          <w:rFonts w:cs="Times New Roman"/>
        </w:rPr>
        <w:t>SmartRoute</w:t>
      </w:r>
      <w:proofErr w:type="spellEnd"/>
      <w:r w:rsidRPr="00191FE3">
        <w:rPr>
          <w:rFonts w:cs="Times New Roman"/>
        </w:rPr>
        <w:t xml:space="preserve"> в сегменте гостиниц составляет около 4 % от суммы бронирования.</w:t>
      </w:r>
    </w:p>
    <w:p w14:paraId="47B1663B" w14:textId="62583EF1" w:rsidR="00191FE3" w:rsidRPr="00191FE3" w:rsidRDefault="00191FE3" w:rsidP="00191FE3">
      <w:pPr>
        <w:ind w:firstLine="0"/>
        <w:rPr>
          <w:rFonts w:cs="Times New Roman"/>
        </w:rPr>
      </w:pPr>
      <w:r w:rsidRPr="00191FE3">
        <w:rPr>
          <w:rFonts w:cs="Times New Roman"/>
        </w:rPr>
        <w:t>Для оценки объёма продаж используется сценарий, основанный на туристическом потоке и предполагаемом поведении пользователей.</w:t>
      </w:r>
      <w:r w:rsidR="00904003">
        <w:rPr>
          <w:rFonts w:cs="Times New Roman"/>
        </w:rPr>
        <w:t xml:space="preserve"> </w:t>
      </w:r>
      <w:r w:rsidRPr="00191FE3">
        <w:rPr>
          <w:rFonts w:cs="Times New Roman"/>
        </w:rPr>
        <w:t xml:space="preserve">С учётом количества туристов, посещающих Республику Армения (около 2,2 млн человек в год), и предполагаемой доли пользователей сервиса </w:t>
      </w:r>
      <w:proofErr w:type="spellStart"/>
      <w:r w:rsidRPr="00191FE3">
        <w:rPr>
          <w:rFonts w:cs="Times New Roman"/>
        </w:rPr>
        <w:t>SmartRoute</w:t>
      </w:r>
      <w:proofErr w:type="spellEnd"/>
      <w:r w:rsidRPr="00191FE3">
        <w:rPr>
          <w:rFonts w:cs="Times New Roman"/>
        </w:rPr>
        <w:t xml:space="preserve"> на начальном этапе (примерно 5 %), количество активных пользователей сервиса может составлять около 110 000 человек в год.</w:t>
      </w:r>
    </w:p>
    <w:p w14:paraId="63B9277C" w14:textId="78419EA5" w:rsidR="00191FE3" w:rsidRPr="00191FE3" w:rsidRDefault="00191FE3" w:rsidP="00904003">
      <w:pPr>
        <w:ind w:firstLine="0"/>
        <w:rPr>
          <w:rFonts w:cs="Times New Roman"/>
        </w:rPr>
      </w:pPr>
      <w:r w:rsidRPr="00191FE3">
        <w:rPr>
          <w:rFonts w:cs="Times New Roman"/>
        </w:rPr>
        <w:t>При этом следует учитывать, что лишь небольшая часть пользователей будет использовать сервис именно для бронирования гостиниц, поскольку</w:t>
      </w:r>
      <w:r w:rsidR="00904003">
        <w:rPr>
          <w:rFonts w:cs="Times New Roman"/>
        </w:rPr>
        <w:t xml:space="preserve"> </w:t>
      </w:r>
      <w:r w:rsidRPr="00191FE3">
        <w:rPr>
          <w:rFonts w:cs="Times New Roman"/>
        </w:rPr>
        <w:t>не все поездки требуют размещения</w:t>
      </w:r>
      <w:r w:rsidR="00904003">
        <w:rPr>
          <w:rFonts w:cs="Times New Roman"/>
        </w:rPr>
        <w:t xml:space="preserve">, а еще </w:t>
      </w:r>
      <w:r w:rsidRPr="00191FE3">
        <w:rPr>
          <w:rFonts w:cs="Times New Roman"/>
        </w:rPr>
        <w:t>часть туристов предпочитает альтернативные варианты проживания</w:t>
      </w:r>
      <w:r w:rsidR="00904003">
        <w:rPr>
          <w:rFonts w:cs="Times New Roman"/>
        </w:rPr>
        <w:t xml:space="preserve"> (снятие квартиры), </w:t>
      </w:r>
      <w:r w:rsidRPr="00191FE3">
        <w:rPr>
          <w:rFonts w:cs="Times New Roman"/>
        </w:rPr>
        <w:t xml:space="preserve">спрос на услуги размещения </w:t>
      </w:r>
      <w:r w:rsidR="00904003">
        <w:rPr>
          <w:rFonts w:cs="Times New Roman"/>
        </w:rPr>
        <w:t>имеет</w:t>
      </w:r>
      <w:r w:rsidRPr="00191FE3">
        <w:rPr>
          <w:rFonts w:cs="Times New Roman"/>
        </w:rPr>
        <w:t xml:space="preserve"> сезонный характер.</w:t>
      </w:r>
    </w:p>
    <w:p w14:paraId="3C932C07" w14:textId="53D8007C" w:rsidR="00191FE3" w:rsidRPr="00191FE3" w:rsidRDefault="00646F62" w:rsidP="00191FE3">
      <w:pPr>
        <w:ind w:firstLine="0"/>
        <w:rPr>
          <w:rFonts w:cs="Times New Roman"/>
        </w:rPr>
      </w:pPr>
      <w:r>
        <w:rPr>
          <w:rFonts w:cs="Times New Roman"/>
        </w:rPr>
        <w:t>М</w:t>
      </w:r>
      <w:r w:rsidR="00191FE3" w:rsidRPr="00191FE3">
        <w:rPr>
          <w:rFonts w:cs="Times New Roman"/>
        </w:rPr>
        <w:t>ожно принять, что услугой бронирования гостиниц воспользуется в среднем около 2</w:t>
      </w:r>
      <w:r w:rsidR="001A63B5">
        <w:rPr>
          <w:rFonts w:cs="Times New Roman"/>
        </w:rPr>
        <w:t>0</w:t>
      </w:r>
      <w:r w:rsidR="00191FE3" w:rsidRPr="00191FE3">
        <w:rPr>
          <w:rFonts w:cs="Times New Roman"/>
        </w:rPr>
        <w:t xml:space="preserve"> % пользователей сервиса, что составляет примерно 2</w:t>
      </w:r>
      <w:r w:rsidR="001A63B5">
        <w:rPr>
          <w:rFonts w:cs="Times New Roman"/>
        </w:rPr>
        <w:t>2,0</w:t>
      </w:r>
      <w:r w:rsidR="00191FE3" w:rsidRPr="00191FE3">
        <w:rPr>
          <w:rFonts w:cs="Times New Roman"/>
        </w:rPr>
        <w:t>00 бронирований в год.</w:t>
      </w:r>
      <w:r w:rsidR="00904003">
        <w:rPr>
          <w:rFonts w:cs="Times New Roman"/>
        </w:rPr>
        <w:t xml:space="preserve"> </w:t>
      </w:r>
      <w:r w:rsidR="00191FE3" w:rsidRPr="00191FE3">
        <w:rPr>
          <w:rFonts w:cs="Times New Roman"/>
        </w:rPr>
        <w:t xml:space="preserve">Например, при средней стоимости бронирования 40 000 драмов доход сервиса </w:t>
      </w:r>
      <w:proofErr w:type="spellStart"/>
      <w:r w:rsidR="00191FE3" w:rsidRPr="00191FE3">
        <w:rPr>
          <w:rFonts w:cs="Times New Roman"/>
        </w:rPr>
        <w:t>SmartRoute</w:t>
      </w:r>
      <w:proofErr w:type="spellEnd"/>
      <w:r w:rsidR="00191FE3" w:rsidRPr="00191FE3">
        <w:rPr>
          <w:rFonts w:cs="Times New Roman"/>
        </w:rPr>
        <w:t xml:space="preserve"> с одного бронирования составляет около 1 600 драмов</w:t>
      </w:r>
      <w:r>
        <w:rPr>
          <w:rFonts w:cs="Times New Roman"/>
        </w:rPr>
        <w:t xml:space="preserve"> (44,000,000)</w:t>
      </w:r>
      <w:r w:rsidR="00191FE3" w:rsidRPr="00191FE3">
        <w:rPr>
          <w:rFonts w:cs="Times New Roman"/>
        </w:rPr>
        <w:t xml:space="preserve">. </w:t>
      </w:r>
    </w:p>
    <w:p w14:paraId="51CB563C" w14:textId="2CB32D0C" w:rsidR="009C0D2E" w:rsidRDefault="00191FE3" w:rsidP="008C1648">
      <w:pPr>
        <w:ind w:firstLine="0"/>
        <w:rPr>
          <w:rFonts w:cs="Times New Roman"/>
        </w:rPr>
      </w:pPr>
      <w:r w:rsidRPr="00191FE3">
        <w:rPr>
          <w:rFonts w:cs="Times New Roman"/>
        </w:rPr>
        <w:t xml:space="preserve">Следует подчеркнуть, что </w:t>
      </w:r>
      <w:r w:rsidR="00904003">
        <w:rPr>
          <w:rFonts w:cs="Times New Roman"/>
        </w:rPr>
        <w:t>данные</w:t>
      </w:r>
      <w:r w:rsidRPr="00191FE3">
        <w:rPr>
          <w:rFonts w:cs="Times New Roman"/>
        </w:rPr>
        <w:t xml:space="preserve"> расчёты являются оценочными и могут </w:t>
      </w:r>
      <w:r w:rsidR="00904003">
        <w:rPr>
          <w:rFonts w:cs="Times New Roman"/>
        </w:rPr>
        <w:t>изменится</w:t>
      </w:r>
      <w:r w:rsidRPr="00191FE3">
        <w:rPr>
          <w:rFonts w:cs="Times New Roman"/>
        </w:rPr>
        <w:t xml:space="preserve"> по мере развития сервиса и расширения партнёрской сети.</w:t>
      </w:r>
    </w:p>
    <w:p w14:paraId="5827C510" w14:textId="58771769" w:rsidR="008C1648" w:rsidRPr="008C1648" w:rsidRDefault="00F231F6" w:rsidP="008C1648">
      <w:pPr>
        <w:ind w:firstLine="0"/>
        <w:rPr>
          <w:rFonts w:cs="Times New Roman"/>
        </w:rPr>
      </w:pPr>
      <w:r w:rsidRPr="00F231F6">
        <w:rPr>
          <w:rFonts w:cs="Times New Roman"/>
          <w:b/>
          <w:bCs/>
        </w:rPr>
        <w:t>Культурные и развлекательные заведения.</w:t>
      </w:r>
      <w:r>
        <w:rPr>
          <w:rFonts w:cs="Times New Roman"/>
          <w:b/>
          <w:bCs/>
          <w:lang w:val="hy-AM"/>
        </w:rPr>
        <w:t xml:space="preserve"> </w:t>
      </w:r>
      <w:r>
        <w:rPr>
          <w:rFonts w:cs="Times New Roman"/>
        </w:rPr>
        <w:t>Еще с</w:t>
      </w:r>
      <w:r w:rsidR="008C1648" w:rsidRPr="008C1648">
        <w:rPr>
          <w:rFonts w:cs="Times New Roman"/>
        </w:rPr>
        <w:t xml:space="preserve">ервис </w:t>
      </w:r>
      <w:proofErr w:type="spellStart"/>
      <w:r w:rsidR="008C1648" w:rsidRPr="008C1648">
        <w:rPr>
          <w:rFonts w:cs="Times New Roman"/>
        </w:rPr>
        <w:t>SmartRoute</w:t>
      </w:r>
      <w:proofErr w:type="spellEnd"/>
      <w:r w:rsidR="008C1648" w:rsidRPr="008C1648">
        <w:rPr>
          <w:rFonts w:cs="Times New Roman"/>
        </w:rPr>
        <w:t xml:space="preserve"> создавался для того, чтобы пользователи могли легко планировать свои маршруты и посещать культурные и досуговые объекты: театры, кинотеатры, музеи, Матенадаран, оперу, цирк и другие </w:t>
      </w:r>
      <w:r w:rsidR="008C1648" w:rsidRPr="008C1648">
        <w:rPr>
          <w:rFonts w:cs="Times New Roman"/>
        </w:rPr>
        <w:lastRenderedPageBreak/>
        <w:t xml:space="preserve">достопримечательности. Представьте себе туриста, который впервые приехал в Ереван: ему хочется увидеть город, насладиться культурой, посетить театр или музей, но при этом не тратить время на поиск информации и бронирование билетов. С </w:t>
      </w:r>
      <w:proofErr w:type="spellStart"/>
      <w:r w:rsidR="008C1648" w:rsidRPr="008C1648">
        <w:rPr>
          <w:rFonts w:cs="Times New Roman"/>
        </w:rPr>
        <w:t>SmartRoute</w:t>
      </w:r>
      <w:proofErr w:type="spellEnd"/>
      <w:r w:rsidR="008C1648" w:rsidRPr="008C1648">
        <w:rPr>
          <w:rFonts w:cs="Times New Roman"/>
        </w:rPr>
        <w:t xml:space="preserve"> всё это становится удобно и просто — пользователь видит все объекты на карте, узнаёт расписание и стоимость билета, а затем бронирует и оплачивает через сервис.</w:t>
      </w:r>
    </w:p>
    <w:p w14:paraId="08BFDFA4" w14:textId="58F9A32E" w:rsidR="008C1648" w:rsidRPr="008C1648" w:rsidRDefault="008C1648" w:rsidP="008C1648">
      <w:pPr>
        <w:ind w:firstLine="0"/>
        <w:rPr>
          <w:rFonts w:cs="Times New Roman"/>
        </w:rPr>
      </w:pPr>
      <w:r w:rsidRPr="008C1648">
        <w:rPr>
          <w:rFonts w:cs="Times New Roman"/>
        </w:rPr>
        <w:t xml:space="preserve">Но </w:t>
      </w:r>
      <w:proofErr w:type="spellStart"/>
      <w:r w:rsidRPr="008C1648">
        <w:rPr>
          <w:rFonts w:cs="Times New Roman"/>
        </w:rPr>
        <w:t>SmartRoute</w:t>
      </w:r>
      <w:proofErr w:type="spellEnd"/>
      <w:r w:rsidRPr="008C1648">
        <w:rPr>
          <w:rFonts w:cs="Times New Roman"/>
        </w:rPr>
        <w:t xml:space="preserve"> интересен не только туристам. В Армении есть 1 176 000 работающих людей и 179 358 студентов</w:t>
      </w:r>
      <w:r w:rsidR="00F231F6">
        <w:rPr>
          <w:rFonts w:cs="Times New Roman"/>
        </w:rPr>
        <w:t xml:space="preserve"> (</w:t>
      </w:r>
      <w:r w:rsidR="00F231F6" w:rsidRPr="00F231F6">
        <w:rPr>
          <w:rFonts w:cs="Times New Roman"/>
        </w:rPr>
        <w:t>согласно приведенным выше данным</w:t>
      </w:r>
      <w:r w:rsidR="00F231F6">
        <w:rPr>
          <w:rFonts w:cs="Times New Roman"/>
        </w:rPr>
        <w:t>)</w:t>
      </w:r>
      <w:r w:rsidRPr="008C1648">
        <w:rPr>
          <w:rFonts w:cs="Times New Roman"/>
        </w:rPr>
        <w:t xml:space="preserve">, которые также активно посещают культурные мероприятия и пользуются услугами </w:t>
      </w:r>
      <w:proofErr w:type="spellStart"/>
      <w:r w:rsidRPr="008C1648">
        <w:rPr>
          <w:rFonts w:cs="Times New Roman"/>
        </w:rPr>
        <w:t>SmartRoute</w:t>
      </w:r>
      <w:proofErr w:type="spellEnd"/>
      <w:r w:rsidRPr="008C1648">
        <w:rPr>
          <w:rFonts w:cs="Times New Roman"/>
        </w:rPr>
        <w:t xml:space="preserve"> для удобного планирования досуга. Таким образом, сервис объединяет туристов и местное население, создавая большой и стабильный рынок.</w:t>
      </w:r>
    </w:p>
    <w:p w14:paraId="43F34E7A" w14:textId="5EF3F6F0" w:rsidR="008C1648" w:rsidRPr="008C1648" w:rsidRDefault="008C1648" w:rsidP="008C1648">
      <w:pPr>
        <w:ind w:firstLine="0"/>
        <w:rPr>
          <w:rFonts w:cs="Times New Roman"/>
        </w:rPr>
      </w:pPr>
      <w:r w:rsidRPr="008C1648">
        <w:rPr>
          <w:rFonts w:cs="Times New Roman"/>
        </w:rPr>
        <w:t>Модель дохода</w:t>
      </w:r>
    </w:p>
    <w:p w14:paraId="2FE919D7" w14:textId="2B21E663" w:rsidR="008C1648" w:rsidRPr="008C1648" w:rsidRDefault="008C1648" w:rsidP="00F231F6">
      <w:pPr>
        <w:ind w:firstLine="0"/>
        <w:rPr>
          <w:rFonts w:cs="Times New Roman"/>
        </w:rPr>
      </w:pPr>
      <w:r w:rsidRPr="008C1648">
        <w:rPr>
          <w:rFonts w:cs="Times New Roman"/>
        </w:rPr>
        <w:t xml:space="preserve">За каждое бронирование </w:t>
      </w:r>
      <w:proofErr w:type="spellStart"/>
      <w:r w:rsidRPr="008C1648">
        <w:rPr>
          <w:rFonts w:cs="Times New Roman"/>
        </w:rPr>
        <w:t>SmartRoute</w:t>
      </w:r>
      <w:proofErr w:type="spellEnd"/>
      <w:r w:rsidRPr="008C1648">
        <w:rPr>
          <w:rFonts w:cs="Times New Roman"/>
        </w:rPr>
        <w:t xml:space="preserve"> получает </w:t>
      </w:r>
      <w:proofErr w:type="gramStart"/>
      <w:r w:rsidRPr="008C1648">
        <w:rPr>
          <w:rFonts w:cs="Times New Roman"/>
        </w:rPr>
        <w:t>комиссию</w:t>
      </w:r>
      <w:proofErr w:type="gramEnd"/>
      <w:r w:rsidRPr="008C1648">
        <w:rPr>
          <w:rFonts w:cs="Times New Roman"/>
        </w:rPr>
        <w:t xml:space="preserve"> 10 %</w:t>
      </w:r>
      <w:r w:rsidR="00F231F6">
        <w:rPr>
          <w:rFonts w:cs="Times New Roman"/>
        </w:rPr>
        <w:t xml:space="preserve"> из которого </w:t>
      </w:r>
      <w:r w:rsidRPr="008C1648">
        <w:rPr>
          <w:rFonts w:cs="Times New Roman"/>
        </w:rPr>
        <w:t>6 % — бонус пользователю, который бронирова</w:t>
      </w:r>
      <w:r w:rsidR="00F231F6">
        <w:rPr>
          <w:rFonts w:cs="Times New Roman"/>
        </w:rPr>
        <w:t xml:space="preserve">л и </w:t>
      </w:r>
      <w:proofErr w:type="spellStart"/>
      <w:r w:rsidR="00F231F6">
        <w:rPr>
          <w:rFonts w:cs="Times New Roman"/>
        </w:rPr>
        <w:t>оплатиль</w:t>
      </w:r>
      <w:proofErr w:type="spellEnd"/>
      <w:r w:rsidRPr="008C1648">
        <w:rPr>
          <w:rFonts w:cs="Times New Roman"/>
        </w:rPr>
        <w:t xml:space="preserve"> через сервис</w:t>
      </w:r>
      <w:r w:rsidR="00F231F6">
        <w:rPr>
          <w:rFonts w:cs="Times New Roman"/>
        </w:rPr>
        <w:t xml:space="preserve">, а </w:t>
      </w:r>
      <w:r w:rsidRPr="008C1648">
        <w:rPr>
          <w:rFonts w:cs="Times New Roman"/>
        </w:rPr>
        <w:t xml:space="preserve">4 % — доход </w:t>
      </w:r>
      <w:proofErr w:type="spellStart"/>
      <w:r w:rsidRPr="008C1648">
        <w:rPr>
          <w:rFonts w:cs="Times New Roman"/>
        </w:rPr>
        <w:t>SmartRoute</w:t>
      </w:r>
      <w:proofErr w:type="spellEnd"/>
      <w:r w:rsidR="00F231F6">
        <w:rPr>
          <w:rFonts w:cs="Times New Roman"/>
        </w:rPr>
        <w:t>.</w:t>
      </w:r>
    </w:p>
    <w:p w14:paraId="4E110342" w14:textId="3D01DEC2" w:rsidR="00F231F6" w:rsidRPr="00F231F6" w:rsidRDefault="00F231F6" w:rsidP="00F231F6">
      <w:pPr>
        <w:ind w:firstLine="0"/>
        <w:rPr>
          <w:rFonts w:cs="Times New Roman"/>
        </w:rPr>
      </w:pPr>
      <w:r w:rsidRPr="00F231F6">
        <w:rPr>
          <w:rFonts w:cs="Times New Roman"/>
        </w:rPr>
        <w:t>Потенциальный объём продаж</w:t>
      </w:r>
      <w:r>
        <w:rPr>
          <w:rFonts w:cs="Times New Roman"/>
        </w:rPr>
        <w:t xml:space="preserve"> (примерно)</w:t>
      </w:r>
      <w:r w:rsidRPr="00F231F6">
        <w:rPr>
          <w:rFonts w:cs="Times New Roman"/>
        </w:rPr>
        <w:t>:</w:t>
      </w:r>
    </w:p>
    <w:p w14:paraId="7DB6C84D" w14:textId="36922ECD" w:rsidR="00F231F6" w:rsidRPr="00F231F6" w:rsidRDefault="00F231F6" w:rsidP="00F231F6">
      <w:pPr>
        <w:numPr>
          <w:ilvl w:val="0"/>
          <w:numId w:val="34"/>
        </w:numPr>
        <w:rPr>
          <w:rFonts w:cs="Times New Roman"/>
        </w:rPr>
      </w:pPr>
      <w:r w:rsidRPr="00F231F6">
        <w:rPr>
          <w:rFonts w:cs="Times New Roman"/>
        </w:rPr>
        <w:t xml:space="preserve">Туристы: 2 260 000 × </w:t>
      </w:r>
      <w:r w:rsidR="005D3AB3">
        <w:rPr>
          <w:rFonts w:cs="Times New Roman"/>
          <w:lang w:val="en-US"/>
        </w:rPr>
        <w:t>7</w:t>
      </w:r>
      <w:r w:rsidRPr="00F231F6">
        <w:rPr>
          <w:rFonts w:cs="Times New Roman"/>
        </w:rPr>
        <w:t xml:space="preserve"> % × </w:t>
      </w:r>
      <w:r w:rsidR="001A63B5">
        <w:rPr>
          <w:rFonts w:cs="Times New Roman"/>
        </w:rPr>
        <w:t>35</w:t>
      </w:r>
      <w:r w:rsidRPr="00F231F6">
        <w:rPr>
          <w:rFonts w:cs="Times New Roman"/>
        </w:rPr>
        <w:t xml:space="preserve">00 ≈ </w:t>
      </w:r>
      <w:r w:rsidR="007B3B40">
        <w:rPr>
          <w:rFonts w:cs="Times New Roman"/>
        </w:rPr>
        <w:t>553,7</w:t>
      </w:r>
      <w:r w:rsidRPr="00F231F6">
        <w:rPr>
          <w:rFonts w:cs="Times New Roman"/>
        </w:rPr>
        <w:t xml:space="preserve"> мл</w:t>
      </w:r>
      <w:r w:rsidR="005D3AB3">
        <w:rPr>
          <w:rFonts w:cs="Times New Roman"/>
        </w:rPr>
        <w:t>н</w:t>
      </w:r>
      <w:r w:rsidRPr="00F231F6">
        <w:rPr>
          <w:rFonts w:cs="Times New Roman"/>
        </w:rPr>
        <w:t xml:space="preserve"> драм</w:t>
      </w:r>
    </w:p>
    <w:p w14:paraId="682F1D31" w14:textId="0CE9DC8F" w:rsidR="00F231F6" w:rsidRPr="00F231F6" w:rsidRDefault="00F231F6" w:rsidP="00F231F6">
      <w:pPr>
        <w:numPr>
          <w:ilvl w:val="0"/>
          <w:numId w:val="34"/>
        </w:numPr>
        <w:rPr>
          <w:rFonts w:cs="Times New Roman"/>
        </w:rPr>
      </w:pPr>
      <w:r w:rsidRPr="00F231F6">
        <w:rPr>
          <w:rFonts w:cs="Times New Roman"/>
        </w:rPr>
        <w:t xml:space="preserve">Работники: 1 176 000 × </w:t>
      </w:r>
      <w:r w:rsidR="005D3AB3">
        <w:rPr>
          <w:rFonts w:cs="Times New Roman"/>
        </w:rPr>
        <w:t>7</w:t>
      </w:r>
      <w:r w:rsidRPr="00F231F6">
        <w:rPr>
          <w:rFonts w:cs="Times New Roman"/>
        </w:rPr>
        <w:t xml:space="preserve"> % × </w:t>
      </w:r>
      <w:r w:rsidR="001A63B5">
        <w:rPr>
          <w:rFonts w:cs="Times New Roman"/>
        </w:rPr>
        <w:t>35</w:t>
      </w:r>
      <w:r w:rsidRPr="00F231F6">
        <w:rPr>
          <w:rFonts w:cs="Times New Roman"/>
        </w:rPr>
        <w:t xml:space="preserve">00 ≈ </w:t>
      </w:r>
      <w:r w:rsidR="000F406F">
        <w:rPr>
          <w:rFonts w:cs="Times New Roman"/>
        </w:rPr>
        <w:t>288</w:t>
      </w:r>
      <w:r w:rsidR="005D3AB3">
        <w:rPr>
          <w:rFonts w:cs="Times New Roman"/>
        </w:rPr>
        <w:t>,</w:t>
      </w:r>
      <w:r w:rsidR="000F406F">
        <w:rPr>
          <w:rFonts w:cs="Times New Roman"/>
        </w:rPr>
        <w:t>12</w:t>
      </w:r>
      <w:r w:rsidRPr="00F231F6">
        <w:rPr>
          <w:rFonts w:cs="Times New Roman"/>
        </w:rPr>
        <w:t xml:space="preserve"> млн драм</w:t>
      </w:r>
    </w:p>
    <w:p w14:paraId="727FDE4E" w14:textId="02770BED" w:rsidR="00F231F6" w:rsidRPr="00F231F6" w:rsidRDefault="00F231F6" w:rsidP="00F231F6">
      <w:pPr>
        <w:numPr>
          <w:ilvl w:val="0"/>
          <w:numId w:val="34"/>
        </w:numPr>
        <w:rPr>
          <w:rFonts w:cs="Times New Roman"/>
        </w:rPr>
      </w:pPr>
      <w:r w:rsidRPr="00F231F6">
        <w:rPr>
          <w:rFonts w:cs="Times New Roman"/>
        </w:rPr>
        <w:t xml:space="preserve">Студенты: 179 358 × 15 % × </w:t>
      </w:r>
      <w:r w:rsidR="001A63B5">
        <w:rPr>
          <w:rFonts w:cs="Times New Roman"/>
        </w:rPr>
        <w:t>35</w:t>
      </w:r>
      <w:r w:rsidRPr="00F231F6">
        <w:rPr>
          <w:rFonts w:cs="Times New Roman"/>
        </w:rPr>
        <w:t xml:space="preserve">00 ≈ </w:t>
      </w:r>
      <w:r w:rsidR="000F406F">
        <w:rPr>
          <w:rFonts w:cs="Times New Roman"/>
        </w:rPr>
        <w:t>94</w:t>
      </w:r>
      <w:r w:rsidRPr="00F231F6">
        <w:rPr>
          <w:rFonts w:cs="Times New Roman"/>
        </w:rPr>
        <w:t>,</w:t>
      </w:r>
      <w:r w:rsidR="000F406F">
        <w:rPr>
          <w:rFonts w:cs="Times New Roman"/>
        </w:rPr>
        <w:t>162,950</w:t>
      </w:r>
      <w:r w:rsidRPr="00F231F6">
        <w:rPr>
          <w:rFonts w:cs="Times New Roman"/>
        </w:rPr>
        <w:t xml:space="preserve"> драм</w:t>
      </w:r>
    </w:p>
    <w:p w14:paraId="2E8039B1" w14:textId="66792B17" w:rsidR="00F231F6" w:rsidRPr="00F231F6" w:rsidRDefault="00F231F6" w:rsidP="00F231F6">
      <w:pPr>
        <w:ind w:firstLine="0"/>
        <w:rPr>
          <w:rFonts w:cs="Times New Roman"/>
        </w:rPr>
      </w:pPr>
      <w:r w:rsidRPr="00F231F6">
        <w:rPr>
          <w:rFonts w:cs="Times New Roman"/>
        </w:rPr>
        <w:t xml:space="preserve">Общий потенциал продаж: </w:t>
      </w:r>
      <w:r w:rsidR="000F406F">
        <w:rPr>
          <w:rFonts w:cs="Times New Roman"/>
        </w:rPr>
        <w:t>553,7</w:t>
      </w:r>
      <w:r w:rsidRPr="00F231F6">
        <w:rPr>
          <w:rFonts w:cs="Times New Roman"/>
        </w:rPr>
        <w:t xml:space="preserve"> + </w:t>
      </w:r>
      <w:r w:rsidR="000F406F">
        <w:rPr>
          <w:rFonts w:cs="Times New Roman"/>
        </w:rPr>
        <w:t>288,12</w:t>
      </w:r>
      <w:r w:rsidR="000F406F" w:rsidRPr="00F231F6">
        <w:rPr>
          <w:rFonts w:cs="Times New Roman"/>
        </w:rPr>
        <w:t xml:space="preserve"> </w:t>
      </w:r>
      <w:r w:rsidRPr="00F231F6">
        <w:rPr>
          <w:rFonts w:cs="Times New Roman"/>
        </w:rPr>
        <w:t xml:space="preserve">+ </w:t>
      </w:r>
      <w:r w:rsidR="000F406F">
        <w:rPr>
          <w:rFonts w:cs="Times New Roman"/>
        </w:rPr>
        <w:t>94</w:t>
      </w:r>
      <w:r w:rsidR="000F406F" w:rsidRPr="00F231F6">
        <w:rPr>
          <w:rFonts w:cs="Times New Roman"/>
        </w:rPr>
        <w:t>,</w:t>
      </w:r>
      <w:r w:rsidR="000F406F">
        <w:rPr>
          <w:rFonts w:cs="Times New Roman"/>
        </w:rPr>
        <w:t>162,950</w:t>
      </w:r>
      <w:r w:rsidR="000F406F" w:rsidRPr="00F231F6">
        <w:rPr>
          <w:rFonts w:cs="Times New Roman"/>
        </w:rPr>
        <w:t xml:space="preserve"> </w:t>
      </w:r>
      <w:r w:rsidRPr="00F231F6">
        <w:rPr>
          <w:rFonts w:cs="Times New Roman"/>
        </w:rPr>
        <w:t xml:space="preserve">≈ </w:t>
      </w:r>
      <w:r w:rsidR="000F406F">
        <w:rPr>
          <w:rFonts w:cs="Times New Roman"/>
        </w:rPr>
        <w:t>935</w:t>
      </w:r>
      <w:r w:rsidR="005112C2">
        <w:rPr>
          <w:rFonts w:cs="Times New Roman"/>
        </w:rPr>
        <w:t>,</w:t>
      </w:r>
      <w:r w:rsidR="000F406F">
        <w:rPr>
          <w:rFonts w:cs="Times New Roman"/>
        </w:rPr>
        <w:t>982</w:t>
      </w:r>
      <w:r w:rsidR="005112C2">
        <w:rPr>
          <w:rFonts w:cs="Times New Roman"/>
        </w:rPr>
        <w:t>,</w:t>
      </w:r>
      <w:r w:rsidR="000F406F">
        <w:rPr>
          <w:rFonts w:cs="Times New Roman"/>
        </w:rPr>
        <w:t>95</w:t>
      </w:r>
      <w:r w:rsidR="005112C2">
        <w:rPr>
          <w:rFonts w:cs="Times New Roman"/>
        </w:rPr>
        <w:t>0</w:t>
      </w:r>
      <w:r w:rsidRPr="00F231F6">
        <w:rPr>
          <w:rFonts w:cs="Times New Roman"/>
        </w:rPr>
        <w:t xml:space="preserve"> драм</w:t>
      </w:r>
    </w:p>
    <w:p w14:paraId="360B22D2" w14:textId="77777777" w:rsidR="00F231F6" w:rsidRPr="00F231F6" w:rsidRDefault="00F231F6" w:rsidP="00F231F6">
      <w:pPr>
        <w:ind w:firstLine="0"/>
        <w:rPr>
          <w:rFonts w:cs="Times New Roman"/>
        </w:rPr>
      </w:pPr>
      <w:r w:rsidRPr="00F231F6">
        <w:rPr>
          <w:rFonts w:cs="Times New Roman"/>
        </w:rPr>
        <w:t>Распределение комиссии (6/4):</w:t>
      </w:r>
    </w:p>
    <w:p w14:paraId="64439AAB" w14:textId="308081F7" w:rsidR="00F231F6" w:rsidRPr="00F231F6" w:rsidRDefault="00F231F6" w:rsidP="00F231F6">
      <w:pPr>
        <w:numPr>
          <w:ilvl w:val="0"/>
          <w:numId w:val="35"/>
        </w:numPr>
        <w:rPr>
          <w:rFonts w:cs="Times New Roman"/>
        </w:rPr>
      </w:pPr>
      <w:r w:rsidRPr="00F231F6">
        <w:rPr>
          <w:rFonts w:cs="Times New Roman"/>
        </w:rPr>
        <w:t>Доход пользователя (6 %</w:t>
      </w:r>
      <w:proofErr w:type="gramStart"/>
      <w:r w:rsidRPr="00F231F6">
        <w:rPr>
          <w:rFonts w:cs="Times New Roman"/>
        </w:rPr>
        <w:t>):</w:t>
      </w:r>
      <w:r w:rsidR="005D3AB3">
        <w:rPr>
          <w:rFonts w:cs="Times New Roman"/>
        </w:rPr>
        <w:t xml:space="preserve"> </w:t>
      </w:r>
      <w:r w:rsidRPr="00F231F6">
        <w:rPr>
          <w:rFonts w:cs="Times New Roman"/>
        </w:rPr>
        <w:t xml:space="preserve"> </w:t>
      </w:r>
      <w:r w:rsidR="000F406F">
        <w:rPr>
          <w:rFonts w:cs="Times New Roman"/>
        </w:rPr>
        <w:t>56,158,977</w:t>
      </w:r>
      <w:proofErr w:type="gramEnd"/>
      <w:r w:rsidRPr="00F231F6">
        <w:rPr>
          <w:rFonts w:cs="Times New Roman"/>
        </w:rPr>
        <w:t xml:space="preserve"> драм</w:t>
      </w:r>
    </w:p>
    <w:p w14:paraId="10917DCC" w14:textId="5887679F" w:rsidR="00F231F6" w:rsidRPr="00F231F6" w:rsidRDefault="00F231F6" w:rsidP="00F231F6">
      <w:pPr>
        <w:numPr>
          <w:ilvl w:val="0"/>
          <w:numId w:val="35"/>
        </w:numPr>
        <w:rPr>
          <w:rFonts w:cs="Times New Roman"/>
        </w:rPr>
      </w:pPr>
      <w:r w:rsidRPr="00F231F6">
        <w:rPr>
          <w:rFonts w:cs="Times New Roman"/>
        </w:rPr>
        <w:t xml:space="preserve">Доход </w:t>
      </w:r>
      <w:proofErr w:type="spellStart"/>
      <w:r w:rsidRPr="00F231F6">
        <w:rPr>
          <w:rFonts w:cs="Times New Roman"/>
        </w:rPr>
        <w:t>SmartRoute</w:t>
      </w:r>
      <w:proofErr w:type="spellEnd"/>
      <w:r w:rsidRPr="00F231F6">
        <w:rPr>
          <w:rFonts w:cs="Times New Roman"/>
        </w:rPr>
        <w:t xml:space="preserve"> (4 %): </w:t>
      </w:r>
      <w:r w:rsidR="000F406F">
        <w:rPr>
          <w:rFonts w:cs="Times New Roman"/>
        </w:rPr>
        <w:t>37</w:t>
      </w:r>
      <w:r w:rsidR="000F406F" w:rsidRPr="00F231F6">
        <w:rPr>
          <w:rFonts w:cs="Times New Roman"/>
        </w:rPr>
        <w:t>,</w:t>
      </w:r>
      <w:r w:rsidR="000F406F">
        <w:rPr>
          <w:rFonts w:cs="Times New Roman"/>
        </w:rPr>
        <w:t>439</w:t>
      </w:r>
      <w:r w:rsidRPr="00F231F6">
        <w:rPr>
          <w:rFonts w:cs="Times New Roman"/>
        </w:rPr>
        <w:t>млн драм</w:t>
      </w:r>
    </w:p>
    <w:p w14:paraId="0BC5165D" w14:textId="77777777" w:rsidR="001835CB" w:rsidRDefault="001835CB" w:rsidP="001835CB">
      <w:pPr>
        <w:rPr>
          <w:rFonts w:eastAsia="Times New Roman" w:cs="Times New Roman"/>
          <w:lang w:eastAsia="ru-RU"/>
        </w:rPr>
      </w:pPr>
      <w:r w:rsidRPr="001835CB">
        <w:rPr>
          <w:b/>
          <w:bCs/>
        </w:rPr>
        <w:t xml:space="preserve">Продажа транспортных билетов через </w:t>
      </w:r>
      <w:proofErr w:type="spellStart"/>
      <w:r w:rsidRPr="001835CB">
        <w:rPr>
          <w:b/>
          <w:bCs/>
        </w:rPr>
        <w:t>SmartRoute</w:t>
      </w:r>
      <w:proofErr w:type="spellEnd"/>
      <w:r w:rsidRPr="001835CB">
        <w:rPr>
          <w:b/>
          <w:bCs/>
        </w:rPr>
        <w:t>: сотрудничество с</w:t>
      </w:r>
      <w:r>
        <w:rPr>
          <w:b/>
          <w:bCs/>
        </w:rPr>
        <w:t xml:space="preserve"> </w:t>
      </w:r>
      <w:r w:rsidRPr="001835CB">
        <w:rPr>
          <w:b/>
          <w:bCs/>
        </w:rPr>
        <w:t>муниципалитетом</w:t>
      </w:r>
      <w:r>
        <w:rPr>
          <w:b/>
          <w:bCs/>
        </w:rPr>
        <w:t xml:space="preserve">. </w:t>
      </w:r>
      <w:r w:rsidRPr="001835CB">
        <w:rPr>
          <w:bCs/>
        </w:rPr>
        <w:t xml:space="preserve">Для реализации продаж билетов на </w:t>
      </w:r>
      <w:r w:rsidRPr="001835CB">
        <w:rPr>
          <w:rStyle w:val="af9"/>
          <w:b w:val="0"/>
        </w:rPr>
        <w:t>городской и междугородний транспорт</w:t>
      </w:r>
      <w:r w:rsidRPr="001835CB">
        <w:rPr>
          <w:bCs/>
        </w:rPr>
        <w:t xml:space="preserve"> через </w:t>
      </w:r>
      <w:proofErr w:type="spellStart"/>
      <w:r w:rsidRPr="001835CB">
        <w:rPr>
          <w:bCs/>
        </w:rPr>
        <w:t>SmartRoute</w:t>
      </w:r>
      <w:proofErr w:type="spellEnd"/>
      <w:r w:rsidRPr="001835CB">
        <w:rPr>
          <w:bCs/>
        </w:rPr>
        <w:t xml:space="preserve"> мы исключаем вариант сотрудничества с </w:t>
      </w:r>
      <w:proofErr w:type="spellStart"/>
      <w:r w:rsidRPr="001835CB">
        <w:rPr>
          <w:rStyle w:val="af9"/>
          <w:b w:val="0"/>
        </w:rPr>
        <w:t>Telcell</w:t>
      </w:r>
      <w:proofErr w:type="spellEnd"/>
      <w:r w:rsidRPr="001835CB">
        <w:rPr>
          <w:bCs/>
        </w:rPr>
        <w:t xml:space="preserve">, так как компания является </w:t>
      </w:r>
      <w:r w:rsidRPr="001835CB">
        <w:rPr>
          <w:rStyle w:val="af9"/>
          <w:b w:val="0"/>
        </w:rPr>
        <w:t>монополистом на рынке</w:t>
      </w:r>
      <w:r w:rsidRPr="001835CB">
        <w:rPr>
          <w:bCs/>
        </w:rPr>
        <w:t xml:space="preserve"> и сложно будет получить её согласие.</w:t>
      </w:r>
      <w:r>
        <w:rPr>
          <w:bCs/>
          <w:lang w:val="hy-AM"/>
        </w:rPr>
        <w:t xml:space="preserve"> </w:t>
      </w:r>
      <w:r w:rsidRPr="001835CB">
        <w:rPr>
          <w:bCs/>
        </w:rPr>
        <w:t xml:space="preserve">Вместо этого предлагаем </w:t>
      </w:r>
      <w:r w:rsidRPr="001835CB">
        <w:rPr>
          <w:rStyle w:val="af9"/>
          <w:b w:val="0"/>
        </w:rPr>
        <w:t>обратиться к муниципалитету города</w:t>
      </w:r>
      <w:r w:rsidRPr="001835CB">
        <w:rPr>
          <w:bCs/>
        </w:rPr>
        <w:t xml:space="preserve"> и получить </w:t>
      </w:r>
      <w:r w:rsidRPr="001835CB">
        <w:rPr>
          <w:rStyle w:val="af9"/>
          <w:b w:val="0"/>
        </w:rPr>
        <w:t>разрешение на выпуск и продажу билетов</w:t>
      </w:r>
      <w:r w:rsidRPr="001835CB">
        <w:rPr>
          <w:bCs/>
        </w:rPr>
        <w:t xml:space="preserve">, которые можно приобрести </w:t>
      </w:r>
      <w:r w:rsidRPr="001835CB">
        <w:rPr>
          <w:rStyle w:val="af9"/>
          <w:b w:val="0"/>
        </w:rPr>
        <w:t>только через наш сервис</w:t>
      </w:r>
      <w:r w:rsidRPr="001835CB">
        <w:rPr>
          <w:bCs/>
        </w:rPr>
        <w:t>.</w:t>
      </w:r>
      <w:r>
        <w:rPr>
          <w:bCs/>
          <w:lang w:val="hy-AM"/>
        </w:rPr>
        <w:t xml:space="preserve"> </w:t>
      </w:r>
      <w:r w:rsidRPr="001835CB">
        <w:rPr>
          <w:bCs/>
        </w:rPr>
        <w:t>Почему это может быть интересно муниципалитету:</w:t>
      </w:r>
      <w:r>
        <w:rPr>
          <w:bCs/>
          <w:lang w:val="hy-AM"/>
        </w:rPr>
        <w:t xml:space="preserve"> </w:t>
      </w:r>
      <w:r w:rsidRPr="001835CB">
        <w:rPr>
          <w:rStyle w:val="af9"/>
          <w:b w:val="0"/>
        </w:rPr>
        <w:t>Дополнительный доход в городской бюджет</w:t>
      </w:r>
      <w:r w:rsidRPr="001835CB">
        <w:rPr>
          <w:bCs/>
        </w:rPr>
        <w:t xml:space="preserve"> – за право продажи билетов </w:t>
      </w:r>
      <w:proofErr w:type="spellStart"/>
      <w:r w:rsidRPr="001835CB">
        <w:rPr>
          <w:bCs/>
        </w:rPr>
        <w:t>SmartRoute</w:t>
      </w:r>
      <w:proofErr w:type="spellEnd"/>
      <w:r w:rsidRPr="001835CB">
        <w:rPr>
          <w:bCs/>
        </w:rPr>
        <w:t xml:space="preserve"> предлагает муниципалитету </w:t>
      </w:r>
      <w:r w:rsidRPr="001835CB">
        <w:rPr>
          <w:rStyle w:val="af9"/>
          <w:b w:val="0"/>
        </w:rPr>
        <w:t xml:space="preserve">долю дохода, которая ниже, чем </w:t>
      </w:r>
      <w:r>
        <w:rPr>
          <w:rStyle w:val="af9"/>
          <w:b w:val="0"/>
        </w:rPr>
        <w:t>процент</w:t>
      </w:r>
      <w:r w:rsidRPr="001835CB">
        <w:rPr>
          <w:bCs/>
        </w:rPr>
        <w:t xml:space="preserve">, которую обычно получает </w:t>
      </w:r>
      <w:proofErr w:type="spellStart"/>
      <w:r w:rsidRPr="001835CB">
        <w:rPr>
          <w:bCs/>
        </w:rPr>
        <w:t>Telcell</w:t>
      </w:r>
      <w:proofErr w:type="spellEnd"/>
      <w:r w:rsidRPr="001835CB">
        <w:rPr>
          <w:bCs/>
        </w:rPr>
        <w:t xml:space="preserve"> в случае сотрудничества</w:t>
      </w:r>
      <w:r>
        <w:rPr>
          <w:bCs/>
        </w:rPr>
        <w:t xml:space="preserve">, </w:t>
      </w:r>
      <w:r>
        <w:rPr>
          <w:rStyle w:val="af9"/>
          <w:b w:val="0"/>
        </w:rPr>
        <w:t>к</w:t>
      </w:r>
      <w:r w:rsidRPr="001835CB">
        <w:rPr>
          <w:rStyle w:val="af9"/>
          <w:b w:val="0"/>
        </w:rPr>
        <w:t>онтроль над транспортными операциями</w:t>
      </w:r>
      <w:r w:rsidRPr="001835CB">
        <w:rPr>
          <w:bCs/>
        </w:rPr>
        <w:t xml:space="preserve"> – билеты выпускаются официально через сервис, что обеспечивает прозрачность и отчётность</w:t>
      </w:r>
      <w:r>
        <w:rPr>
          <w:bCs/>
        </w:rPr>
        <w:t xml:space="preserve"> (конечно цена будет та же), и еще с</w:t>
      </w:r>
      <w:r w:rsidRPr="001835CB">
        <w:rPr>
          <w:rStyle w:val="af9"/>
          <w:b w:val="0"/>
        </w:rPr>
        <w:t>тимулирование потока</w:t>
      </w:r>
      <w:r>
        <w:rPr>
          <w:rStyle w:val="af9"/>
          <w:b w:val="0"/>
        </w:rPr>
        <w:t xml:space="preserve"> пассажиров </w:t>
      </w:r>
      <w:r w:rsidRPr="001835CB">
        <w:rPr>
          <w:rStyle w:val="af9"/>
          <w:b w:val="0"/>
        </w:rPr>
        <w:t xml:space="preserve"> через цифровой сервис</w:t>
      </w:r>
      <w:r w:rsidRPr="001835CB">
        <w:rPr>
          <w:bCs/>
        </w:rPr>
        <w:t xml:space="preserve"> – удобство для граждан и туристов повышает использование общественного транспорта</w:t>
      </w:r>
      <w:r>
        <w:rPr>
          <w:bCs/>
        </w:rPr>
        <w:t xml:space="preserve">. </w:t>
      </w:r>
      <w:r w:rsidRPr="001835CB">
        <w:rPr>
          <w:bCs/>
        </w:rPr>
        <w:t xml:space="preserve">Таким образом, </w:t>
      </w:r>
      <w:proofErr w:type="spellStart"/>
      <w:r w:rsidRPr="001835CB">
        <w:rPr>
          <w:rStyle w:val="af9"/>
          <w:b w:val="0"/>
        </w:rPr>
        <w:t>SmartRoute</w:t>
      </w:r>
      <w:proofErr w:type="spellEnd"/>
      <w:r w:rsidRPr="001835CB">
        <w:rPr>
          <w:rStyle w:val="af9"/>
          <w:b w:val="0"/>
        </w:rPr>
        <w:t xml:space="preserve"> получает право на продажу билетов</w:t>
      </w:r>
      <w:r w:rsidRPr="001835CB">
        <w:rPr>
          <w:bCs/>
        </w:rPr>
        <w:t xml:space="preserve">, а муниципалитет – </w:t>
      </w:r>
      <w:r w:rsidRPr="001835CB">
        <w:rPr>
          <w:rStyle w:val="af9"/>
          <w:b w:val="0"/>
        </w:rPr>
        <w:t>выгодные условия и дополнительный доход</w:t>
      </w:r>
      <w:r w:rsidRPr="001835CB">
        <w:rPr>
          <w:bCs/>
        </w:rPr>
        <w:t xml:space="preserve">, что делает сотрудничество </w:t>
      </w:r>
      <w:r w:rsidRPr="001835CB">
        <w:rPr>
          <w:rStyle w:val="af9"/>
          <w:b w:val="0"/>
        </w:rPr>
        <w:t>интересным и взаимовыгодным</w:t>
      </w:r>
      <w:r w:rsidRPr="001835CB">
        <w:rPr>
          <w:bCs/>
        </w:rPr>
        <w:t xml:space="preserve"> для обеих сторон.</w:t>
      </w:r>
      <w:r w:rsidRPr="001835CB">
        <w:rPr>
          <w:rFonts w:eastAsia="Times New Roman" w:cs="Times New Roman"/>
          <w:lang w:eastAsia="ru-RU"/>
        </w:rPr>
        <w:t xml:space="preserve"> </w:t>
      </w:r>
    </w:p>
    <w:p w14:paraId="39ACF4ED" w14:textId="77777777" w:rsidR="00D62246" w:rsidRDefault="001835CB" w:rsidP="001835CB">
      <w:pPr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 xml:space="preserve">Давайте </w:t>
      </w:r>
      <w:r w:rsidR="00D62246">
        <w:rPr>
          <w:rFonts w:eastAsia="Times New Roman" w:cs="Times New Roman"/>
          <w:lang w:eastAsia="ru-RU"/>
        </w:rPr>
        <w:t>эту часть делить на две части</w:t>
      </w:r>
      <w:r w:rsidR="00D62246" w:rsidRPr="00D62246">
        <w:rPr>
          <w:rFonts w:eastAsia="Times New Roman" w:cs="Times New Roman"/>
          <w:lang w:eastAsia="ru-RU"/>
        </w:rPr>
        <w:t>:</w:t>
      </w:r>
    </w:p>
    <w:p w14:paraId="21481547" w14:textId="4FDC366D" w:rsidR="00D62246" w:rsidRDefault="00D62246" w:rsidP="00D62246">
      <w:pPr>
        <w:ind w:firstLine="0"/>
        <w:rPr>
          <w:bCs/>
        </w:rPr>
      </w:pPr>
      <w:r w:rsidRPr="00D62246">
        <w:rPr>
          <w:rFonts w:eastAsia="Times New Roman" w:cs="Times New Roman"/>
          <w:lang w:eastAsia="ru-RU"/>
        </w:rPr>
        <w:t xml:space="preserve">1. </w:t>
      </w:r>
      <w:r w:rsidR="001835CB" w:rsidRPr="001835CB">
        <w:rPr>
          <w:bCs/>
        </w:rPr>
        <w:t xml:space="preserve">Средняя стоимость билета на городской автобус условно составляет 150 драм. Большинство туристов пользуются транспортом только в сезон, и далеко не все выбирают поездки через </w:t>
      </w:r>
      <w:proofErr w:type="spellStart"/>
      <w:r w:rsidR="001835CB" w:rsidRPr="001835CB">
        <w:rPr>
          <w:bCs/>
        </w:rPr>
        <w:t>SmartRoute</w:t>
      </w:r>
      <w:proofErr w:type="spellEnd"/>
      <w:r w:rsidR="001835CB" w:rsidRPr="001835CB">
        <w:rPr>
          <w:bCs/>
        </w:rPr>
        <w:t xml:space="preserve">, но удобство сервиса может увеличить их число. Среди местного населения примерно половина работников имеют собственные автомобили и редко пользуются автобусами. Студенты и школьники частично используют транспорт, но многие ездят с родителями или имеют другие варианты перемещения. К остальным жителям относятся родители, отвозящие детей в школу или детский сад, пенсионеры и другие категории, регулярно пользующиеся </w:t>
      </w:r>
      <w:proofErr w:type="spellStart"/>
      <w:proofErr w:type="gramStart"/>
      <w:r w:rsidR="001835CB" w:rsidRPr="001835CB">
        <w:rPr>
          <w:bCs/>
        </w:rPr>
        <w:t>автобусом.Если</w:t>
      </w:r>
      <w:proofErr w:type="spellEnd"/>
      <w:proofErr w:type="gramEnd"/>
      <w:r w:rsidR="001835CB" w:rsidRPr="001835CB">
        <w:rPr>
          <w:bCs/>
        </w:rPr>
        <w:t xml:space="preserve"> условно принять, что через </w:t>
      </w:r>
      <w:proofErr w:type="spellStart"/>
      <w:r w:rsidR="001835CB" w:rsidRPr="001835CB">
        <w:rPr>
          <w:bCs/>
        </w:rPr>
        <w:lastRenderedPageBreak/>
        <w:t>SmartRoute</w:t>
      </w:r>
      <w:proofErr w:type="spellEnd"/>
      <w:r w:rsidR="001835CB" w:rsidRPr="001835CB">
        <w:rPr>
          <w:bCs/>
        </w:rPr>
        <w:t xml:space="preserve"> автобусы будут покупать билеты примерно 5 % туристов, 5 % работников, 10 % студентов и 10 % прочих жителей, то потенциальный доход составит около </w:t>
      </w:r>
      <w:r w:rsidRPr="00D62246">
        <w:rPr>
          <w:bCs/>
        </w:rPr>
        <w:t xml:space="preserve">43,46 </w:t>
      </w:r>
      <w:r w:rsidR="001835CB" w:rsidRPr="001835CB">
        <w:rPr>
          <w:bCs/>
        </w:rPr>
        <w:t xml:space="preserve">млн драм в год. </w:t>
      </w:r>
    </w:p>
    <w:p w14:paraId="69D7EF8F" w14:textId="77777777" w:rsidR="00D62246" w:rsidRPr="00D62246" w:rsidRDefault="00D62246" w:rsidP="00D62246">
      <w:pPr>
        <w:ind w:firstLine="0"/>
        <w:rPr>
          <w:bCs/>
        </w:rPr>
      </w:pPr>
      <w:r w:rsidRPr="00D62246">
        <w:rPr>
          <w:bCs/>
        </w:rPr>
        <w:t>Примерный расчет потенциального дохода:</w:t>
      </w:r>
    </w:p>
    <w:p w14:paraId="1C0E3EFB" w14:textId="5456380E" w:rsidR="00D62246" w:rsidRPr="00D62246" w:rsidRDefault="00D62246" w:rsidP="00D62246">
      <w:pPr>
        <w:numPr>
          <w:ilvl w:val="0"/>
          <w:numId w:val="37"/>
        </w:numPr>
        <w:rPr>
          <w:bCs/>
        </w:rPr>
      </w:pPr>
      <w:r w:rsidRPr="00D62246">
        <w:rPr>
          <w:bCs/>
        </w:rPr>
        <w:t xml:space="preserve">Туристы: 2 260 000 × </w:t>
      </w:r>
      <w:r w:rsidR="00472056">
        <w:rPr>
          <w:bCs/>
          <w:lang w:val="hy-AM"/>
        </w:rPr>
        <w:t>2</w:t>
      </w:r>
      <w:r w:rsidRPr="00D62246">
        <w:rPr>
          <w:bCs/>
        </w:rPr>
        <w:t xml:space="preserve"> % × 150 драм ≈ </w:t>
      </w:r>
      <w:r w:rsidR="00472056">
        <w:rPr>
          <w:bCs/>
          <w:lang w:val="hy-AM"/>
        </w:rPr>
        <w:t>6,780,000</w:t>
      </w:r>
      <w:r w:rsidRPr="00D62246">
        <w:rPr>
          <w:bCs/>
        </w:rPr>
        <w:t xml:space="preserve"> драм</w:t>
      </w:r>
    </w:p>
    <w:p w14:paraId="6992EA97" w14:textId="77777777" w:rsidR="00D62246" w:rsidRPr="00D62246" w:rsidRDefault="00D62246" w:rsidP="00D62246">
      <w:pPr>
        <w:numPr>
          <w:ilvl w:val="0"/>
          <w:numId w:val="37"/>
        </w:numPr>
        <w:rPr>
          <w:bCs/>
        </w:rPr>
      </w:pPr>
      <w:r w:rsidRPr="00D62246">
        <w:rPr>
          <w:bCs/>
        </w:rPr>
        <w:t>Работники: 1 176 000 × 5 % × 150 драм ≈ 8,82 млн драм</w:t>
      </w:r>
    </w:p>
    <w:p w14:paraId="443E80AA" w14:textId="1530F520" w:rsidR="00D62246" w:rsidRPr="00D62246" w:rsidRDefault="00D62246" w:rsidP="00D62246">
      <w:pPr>
        <w:numPr>
          <w:ilvl w:val="0"/>
          <w:numId w:val="37"/>
        </w:numPr>
        <w:rPr>
          <w:bCs/>
        </w:rPr>
      </w:pPr>
      <w:r w:rsidRPr="00D62246">
        <w:rPr>
          <w:bCs/>
        </w:rPr>
        <w:t>Студенты: 179 358 ×</w:t>
      </w:r>
      <w:r w:rsidR="00472056">
        <w:rPr>
          <w:bCs/>
          <w:lang w:val="hy-AM"/>
        </w:rPr>
        <w:t xml:space="preserve"> 5</w:t>
      </w:r>
      <w:r w:rsidRPr="00D62246">
        <w:rPr>
          <w:bCs/>
        </w:rPr>
        <w:t xml:space="preserve"> % × 150 драм ≈ </w:t>
      </w:r>
      <w:r w:rsidR="00472056">
        <w:rPr>
          <w:bCs/>
          <w:lang w:val="hy-AM"/>
        </w:rPr>
        <w:t>1</w:t>
      </w:r>
      <w:r w:rsidRPr="00D62246">
        <w:rPr>
          <w:bCs/>
        </w:rPr>
        <w:t>,</w:t>
      </w:r>
      <w:r w:rsidR="00472056">
        <w:rPr>
          <w:bCs/>
          <w:lang w:val="hy-AM"/>
        </w:rPr>
        <w:t>345,185</w:t>
      </w:r>
      <w:r w:rsidRPr="00D62246">
        <w:rPr>
          <w:bCs/>
        </w:rPr>
        <w:t xml:space="preserve"> драм</w:t>
      </w:r>
    </w:p>
    <w:p w14:paraId="2CDAE37C" w14:textId="61D203D7" w:rsidR="00D62246" w:rsidRPr="00D62246" w:rsidRDefault="00D62246" w:rsidP="00D62246">
      <w:pPr>
        <w:numPr>
          <w:ilvl w:val="0"/>
          <w:numId w:val="37"/>
        </w:numPr>
        <w:rPr>
          <w:bCs/>
        </w:rPr>
      </w:pPr>
      <w:r w:rsidRPr="00D62246">
        <w:rPr>
          <w:bCs/>
        </w:rPr>
        <w:t>Остальные жители: 1</w:t>
      </w:r>
      <w:r w:rsidR="00472056">
        <w:rPr>
          <w:bCs/>
          <w:lang w:val="hy-AM"/>
        </w:rPr>
        <w:t>00,000</w:t>
      </w:r>
      <w:r w:rsidRPr="00D62246">
        <w:rPr>
          <w:bCs/>
        </w:rPr>
        <w:t xml:space="preserve"> (условно) × </w:t>
      </w:r>
      <w:r w:rsidR="000F406F">
        <w:rPr>
          <w:bCs/>
        </w:rPr>
        <w:t>1</w:t>
      </w:r>
      <w:r w:rsidRPr="00D62246">
        <w:rPr>
          <w:bCs/>
        </w:rPr>
        <w:t xml:space="preserve"> % × 150 драм ≈ </w:t>
      </w:r>
      <w:r w:rsidR="000F406F">
        <w:rPr>
          <w:bCs/>
        </w:rPr>
        <w:t>1</w:t>
      </w:r>
      <w:r w:rsidR="00472056">
        <w:rPr>
          <w:bCs/>
          <w:lang w:val="hy-AM"/>
        </w:rPr>
        <w:t>50,000</w:t>
      </w:r>
      <w:r w:rsidRPr="00D62246">
        <w:rPr>
          <w:bCs/>
        </w:rPr>
        <w:t xml:space="preserve"> драм</w:t>
      </w:r>
    </w:p>
    <w:p w14:paraId="0F0391A5" w14:textId="64FB164D" w:rsidR="001835CB" w:rsidRPr="00472056" w:rsidRDefault="001835CB" w:rsidP="00D62246">
      <w:pPr>
        <w:ind w:firstLine="0"/>
        <w:rPr>
          <w:bCs/>
        </w:rPr>
      </w:pPr>
      <w:r w:rsidRPr="001835CB">
        <w:rPr>
          <w:bCs/>
        </w:rPr>
        <w:t xml:space="preserve">Из этой суммы условно 7 % остаются </w:t>
      </w:r>
      <w:proofErr w:type="spellStart"/>
      <w:r w:rsidRPr="001835CB">
        <w:rPr>
          <w:bCs/>
        </w:rPr>
        <w:t>SmartRoute</w:t>
      </w:r>
      <w:proofErr w:type="spellEnd"/>
      <w:r w:rsidR="000F406F">
        <w:rPr>
          <w:bCs/>
        </w:rPr>
        <w:t xml:space="preserve">, </w:t>
      </w:r>
      <w:r w:rsidRPr="001835CB">
        <w:rPr>
          <w:bCs/>
        </w:rPr>
        <w:t>а остальное, 93 %, поступает государству</w:t>
      </w:r>
      <w:r w:rsidR="000F406F">
        <w:rPr>
          <w:bCs/>
        </w:rPr>
        <w:t>.</w:t>
      </w:r>
    </w:p>
    <w:p w14:paraId="4D9D4CA5" w14:textId="011BD684" w:rsidR="00D62246" w:rsidRPr="00D62246" w:rsidRDefault="00D62246" w:rsidP="00D62246">
      <w:pPr>
        <w:rPr>
          <w:bCs/>
        </w:rPr>
      </w:pPr>
      <w:r>
        <w:rPr>
          <w:bCs/>
        </w:rPr>
        <w:t xml:space="preserve">2. </w:t>
      </w:r>
      <w:r w:rsidRPr="00D62246">
        <w:rPr>
          <w:bCs/>
        </w:rPr>
        <w:t xml:space="preserve">Помимо городского транспорта, через </w:t>
      </w:r>
      <w:proofErr w:type="spellStart"/>
      <w:r w:rsidRPr="00D62246">
        <w:rPr>
          <w:bCs/>
        </w:rPr>
        <w:t>SmartRoute</w:t>
      </w:r>
      <w:proofErr w:type="spellEnd"/>
      <w:r w:rsidRPr="00D62246">
        <w:rPr>
          <w:bCs/>
        </w:rPr>
        <w:t xml:space="preserve"> можно реализовывать билеты на междугородние автобусы, поезда и другие специальные маршруты. Средняя стоимость таких билетов колеблется от </w:t>
      </w:r>
      <w:r w:rsidR="00190777">
        <w:rPr>
          <w:bCs/>
        </w:rPr>
        <w:t>500</w:t>
      </w:r>
      <w:r w:rsidRPr="00D62246">
        <w:rPr>
          <w:bCs/>
        </w:rPr>
        <w:t xml:space="preserve"> до</w:t>
      </w:r>
      <w:r w:rsidR="00472056">
        <w:rPr>
          <w:bCs/>
        </w:rPr>
        <w:t xml:space="preserve"> 2500</w:t>
      </w:r>
      <w:r w:rsidRPr="00D62246">
        <w:rPr>
          <w:bCs/>
        </w:rPr>
        <w:t xml:space="preserve"> драм, в зависимости от маршрута и класса обслуживания.</w:t>
      </w:r>
    </w:p>
    <w:p w14:paraId="269225F7" w14:textId="77777777" w:rsidR="00D62246" w:rsidRPr="00D62246" w:rsidRDefault="00D62246" w:rsidP="00D62246">
      <w:pPr>
        <w:ind w:firstLine="0"/>
        <w:rPr>
          <w:bCs/>
        </w:rPr>
      </w:pPr>
      <w:r w:rsidRPr="00D62246">
        <w:rPr>
          <w:bCs/>
        </w:rPr>
        <w:t>Так как эти маршруты используются значительно реже, чем городской транспорт, условно принимаем, что их доля пользователей составляет половину или даже четверть от доли городских билетов. Основными покупателями будут туристы и часть местного населения, которые ездят между городами, посещают родственников или совмещают поездку с культурным отдыхом.</w:t>
      </w:r>
    </w:p>
    <w:p w14:paraId="5E275FF1" w14:textId="4DA6AD42" w:rsidR="00D62246" w:rsidRPr="00D62246" w:rsidRDefault="00D62246" w:rsidP="00D62246">
      <w:pPr>
        <w:numPr>
          <w:ilvl w:val="0"/>
          <w:numId w:val="39"/>
        </w:numPr>
        <w:rPr>
          <w:bCs/>
        </w:rPr>
      </w:pPr>
      <w:proofErr w:type="spellStart"/>
      <w:r w:rsidRPr="00D62246">
        <w:rPr>
          <w:bCs/>
        </w:rPr>
        <w:t>SmartRoute</w:t>
      </w:r>
      <w:proofErr w:type="spellEnd"/>
      <w:r w:rsidRPr="00D62246">
        <w:rPr>
          <w:bCs/>
        </w:rPr>
        <w:t xml:space="preserve"> (оставляет 7 %): </w:t>
      </w:r>
      <w:r w:rsidR="00472056">
        <w:rPr>
          <w:bCs/>
        </w:rPr>
        <w:t>315,900</w:t>
      </w:r>
      <w:r w:rsidRPr="00D62246">
        <w:rPr>
          <w:bCs/>
        </w:rPr>
        <w:t xml:space="preserve"> драм</w:t>
      </w:r>
    </w:p>
    <w:p w14:paraId="32ABC86F" w14:textId="5D54129F" w:rsidR="00472056" w:rsidRPr="00190777" w:rsidRDefault="00D62246" w:rsidP="00190777">
      <w:pPr>
        <w:numPr>
          <w:ilvl w:val="0"/>
          <w:numId w:val="39"/>
        </w:numPr>
        <w:rPr>
          <w:bCs/>
        </w:rPr>
      </w:pPr>
      <w:r w:rsidRPr="00D62246">
        <w:rPr>
          <w:bCs/>
        </w:rPr>
        <w:t>Муниципалитет / городская администрация: остальное</w:t>
      </w:r>
    </w:p>
    <w:p w14:paraId="27660031" w14:textId="77777777" w:rsidR="00472056" w:rsidRDefault="00472056" w:rsidP="00190777"/>
    <w:p w14:paraId="419B5FC5" w14:textId="03351B53" w:rsidR="0042759F" w:rsidRDefault="0042759F" w:rsidP="0042759F">
      <w:pPr>
        <w:pStyle w:val="4"/>
        <w:spacing w:before="440"/>
      </w:pPr>
      <w:r>
        <w:t>2.1.2.3. Оценка условий конкуренции</w:t>
      </w:r>
    </w:p>
    <w:p w14:paraId="445D4B6A" w14:textId="0FE3B8F9" w:rsidR="00924F8B" w:rsidRPr="00924F8B" w:rsidRDefault="00924F8B" w:rsidP="00924F8B">
      <w:r w:rsidRPr="00924F8B">
        <w:t xml:space="preserve">Основными конкурентами </w:t>
      </w:r>
      <w:proofErr w:type="spellStart"/>
      <w:r w:rsidRPr="00924F8B">
        <w:t>SmartRoute</w:t>
      </w:r>
      <w:proofErr w:type="spellEnd"/>
      <w:r w:rsidRPr="00924F8B">
        <w:t xml:space="preserve"> являются </w:t>
      </w:r>
      <w:r w:rsidRPr="00924F8B">
        <w:rPr>
          <w:b/>
          <w:bCs/>
        </w:rPr>
        <w:t>Google Maps</w:t>
      </w:r>
      <w:r w:rsidRPr="00924F8B">
        <w:t xml:space="preserve">, </w:t>
      </w:r>
      <w:proofErr w:type="spellStart"/>
      <w:r w:rsidRPr="00924F8B">
        <w:rPr>
          <w:b/>
          <w:bCs/>
        </w:rPr>
        <w:t>Yandex</w:t>
      </w:r>
      <w:proofErr w:type="spellEnd"/>
      <w:r w:rsidRPr="00924F8B">
        <w:rPr>
          <w:b/>
          <w:bCs/>
        </w:rPr>
        <w:t xml:space="preserve"> Maps / </w:t>
      </w:r>
      <w:proofErr w:type="spellStart"/>
      <w:r w:rsidRPr="00924F8B">
        <w:rPr>
          <w:b/>
          <w:bCs/>
        </w:rPr>
        <w:t>Yandex.Navigator</w:t>
      </w:r>
      <w:proofErr w:type="spellEnd"/>
      <w:r w:rsidRPr="00924F8B">
        <w:t xml:space="preserve"> и локальные картографические сервисы, такие как 2GIS и Apple Maps.</w:t>
      </w:r>
      <w:r w:rsidRPr="00924F8B">
        <w:br/>
        <w:t>Google Maps доминирует на глобальном рынке и предоставляет карты, маршруты и транспортные опции, однако не интегрирует прямые покупки билетов или аудиогид.</w:t>
      </w:r>
      <w:r w:rsidRPr="00924F8B">
        <w:br/>
      </w:r>
      <w:proofErr w:type="spellStart"/>
      <w:r w:rsidRPr="00924F8B">
        <w:t>Yandex</w:t>
      </w:r>
      <w:proofErr w:type="spellEnd"/>
      <w:r w:rsidRPr="00924F8B">
        <w:t xml:space="preserve"> Maps и </w:t>
      </w:r>
      <w:proofErr w:type="spellStart"/>
      <w:r w:rsidRPr="00924F8B">
        <w:t>Yandex.Navigator</w:t>
      </w:r>
      <w:proofErr w:type="spellEnd"/>
      <w:r w:rsidRPr="00924F8B">
        <w:t xml:space="preserve"> популярны в странах СНГ, предлагают маршрутизацию и данные о трафике, но имеют ограниченные возможности для туристов.</w:t>
      </w:r>
      <w:r w:rsidRPr="00924F8B">
        <w:br/>
      </w:r>
      <w:proofErr w:type="spellStart"/>
      <w:r w:rsidRPr="00924F8B">
        <w:t>SmartRoute</w:t>
      </w:r>
      <w:proofErr w:type="spellEnd"/>
      <w:r w:rsidRPr="00924F8B">
        <w:t xml:space="preserve"> отличается от конкурентов тем, что предоставляет </w:t>
      </w:r>
      <w:r w:rsidRPr="00924F8B">
        <w:rPr>
          <w:b/>
          <w:bCs/>
        </w:rPr>
        <w:t>всё в одном</w:t>
      </w:r>
      <w:r w:rsidRPr="00924F8B">
        <w:t xml:space="preserve">: планирование маршрута, отображение туристических и развлекательных мест, рестораны, транспорт и интегрированные платежи. </w:t>
      </w:r>
      <w:proofErr w:type="spellStart"/>
      <w:r w:rsidRPr="00924F8B">
        <w:t>Аудигид</w:t>
      </w:r>
      <w:proofErr w:type="spellEnd"/>
      <w:r w:rsidRPr="00924F8B">
        <w:t xml:space="preserve"> позволяет пользователю получать дополнительную информацию о достопримечательностях на маршруте.</w:t>
      </w:r>
      <w:r w:rsidR="00765507" w:rsidRPr="00765507">
        <w:t xml:space="preserve"> </w:t>
      </w:r>
      <w:r w:rsidRPr="00924F8B">
        <w:t xml:space="preserve">На армянском рынке, условно, доля Google Maps составляет около 70 %, </w:t>
      </w:r>
      <w:proofErr w:type="spellStart"/>
      <w:r w:rsidRPr="00924F8B">
        <w:t>Yandex</w:t>
      </w:r>
      <w:proofErr w:type="spellEnd"/>
      <w:r w:rsidRPr="00924F8B">
        <w:t xml:space="preserve"> Maps — около 30 %, и </w:t>
      </w:r>
      <w:proofErr w:type="spellStart"/>
      <w:r w:rsidRPr="00924F8B">
        <w:t>SmartRoute</w:t>
      </w:r>
      <w:proofErr w:type="spellEnd"/>
      <w:r w:rsidRPr="00924F8B">
        <w:t xml:space="preserve"> на старте может занять примерно 10–15 % при эффективной маркетинговой стратегии.</w:t>
      </w:r>
    </w:p>
    <w:p w14:paraId="3A3AD9A3" w14:textId="051420E5" w:rsidR="00130B02" w:rsidRDefault="00130B02" w:rsidP="00FB160F">
      <w:pPr>
        <w:tabs>
          <w:tab w:val="left" w:pos="4467"/>
        </w:tabs>
      </w:pPr>
    </w:p>
    <w:p w14:paraId="703E9B39" w14:textId="2CD5D617" w:rsidR="002E14F1" w:rsidRDefault="002E14F1" w:rsidP="00FB160F">
      <w:pPr>
        <w:tabs>
          <w:tab w:val="left" w:pos="4467"/>
        </w:tabs>
      </w:pPr>
    </w:p>
    <w:p w14:paraId="2282F7EA" w14:textId="156D9165" w:rsidR="002E14F1" w:rsidRDefault="002E14F1" w:rsidP="00FB160F">
      <w:pPr>
        <w:tabs>
          <w:tab w:val="left" w:pos="4467"/>
        </w:tabs>
      </w:pPr>
    </w:p>
    <w:p w14:paraId="276F8AD0" w14:textId="7D2D0D19" w:rsidR="002E14F1" w:rsidRDefault="002E14F1" w:rsidP="00FB160F">
      <w:pPr>
        <w:tabs>
          <w:tab w:val="left" w:pos="4467"/>
        </w:tabs>
      </w:pPr>
    </w:p>
    <w:p w14:paraId="445C797C" w14:textId="2AAD5833" w:rsidR="002E14F1" w:rsidRDefault="002E14F1" w:rsidP="00FB160F">
      <w:pPr>
        <w:tabs>
          <w:tab w:val="left" w:pos="4467"/>
        </w:tabs>
      </w:pPr>
    </w:p>
    <w:p w14:paraId="571D614F" w14:textId="1D2B0A2A" w:rsidR="002E14F1" w:rsidRDefault="002E14F1" w:rsidP="00FB160F">
      <w:pPr>
        <w:tabs>
          <w:tab w:val="left" w:pos="4467"/>
        </w:tabs>
      </w:pPr>
    </w:p>
    <w:p w14:paraId="1731A768" w14:textId="66EFF275" w:rsidR="002E14F1" w:rsidRDefault="002E14F1" w:rsidP="00FB160F">
      <w:pPr>
        <w:tabs>
          <w:tab w:val="left" w:pos="4467"/>
        </w:tabs>
      </w:pPr>
    </w:p>
    <w:p w14:paraId="2B4E24C6" w14:textId="6FE58469" w:rsidR="002E14F1" w:rsidRDefault="002E14F1" w:rsidP="003A0B6B">
      <w:pPr>
        <w:tabs>
          <w:tab w:val="left" w:pos="4467"/>
        </w:tabs>
        <w:ind w:firstLine="0"/>
      </w:pPr>
    </w:p>
    <w:p w14:paraId="5315B118" w14:textId="0237D6CA" w:rsidR="002E14F1" w:rsidRDefault="002E14F1" w:rsidP="00FB160F">
      <w:pPr>
        <w:tabs>
          <w:tab w:val="left" w:pos="4467"/>
        </w:tabs>
      </w:pPr>
    </w:p>
    <w:p w14:paraId="3337BA88" w14:textId="7BFBC141" w:rsidR="002E14F1" w:rsidRDefault="002E14F1" w:rsidP="00FB160F">
      <w:pPr>
        <w:tabs>
          <w:tab w:val="left" w:pos="4467"/>
        </w:tabs>
      </w:pPr>
    </w:p>
    <w:p w14:paraId="6713AEA7" w14:textId="77777777" w:rsidR="00A576CE" w:rsidRDefault="00A576CE" w:rsidP="00A576CE">
      <w:pPr>
        <w:pStyle w:val="1"/>
      </w:pPr>
      <w:bookmarkStart w:id="20" w:name="_Toc219029687"/>
      <w:r w:rsidRPr="00830E08">
        <w:t>3. Экономическая составляющая сервиса</w:t>
      </w:r>
      <w:bookmarkEnd w:id="20"/>
    </w:p>
    <w:p w14:paraId="7920250A" w14:textId="77777777" w:rsidR="00A576CE" w:rsidRDefault="00A576CE" w:rsidP="00A576CE">
      <w:pPr>
        <w:pStyle w:val="2"/>
        <w:spacing w:before="200" w:after="200"/>
      </w:pPr>
      <w:bookmarkStart w:id="21" w:name="_Toc219029688"/>
      <w:r w:rsidRPr="00830E08">
        <w:t>3.1 Расчет ставки дисконтирования, доходов, расходов</w:t>
      </w:r>
      <w:bookmarkEnd w:id="21"/>
    </w:p>
    <w:p w14:paraId="6139F1CF" w14:textId="48E145B9" w:rsidR="00A576CE" w:rsidRDefault="00A576CE" w:rsidP="00A576CE">
      <w:pPr>
        <w:pStyle w:val="3"/>
      </w:pPr>
      <w:bookmarkStart w:id="22" w:name="_Toc219029689"/>
      <w:r w:rsidRPr="00830E08">
        <w:t>3.1.1 Расчет ставки дисконтирования</w:t>
      </w:r>
      <w:bookmarkEnd w:id="22"/>
    </w:p>
    <w:p w14:paraId="2ED203CA" w14:textId="76D0A067" w:rsidR="00E6305B" w:rsidRDefault="00E6305B" w:rsidP="00E6305B">
      <w:r w:rsidRPr="00E6305B">
        <w:t>Ставка дисконтирования = безрисковая доходность + ставки за риски проекта</w:t>
      </w:r>
    </w:p>
    <w:p w14:paraId="3CA68608" w14:textId="77777777" w:rsidR="00E6305B" w:rsidRPr="00E6305B" w:rsidRDefault="00E6305B" w:rsidP="00E6305B"/>
    <w:p w14:paraId="49E83134" w14:textId="4CEEEC32" w:rsidR="00E6305B" w:rsidRPr="00E6305B" w:rsidRDefault="00E6305B" w:rsidP="00E6305B">
      <w:r w:rsidRPr="00E6305B">
        <w:t>Безрисковая ставка (или ставка доходности свободная от риска) – это ожидаемая норма доходности активов, по которым собственный финансовый риск равен нулю.</w:t>
      </w:r>
      <w:r w:rsidR="00380CE5">
        <w:rPr>
          <w:rStyle w:val="afc"/>
        </w:rPr>
        <w:footnoteReference w:id="3"/>
      </w:r>
    </w:p>
    <w:p w14:paraId="6BB4630B" w14:textId="17C52020" w:rsidR="00E6305B" w:rsidRPr="00E6305B" w:rsidRDefault="00E6305B" w:rsidP="00E6305B">
      <w:pPr>
        <w:rPr>
          <w:lang w:val="hy-AM"/>
        </w:rPr>
      </w:pPr>
      <w:r w:rsidRPr="00E6305B">
        <w:t xml:space="preserve"> Другими словами, это доходность по абсолютно надежным вариантам вложения денежных средств, например, по финансовым инструментам, доходность которых гарантирована государством.</w:t>
      </w:r>
      <w:r>
        <w:rPr>
          <w:lang w:val="hy-AM"/>
        </w:rPr>
        <w:t xml:space="preserve"> </w:t>
      </w:r>
      <w:r w:rsidRPr="00E6305B">
        <w:rPr>
          <w:lang w:val="hy-AM"/>
        </w:rPr>
        <w:t>Исходя из всего вышесказанного, рассмотрим одну из государственных облигаций Республики Армени</w:t>
      </w:r>
      <w:r>
        <w:t>и</w:t>
      </w:r>
      <w:r w:rsidRPr="00E6305B">
        <w:rPr>
          <w:lang w:val="hy-AM"/>
        </w:rPr>
        <w:t xml:space="preserve"> с доходностью 9%, дата выпуска которой — 08.01.2026, а дата погашения — 08.01.2027. </w:t>
      </w:r>
      <w:r w:rsidR="00EB71BB" w:rsidRPr="00EB71BB">
        <w:t>Премия за риск — по сути, дополнительная доходность, которую могут принести активы по сравнению с безрисковыми облигациями.</w:t>
      </w:r>
      <w:r w:rsidR="00F35697" w:rsidRPr="00F35697">
        <w:rPr>
          <w:rFonts w:ascii="Arial" w:hAnsi="Arial" w:cs="Arial"/>
          <w:color w:val="0A0A0A"/>
          <w:shd w:val="clear" w:color="auto" w:fill="FFFFFF"/>
        </w:rPr>
        <w:t xml:space="preserve"> </w:t>
      </w:r>
      <w:r w:rsidR="00F35697" w:rsidRPr="00F35697">
        <w:t xml:space="preserve">Поскольку </w:t>
      </w:r>
      <w:proofErr w:type="spellStart"/>
      <w:r w:rsidR="00F35697" w:rsidRPr="00F35697">
        <w:t>SmartRoute</w:t>
      </w:r>
      <w:proofErr w:type="spellEnd"/>
      <w:r w:rsidR="00F35697" w:rsidRPr="00F35697">
        <w:t xml:space="preserve"> — новая компания, а также новичок на рынке, риски для неё будут выше.</w:t>
      </w:r>
      <w:r w:rsidR="00A93B36" w:rsidRPr="00A93B36">
        <w:t xml:space="preserve"> Мы можем учесть рыночный риск, финансовый риск, технологический риск, а также тот факт, что компания является стартапом и инновационной на рынке, и взять средние значения данных - 12%.</w:t>
      </w:r>
      <w:r w:rsidR="00857AF9">
        <w:t xml:space="preserve"> П</w:t>
      </w:r>
      <w:r w:rsidR="00857AF9" w:rsidRPr="00857AF9">
        <w:t>оэтому</w:t>
      </w:r>
    </w:p>
    <w:p w14:paraId="053CA5A0" w14:textId="522F1DE1" w:rsidR="00E6305B" w:rsidRPr="00857AF9" w:rsidRDefault="00857AF9" w:rsidP="00E6305B">
      <w:pPr>
        <w:rPr>
          <w:lang w:val="en-US"/>
        </w:rPr>
      </w:pPr>
      <w:r w:rsidRPr="00E6305B">
        <w:t>Ставка дисконтирования</w:t>
      </w:r>
      <w:r>
        <w:t xml:space="preserve"> = </w:t>
      </w:r>
      <w:r w:rsidRPr="00E6305B">
        <w:rPr>
          <w:lang w:val="hy-AM"/>
        </w:rPr>
        <w:t>9%</w:t>
      </w:r>
      <w:r>
        <w:t xml:space="preserve"> + </w:t>
      </w:r>
      <w:r w:rsidRPr="00A93B36">
        <w:t>12%</w:t>
      </w:r>
      <w:r>
        <w:t xml:space="preserve"> = 21%</w:t>
      </w:r>
    </w:p>
    <w:p w14:paraId="6CCEEB5A" w14:textId="53E26843" w:rsidR="00366526" w:rsidRDefault="00A576CE" w:rsidP="00366526">
      <w:pPr>
        <w:pStyle w:val="3"/>
        <w:numPr>
          <w:ilvl w:val="2"/>
          <w:numId w:val="8"/>
        </w:numPr>
        <w:spacing w:before="440"/>
      </w:pPr>
      <w:bookmarkStart w:id="23" w:name="_Toc219029690"/>
      <w:r w:rsidRPr="009F4E09">
        <w:t>Выбор режима налогообложения</w:t>
      </w:r>
      <w:bookmarkEnd w:id="23"/>
    </w:p>
    <w:p w14:paraId="2FC6B180" w14:textId="52164AE1" w:rsidR="00912ABD" w:rsidRDefault="00912ABD" w:rsidP="00912ABD">
      <w:pPr>
        <w:rPr>
          <w:lang w:val="hy-AM"/>
        </w:rPr>
      </w:pPr>
      <w:r>
        <w:t>Прежде всего поговорим об организационно-правовой форме бизнеса. Он рассматривается как общество с ограниченной ответственностью (ООО).</w:t>
      </w:r>
      <w:r>
        <w:rPr>
          <w:lang w:val="hy-AM"/>
        </w:rPr>
        <w:t xml:space="preserve"> </w:t>
      </w:r>
    </w:p>
    <w:p w14:paraId="3C43827D" w14:textId="3A6DA0F5" w:rsidR="00912ABD" w:rsidRPr="00912ABD" w:rsidRDefault="00912ABD" w:rsidP="00912ABD">
      <w:pPr>
        <w:rPr>
          <w:lang w:val="hy-AM"/>
        </w:rPr>
      </w:pPr>
      <w:r w:rsidRPr="00912ABD">
        <w:rPr>
          <w:lang w:val="hy-AM"/>
        </w:rPr>
        <w:t>Согласно законодательству Республики Армения</w:t>
      </w:r>
      <w:r>
        <w:rPr>
          <w:lang w:val="hy-AM"/>
        </w:rPr>
        <w:t>։</w:t>
      </w:r>
    </w:p>
    <w:p w14:paraId="00CEF920" w14:textId="339ADA57" w:rsidR="00C9456A" w:rsidRPr="00C9456A" w:rsidRDefault="00C9456A" w:rsidP="00C9456A">
      <w:r w:rsidRPr="00C9456A">
        <w:t>Статья 3. Основные положения об обществах с ограниченной ответственностью</w:t>
      </w:r>
    </w:p>
    <w:p w14:paraId="0E2F5F6F" w14:textId="3288F8C0" w:rsidR="00380CE5" w:rsidRPr="00380CE5" w:rsidRDefault="00380CE5" w:rsidP="00C9456A">
      <w:pPr>
        <w:rPr>
          <w:lang w:val="hy-AM"/>
        </w:rPr>
      </w:pPr>
      <w:r w:rsidRPr="00380CE5">
        <w:rPr>
          <w:lang w:val="hy-AM"/>
        </w:rPr>
        <w:t>1. Общество с ограниченной ответственностью — это компания, учрежденная одним или несколькими лицами, уставный капитал которой разделен на акции в размерах, указанных в уставе компании.</w:t>
      </w:r>
    </w:p>
    <w:p w14:paraId="4E66CF64" w14:textId="42A4421C" w:rsidR="00380CE5" w:rsidRPr="00380CE5" w:rsidRDefault="00380CE5" w:rsidP="00C9456A">
      <w:pPr>
        <w:rPr>
          <w:lang w:val="hy-AM"/>
        </w:rPr>
      </w:pPr>
      <w:r w:rsidRPr="00380CE5">
        <w:rPr>
          <w:lang w:val="hy-AM"/>
        </w:rPr>
        <w:t>2. Компания — это коммерческая организация, имеющая статус юридического лица.</w:t>
      </w:r>
    </w:p>
    <w:p w14:paraId="0FE441FF" w14:textId="4BBBA9A7" w:rsidR="00366526" w:rsidRDefault="00380CE5" w:rsidP="00380CE5">
      <w:pPr>
        <w:rPr>
          <w:lang w:val="hy-AM"/>
        </w:rPr>
      </w:pPr>
      <w:r w:rsidRPr="00380CE5">
        <w:rPr>
          <w:lang w:val="hy-AM"/>
        </w:rPr>
        <w:t>3. Компания имеет собственное имущество в качестве своей собственности и несет ответственность по своим обязательствам с использованием этого имущества, может приобретать и осуществлять имущественные и личные неимущественные права от своего имени, нести обязательства и выступать в суде в качестве истца или ответчика.</w:t>
      </w:r>
    </w:p>
    <w:p w14:paraId="474D7DD9" w14:textId="77777777" w:rsidR="00C9456A" w:rsidRPr="00C9456A" w:rsidRDefault="00C9456A" w:rsidP="00C9456A">
      <w:pPr>
        <w:rPr>
          <w:lang w:val="hy-AM"/>
        </w:rPr>
      </w:pPr>
      <w:r w:rsidRPr="00C9456A">
        <w:rPr>
          <w:lang w:val="hy-AM"/>
        </w:rPr>
        <w:t>Статья 4. Имущество Компании</w:t>
      </w:r>
    </w:p>
    <w:p w14:paraId="2AEC80B3" w14:textId="25513435" w:rsidR="00C9456A" w:rsidRPr="00C9456A" w:rsidRDefault="00C9456A" w:rsidP="00C9456A">
      <w:pPr>
        <w:rPr>
          <w:lang w:val="hy-AM"/>
        </w:rPr>
      </w:pPr>
      <w:r w:rsidRPr="00C9456A">
        <w:rPr>
          <w:lang w:val="hy-AM"/>
        </w:rPr>
        <w:t>1. Вклады учредителей Компании, имущество, созданное за их счет, а также имущество, произведенное и приобретенное в ходе деятельности Компании, принадлежат Компании по праву собственности.</w:t>
      </w:r>
    </w:p>
    <w:p w14:paraId="2A028CD1" w14:textId="374C9B76" w:rsidR="00C9456A" w:rsidRPr="00C9456A" w:rsidRDefault="00C9456A" w:rsidP="00C9456A">
      <w:pPr>
        <w:rPr>
          <w:lang w:val="hy-AM"/>
        </w:rPr>
      </w:pPr>
      <w:r w:rsidRPr="00C9456A">
        <w:rPr>
          <w:lang w:val="hy-AM"/>
        </w:rPr>
        <w:lastRenderedPageBreak/>
        <w:t>2. Компания имеет право владеть, пользоваться и распоряжаться принадлежащим ей по праву собственности по своему усмотрению.</w:t>
      </w:r>
    </w:p>
    <w:p w14:paraId="3EE0FA6E" w14:textId="77777777" w:rsidR="00C9456A" w:rsidRPr="00C9456A" w:rsidRDefault="00C9456A" w:rsidP="00C9456A">
      <w:pPr>
        <w:rPr>
          <w:lang w:val="hy-AM"/>
        </w:rPr>
      </w:pPr>
      <w:r w:rsidRPr="00C9456A">
        <w:rPr>
          <w:lang w:val="hy-AM"/>
        </w:rPr>
        <w:t>Статья 5. Ответственность Компании и ее Участников</w:t>
      </w:r>
    </w:p>
    <w:p w14:paraId="57F412E5" w14:textId="77777777" w:rsidR="00C9456A" w:rsidRPr="00C9456A" w:rsidRDefault="00C9456A" w:rsidP="00C9456A">
      <w:pPr>
        <w:rPr>
          <w:lang w:val="hy-AM"/>
        </w:rPr>
      </w:pPr>
      <w:r w:rsidRPr="00C9456A">
        <w:rPr>
          <w:lang w:val="hy-AM"/>
        </w:rPr>
        <w:t>1. Компания несет ответственность за свои обязательства всем принадлежащим ей имуществом.</w:t>
      </w:r>
    </w:p>
    <w:p w14:paraId="1ED5C209" w14:textId="642551F1" w:rsidR="00C9456A" w:rsidRPr="005D3AB3" w:rsidRDefault="00C9456A" w:rsidP="00C9456A">
      <w:pPr>
        <w:ind w:firstLine="0"/>
      </w:pPr>
      <w:r>
        <w:rPr>
          <w:lang w:val="hy-AM"/>
        </w:rPr>
        <w:t xml:space="preserve"> </w:t>
      </w:r>
      <w:r>
        <w:rPr>
          <w:lang w:val="hy-AM"/>
        </w:rPr>
        <w:tab/>
      </w:r>
      <w:r w:rsidRPr="00C9456A">
        <w:rPr>
          <w:lang w:val="hy-AM"/>
        </w:rPr>
        <w:t>2. Компания не несет ответственности за обязательства своих Участников.</w:t>
      </w:r>
    </w:p>
    <w:p w14:paraId="4A826EE4" w14:textId="06C57E9E" w:rsidR="00C9456A" w:rsidRPr="00C9456A" w:rsidRDefault="00C9456A" w:rsidP="00C9456A">
      <w:pPr>
        <w:rPr>
          <w:lang w:val="hy-AM"/>
        </w:rPr>
      </w:pPr>
      <w:r w:rsidRPr="00C9456A">
        <w:rPr>
          <w:lang w:val="hy-AM"/>
        </w:rPr>
        <w:t>3. Участники Компании не несут ответственности за обязательства Компании и несут риск убытков, связанных с деятельностью Компании, в пределах стоимости своих вкладов.</w:t>
      </w:r>
    </w:p>
    <w:p w14:paraId="79684594" w14:textId="5645C282" w:rsidR="00C9456A" w:rsidRDefault="00C9456A" w:rsidP="00C9456A">
      <w:pPr>
        <w:rPr>
          <w:lang w:val="hy-AM"/>
        </w:rPr>
      </w:pPr>
      <w:r w:rsidRPr="00C9456A">
        <w:rPr>
          <w:lang w:val="hy-AM"/>
        </w:rPr>
        <w:t>4. Республика Армения или общины не несут ответственности за обязательства Компании.</w:t>
      </w:r>
    </w:p>
    <w:p w14:paraId="10D605C0" w14:textId="77777777" w:rsidR="00C9456A" w:rsidRPr="00C9456A" w:rsidRDefault="00C9456A" w:rsidP="00C9456A">
      <w:pPr>
        <w:rPr>
          <w:lang w:val="hy-AM"/>
        </w:rPr>
      </w:pPr>
      <w:r w:rsidRPr="00C9456A">
        <w:rPr>
          <w:lang w:val="hy-AM"/>
        </w:rPr>
        <w:t>Статья 28. Уставный капитал компании. Доли в уставном капитале компании</w:t>
      </w:r>
    </w:p>
    <w:p w14:paraId="7DA75383" w14:textId="77777777" w:rsidR="00C9456A" w:rsidRPr="00C9456A" w:rsidRDefault="00C9456A" w:rsidP="00C9456A">
      <w:pPr>
        <w:rPr>
          <w:lang w:val="hy-AM"/>
        </w:rPr>
      </w:pPr>
      <w:r w:rsidRPr="00C9456A">
        <w:rPr>
          <w:lang w:val="hy-AM"/>
        </w:rPr>
        <w:t>1. Уставный капитал компании формируется из стоимости взносов ее участников.</w:t>
      </w:r>
    </w:p>
    <w:p w14:paraId="6D5BF101" w14:textId="2CEF4D92" w:rsidR="00C9456A" w:rsidRPr="00C9456A" w:rsidRDefault="00C9456A" w:rsidP="00C9456A">
      <w:pPr>
        <w:rPr>
          <w:lang w:val="hy-AM"/>
        </w:rPr>
      </w:pPr>
      <w:r w:rsidRPr="00C9456A">
        <w:rPr>
          <w:lang w:val="hy-AM"/>
        </w:rPr>
        <w:t>Уставный капитал определяет минимальный размер имущества компании, гарантирующего интересы кредиторов. Минимальный размер уставного капитала компании не установлен.</w:t>
      </w:r>
    </w:p>
    <w:p w14:paraId="6B7A63BC" w14:textId="322E152E" w:rsidR="00C9456A" w:rsidRPr="00C9456A" w:rsidRDefault="00C9456A" w:rsidP="00C9456A">
      <w:pPr>
        <w:rPr>
          <w:lang w:val="hy-AM"/>
        </w:rPr>
      </w:pPr>
      <w:r w:rsidRPr="00C9456A">
        <w:rPr>
          <w:lang w:val="hy-AM"/>
        </w:rPr>
        <w:t>2. Номинальные значения уставного капитала компании и взносов участников определяются в драмах.</w:t>
      </w:r>
    </w:p>
    <w:p w14:paraId="4D43C9AC" w14:textId="6FC59A7D" w:rsidR="00C9456A" w:rsidRDefault="00C9456A" w:rsidP="00C9456A">
      <w:pPr>
        <w:rPr>
          <w:lang w:val="hy-AM"/>
        </w:rPr>
      </w:pPr>
      <w:r w:rsidRPr="00C9456A">
        <w:rPr>
          <w:lang w:val="hy-AM"/>
        </w:rPr>
        <w:t>3. Размер долей участников компании определяется в процентах или в виде частей. Размер доли участника компании должен соответствовать соотношению номинальной стоимости его доли к уставному капиталу компании.</w:t>
      </w:r>
    </w:p>
    <w:p w14:paraId="5EED21C5" w14:textId="77777777" w:rsidR="00891507" w:rsidRPr="00891507" w:rsidRDefault="00891507" w:rsidP="00891507">
      <w:pPr>
        <w:rPr>
          <w:lang w:val="hy-AM"/>
        </w:rPr>
      </w:pPr>
      <w:r w:rsidRPr="00891507">
        <w:rPr>
          <w:lang w:val="hy-AM"/>
        </w:rPr>
        <w:t>Статья 31. Увеличение уставного капитала компании</w:t>
      </w:r>
    </w:p>
    <w:p w14:paraId="7DD8DFEC" w14:textId="4168A577" w:rsidR="00891507" w:rsidRPr="00891507" w:rsidRDefault="00891507" w:rsidP="00891507">
      <w:pPr>
        <w:rPr>
          <w:lang w:val="hy-AM"/>
        </w:rPr>
      </w:pPr>
      <w:r w:rsidRPr="00891507">
        <w:rPr>
          <w:lang w:val="hy-AM"/>
        </w:rPr>
        <w:t>1. Увеличение уставного капитала компании возможно только после его полной оплаты.</w:t>
      </w:r>
    </w:p>
    <w:p w14:paraId="0AC49078" w14:textId="66A0AD1B" w:rsidR="00891507" w:rsidRDefault="00891507" w:rsidP="00891507">
      <w:pPr>
        <w:rPr>
          <w:lang w:val="hy-AM"/>
        </w:rPr>
      </w:pPr>
      <w:r w:rsidRPr="00891507">
        <w:rPr>
          <w:lang w:val="hy-AM"/>
        </w:rPr>
        <w:t>2. Увеличение уставного капитала компании может осуществляться за счет имущества компании, или за счет дополнительных взносов участников, или, если это не запрещено уставом компании, за счет взносов третьих лиц.</w:t>
      </w:r>
    </w:p>
    <w:p w14:paraId="4DAEF13B" w14:textId="77777777" w:rsidR="00891507" w:rsidRPr="00891507" w:rsidRDefault="00891507" w:rsidP="00891507">
      <w:pPr>
        <w:rPr>
          <w:lang w:val="hy-AM"/>
        </w:rPr>
      </w:pPr>
      <w:r w:rsidRPr="00891507">
        <w:rPr>
          <w:lang w:val="hy-AM"/>
        </w:rPr>
        <w:t>Статья 35. Органы Компании</w:t>
      </w:r>
    </w:p>
    <w:p w14:paraId="4B694C0F" w14:textId="77777777" w:rsidR="00891507" w:rsidRPr="00891507" w:rsidRDefault="00891507" w:rsidP="00891507">
      <w:pPr>
        <w:rPr>
          <w:lang w:val="hy-AM"/>
        </w:rPr>
      </w:pPr>
      <w:r w:rsidRPr="00891507">
        <w:rPr>
          <w:lang w:val="hy-AM"/>
        </w:rPr>
        <w:t>1. Высшим органом Компании является общее собрание акционеров. Общее собрание может быть очередным или внеочередным. Участники Компании имеют право присутствовать на общем собрании, участвовать в обсуждении пунктов повестки дня и голосовать при принятии решений.</w:t>
      </w:r>
    </w:p>
    <w:p w14:paraId="55463BB7" w14:textId="544486F5" w:rsidR="00891507" w:rsidRDefault="00891507" w:rsidP="00891507">
      <w:pPr>
        <w:rPr>
          <w:lang w:val="hy-AM"/>
        </w:rPr>
      </w:pPr>
      <w:r w:rsidRPr="00891507">
        <w:rPr>
          <w:lang w:val="hy-AM"/>
        </w:rPr>
        <w:t>Каждый участник Компании имеет на общем собрании количество голосов, соответствующее его доле в уставном капитале Компании.</w:t>
      </w:r>
    </w:p>
    <w:p w14:paraId="103FD34A" w14:textId="77777777" w:rsidR="00891507" w:rsidRPr="00891507" w:rsidRDefault="00891507" w:rsidP="00891507">
      <w:pPr>
        <w:rPr>
          <w:lang w:val="hy-AM"/>
        </w:rPr>
      </w:pPr>
      <w:r w:rsidRPr="00891507">
        <w:rPr>
          <w:lang w:val="hy-AM"/>
        </w:rPr>
        <w:t>Статья 36. Полномочия Общего собрания</w:t>
      </w:r>
    </w:p>
    <w:p w14:paraId="7B9978D9" w14:textId="073C8767" w:rsidR="00891507" w:rsidRPr="00891507" w:rsidRDefault="004C33C2" w:rsidP="00891507">
      <w:pPr>
        <w:rPr>
          <w:lang w:val="hy-AM"/>
        </w:rPr>
      </w:pPr>
      <w:r w:rsidRPr="004C33C2">
        <w:t>2</w:t>
      </w:r>
      <w:r w:rsidR="00891507" w:rsidRPr="00891507">
        <w:rPr>
          <w:lang w:val="hy-AM"/>
        </w:rPr>
        <w:t>. Исключительными полномочиями Общего собрания являются: а) определение основных направлений деятельности компании, а также вопросы создания организаций или участия в них;</w:t>
      </w:r>
    </w:p>
    <w:p w14:paraId="49BE1B29" w14:textId="77777777" w:rsidR="00891507" w:rsidRPr="00891507" w:rsidRDefault="00891507" w:rsidP="00891507">
      <w:pPr>
        <w:rPr>
          <w:lang w:val="hy-AM"/>
        </w:rPr>
      </w:pPr>
      <w:r w:rsidRPr="00891507">
        <w:rPr>
          <w:lang w:val="hy-AM"/>
        </w:rPr>
        <w:t>б) внесение изменений в устав компании и размер ее уставного капитала;</w:t>
      </w:r>
    </w:p>
    <w:p w14:paraId="1D24D754" w14:textId="77777777" w:rsidR="00891507" w:rsidRPr="00891507" w:rsidRDefault="00891507" w:rsidP="00891507">
      <w:pPr>
        <w:rPr>
          <w:lang w:val="hy-AM"/>
        </w:rPr>
      </w:pPr>
      <w:r w:rsidRPr="00891507">
        <w:rPr>
          <w:lang w:val="hy-AM"/>
        </w:rPr>
        <w:t>в) формирование исполнительных органов компании и досрочное прекращение их полномочий;</w:t>
      </w:r>
    </w:p>
    <w:p w14:paraId="63FA541F" w14:textId="076BD082" w:rsidR="00891507" w:rsidRDefault="004C33C2" w:rsidP="00891507">
      <w:pPr>
        <w:rPr>
          <w:lang w:val="hy-AM"/>
        </w:rPr>
      </w:pPr>
      <w:r>
        <w:t>г</w:t>
      </w:r>
      <w:r w:rsidR="00891507" w:rsidRPr="00891507">
        <w:rPr>
          <w:lang w:val="hy-AM"/>
        </w:rPr>
        <w:t>) утверждение годовых отчетов и годовых балансов.</w:t>
      </w:r>
    </w:p>
    <w:p w14:paraId="417B4C45" w14:textId="5AC89B35" w:rsidR="004C33C2" w:rsidRPr="004C33C2" w:rsidRDefault="004C33C2" w:rsidP="004C33C2">
      <w:pPr>
        <w:rPr>
          <w:lang w:val="hy-AM"/>
        </w:rPr>
      </w:pPr>
      <w:r>
        <w:t>д</w:t>
      </w:r>
      <w:r w:rsidRPr="004C33C2">
        <w:rPr>
          <w:lang w:val="hy-AM"/>
        </w:rPr>
        <w:t>) назначение ликвидационной комиссии и утверждение ликвидационного баланса;</w:t>
      </w:r>
    </w:p>
    <w:p w14:paraId="3911B6F3" w14:textId="1AC4A78E" w:rsidR="004C33C2" w:rsidRDefault="004C33C2" w:rsidP="004C33C2">
      <w:pPr>
        <w:rPr>
          <w:lang w:val="hy-AM"/>
        </w:rPr>
      </w:pPr>
      <w:r>
        <w:lastRenderedPageBreak/>
        <w:t>е</w:t>
      </w:r>
      <w:r w:rsidRPr="004C33C2">
        <w:rPr>
          <w:lang w:val="hy-AM"/>
        </w:rPr>
        <w:t>) решение других вопросов, предусмотренных настоящим Законом и (или) уставом компании.</w:t>
      </w:r>
      <w:r>
        <w:rPr>
          <w:rStyle w:val="afc"/>
          <w:lang w:val="hy-AM"/>
        </w:rPr>
        <w:footnoteReference w:id="4"/>
      </w:r>
    </w:p>
    <w:p w14:paraId="055CB02E" w14:textId="768DBEAA" w:rsidR="00912ABD" w:rsidRDefault="00912ABD" w:rsidP="004C33C2">
      <w:pPr>
        <w:rPr>
          <w:lang w:val="hy-AM"/>
        </w:rPr>
      </w:pPr>
      <w:r w:rsidRPr="00912ABD">
        <w:rPr>
          <w:lang w:val="hy-AM"/>
        </w:rPr>
        <w:t>Закон РА о налоге с оборота</w:t>
      </w:r>
      <w:r>
        <w:rPr>
          <w:lang w:val="hy-AM"/>
        </w:rPr>
        <w:t>․</w:t>
      </w:r>
    </w:p>
    <w:p w14:paraId="12620C2F" w14:textId="77777777" w:rsidR="00912ABD" w:rsidRPr="00912ABD" w:rsidRDefault="00912ABD" w:rsidP="00912ABD">
      <w:pPr>
        <w:rPr>
          <w:lang w:val="hy-AM"/>
        </w:rPr>
      </w:pPr>
      <w:r w:rsidRPr="00912ABD">
        <w:rPr>
          <w:lang w:val="hy-AM"/>
        </w:rPr>
        <w:t>Статья 2. Понятие налога с оборота</w:t>
      </w:r>
    </w:p>
    <w:p w14:paraId="27590DE0" w14:textId="15D9371E" w:rsidR="00912ABD" w:rsidRPr="00912ABD" w:rsidRDefault="00912ABD" w:rsidP="00912ABD">
      <w:pPr>
        <w:rPr>
          <w:lang w:val="hy-AM"/>
        </w:rPr>
      </w:pPr>
      <w:r w:rsidRPr="00912ABD">
        <w:rPr>
          <w:lang w:val="hy-AM"/>
        </w:rPr>
        <w:t>1. Налог с оборота — это налог, заменяющий налог на добавленную стоимость (НДС) и (или) налог на прибыль, уплачиваемый в государственный бюджет за деятельность, осуществляемую коммерческими организациями, индивидуальными предпринимателями и нотариусами в порядке, размерах и сроках, установленных законом.</w:t>
      </w:r>
    </w:p>
    <w:p w14:paraId="3494AC73" w14:textId="49243025" w:rsidR="00912ABD" w:rsidRPr="00912ABD" w:rsidRDefault="00912ABD" w:rsidP="00912ABD">
      <w:pPr>
        <w:rPr>
          <w:lang w:val="hy-AM"/>
        </w:rPr>
      </w:pPr>
      <w:r w:rsidRPr="00912ABD">
        <w:rPr>
          <w:lang w:val="hy-AM"/>
        </w:rPr>
        <w:t>2. Для коммерческих организаций налог с оборота заменяет НДС и (или) налог на прибыль. Расчетная сумма налога на прибыль в налоге с оборота принимается равной 40 процентам.</w:t>
      </w:r>
    </w:p>
    <w:p w14:paraId="36D8874E" w14:textId="0C57E8C4" w:rsidR="00912ABD" w:rsidRDefault="00912ABD" w:rsidP="00912ABD">
      <w:pPr>
        <w:rPr>
          <w:lang w:val="hy-AM"/>
        </w:rPr>
      </w:pPr>
      <w:r w:rsidRPr="00912ABD">
        <w:rPr>
          <w:lang w:val="hy-AM"/>
        </w:rPr>
        <w:t>3. Для индивидуальных предпринимателей и нотариусов налог с оборота заменяет НДС.</w:t>
      </w:r>
    </w:p>
    <w:p w14:paraId="5FE18451" w14:textId="77777777" w:rsidR="00912ABD" w:rsidRPr="00912ABD" w:rsidRDefault="00912ABD" w:rsidP="00912ABD">
      <w:pPr>
        <w:rPr>
          <w:lang w:val="hy-AM"/>
        </w:rPr>
      </w:pPr>
      <w:r w:rsidRPr="00912ABD">
        <w:rPr>
          <w:lang w:val="hy-AM"/>
        </w:rPr>
        <w:t>Статья 4. Налогоплательщики с оборотным капиталом</w:t>
      </w:r>
    </w:p>
    <w:p w14:paraId="6EF7E470" w14:textId="7AD05B5E" w:rsidR="00912ABD" w:rsidRPr="00912ABD" w:rsidRDefault="00912ABD" w:rsidP="00912ABD">
      <w:pPr>
        <w:rPr>
          <w:lang w:val="hy-AM"/>
        </w:rPr>
      </w:pPr>
      <w:r w:rsidRPr="00912ABD">
        <w:rPr>
          <w:lang w:val="hy-AM"/>
        </w:rPr>
        <w:t>1. В Республике Армения налогоплательщиками с оборотным капиталом являются коммерческие организации, индивидуальные предприниматели и нотариусы, в том числе вновь созданные налогоплательщики, являющиеся резидентами Республики Армения.</w:t>
      </w:r>
    </w:p>
    <w:p w14:paraId="23895B35" w14:textId="264E0DD3" w:rsidR="00912ABD" w:rsidRDefault="00912ABD" w:rsidP="00912ABD">
      <w:pPr>
        <w:rPr>
          <w:lang w:val="hy-AM"/>
        </w:rPr>
      </w:pPr>
      <w:r w:rsidRPr="00912ABD">
        <w:rPr>
          <w:lang w:val="hy-AM"/>
        </w:rPr>
        <w:t>2. Налогоплательщиками с оборотным капиталом являются лица, чей доход от продажи товаров и услуг, предоставленных ими по всем видам деятельности в течение предыдущего календарного года, за исключением НДС, не превысил 58,35 млн драмов.</w:t>
      </w:r>
    </w:p>
    <w:p w14:paraId="3AD5C25C" w14:textId="77777777" w:rsidR="00C30F51" w:rsidRPr="00C30F51" w:rsidRDefault="00C30F51" w:rsidP="00C30F51">
      <w:pPr>
        <w:rPr>
          <w:lang w:val="hy-AM"/>
        </w:rPr>
      </w:pPr>
      <w:r w:rsidRPr="00C30F51">
        <w:rPr>
          <w:lang w:val="hy-AM"/>
        </w:rPr>
        <w:t>Статья 6. Объект налогообложения</w:t>
      </w:r>
    </w:p>
    <w:p w14:paraId="29081960" w14:textId="59A30BFB" w:rsidR="00C30F51" w:rsidRPr="00C30F51" w:rsidRDefault="00C30F51" w:rsidP="00C30F51">
      <w:pPr>
        <w:rPr>
          <w:lang w:val="hy-AM"/>
        </w:rPr>
      </w:pPr>
      <w:r w:rsidRPr="00C30F51">
        <w:rPr>
          <w:lang w:val="hy-AM"/>
        </w:rPr>
        <w:t>1. Объектом налогообложения по налогу с оборота является оборот (доход от продаж) поставленных товаров и оказанных услуг (выполненных работ) налогоплательщиком с оборота за отчетный период, а также прочие полученные доходы.</w:t>
      </w:r>
    </w:p>
    <w:p w14:paraId="36C237A4" w14:textId="77777777" w:rsidR="00C30F51" w:rsidRPr="00C30F51" w:rsidRDefault="00C30F51" w:rsidP="00C30F51">
      <w:pPr>
        <w:rPr>
          <w:lang w:val="hy-AM"/>
        </w:rPr>
      </w:pPr>
      <w:r w:rsidRPr="00C30F51">
        <w:rPr>
          <w:lang w:val="hy-AM"/>
        </w:rPr>
        <w:t>Статья 7. Ставки и расчет налога с оборота</w:t>
      </w:r>
    </w:p>
    <w:p w14:paraId="1B75280E" w14:textId="5F0F7D5D" w:rsidR="00912ABD" w:rsidRDefault="00C30F51" w:rsidP="00C30F51">
      <w:pPr>
        <w:rPr>
          <w:lang w:val="hy-AM"/>
        </w:rPr>
      </w:pPr>
      <w:r w:rsidRPr="00C30F51">
        <w:rPr>
          <w:lang w:val="hy-AM"/>
        </w:rPr>
        <w:t>1. Налогоплательщики с оборота рассчитывают налог с оборота за каждый отчетный период по следующим ставкам для объекта налогообложения:</w:t>
      </w:r>
    </w:p>
    <w:tbl>
      <w:tblPr>
        <w:tblStyle w:val="a9"/>
        <w:tblW w:w="9493" w:type="dxa"/>
        <w:tblLook w:val="04A0" w:firstRow="1" w:lastRow="0" w:firstColumn="1" w:lastColumn="0" w:noHBand="0" w:noVBand="1"/>
      </w:tblPr>
      <w:tblGrid>
        <w:gridCol w:w="8628"/>
        <w:gridCol w:w="865"/>
      </w:tblGrid>
      <w:tr w:rsidR="00C30F51" w14:paraId="09BB944A" w14:textId="77777777" w:rsidTr="003B2C21">
        <w:tc>
          <w:tcPr>
            <w:tcW w:w="8628" w:type="dxa"/>
          </w:tcPr>
          <w:p w14:paraId="3FB0B614" w14:textId="0D25F0B7" w:rsidR="00C30F51" w:rsidRPr="003B2C21" w:rsidRDefault="002D604C" w:rsidP="002D604C">
            <w:pPr>
              <w:ind w:firstLine="0"/>
              <w:jc w:val="center"/>
              <w:rPr>
                <w:sz w:val="22"/>
                <w:szCs w:val="22"/>
                <w:lang w:val="hy-AM"/>
              </w:rPr>
            </w:pPr>
            <w:r w:rsidRPr="003B2C21">
              <w:rPr>
                <w:sz w:val="22"/>
                <w:szCs w:val="22"/>
                <w:lang w:val="hy-AM"/>
              </w:rPr>
              <w:t>Вид дохода</w:t>
            </w:r>
          </w:p>
        </w:tc>
        <w:tc>
          <w:tcPr>
            <w:tcW w:w="865" w:type="dxa"/>
          </w:tcPr>
          <w:p w14:paraId="7945E6FE" w14:textId="5BF00B7F" w:rsidR="00C30F51" w:rsidRPr="003B2C21" w:rsidRDefault="002D604C" w:rsidP="00C30F51">
            <w:pPr>
              <w:ind w:firstLine="0"/>
              <w:rPr>
                <w:sz w:val="22"/>
                <w:szCs w:val="22"/>
                <w:lang w:val="hy-AM"/>
              </w:rPr>
            </w:pPr>
            <w:r w:rsidRPr="003B2C21">
              <w:rPr>
                <w:sz w:val="22"/>
                <w:szCs w:val="22"/>
                <w:lang w:val="hy-AM"/>
              </w:rPr>
              <w:t>Ставка</w:t>
            </w:r>
          </w:p>
        </w:tc>
      </w:tr>
      <w:tr w:rsidR="002D604C" w14:paraId="1EF07273" w14:textId="77777777" w:rsidTr="003B2C21">
        <w:tc>
          <w:tcPr>
            <w:tcW w:w="8628" w:type="dxa"/>
          </w:tcPr>
          <w:p w14:paraId="7C3491A7" w14:textId="18FA7FCF" w:rsidR="002D604C" w:rsidRPr="003B2C21" w:rsidRDefault="002D604C" w:rsidP="002D604C">
            <w:pPr>
              <w:ind w:firstLine="0"/>
              <w:rPr>
                <w:sz w:val="20"/>
                <w:szCs w:val="20"/>
                <w:lang w:val="hy-AM"/>
              </w:rPr>
            </w:pPr>
            <w:r w:rsidRPr="003B2C21">
              <w:rPr>
                <w:sz w:val="20"/>
                <w:szCs w:val="20"/>
                <w:lang w:val="hy-AM"/>
              </w:rPr>
              <w:t>Доход от торговой (купля-продажа) деятельности</w:t>
            </w:r>
          </w:p>
        </w:tc>
        <w:tc>
          <w:tcPr>
            <w:tcW w:w="865" w:type="dxa"/>
          </w:tcPr>
          <w:p w14:paraId="07C4AB68" w14:textId="37ED91C7" w:rsidR="002D604C" w:rsidRPr="003B2C21" w:rsidRDefault="002D604C" w:rsidP="003B2C21">
            <w:pPr>
              <w:ind w:firstLine="0"/>
              <w:jc w:val="center"/>
              <w:rPr>
                <w:sz w:val="20"/>
                <w:szCs w:val="20"/>
                <w:lang w:val="hy-AM"/>
              </w:rPr>
            </w:pPr>
            <w:r w:rsidRPr="003B2C21">
              <w:rPr>
                <w:sz w:val="20"/>
                <w:szCs w:val="20"/>
              </w:rPr>
              <w:t>3.5%</w:t>
            </w:r>
          </w:p>
        </w:tc>
      </w:tr>
      <w:tr w:rsidR="002D604C" w14:paraId="09437078" w14:textId="77777777" w:rsidTr="003B2C21">
        <w:tc>
          <w:tcPr>
            <w:tcW w:w="8628" w:type="dxa"/>
          </w:tcPr>
          <w:p w14:paraId="09636C10" w14:textId="09404928" w:rsidR="002D604C" w:rsidRPr="003B2C21" w:rsidRDefault="002D604C" w:rsidP="002D604C">
            <w:pPr>
              <w:ind w:firstLine="0"/>
              <w:rPr>
                <w:sz w:val="20"/>
                <w:szCs w:val="20"/>
                <w:lang w:val="hy-AM"/>
              </w:rPr>
            </w:pPr>
            <w:r w:rsidRPr="003B2C21">
              <w:rPr>
                <w:sz w:val="20"/>
                <w:szCs w:val="20"/>
                <w:lang w:val="hy-AM"/>
              </w:rPr>
              <w:t>Доход от производственной деятельности</w:t>
            </w:r>
          </w:p>
        </w:tc>
        <w:tc>
          <w:tcPr>
            <w:tcW w:w="865" w:type="dxa"/>
          </w:tcPr>
          <w:p w14:paraId="463563D3" w14:textId="59230230" w:rsidR="002D604C" w:rsidRPr="003B2C21" w:rsidRDefault="002D604C" w:rsidP="003B2C21">
            <w:pPr>
              <w:ind w:firstLine="0"/>
              <w:jc w:val="center"/>
              <w:rPr>
                <w:sz w:val="20"/>
                <w:szCs w:val="20"/>
                <w:lang w:val="hy-AM"/>
              </w:rPr>
            </w:pPr>
            <w:r w:rsidRPr="003B2C21">
              <w:rPr>
                <w:sz w:val="20"/>
                <w:szCs w:val="20"/>
              </w:rPr>
              <w:t>3.5%</w:t>
            </w:r>
          </w:p>
        </w:tc>
      </w:tr>
      <w:tr w:rsidR="002D604C" w14:paraId="2B52EBD9" w14:textId="77777777" w:rsidTr="003B2C21">
        <w:tc>
          <w:tcPr>
            <w:tcW w:w="8628" w:type="dxa"/>
          </w:tcPr>
          <w:p w14:paraId="7B3E64C3" w14:textId="3FD79129" w:rsidR="002D604C" w:rsidRPr="003B2C21" w:rsidRDefault="002D604C" w:rsidP="002D604C">
            <w:pPr>
              <w:ind w:firstLine="0"/>
              <w:rPr>
                <w:sz w:val="20"/>
                <w:szCs w:val="20"/>
                <w:lang w:val="hy-AM"/>
              </w:rPr>
            </w:pPr>
            <w:r w:rsidRPr="003B2C21">
              <w:rPr>
                <w:sz w:val="20"/>
                <w:szCs w:val="20"/>
                <w:lang w:val="hy-AM"/>
              </w:rPr>
              <w:t>Доход от аренды, процентов, роялти, дохода от отчуждения активов (включая недвижимость)</w:t>
            </w:r>
          </w:p>
        </w:tc>
        <w:tc>
          <w:tcPr>
            <w:tcW w:w="865" w:type="dxa"/>
          </w:tcPr>
          <w:p w14:paraId="23AC7D62" w14:textId="36852E35" w:rsidR="002D604C" w:rsidRPr="003B2C21" w:rsidRDefault="002D604C" w:rsidP="003B2C21">
            <w:pPr>
              <w:ind w:firstLine="0"/>
              <w:jc w:val="center"/>
              <w:rPr>
                <w:sz w:val="20"/>
                <w:szCs w:val="20"/>
                <w:lang w:val="hy-AM"/>
              </w:rPr>
            </w:pPr>
            <w:r w:rsidRPr="003B2C21">
              <w:rPr>
                <w:sz w:val="20"/>
                <w:szCs w:val="20"/>
              </w:rPr>
              <w:t>10%</w:t>
            </w:r>
          </w:p>
        </w:tc>
      </w:tr>
      <w:tr w:rsidR="002D604C" w14:paraId="791BADF6" w14:textId="77777777" w:rsidTr="003B2C21">
        <w:tc>
          <w:tcPr>
            <w:tcW w:w="8628" w:type="dxa"/>
          </w:tcPr>
          <w:p w14:paraId="272EB61B" w14:textId="0668D24C" w:rsidR="002D604C" w:rsidRPr="003B2C21" w:rsidRDefault="002D604C" w:rsidP="002D604C">
            <w:pPr>
              <w:ind w:firstLine="0"/>
              <w:rPr>
                <w:sz w:val="20"/>
                <w:szCs w:val="20"/>
                <w:lang w:val="hy-AM"/>
              </w:rPr>
            </w:pPr>
            <w:r w:rsidRPr="003B2C21">
              <w:rPr>
                <w:sz w:val="20"/>
                <w:szCs w:val="20"/>
                <w:lang w:val="hy-AM"/>
              </w:rPr>
              <w:t>Доход от нотариальной деятельности</w:t>
            </w:r>
          </w:p>
        </w:tc>
        <w:tc>
          <w:tcPr>
            <w:tcW w:w="865" w:type="dxa"/>
          </w:tcPr>
          <w:p w14:paraId="460CEE38" w14:textId="726FA5CC" w:rsidR="002D604C" w:rsidRPr="003B2C21" w:rsidRDefault="003B2C21" w:rsidP="003B2C21">
            <w:pPr>
              <w:ind w:firstLine="0"/>
              <w:jc w:val="center"/>
              <w:rPr>
                <w:sz w:val="20"/>
                <w:szCs w:val="20"/>
                <w:lang w:val="hy-AM"/>
              </w:rPr>
            </w:pPr>
            <w:r w:rsidRPr="003B2C21">
              <w:rPr>
                <w:sz w:val="20"/>
                <w:szCs w:val="20"/>
              </w:rPr>
              <w:t>20%</w:t>
            </w:r>
          </w:p>
        </w:tc>
      </w:tr>
      <w:tr w:rsidR="002D604C" w14:paraId="7D7E578E" w14:textId="77777777" w:rsidTr="003B2C21">
        <w:tc>
          <w:tcPr>
            <w:tcW w:w="8628" w:type="dxa"/>
          </w:tcPr>
          <w:p w14:paraId="35EDAB7B" w14:textId="6C8B7E48" w:rsidR="002D604C" w:rsidRPr="003B2C21" w:rsidRDefault="002D604C" w:rsidP="002D604C">
            <w:pPr>
              <w:ind w:firstLine="0"/>
              <w:rPr>
                <w:sz w:val="20"/>
                <w:szCs w:val="20"/>
                <w:lang w:val="hy-AM"/>
              </w:rPr>
            </w:pPr>
            <w:r w:rsidRPr="003B2C21">
              <w:rPr>
                <w:sz w:val="20"/>
                <w:szCs w:val="20"/>
                <w:lang w:val="hy-AM"/>
              </w:rPr>
              <w:t xml:space="preserve">Доход от других видов деятельности </w:t>
            </w:r>
          </w:p>
        </w:tc>
        <w:tc>
          <w:tcPr>
            <w:tcW w:w="865" w:type="dxa"/>
          </w:tcPr>
          <w:p w14:paraId="79D863EC" w14:textId="0383C393" w:rsidR="002D604C" w:rsidRPr="003B2C21" w:rsidRDefault="003B2C21" w:rsidP="003B2C21">
            <w:pPr>
              <w:ind w:firstLine="0"/>
              <w:jc w:val="center"/>
              <w:rPr>
                <w:sz w:val="20"/>
                <w:szCs w:val="20"/>
                <w:lang w:val="hy-AM"/>
              </w:rPr>
            </w:pPr>
            <w:r w:rsidRPr="003B2C21">
              <w:rPr>
                <w:sz w:val="20"/>
                <w:szCs w:val="20"/>
              </w:rPr>
              <w:t>5%</w:t>
            </w:r>
          </w:p>
        </w:tc>
      </w:tr>
    </w:tbl>
    <w:p w14:paraId="62D0B22F" w14:textId="0631CC36" w:rsidR="003B2C21" w:rsidRPr="003B2C21" w:rsidRDefault="003B2C21" w:rsidP="003B2C21">
      <w:pPr>
        <w:rPr>
          <w:lang w:val="hy-AM"/>
        </w:rPr>
      </w:pPr>
      <w:r w:rsidRPr="003B2C21">
        <w:rPr>
          <w:lang w:val="hy-AM"/>
        </w:rPr>
        <w:t>2. Отчетный период для налога с оборота составляет квартал.</w:t>
      </w:r>
    </w:p>
    <w:p w14:paraId="7049492D" w14:textId="5B6CE14A" w:rsidR="00C30F51" w:rsidRDefault="003B2C21" w:rsidP="003B2C21">
      <w:pPr>
        <w:rPr>
          <w:lang w:val="hy-AM"/>
        </w:rPr>
      </w:pPr>
      <w:r w:rsidRPr="003B2C21">
        <w:rPr>
          <w:lang w:val="hy-AM"/>
        </w:rPr>
        <w:t>3. Налогоплательщики самостоятельно рассчитывают суммы налога с оборота на основе результатов каждого квартала по ставкам, установленным в Части 1 настоящей статьи.</w:t>
      </w:r>
    </w:p>
    <w:p w14:paraId="6B78DF35" w14:textId="77777777" w:rsidR="003B2C21" w:rsidRPr="003B2C21" w:rsidRDefault="003B2C21" w:rsidP="003B2C21">
      <w:pPr>
        <w:rPr>
          <w:lang w:val="hy-AM"/>
        </w:rPr>
      </w:pPr>
      <w:r w:rsidRPr="003B2C21">
        <w:rPr>
          <w:lang w:val="hy-AM"/>
        </w:rPr>
        <w:t>Статья 8. Метод учета налогооблагаемого объекта</w:t>
      </w:r>
    </w:p>
    <w:p w14:paraId="0C0469F3" w14:textId="613D7E8A" w:rsidR="003B2C21" w:rsidRPr="003B2C21" w:rsidRDefault="003B2C21" w:rsidP="003B2C21">
      <w:pPr>
        <w:rPr>
          <w:lang w:val="hy-AM"/>
        </w:rPr>
      </w:pPr>
      <w:r w:rsidRPr="003B2C21">
        <w:rPr>
          <w:lang w:val="hy-AM"/>
        </w:rPr>
        <w:t>1. При определении налогооблагаемого объекта учет выручки от продаж и (или) прочих доходов осуществляется методом начисления.</w:t>
      </w:r>
    </w:p>
    <w:p w14:paraId="4CEEE76F" w14:textId="0AE2ECE2" w:rsidR="003B2C21" w:rsidRPr="003B2C21" w:rsidRDefault="003B2C21" w:rsidP="003B2C21">
      <w:pPr>
        <w:rPr>
          <w:lang w:val="hy-AM"/>
        </w:rPr>
      </w:pPr>
      <w:r w:rsidRPr="003B2C21">
        <w:rPr>
          <w:lang w:val="hy-AM"/>
        </w:rPr>
        <w:t>2. В случае учета методом начисления налогоплательщик по обороту должен осуществлять учет доходов с момента приобретения права на получение дохода, независимо от даты фактического получения дохода.</w:t>
      </w:r>
    </w:p>
    <w:p w14:paraId="043166A5" w14:textId="77777777" w:rsidR="003B2C21" w:rsidRPr="003B2C21" w:rsidRDefault="003B2C21" w:rsidP="003B2C21">
      <w:pPr>
        <w:rPr>
          <w:lang w:val="hy-AM"/>
        </w:rPr>
      </w:pPr>
      <w:r w:rsidRPr="003B2C21">
        <w:rPr>
          <w:lang w:val="hy-AM"/>
        </w:rPr>
        <w:t>Статья 10. Порядок и сроки уплаты налога с оборота</w:t>
      </w:r>
    </w:p>
    <w:p w14:paraId="6031A99D" w14:textId="14B550A1" w:rsidR="003B2C21" w:rsidRPr="003B2C21" w:rsidRDefault="003B2C21" w:rsidP="003B2C21">
      <w:pPr>
        <w:rPr>
          <w:lang w:val="hy-AM"/>
        </w:rPr>
      </w:pPr>
      <w:r w:rsidRPr="003B2C21">
        <w:rPr>
          <w:lang w:val="hy-AM"/>
        </w:rPr>
        <w:lastRenderedPageBreak/>
        <w:t>1. Налогоплательщики по обороту должны уплатить сумму налога с оборота в государственный бюджет до 20-го числа первого месяца, следующего за отчетным периодом.</w:t>
      </w:r>
    </w:p>
    <w:p w14:paraId="290B4A26" w14:textId="3FC8C834" w:rsidR="003B2C21" w:rsidRPr="003B2C21" w:rsidRDefault="003B2C21" w:rsidP="003B2C21">
      <w:pPr>
        <w:rPr>
          <w:lang w:val="hy-AM"/>
        </w:rPr>
      </w:pPr>
      <w:r w:rsidRPr="003B2C21">
        <w:rPr>
          <w:lang w:val="hy-AM"/>
        </w:rPr>
        <w:t>2. Коммерческие организации, уплачивающие налог с оборота, не должны производить авансы по налогу на прибыль и минимальные платежи по налогу на прибыль в отношении этой деятельности.</w:t>
      </w:r>
    </w:p>
    <w:p w14:paraId="31284E7A" w14:textId="77777777" w:rsidR="003B2C21" w:rsidRPr="003B2C21" w:rsidRDefault="003B2C21" w:rsidP="003B2C21">
      <w:pPr>
        <w:rPr>
          <w:lang w:val="hy-AM"/>
        </w:rPr>
      </w:pPr>
      <w:r w:rsidRPr="003B2C21">
        <w:rPr>
          <w:lang w:val="hy-AM"/>
        </w:rPr>
        <w:t>Статья 11. Уплата прочих налогов налогоплательщиками с оборота</w:t>
      </w:r>
    </w:p>
    <w:p w14:paraId="1C3461E9" w14:textId="28BEEE4D" w:rsidR="003B2C21" w:rsidRPr="003B2C21" w:rsidRDefault="003B2C21" w:rsidP="003B2C21">
      <w:pPr>
        <w:rPr>
          <w:lang w:val="hy-AM"/>
        </w:rPr>
      </w:pPr>
      <w:r w:rsidRPr="003B2C21">
        <w:rPr>
          <w:lang w:val="hy-AM"/>
        </w:rPr>
        <w:t>1. В случаях, установленных законодательством, налогоплательщики с оборота подлежат процедуре расчета, сбора и уплаты налогов на имущество, земельный налог, заработную плату и эквивалентный доход, а также доход, выплачиваемый нерезидентам из армянских источников, НДС, взимаемый на таможенном пункте, а также другие обязательные платежи, сборы за пользование имуществом и пошлины в случаях, установленных законодательством.</w:t>
      </w:r>
    </w:p>
    <w:p w14:paraId="506D0B42" w14:textId="77777777" w:rsidR="003A0B6B" w:rsidRDefault="003B2C21" w:rsidP="003B2C21">
      <w:pPr>
        <w:rPr>
          <w:lang w:val="hy-AM"/>
        </w:rPr>
      </w:pPr>
      <w:r w:rsidRPr="003B2C21">
        <w:rPr>
          <w:lang w:val="hy-AM"/>
        </w:rPr>
        <w:t>2. Налогоплательщики с оборота должны добавить суммы НДС, уплаченного поставщикам за товары и услуги, к покупной цене (себестоимости) этих товаров и услуг.</w:t>
      </w:r>
    </w:p>
    <w:p w14:paraId="0255C7AF" w14:textId="66780120" w:rsidR="003A0B6B" w:rsidRPr="00891507" w:rsidRDefault="003A0B6B" w:rsidP="003A0B6B">
      <w:pPr>
        <w:rPr>
          <w:lang w:val="hy-AM"/>
        </w:rPr>
      </w:pPr>
      <w:r w:rsidRPr="00BF3AA7">
        <w:rPr>
          <w:lang w:val="hy-AM"/>
        </w:rPr>
        <w:t>Поскольку, согласно нашим данным, оборот за 1 год превысит 115 миллионов, то на 2-й год нам необходимо перейти на общий налоговый режим, который предусматривает уплату НДС в размере 20%.</w:t>
      </w:r>
      <w:r>
        <w:rPr>
          <w:rStyle w:val="afc"/>
          <w:lang w:val="hy-AM"/>
        </w:rPr>
        <w:footnoteReference w:id="5"/>
      </w:r>
    </w:p>
    <w:p w14:paraId="61A7C68D" w14:textId="201B1D5A" w:rsidR="002D173F" w:rsidRPr="002D173F" w:rsidRDefault="00A576CE" w:rsidP="005B40C9">
      <w:pPr>
        <w:pStyle w:val="3"/>
        <w:spacing w:before="440"/>
      </w:pPr>
      <w:bookmarkStart w:id="24" w:name="_Toc219029691"/>
      <w:r w:rsidRPr="00830E08">
        <w:t>3.1.</w:t>
      </w:r>
      <w:r>
        <w:t>3</w:t>
      </w:r>
      <w:r w:rsidRPr="00830E08">
        <w:t xml:space="preserve"> </w:t>
      </w:r>
      <w:r w:rsidRPr="00BD7880">
        <w:t>Расчет свободного денежного потока</w:t>
      </w:r>
      <w:bookmarkEnd w:id="24"/>
    </w:p>
    <w:p w14:paraId="72F6D8DD" w14:textId="77777777" w:rsidR="00644EAF" w:rsidRDefault="00644EAF" w:rsidP="00644EAF">
      <w:pPr>
        <w:pStyle w:val="afd"/>
      </w:pPr>
      <w:bookmarkStart w:id="25" w:name="_Ref148995900"/>
      <w:r>
        <w:t xml:space="preserve">Таблица </w:t>
      </w:r>
      <w:r>
        <w:fldChar w:fldCharType="begin"/>
      </w:r>
      <w:r>
        <w:instrText xml:space="preserve">SEQ Таблица \* Arabic </w:instrText>
      </w:r>
      <w:r>
        <w:fldChar w:fldCharType="separate"/>
      </w:r>
      <w:r>
        <w:t>7</w:t>
      </w:r>
      <w:r>
        <w:fldChar w:fldCharType="end"/>
      </w:r>
      <w:bookmarkEnd w:id="25"/>
      <w:r>
        <w:t xml:space="preserve"> – Отчет о движении денежных средств </w:t>
      </w:r>
    </w:p>
    <w:p w14:paraId="34DF21BD" w14:textId="77777777" w:rsidR="006A7DA9" w:rsidRDefault="006A7DA9" w:rsidP="006A7DA9">
      <w:pPr>
        <w:ind w:firstLine="0"/>
        <w:rPr>
          <w:rFonts w:cs="Times New Roman"/>
        </w:rPr>
      </w:pPr>
      <w:bookmarkStart w:id="26" w:name="_Hlk220540838"/>
      <w:r w:rsidRPr="000251BB">
        <w:rPr>
          <w:rFonts w:cs="Times New Roman"/>
        </w:rPr>
        <w:t xml:space="preserve">Данные за рассматриваемые периоды отражены в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REF _Ref184540530 \h  \* MERGEFORMAT </w:instrText>
      </w:r>
      <w:r>
        <w:rPr>
          <w:rFonts w:cs="Times New Roman"/>
        </w:rPr>
      </w:r>
      <w:r>
        <w:rPr>
          <w:rFonts w:cs="Times New Roman"/>
        </w:rPr>
        <w:fldChar w:fldCharType="separate"/>
      </w:r>
      <w:r w:rsidRPr="00C41BA0">
        <w:rPr>
          <w:rFonts w:cs="Times New Roman"/>
        </w:rPr>
        <w:t>Таблица 8. Расчет свободного денежного потока</w:t>
      </w:r>
      <w:r>
        <w:rPr>
          <w:rFonts w:cs="Times New Roman"/>
        </w:rPr>
        <w:fldChar w:fldCharType="end"/>
      </w:r>
    </w:p>
    <w:tbl>
      <w:tblPr>
        <w:tblW w:w="8824" w:type="dxa"/>
        <w:tblLayout w:type="fixed"/>
        <w:tblLook w:val="0400" w:firstRow="0" w:lastRow="0" w:firstColumn="0" w:lastColumn="0" w:noHBand="0" w:noVBand="1"/>
      </w:tblPr>
      <w:tblGrid>
        <w:gridCol w:w="2610"/>
        <w:gridCol w:w="1308"/>
        <w:gridCol w:w="1635"/>
        <w:gridCol w:w="1597"/>
        <w:gridCol w:w="1674"/>
        <w:tblGridChange w:id="27">
          <w:tblGrid>
            <w:gridCol w:w="2610"/>
            <w:gridCol w:w="1308"/>
            <w:gridCol w:w="1635"/>
            <w:gridCol w:w="1597"/>
            <w:gridCol w:w="1674"/>
          </w:tblGrid>
        </w:tblGridChange>
      </w:tblGrid>
      <w:tr w:rsidR="006A7DA9" w14:paraId="1541A85C" w14:textId="77777777" w:rsidTr="005B40C9">
        <w:trPr>
          <w:trHeight w:val="406"/>
        </w:trPr>
        <w:tc>
          <w:tcPr>
            <w:tcW w:w="882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E0E26" w14:textId="77777777" w:rsidR="006A7DA9" w:rsidRPr="00634845" w:rsidRDefault="006A7DA9" w:rsidP="000C2013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r w:rsidRPr="00634845">
              <w:rPr>
                <w:rFonts w:cs="Times New Roman"/>
                <w:sz w:val="16"/>
                <w:szCs w:val="16"/>
              </w:rPr>
              <w:t xml:space="preserve">Денежный поток от операционной деятельности </w:t>
            </w:r>
          </w:p>
        </w:tc>
      </w:tr>
      <w:tr w:rsidR="006A7DA9" w14:paraId="4F87B5BF" w14:textId="77777777" w:rsidTr="005B40C9">
        <w:trPr>
          <w:trHeight w:val="382"/>
        </w:trPr>
        <w:tc>
          <w:tcPr>
            <w:tcW w:w="882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4910A" w14:textId="77777777" w:rsidR="006A7DA9" w:rsidRPr="00634845" w:rsidRDefault="006A7DA9" w:rsidP="000C2013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r w:rsidRPr="00634845">
              <w:rPr>
                <w:rFonts w:cs="Times New Roman"/>
                <w:sz w:val="16"/>
                <w:szCs w:val="16"/>
              </w:rPr>
              <w:t>Доходы</w:t>
            </w:r>
          </w:p>
        </w:tc>
      </w:tr>
      <w:tr w:rsidR="006A7DA9" w14:paraId="60152DFF" w14:textId="77777777" w:rsidTr="005B40C9">
        <w:trPr>
          <w:trHeight w:val="382"/>
        </w:trPr>
        <w:tc>
          <w:tcPr>
            <w:tcW w:w="26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444F1" w14:textId="77777777" w:rsidR="006A7DA9" w:rsidRPr="00634845" w:rsidRDefault="006A7DA9" w:rsidP="000C2013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r w:rsidRPr="00634845">
              <w:rPr>
                <w:rFonts w:cs="Times New Roman"/>
                <w:sz w:val="16"/>
                <w:szCs w:val="16"/>
              </w:rPr>
              <w:t>Показатель/Период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E5A23F" w14:textId="77777777" w:rsidR="006A7DA9" w:rsidRPr="00BF3AA7" w:rsidRDefault="006A7DA9" w:rsidP="000C2013">
            <w:pPr>
              <w:spacing w:line="240" w:lineRule="auto"/>
              <w:ind w:firstLine="0"/>
              <w:rPr>
                <w:rFonts w:cs="Times New Roman"/>
                <w:sz w:val="16"/>
                <w:szCs w:val="16"/>
                <w:lang w:val="hy-AM"/>
              </w:rPr>
            </w:pPr>
            <w:r>
              <w:rPr>
                <w:rFonts w:cs="Times New Roman"/>
                <w:sz w:val="16"/>
                <w:szCs w:val="16"/>
                <w:lang w:val="hy-AM"/>
              </w:rPr>
              <w:t>0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8E3CC7" w14:textId="77777777" w:rsidR="006A7DA9" w:rsidRPr="000C2013" w:rsidRDefault="006A7DA9" w:rsidP="006A7DA9">
            <w:pPr>
              <w:spacing w:line="240" w:lineRule="auto"/>
              <w:ind w:firstLine="0"/>
              <w:rPr>
                <w:rFonts w:cs="Times New Roman"/>
                <w:sz w:val="16"/>
                <w:szCs w:val="16"/>
                <w:lang w:val="hy-AM"/>
              </w:rPr>
            </w:pPr>
            <w:r>
              <w:rPr>
                <w:rFonts w:cs="Times New Roman"/>
                <w:sz w:val="16"/>
                <w:szCs w:val="16"/>
                <w:lang w:val="hy-AM"/>
              </w:rPr>
              <w:t>1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BE7BBA" w14:textId="77777777" w:rsidR="006A7DA9" w:rsidRPr="000C2013" w:rsidRDefault="006A7DA9" w:rsidP="006A7DA9">
            <w:pPr>
              <w:spacing w:line="240" w:lineRule="auto"/>
              <w:ind w:firstLine="0"/>
              <w:rPr>
                <w:rFonts w:cs="Times New Roman"/>
                <w:sz w:val="16"/>
                <w:szCs w:val="16"/>
                <w:lang w:val="hy-AM"/>
              </w:rPr>
            </w:pPr>
            <w:r>
              <w:rPr>
                <w:rFonts w:cs="Times New Roman"/>
                <w:sz w:val="16"/>
                <w:szCs w:val="16"/>
                <w:lang w:val="hy-AM"/>
              </w:rPr>
              <w:t>2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9D7BD1" w14:textId="77777777" w:rsidR="006A7DA9" w:rsidRPr="000C2013" w:rsidRDefault="006A7DA9" w:rsidP="006A7DA9">
            <w:pPr>
              <w:spacing w:line="240" w:lineRule="auto"/>
              <w:ind w:firstLine="0"/>
              <w:rPr>
                <w:rFonts w:cs="Times New Roman"/>
                <w:sz w:val="16"/>
                <w:szCs w:val="16"/>
                <w:lang w:val="hy-AM"/>
              </w:rPr>
            </w:pPr>
            <w:r>
              <w:rPr>
                <w:rFonts w:cs="Times New Roman"/>
                <w:sz w:val="16"/>
                <w:szCs w:val="16"/>
                <w:lang w:val="hy-AM"/>
              </w:rPr>
              <w:t>3</w:t>
            </w:r>
          </w:p>
        </w:tc>
      </w:tr>
      <w:tr w:rsidR="006A7DA9" w14:paraId="489B8714" w14:textId="77777777" w:rsidTr="005B40C9">
        <w:trPr>
          <w:trHeight w:val="382"/>
        </w:trPr>
        <w:tc>
          <w:tcPr>
            <w:tcW w:w="26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2722B" w14:textId="77777777" w:rsidR="006A7DA9" w:rsidRPr="00634845" w:rsidRDefault="006A7DA9" w:rsidP="000C2013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r w:rsidRPr="00634845">
              <w:rPr>
                <w:rFonts w:cs="Times New Roman"/>
                <w:sz w:val="16"/>
                <w:szCs w:val="16"/>
              </w:rPr>
              <w:t>Цена продаж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32AFFE" w14:textId="77777777" w:rsidR="006A7DA9" w:rsidRPr="00634845" w:rsidRDefault="006A7DA9" w:rsidP="000C2013">
            <w:pPr>
              <w:spacing w:line="240" w:lineRule="auto"/>
              <w:ind w:firstLine="0"/>
              <w:rPr>
                <w:rFonts w:cs="Times New Roman"/>
                <w:sz w:val="16"/>
                <w:szCs w:val="16"/>
              </w:rPr>
            </w:pPr>
            <w:r w:rsidRPr="00634845">
              <w:rPr>
                <w:rFonts w:cs="Times New Roman"/>
                <w:sz w:val="16"/>
                <w:szCs w:val="16"/>
              </w:rPr>
              <w:t>0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966AFC" w14:textId="77777777" w:rsidR="006A7DA9" w:rsidRPr="000C2013" w:rsidRDefault="006A7DA9" w:rsidP="000C2013">
            <w:pPr>
              <w:spacing w:line="240" w:lineRule="auto"/>
              <w:ind w:firstLine="0"/>
              <w:rPr>
                <w:rFonts w:cs="Times New Roman"/>
                <w:sz w:val="16"/>
                <w:szCs w:val="16"/>
                <w:lang w:val="hy-AM"/>
              </w:rPr>
            </w:pPr>
            <w:r>
              <w:rPr>
                <w:rFonts w:cs="Times New Roman"/>
                <w:sz w:val="16"/>
                <w:szCs w:val="16"/>
                <w:lang w:val="hy-AM"/>
              </w:rPr>
              <w:t>2030,5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5E11E4" w14:textId="77777777" w:rsidR="006A7DA9" w:rsidRPr="006A7DA9" w:rsidRDefault="006A7DA9" w:rsidP="006A7DA9">
            <w:pPr>
              <w:spacing w:line="240" w:lineRule="auto"/>
              <w:ind w:firstLine="0"/>
              <w:rPr>
                <w:rFonts w:cs="Times New Roman"/>
                <w:sz w:val="16"/>
                <w:szCs w:val="16"/>
              </w:rPr>
            </w:pPr>
            <w:r w:rsidRPr="006A7DA9">
              <w:rPr>
                <w:rFonts w:cs="Times New Roman"/>
                <w:sz w:val="16"/>
                <w:szCs w:val="16"/>
              </w:rPr>
              <w:t>2288</w:t>
            </w:r>
          </w:p>
          <w:p w14:paraId="2492F281" w14:textId="52A88FF5" w:rsidR="006A7DA9" w:rsidRPr="00634845" w:rsidRDefault="006A7DA9" w:rsidP="000C2013">
            <w:pPr>
              <w:spacing w:line="240" w:lineRule="auto"/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D281B0" w14:textId="77777777" w:rsidR="006A7DA9" w:rsidRPr="006A7DA9" w:rsidRDefault="006A7DA9" w:rsidP="006A7DA9">
            <w:pPr>
              <w:spacing w:line="240" w:lineRule="auto"/>
              <w:ind w:firstLine="0"/>
              <w:rPr>
                <w:rFonts w:cs="Times New Roman"/>
                <w:sz w:val="16"/>
                <w:szCs w:val="16"/>
              </w:rPr>
            </w:pPr>
            <w:r w:rsidRPr="006A7DA9">
              <w:rPr>
                <w:rFonts w:cs="Times New Roman"/>
                <w:sz w:val="16"/>
                <w:szCs w:val="16"/>
              </w:rPr>
              <w:t>2553</w:t>
            </w:r>
          </w:p>
          <w:p w14:paraId="346E181B" w14:textId="27A780D9" w:rsidR="006A7DA9" w:rsidRPr="00634845" w:rsidRDefault="006A7DA9" w:rsidP="000C2013">
            <w:pPr>
              <w:spacing w:line="240" w:lineRule="auto"/>
              <w:jc w:val="center"/>
              <w:rPr>
                <w:rFonts w:cs="Times New Roman"/>
                <w:sz w:val="16"/>
                <w:szCs w:val="16"/>
              </w:rPr>
            </w:pPr>
          </w:p>
        </w:tc>
      </w:tr>
      <w:tr w:rsidR="006A7DA9" w14:paraId="33D136C4" w14:textId="77777777" w:rsidTr="005B40C9">
        <w:trPr>
          <w:trHeight w:val="382"/>
        </w:trPr>
        <w:tc>
          <w:tcPr>
            <w:tcW w:w="26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9D592" w14:textId="77777777" w:rsidR="006A7DA9" w:rsidRPr="00634845" w:rsidRDefault="006A7DA9" w:rsidP="000C2013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r w:rsidRPr="00634845">
              <w:rPr>
                <w:rFonts w:cs="Times New Roman"/>
                <w:sz w:val="16"/>
                <w:szCs w:val="16"/>
              </w:rPr>
              <w:t>Объем продаж (кол-во единиц платежей).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5A30A92" w14:textId="77777777" w:rsidR="006A7DA9" w:rsidRPr="00634845" w:rsidRDefault="006A7DA9" w:rsidP="000C2013">
            <w:pPr>
              <w:spacing w:line="240" w:lineRule="auto"/>
              <w:ind w:firstLine="0"/>
              <w:rPr>
                <w:rFonts w:cs="Times New Roman"/>
                <w:sz w:val="16"/>
                <w:szCs w:val="16"/>
              </w:rPr>
            </w:pPr>
            <w:r w:rsidRPr="00634845">
              <w:rPr>
                <w:rFonts w:cs="Times New Roman"/>
                <w:sz w:val="16"/>
                <w:szCs w:val="16"/>
              </w:rPr>
              <w:t>0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D95648" w14:textId="77777777" w:rsidR="006A7DA9" w:rsidRPr="00BF3AA7" w:rsidRDefault="006A7DA9" w:rsidP="000C2013">
            <w:pPr>
              <w:spacing w:line="240" w:lineRule="auto"/>
              <w:ind w:firstLine="0"/>
              <w:rPr>
                <w:rFonts w:cs="Times New Roman"/>
                <w:sz w:val="16"/>
                <w:szCs w:val="16"/>
                <w:lang w:val="hy-AM"/>
              </w:rPr>
            </w:pPr>
            <w:r>
              <w:rPr>
                <w:rFonts w:cs="Times New Roman"/>
                <w:sz w:val="16"/>
                <w:szCs w:val="16"/>
                <w:lang w:val="hy-AM"/>
              </w:rPr>
              <w:t>505,938</w:t>
            </w:r>
          </w:p>
          <w:p w14:paraId="2ED000CB" w14:textId="77777777" w:rsidR="006A7DA9" w:rsidRPr="00634845" w:rsidRDefault="006A7DA9" w:rsidP="000C2013">
            <w:pPr>
              <w:spacing w:line="240" w:lineRule="auto"/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0D4D7D" w14:textId="77777777" w:rsidR="006A7DA9" w:rsidRPr="006A7DA9" w:rsidRDefault="006A7DA9" w:rsidP="006A7DA9">
            <w:pPr>
              <w:spacing w:line="240" w:lineRule="auto"/>
              <w:ind w:firstLine="0"/>
              <w:rPr>
                <w:rFonts w:cs="Times New Roman"/>
                <w:sz w:val="16"/>
                <w:szCs w:val="16"/>
              </w:rPr>
            </w:pPr>
            <w:r w:rsidRPr="006A7DA9">
              <w:rPr>
                <w:rFonts w:cs="Times New Roman"/>
                <w:sz w:val="16"/>
                <w:szCs w:val="16"/>
              </w:rPr>
              <w:t>570104</w:t>
            </w:r>
          </w:p>
          <w:p w14:paraId="343901E5" w14:textId="77777777" w:rsidR="006A7DA9" w:rsidRPr="00634845" w:rsidRDefault="006A7DA9" w:rsidP="006A7DA9">
            <w:pPr>
              <w:spacing w:line="240" w:lineRule="auto"/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292726" w14:textId="77777777" w:rsidR="006A7DA9" w:rsidRPr="006A7DA9" w:rsidRDefault="006A7DA9" w:rsidP="006A7DA9">
            <w:pPr>
              <w:spacing w:line="240" w:lineRule="auto"/>
              <w:ind w:firstLine="0"/>
              <w:rPr>
                <w:rFonts w:cs="Times New Roman"/>
                <w:sz w:val="16"/>
                <w:szCs w:val="16"/>
              </w:rPr>
            </w:pPr>
            <w:r w:rsidRPr="006A7DA9">
              <w:rPr>
                <w:rFonts w:cs="Times New Roman"/>
                <w:sz w:val="16"/>
                <w:szCs w:val="16"/>
              </w:rPr>
              <w:t>636047</w:t>
            </w:r>
          </w:p>
          <w:p w14:paraId="4E318DAF" w14:textId="77777777" w:rsidR="006A7DA9" w:rsidRPr="00634845" w:rsidRDefault="006A7DA9" w:rsidP="006A7DA9">
            <w:pPr>
              <w:spacing w:line="240" w:lineRule="auto"/>
              <w:jc w:val="center"/>
              <w:rPr>
                <w:rFonts w:cs="Times New Roman"/>
                <w:sz w:val="16"/>
                <w:szCs w:val="16"/>
              </w:rPr>
            </w:pPr>
          </w:p>
        </w:tc>
      </w:tr>
      <w:tr w:rsidR="006A7DA9" w14:paraId="081E3BC3" w14:textId="77777777" w:rsidTr="005B40C9">
        <w:trPr>
          <w:trHeight w:val="382"/>
        </w:trPr>
        <w:tc>
          <w:tcPr>
            <w:tcW w:w="26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C2EDC6F" w14:textId="77777777" w:rsidR="006A7DA9" w:rsidRPr="00634845" w:rsidRDefault="006A7DA9" w:rsidP="000C2013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r w:rsidRPr="00634845">
              <w:rPr>
                <w:rFonts w:cs="Times New Roman"/>
                <w:sz w:val="16"/>
                <w:szCs w:val="16"/>
              </w:rPr>
              <w:t>Выручка (</w:t>
            </w:r>
            <w:r>
              <w:rPr>
                <w:rFonts w:cs="Times New Roman"/>
                <w:sz w:val="16"/>
                <w:szCs w:val="16"/>
              </w:rPr>
              <w:t>драм</w:t>
            </w:r>
            <w:r w:rsidRPr="00634845">
              <w:rPr>
                <w:rFonts w:cs="Times New Roman"/>
                <w:sz w:val="16"/>
                <w:szCs w:val="16"/>
              </w:rPr>
              <w:t>.)</w:t>
            </w:r>
          </w:p>
        </w:tc>
        <w:tc>
          <w:tcPr>
            <w:tcW w:w="1308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</w:tcPr>
          <w:p w14:paraId="2CCB895C" w14:textId="77777777" w:rsidR="006A7DA9" w:rsidRPr="00634845" w:rsidRDefault="006A7DA9" w:rsidP="000C2013">
            <w:pPr>
              <w:spacing w:line="240" w:lineRule="auto"/>
              <w:ind w:firstLine="0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0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17614BCA" w14:textId="77777777" w:rsidR="006A7DA9" w:rsidRPr="00634845" w:rsidRDefault="006A7DA9" w:rsidP="000C2013">
            <w:pPr>
              <w:spacing w:line="240" w:lineRule="auto"/>
              <w:ind w:firstLine="0"/>
              <w:rPr>
                <w:rFonts w:cs="Times New Roman"/>
                <w:sz w:val="16"/>
                <w:szCs w:val="16"/>
              </w:rPr>
            </w:pPr>
            <w:r w:rsidRPr="00634845">
              <w:rPr>
                <w:rFonts w:cs="Times New Roman"/>
                <w:sz w:val="16"/>
                <w:szCs w:val="16"/>
              </w:rPr>
              <w:t>201 021 678,20</w:t>
            </w:r>
          </w:p>
          <w:p w14:paraId="0AA55529" w14:textId="77777777" w:rsidR="006A7DA9" w:rsidRPr="00634845" w:rsidRDefault="006A7DA9" w:rsidP="000C2013">
            <w:pPr>
              <w:spacing w:line="240" w:lineRule="auto"/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97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213BCDD5" w14:textId="39118EC5" w:rsidR="006A7DA9" w:rsidRPr="006A7DA9" w:rsidRDefault="006A7DA9" w:rsidP="006A7DA9">
            <w:pPr>
              <w:spacing w:line="240" w:lineRule="auto"/>
              <w:ind w:firstLine="0"/>
              <w:rPr>
                <w:rFonts w:cs="Times New Roman"/>
                <w:sz w:val="16"/>
                <w:szCs w:val="16"/>
              </w:rPr>
            </w:pPr>
            <w:r w:rsidRPr="006A7DA9">
              <w:rPr>
                <w:rFonts w:cs="Times New Roman"/>
                <w:sz w:val="16"/>
                <w:szCs w:val="16"/>
              </w:rPr>
              <w:t xml:space="preserve">1 304 407 431   </w:t>
            </w:r>
          </w:p>
          <w:p w14:paraId="127A8FDC" w14:textId="77777777" w:rsidR="006A7DA9" w:rsidRPr="00634845" w:rsidRDefault="006A7DA9" w:rsidP="006A7DA9">
            <w:pPr>
              <w:spacing w:line="240" w:lineRule="auto"/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5F57A42A" w14:textId="52D42CDE" w:rsidR="006A7DA9" w:rsidRPr="006A7DA9" w:rsidRDefault="006A7DA9" w:rsidP="006A7DA9">
            <w:pPr>
              <w:spacing w:line="240" w:lineRule="auto"/>
              <w:ind w:firstLine="0"/>
              <w:rPr>
                <w:rFonts w:cs="Times New Roman"/>
                <w:sz w:val="16"/>
                <w:szCs w:val="16"/>
              </w:rPr>
            </w:pPr>
            <w:r w:rsidRPr="006A7DA9">
              <w:rPr>
                <w:rFonts w:cs="Times New Roman"/>
                <w:sz w:val="16"/>
                <w:szCs w:val="16"/>
              </w:rPr>
              <w:t xml:space="preserve">1 623 616 617   </w:t>
            </w:r>
          </w:p>
          <w:p w14:paraId="73D95E95" w14:textId="77777777" w:rsidR="006A7DA9" w:rsidRPr="00634845" w:rsidRDefault="006A7DA9" w:rsidP="006A7DA9">
            <w:pPr>
              <w:spacing w:line="240" w:lineRule="auto"/>
              <w:jc w:val="center"/>
              <w:rPr>
                <w:rFonts w:cs="Times New Roman"/>
                <w:sz w:val="16"/>
                <w:szCs w:val="16"/>
              </w:rPr>
            </w:pPr>
          </w:p>
        </w:tc>
      </w:tr>
      <w:tr w:rsidR="006A7DA9" w14:paraId="192C52C2" w14:textId="77777777" w:rsidTr="005B40C9">
        <w:trPr>
          <w:trHeight w:val="382"/>
        </w:trPr>
        <w:tc>
          <w:tcPr>
            <w:tcW w:w="26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37CC1" w14:textId="77777777" w:rsidR="006A7DA9" w:rsidRPr="00634845" w:rsidRDefault="006A7DA9" w:rsidP="000C2013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25F64A" w14:textId="77777777" w:rsidR="006A7DA9" w:rsidRDefault="006A7DA9" w:rsidP="000C2013">
            <w:pPr>
              <w:spacing w:line="240" w:lineRule="auto"/>
              <w:ind w:firstLine="0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667097" w14:textId="77777777" w:rsidR="006A7DA9" w:rsidRPr="00634845" w:rsidRDefault="006A7DA9" w:rsidP="000C2013">
            <w:pPr>
              <w:spacing w:line="240" w:lineRule="auto"/>
              <w:ind w:firstLine="0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FA267F" w14:textId="77777777" w:rsidR="006A7DA9" w:rsidRPr="006A7DA9" w:rsidRDefault="006A7DA9" w:rsidP="006A7DA9">
            <w:pPr>
              <w:spacing w:line="240" w:lineRule="auto"/>
              <w:ind w:firstLine="0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A3C795" w14:textId="77777777" w:rsidR="006A7DA9" w:rsidRPr="006A7DA9" w:rsidRDefault="006A7DA9" w:rsidP="006A7DA9">
            <w:pPr>
              <w:spacing w:line="240" w:lineRule="auto"/>
              <w:ind w:firstLine="0"/>
              <w:rPr>
                <w:rFonts w:cs="Times New Roman"/>
                <w:sz w:val="16"/>
                <w:szCs w:val="16"/>
              </w:rPr>
            </w:pPr>
          </w:p>
        </w:tc>
      </w:tr>
      <w:bookmarkEnd w:id="26"/>
    </w:tbl>
    <w:p w14:paraId="66D776D6" w14:textId="546F95B9" w:rsidR="00644EAF" w:rsidRDefault="00644EAF" w:rsidP="006A7DA9">
      <w:pPr>
        <w:ind w:firstLine="0"/>
      </w:pPr>
    </w:p>
    <w:tbl>
      <w:tblPr>
        <w:tblW w:w="8812" w:type="dxa"/>
        <w:tblLayout w:type="fixed"/>
        <w:tblLook w:val="0400" w:firstRow="0" w:lastRow="0" w:firstColumn="0" w:lastColumn="0" w:noHBand="0" w:noVBand="1"/>
      </w:tblPr>
      <w:tblGrid>
        <w:gridCol w:w="2280"/>
        <w:gridCol w:w="1632"/>
        <w:gridCol w:w="1633"/>
        <w:gridCol w:w="1597"/>
        <w:gridCol w:w="1670"/>
      </w:tblGrid>
      <w:tr w:rsidR="006A7DA9" w:rsidRPr="00634845" w14:paraId="563A4B80" w14:textId="77777777" w:rsidTr="005B40C9">
        <w:trPr>
          <w:trHeight w:val="335"/>
        </w:trPr>
        <w:tc>
          <w:tcPr>
            <w:tcW w:w="71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4C850" w14:textId="77777777" w:rsidR="006A7DA9" w:rsidRPr="00634845" w:rsidRDefault="006A7DA9" w:rsidP="000C2013">
            <w:pPr>
              <w:spacing w:line="240" w:lineRule="auto"/>
              <w:jc w:val="center"/>
              <w:rPr>
                <w:rFonts w:cs="Times New Roman"/>
                <w:sz w:val="16"/>
                <w:szCs w:val="16"/>
              </w:rPr>
            </w:pPr>
            <w:bookmarkStart w:id="28" w:name="_Hlk220541438"/>
            <w:r w:rsidRPr="00634845">
              <w:rPr>
                <w:rFonts w:cs="Times New Roman"/>
                <w:sz w:val="16"/>
                <w:szCs w:val="16"/>
              </w:rPr>
              <w:t>Расходы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8F589B2" w14:textId="77777777" w:rsidR="006A7DA9" w:rsidRPr="00634845" w:rsidRDefault="006A7DA9" w:rsidP="000C2013">
            <w:pPr>
              <w:spacing w:line="240" w:lineRule="auto"/>
              <w:jc w:val="center"/>
              <w:rPr>
                <w:rFonts w:cs="Times New Roman"/>
                <w:sz w:val="16"/>
                <w:szCs w:val="16"/>
              </w:rPr>
            </w:pPr>
          </w:p>
        </w:tc>
      </w:tr>
      <w:tr w:rsidR="006A7DA9" w:rsidRPr="00634845" w14:paraId="0D2677EE" w14:textId="77777777" w:rsidTr="005B40C9">
        <w:trPr>
          <w:trHeight w:val="569"/>
        </w:trPr>
        <w:tc>
          <w:tcPr>
            <w:tcW w:w="2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F4B50" w14:textId="77777777" w:rsidR="006A7DA9" w:rsidRPr="00634845" w:rsidRDefault="006A7DA9" w:rsidP="000C2013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Покупка оборудования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EAE3130" w14:textId="77777777" w:rsidR="006A7DA9" w:rsidRPr="006A7DA9" w:rsidRDefault="006A7DA9" w:rsidP="006A7DA9">
            <w:pPr>
              <w:spacing w:line="240" w:lineRule="auto"/>
              <w:ind w:firstLine="0"/>
              <w:rPr>
                <w:rFonts w:cs="Times New Roman"/>
                <w:sz w:val="16"/>
                <w:szCs w:val="16"/>
              </w:rPr>
            </w:pPr>
            <w:r w:rsidRPr="006A7DA9">
              <w:rPr>
                <w:rFonts w:cs="Times New Roman"/>
                <w:sz w:val="16"/>
                <w:szCs w:val="16"/>
              </w:rPr>
              <w:t>6 700 000,00 ֏</w:t>
            </w:r>
          </w:p>
          <w:p w14:paraId="69A8FF6C" w14:textId="19626D04" w:rsidR="006A7DA9" w:rsidRPr="00634845" w:rsidRDefault="006A7DA9" w:rsidP="006A7DA9">
            <w:pPr>
              <w:spacing w:line="240" w:lineRule="auto"/>
              <w:ind w:firstLine="0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5BB764" w14:textId="77777777" w:rsidR="006A7DA9" w:rsidRPr="00634845" w:rsidRDefault="006A7DA9" w:rsidP="000C2013">
            <w:pPr>
              <w:spacing w:line="240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0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97330C" w14:textId="77777777" w:rsidR="006A7DA9" w:rsidRPr="00634845" w:rsidRDefault="006A7DA9" w:rsidP="000C2013">
            <w:pPr>
              <w:spacing w:line="240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0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8E2449" w14:textId="77777777" w:rsidR="006A7DA9" w:rsidRPr="00634845" w:rsidRDefault="006A7DA9" w:rsidP="000C2013">
            <w:pPr>
              <w:spacing w:line="240" w:lineRule="auto"/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0</w:t>
            </w:r>
          </w:p>
        </w:tc>
      </w:tr>
      <w:tr w:rsidR="006A7DA9" w:rsidRPr="00634845" w14:paraId="52D20242" w14:textId="77777777" w:rsidTr="005B40C9">
        <w:trPr>
          <w:trHeight w:val="925"/>
        </w:trPr>
        <w:tc>
          <w:tcPr>
            <w:tcW w:w="2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3AD9F" w14:textId="3596FB96" w:rsidR="006A7DA9" w:rsidRPr="00634845" w:rsidRDefault="006A7DA9" w:rsidP="000C2013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r w:rsidRPr="00634845">
              <w:rPr>
                <w:rFonts w:cs="Times New Roman"/>
                <w:sz w:val="16"/>
                <w:szCs w:val="16"/>
              </w:rPr>
              <w:t>Ф</w:t>
            </w:r>
            <w:r>
              <w:rPr>
                <w:rFonts w:cs="Times New Roman"/>
                <w:sz w:val="16"/>
                <w:szCs w:val="16"/>
              </w:rPr>
              <w:t xml:space="preserve">ОТ 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1435EB9" w14:textId="3AFD85ED" w:rsidR="006A7DA9" w:rsidRPr="006A7DA9" w:rsidRDefault="006A7DA9" w:rsidP="006A7DA9">
            <w:pPr>
              <w:spacing w:line="240" w:lineRule="auto"/>
              <w:ind w:firstLine="0"/>
              <w:rPr>
                <w:rFonts w:cs="Times New Roman"/>
                <w:color w:val="000000"/>
                <w:sz w:val="16"/>
                <w:szCs w:val="16"/>
              </w:rPr>
            </w:pPr>
            <w:r w:rsidRPr="006A7DA9">
              <w:rPr>
                <w:rFonts w:cs="Times New Roman"/>
                <w:color w:val="000000"/>
                <w:sz w:val="16"/>
                <w:szCs w:val="16"/>
              </w:rPr>
              <w:t>5 265</w:t>
            </w:r>
            <w:r w:rsidRPr="006A7DA9">
              <w:rPr>
                <w:rFonts w:cs="Times New Roman"/>
                <w:color w:val="000000"/>
                <w:sz w:val="16"/>
                <w:szCs w:val="16"/>
              </w:rPr>
              <w:t> </w:t>
            </w:r>
            <w:r w:rsidRPr="006A7DA9">
              <w:rPr>
                <w:rFonts w:cs="Times New Roman"/>
                <w:color w:val="000000"/>
                <w:sz w:val="16"/>
                <w:szCs w:val="16"/>
              </w:rPr>
              <w:t>000</w:t>
            </w:r>
          </w:p>
          <w:p w14:paraId="2EB85D2B" w14:textId="139AD2D5" w:rsidR="006A7DA9" w:rsidRPr="00634845" w:rsidRDefault="006A7DA9" w:rsidP="006A7DA9">
            <w:pPr>
              <w:spacing w:line="240" w:lineRule="auto"/>
              <w:ind w:firstLine="0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A6C107" w14:textId="77777777" w:rsidR="006A7DA9" w:rsidRDefault="006A7DA9" w:rsidP="006A7DA9">
            <w:pPr>
              <w:spacing w:line="240" w:lineRule="auto"/>
              <w:ind w:firstLine="0"/>
              <w:rPr>
                <w:rFonts w:cs="Times New Roman"/>
                <w:color w:val="000000"/>
                <w:sz w:val="16"/>
                <w:szCs w:val="16"/>
              </w:rPr>
            </w:pPr>
          </w:p>
          <w:p w14:paraId="3477042D" w14:textId="77777777" w:rsidR="006A7DA9" w:rsidRDefault="006A7DA9" w:rsidP="006A7DA9">
            <w:pPr>
              <w:spacing w:line="240" w:lineRule="auto"/>
              <w:ind w:firstLine="0"/>
              <w:rPr>
                <w:rFonts w:cs="Times New Roman"/>
                <w:color w:val="000000"/>
                <w:sz w:val="16"/>
                <w:szCs w:val="16"/>
              </w:rPr>
            </w:pPr>
          </w:p>
          <w:p w14:paraId="61C72609" w14:textId="77777777" w:rsidR="006A7DA9" w:rsidRDefault="006A7DA9" w:rsidP="006A7DA9">
            <w:pPr>
              <w:spacing w:line="240" w:lineRule="auto"/>
              <w:ind w:firstLine="0"/>
              <w:rPr>
                <w:rFonts w:cs="Times New Roman"/>
                <w:color w:val="000000"/>
                <w:sz w:val="16"/>
                <w:szCs w:val="16"/>
              </w:rPr>
            </w:pPr>
          </w:p>
          <w:p w14:paraId="023C9CAA" w14:textId="54E7F5A2" w:rsidR="006A7DA9" w:rsidRPr="006A7DA9" w:rsidRDefault="006A7DA9" w:rsidP="006A7DA9">
            <w:pPr>
              <w:spacing w:line="240" w:lineRule="auto"/>
              <w:ind w:firstLine="0"/>
              <w:rPr>
                <w:rFonts w:cs="Times New Roman"/>
                <w:color w:val="000000"/>
                <w:sz w:val="16"/>
                <w:szCs w:val="16"/>
              </w:rPr>
            </w:pPr>
            <w:r w:rsidRPr="006A7DA9">
              <w:rPr>
                <w:rFonts w:cs="Times New Roman"/>
                <w:color w:val="000000"/>
                <w:sz w:val="16"/>
                <w:szCs w:val="16"/>
              </w:rPr>
              <w:t>2 860</w:t>
            </w:r>
            <w:r w:rsidRPr="006A7DA9">
              <w:rPr>
                <w:rFonts w:cs="Times New Roman"/>
                <w:color w:val="000000"/>
                <w:sz w:val="16"/>
                <w:szCs w:val="16"/>
              </w:rPr>
              <w:t> </w:t>
            </w:r>
            <w:r w:rsidRPr="006A7DA9">
              <w:rPr>
                <w:rFonts w:cs="Times New Roman"/>
                <w:color w:val="000000"/>
                <w:sz w:val="16"/>
                <w:szCs w:val="16"/>
              </w:rPr>
              <w:t>000</w:t>
            </w:r>
          </w:p>
          <w:p w14:paraId="71DAFB22" w14:textId="66811DDD" w:rsidR="006A7DA9" w:rsidRPr="00634845" w:rsidRDefault="006A7DA9" w:rsidP="000C2013">
            <w:pPr>
              <w:spacing w:line="240" w:lineRule="auto"/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CA513F" w14:textId="77777777" w:rsidR="006A7DA9" w:rsidRDefault="006A7DA9" w:rsidP="006A7DA9">
            <w:pPr>
              <w:spacing w:line="240" w:lineRule="auto"/>
              <w:ind w:firstLine="0"/>
              <w:rPr>
                <w:rFonts w:cs="Times New Roman"/>
                <w:color w:val="000000"/>
                <w:sz w:val="16"/>
                <w:szCs w:val="16"/>
              </w:rPr>
            </w:pPr>
          </w:p>
          <w:p w14:paraId="5961A191" w14:textId="77777777" w:rsidR="006A7DA9" w:rsidRDefault="006A7DA9" w:rsidP="006A7DA9">
            <w:pPr>
              <w:spacing w:line="240" w:lineRule="auto"/>
              <w:ind w:firstLine="0"/>
              <w:rPr>
                <w:rFonts w:cs="Times New Roman"/>
                <w:color w:val="000000"/>
                <w:sz w:val="16"/>
                <w:szCs w:val="16"/>
              </w:rPr>
            </w:pPr>
          </w:p>
          <w:p w14:paraId="79A2A152" w14:textId="77777777" w:rsidR="006A7DA9" w:rsidRDefault="006A7DA9" w:rsidP="006A7DA9">
            <w:pPr>
              <w:spacing w:line="240" w:lineRule="auto"/>
              <w:ind w:firstLine="0"/>
              <w:rPr>
                <w:rFonts w:cs="Times New Roman"/>
                <w:color w:val="000000"/>
                <w:sz w:val="16"/>
                <w:szCs w:val="16"/>
              </w:rPr>
            </w:pPr>
          </w:p>
          <w:p w14:paraId="7EA42644" w14:textId="11801497" w:rsidR="006A7DA9" w:rsidRPr="006A7DA9" w:rsidRDefault="006A7DA9" w:rsidP="006A7DA9">
            <w:pPr>
              <w:spacing w:line="240" w:lineRule="auto"/>
              <w:ind w:firstLine="0"/>
              <w:rPr>
                <w:rFonts w:cs="Times New Roman"/>
                <w:color w:val="000000"/>
                <w:sz w:val="16"/>
                <w:szCs w:val="16"/>
              </w:rPr>
            </w:pPr>
            <w:r w:rsidRPr="006A7DA9">
              <w:rPr>
                <w:rFonts w:cs="Times New Roman"/>
                <w:color w:val="000000"/>
                <w:sz w:val="16"/>
                <w:szCs w:val="16"/>
              </w:rPr>
              <w:t>2 860</w:t>
            </w:r>
            <w:r>
              <w:rPr>
                <w:rFonts w:cs="Times New Roman"/>
                <w:color w:val="000000"/>
                <w:sz w:val="16"/>
                <w:szCs w:val="16"/>
              </w:rPr>
              <w:t> </w:t>
            </w:r>
            <w:r w:rsidRPr="006A7DA9">
              <w:rPr>
                <w:rFonts w:cs="Times New Roman"/>
                <w:color w:val="000000"/>
                <w:sz w:val="16"/>
                <w:szCs w:val="16"/>
              </w:rPr>
              <w:t>000</w:t>
            </w:r>
          </w:p>
          <w:p w14:paraId="78E1303F" w14:textId="74D085A6" w:rsidR="006A7DA9" w:rsidRPr="00634845" w:rsidRDefault="006A7DA9" w:rsidP="000C2013">
            <w:pPr>
              <w:spacing w:line="240" w:lineRule="auto"/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D1B9E8" w14:textId="77777777" w:rsidR="006A7DA9" w:rsidRDefault="006A7DA9" w:rsidP="006A7DA9">
            <w:pPr>
              <w:spacing w:line="240" w:lineRule="auto"/>
              <w:ind w:firstLine="0"/>
              <w:jc w:val="center"/>
              <w:rPr>
                <w:rFonts w:cs="Times New Roman"/>
                <w:color w:val="000000"/>
                <w:sz w:val="16"/>
                <w:szCs w:val="16"/>
              </w:rPr>
            </w:pPr>
          </w:p>
          <w:p w14:paraId="5D13D24B" w14:textId="77777777" w:rsidR="006A7DA9" w:rsidRDefault="006A7DA9" w:rsidP="006A7DA9">
            <w:pPr>
              <w:spacing w:line="240" w:lineRule="auto"/>
              <w:ind w:firstLine="0"/>
              <w:jc w:val="center"/>
              <w:rPr>
                <w:rFonts w:cs="Times New Roman"/>
                <w:color w:val="000000"/>
                <w:sz w:val="16"/>
                <w:szCs w:val="16"/>
              </w:rPr>
            </w:pPr>
          </w:p>
          <w:p w14:paraId="6CABC574" w14:textId="77777777" w:rsidR="006A7DA9" w:rsidRDefault="006A7DA9" w:rsidP="006A7DA9">
            <w:pPr>
              <w:spacing w:line="240" w:lineRule="auto"/>
              <w:ind w:firstLine="0"/>
              <w:jc w:val="center"/>
              <w:rPr>
                <w:rFonts w:cs="Times New Roman"/>
                <w:color w:val="000000"/>
                <w:sz w:val="16"/>
                <w:szCs w:val="16"/>
              </w:rPr>
            </w:pPr>
          </w:p>
          <w:p w14:paraId="5F8BECD0" w14:textId="5C776D5F" w:rsidR="006A7DA9" w:rsidRPr="006A7DA9" w:rsidRDefault="006A7DA9" w:rsidP="006A7DA9">
            <w:pPr>
              <w:spacing w:line="240" w:lineRule="auto"/>
              <w:ind w:firstLine="0"/>
              <w:rPr>
                <w:rFonts w:cs="Times New Roman"/>
                <w:color w:val="000000"/>
                <w:sz w:val="16"/>
                <w:szCs w:val="16"/>
              </w:rPr>
            </w:pPr>
            <w:r w:rsidRPr="006A7DA9">
              <w:rPr>
                <w:rFonts w:cs="Times New Roman"/>
                <w:color w:val="000000"/>
                <w:sz w:val="16"/>
                <w:szCs w:val="16"/>
              </w:rPr>
              <w:t>3 705</w:t>
            </w:r>
            <w:r w:rsidRPr="006A7DA9">
              <w:rPr>
                <w:rFonts w:cs="Times New Roman"/>
                <w:color w:val="000000"/>
                <w:sz w:val="16"/>
                <w:szCs w:val="16"/>
              </w:rPr>
              <w:t> </w:t>
            </w:r>
            <w:r w:rsidRPr="006A7DA9">
              <w:rPr>
                <w:rFonts w:cs="Times New Roman"/>
                <w:color w:val="000000"/>
                <w:sz w:val="16"/>
                <w:szCs w:val="16"/>
              </w:rPr>
              <w:t>000</w:t>
            </w:r>
          </w:p>
          <w:p w14:paraId="7204EC7A" w14:textId="55414CFA" w:rsidR="006A7DA9" w:rsidRPr="00634845" w:rsidRDefault="006A7DA9" w:rsidP="000C2013">
            <w:pPr>
              <w:spacing w:line="240" w:lineRule="auto"/>
              <w:jc w:val="center"/>
              <w:rPr>
                <w:rFonts w:cs="Times New Roman"/>
                <w:sz w:val="16"/>
                <w:szCs w:val="16"/>
              </w:rPr>
            </w:pPr>
          </w:p>
        </w:tc>
      </w:tr>
      <w:tr w:rsidR="006A7DA9" w:rsidRPr="00634845" w14:paraId="53336E89" w14:textId="77777777" w:rsidTr="005B40C9">
        <w:trPr>
          <w:trHeight w:val="335"/>
        </w:trPr>
        <w:tc>
          <w:tcPr>
            <w:tcW w:w="2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6D142" w14:textId="77777777" w:rsidR="006A7DA9" w:rsidRPr="00634845" w:rsidRDefault="006A7DA9" w:rsidP="000C2013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Маркетинг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A06AECA" w14:textId="6211A011" w:rsidR="006A7DA9" w:rsidRPr="00634845" w:rsidRDefault="006A7DA9" w:rsidP="006A7DA9">
            <w:pPr>
              <w:spacing w:line="240" w:lineRule="auto"/>
              <w:ind w:firstLine="0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4 000 000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6C3EBE" w14:textId="7FED9FB8" w:rsidR="006A7DA9" w:rsidRPr="00634845" w:rsidRDefault="006A7DA9" w:rsidP="006A7DA9">
            <w:pPr>
              <w:spacing w:line="240" w:lineRule="auto"/>
              <w:ind w:firstLine="0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AFE42E" w14:textId="5A155585" w:rsidR="006A7DA9" w:rsidRPr="00634845" w:rsidRDefault="006A7DA9" w:rsidP="006A7DA9">
            <w:pPr>
              <w:spacing w:line="240" w:lineRule="auto"/>
              <w:ind w:firstLine="0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D1746E" w14:textId="7F7EBCEF" w:rsidR="006A7DA9" w:rsidRPr="00634845" w:rsidRDefault="006A7DA9" w:rsidP="006A7DA9">
            <w:pPr>
              <w:spacing w:line="240" w:lineRule="auto"/>
              <w:ind w:firstLine="0"/>
              <w:rPr>
                <w:rFonts w:cs="Times New Roman"/>
                <w:sz w:val="16"/>
                <w:szCs w:val="16"/>
              </w:rPr>
            </w:pPr>
          </w:p>
        </w:tc>
      </w:tr>
      <w:tr w:rsidR="006A7DA9" w:rsidRPr="00634845" w14:paraId="2E1A1DAD" w14:textId="77777777" w:rsidTr="005B40C9">
        <w:trPr>
          <w:trHeight w:val="335"/>
        </w:trPr>
        <w:tc>
          <w:tcPr>
            <w:tcW w:w="2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0BC2F" w14:textId="77777777" w:rsidR="006A7DA9" w:rsidRPr="00634845" w:rsidRDefault="006A7DA9" w:rsidP="000C2013">
            <w:pPr>
              <w:spacing w:line="240" w:lineRule="auto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Иные расходы (руб.)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7B0174A" w14:textId="3C231310" w:rsidR="006A7DA9" w:rsidRPr="00634845" w:rsidRDefault="006A7DA9" w:rsidP="006A7DA9">
            <w:pPr>
              <w:spacing w:line="240" w:lineRule="auto"/>
              <w:ind w:firstLine="0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0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7A3EE8" w14:textId="1277AF59" w:rsidR="006A7DA9" w:rsidRPr="00634845" w:rsidRDefault="006A7DA9" w:rsidP="006A7DA9">
            <w:pPr>
              <w:spacing w:line="240" w:lineRule="auto"/>
              <w:ind w:firstLine="0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3</w:t>
            </w:r>
            <w:r>
              <w:rPr>
                <w:rFonts w:cs="Times New Roman"/>
                <w:sz w:val="16"/>
                <w:szCs w:val="16"/>
              </w:rPr>
              <w:t>93</w:t>
            </w:r>
            <w:r>
              <w:rPr>
                <w:rFonts w:cs="Times New Roman"/>
                <w:sz w:val="16"/>
                <w:szCs w:val="16"/>
              </w:rPr>
              <w:t>,</w:t>
            </w:r>
            <w:r>
              <w:rPr>
                <w:rFonts w:cs="Times New Roman"/>
                <w:sz w:val="16"/>
                <w:szCs w:val="16"/>
              </w:rPr>
              <w:t>996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CC3FFE" w14:textId="5B6B0FCA" w:rsidR="006A7DA9" w:rsidRPr="00634845" w:rsidRDefault="006A7DA9" w:rsidP="006A7DA9">
            <w:pPr>
              <w:spacing w:line="240" w:lineRule="auto"/>
              <w:ind w:firstLine="0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393,996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BFDAE5" w14:textId="64A62D6B" w:rsidR="006A7DA9" w:rsidRPr="00634845" w:rsidRDefault="006A7DA9" w:rsidP="006A7DA9">
            <w:pPr>
              <w:spacing w:line="240" w:lineRule="auto"/>
              <w:ind w:firstLine="0"/>
              <w:rPr>
                <w:rFonts w:cs="Times New Roman"/>
                <w:sz w:val="16"/>
                <w:szCs w:val="16"/>
              </w:rPr>
            </w:pPr>
            <w:r>
              <w:rPr>
                <w:rFonts w:cs="Times New Roman"/>
                <w:sz w:val="16"/>
                <w:szCs w:val="16"/>
              </w:rPr>
              <w:t>393,996</w:t>
            </w:r>
          </w:p>
        </w:tc>
      </w:tr>
      <w:bookmarkEnd w:id="28"/>
    </w:tbl>
    <w:p w14:paraId="57CFAB5A" w14:textId="77777777" w:rsidR="006A7DA9" w:rsidRPr="00644EAF" w:rsidRDefault="006A7DA9" w:rsidP="006A7DA9">
      <w:pPr>
        <w:ind w:firstLine="0"/>
      </w:pPr>
    </w:p>
    <w:p w14:paraId="33B8326B" w14:textId="77777777" w:rsidR="00A576CE" w:rsidRDefault="00A576CE" w:rsidP="00A576CE">
      <w:pPr>
        <w:pStyle w:val="2"/>
      </w:pPr>
      <w:bookmarkStart w:id="29" w:name="_Toc219029692"/>
      <w:r>
        <w:t xml:space="preserve">3.2. </w:t>
      </w:r>
      <w:r w:rsidRPr="002B23E3">
        <w:t>Построение финансовой модели</w:t>
      </w:r>
      <w:bookmarkEnd w:id="29"/>
      <w:r w:rsidRPr="002B23E3">
        <w:t xml:space="preserve"> </w:t>
      </w:r>
    </w:p>
    <w:p w14:paraId="3C72F735" w14:textId="77777777" w:rsidR="00A576CE" w:rsidRPr="0002272D" w:rsidRDefault="00A576CE" w:rsidP="00A576CE">
      <w:pPr>
        <w:pStyle w:val="3"/>
      </w:pPr>
      <w:bookmarkStart w:id="30" w:name="_Toc219029693"/>
      <w:r>
        <w:t xml:space="preserve">3.2.1. </w:t>
      </w:r>
      <w:r w:rsidRPr="002B23E3">
        <w:t>Определение предпосылок</w:t>
      </w:r>
      <w:bookmarkEnd w:id="30"/>
    </w:p>
    <w:p w14:paraId="218278E8" w14:textId="77777777" w:rsidR="00A576CE" w:rsidRDefault="00A576CE" w:rsidP="00A576CE">
      <w:r>
        <w:t>Наконец</w:t>
      </w:r>
      <w:r w:rsidRPr="00E05922">
        <w:t>,</w:t>
      </w:r>
      <w:r>
        <w:t xml:space="preserve"> наше технологическое преимущество</w:t>
      </w:r>
      <w:r w:rsidRPr="00E05922">
        <w:t xml:space="preserve"> в виде отсутствия затрат на закупку физических серверов </w:t>
      </w:r>
      <w:r>
        <w:t xml:space="preserve">благодаря облачной архитектуре и </w:t>
      </w:r>
      <w:r>
        <w:rPr>
          <w:lang w:val="en-US"/>
        </w:rPr>
        <w:t>client</w:t>
      </w:r>
      <w:r w:rsidRPr="00E05922">
        <w:t>-</w:t>
      </w:r>
      <w:r>
        <w:rPr>
          <w:lang w:val="en-US"/>
        </w:rPr>
        <w:t>side</w:t>
      </w:r>
      <w:r>
        <w:t xml:space="preserve"> подходе делают издержки в эту сторону только за реальное потребление ресурсов</w:t>
      </w:r>
      <w:r w:rsidRPr="00E05922">
        <w:t>,</w:t>
      </w:r>
      <w:r>
        <w:t xml:space="preserve"> избегая расходов на простой мощностей на старте проекта.</w:t>
      </w:r>
    </w:p>
    <w:p w14:paraId="25652F27" w14:textId="77777777" w:rsidR="00A576CE" w:rsidRPr="00D53C65" w:rsidRDefault="00A576CE" w:rsidP="00A576CE">
      <w:r>
        <w:t>Все это в совокупности должны позволить спрогнозировать выход нашего сервиса на операционную окупаемость уже в течение первого года продаж (когда он поступит клиентам)</w:t>
      </w:r>
    </w:p>
    <w:p w14:paraId="0431E742" w14:textId="5F764D4D" w:rsidR="002E14F1" w:rsidRDefault="00A576CE" w:rsidP="003A0B6B">
      <w:pPr>
        <w:pStyle w:val="2"/>
      </w:pPr>
      <w:bookmarkStart w:id="31" w:name="_Toc219029694"/>
      <w:r>
        <w:t xml:space="preserve">3.3. </w:t>
      </w:r>
      <w:r w:rsidRPr="0002272D">
        <w:t>Сформировать денежные потоки в Excel</w:t>
      </w:r>
      <w:bookmarkEnd w:id="31"/>
    </w:p>
    <w:sdt>
      <w:sdtPr>
        <w:id w:val="1771439433"/>
        <w:docPartObj>
          <w:docPartGallery w:val="Bibliographies"/>
          <w:docPartUnique/>
        </w:docPartObj>
      </w:sdtPr>
      <w:sdtEndPr>
        <w:rPr>
          <w:rFonts w:cstheme="minorBidi"/>
          <w:b w:val="0"/>
          <w:sz w:val="24"/>
          <w:szCs w:val="24"/>
        </w:rPr>
      </w:sdtEndPr>
      <w:sdtContent>
        <w:p w14:paraId="0AF7CC71" w14:textId="364CA10F" w:rsidR="003A0B6B" w:rsidRDefault="003A0B6B">
          <w:pPr>
            <w:pStyle w:val="1"/>
          </w:pPr>
          <w:r>
            <w:t>Список литературы</w:t>
          </w:r>
        </w:p>
        <w:sdt>
          <w:sdtPr>
            <w:id w:val="111145805"/>
            <w:bibliography/>
          </w:sdtPr>
          <w:sdtContent>
            <w:p w14:paraId="0011CD6C" w14:textId="77777777" w:rsidR="003A0B6B" w:rsidRDefault="003A0B6B" w:rsidP="003A0B6B">
              <w:pPr>
                <w:pStyle w:val="aff"/>
                <w:ind w:left="720" w:hanging="720"/>
                <w:rPr>
                  <w:noProof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</w:rPr>
                <w:t xml:space="preserve">(б.д.). Получено из gov.am: https://www.gov.am/files/docs/6153.pdf </w:t>
              </w:r>
            </w:p>
            <w:p w14:paraId="46024BD3" w14:textId="77777777" w:rsidR="003A0B6B" w:rsidRDefault="003A0B6B" w:rsidP="003A0B6B">
              <w:pPr>
                <w:pStyle w:val="aff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>(б.д.). Получено из Armstat.am: https://armstat.am/file/article/school_book_2025.pdf</w:t>
              </w:r>
            </w:p>
            <w:p w14:paraId="6123C235" w14:textId="77777777" w:rsidR="003A0B6B" w:rsidRDefault="003A0B6B" w:rsidP="003A0B6B">
              <w:pPr>
                <w:pStyle w:val="aff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>(б.д.). Получено из Armstat.am: https://armstat.am/file/article/school_book_2025.pdf</w:t>
              </w:r>
            </w:p>
            <w:p w14:paraId="33DE4997" w14:textId="77777777" w:rsidR="003A0B6B" w:rsidRDefault="003A0B6B" w:rsidP="003A0B6B">
              <w:pPr>
                <w:pStyle w:val="aff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Arlis.am</w:t>
              </w:r>
              <w:r>
                <w:rPr>
                  <w:noProof/>
                </w:rPr>
                <w:t>. (б.д.). Получено из https://www.arlis.am/hy/acts/80069</w:t>
              </w:r>
            </w:p>
            <w:p w14:paraId="71B9F3A1" w14:textId="77777777" w:rsidR="003A0B6B" w:rsidRDefault="003A0B6B" w:rsidP="003A0B6B">
              <w:pPr>
                <w:pStyle w:val="aff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Arlis.am</w:t>
              </w:r>
              <w:r>
                <w:rPr>
                  <w:noProof/>
                </w:rPr>
                <w:t>. (б.д.). Получено из https://www.arlis.am/hy/acts/80449</w:t>
              </w:r>
            </w:p>
            <w:p w14:paraId="05C45629" w14:textId="77777777" w:rsidR="003A0B6B" w:rsidRDefault="003A0B6B" w:rsidP="003A0B6B">
              <w:pPr>
                <w:pStyle w:val="aff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Расчет_ставки_дисконтирования.pptx. (б.д.). </w:t>
              </w:r>
              <w:r>
                <w:rPr>
                  <w:i/>
                  <w:iCs/>
                  <w:noProof/>
                </w:rPr>
                <w:t>Расчет ставки дисконтирования.</w:t>
              </w:r>
              <w:r>
                <w:rPr>
                  <w:noProof/>
                </w:rPr>
                <w:t xml:space="preserve"> Получено из Расчет_ставки_дисконтирования.pptx</w:t>
              </w:r>
            </w:p>
            <w:p w14:paraId="5F6AB323" w14:textId="116DA481" w:rsidR="003A0B6B" w:rsidRDefault="003A0B6B" w:rsidP="003A0B6B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588061AE" w14:textId="77777777" w:rsidR="003A0B6B" w:rsidRPr="003A0B6B" w:rsidRDefault="003A0B6B" w:rsidP="003A0B6B"/>
    <w:sectPr w:rsidR="003A0B6B" w:rsidRPr="003A0B6B" w:rsidSect="00AC47B3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75EB3B" w14:textId="77777777" w:rsidR="0034314E" w:rsidRDefault="0034314E" w:rsidP="00311F0D">
      <w:r>
        <w:separator/>
      </w:r>
    </w:p>
  </w:endnote>
  <w:endnote w:type="continuationSeparator" w:id="0">
    <w:p w14:paraId="279AA4DA" w14:textId="77777777" w:rsidR="0034314E" w:rsidRDefault="0034314E" w:rsidP="00311F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2123590"/>
      <w:docPartObj>
        <w:docPartGallery w:val="Page Numbers (Bottom of Page)"/>
        <w:docPartUnique/>
      </w:docPartObj>
    </w:sdtPr>
    <w:sdtEndPr/>
    <w:sdtContent>
      <w:p w14:paraId="0738EDB4" w14:textId="77777777" w:rsidR="004E53A9" w:rsidRDefault="004E53A9" w:rsidP="00523527">
        <w:pPr>
          <w:pStyle w:val="a5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7B6B">
          <w:rPr>
            <w:noProof/>
          </w:rPr>
          <w:t>21</w:t>
        </w:r>
        <w:r>
          <w:fldChar w:fldCharType="end"/>
        </w:r>
      </w:p>
    </w:sdtContent>
  </w:sdt>
  <w:p w14:paraId="2E03C8B7" w14:textId="77777777" w:rsidR="004E53A9" w:rsidRPr="00711B23" w:rsidRDefault="004E53A9" w:rsidP="00311F0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58607" w14:textId="77777777" w:rsidR="004E53A9" w:rsidRPr="009E49C0" w:rsidRDefault="004E53A9" w:rsidP="009E49C0">
    <w:pPr>
      <w:pStyle w:val="a5"/>
      <w:ind w:firstLine="0"/>
      <w:jc w:val="cent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>Москва</w:t>
    </w:r>
    <w:r w:rsidRPr="009E49C0">
      <w:rPr>
        <w:rFonts w:ascii="Times New Roman" w:hAnsi="Times New Roman" w:cs="Times New Roman"/>
        <w:b/>
        <w:sz w:val="28"/>
        <w:szCs w:val="28"/>
      </w:rPr>
      <w:t xml:space="preserve"> </w:t>
    </w:r>
    <w:r>
      <w:rPr>
        <w:rFonts w:ascii="Times New Roman" w:hAnsi="Times New Roman" w:cs="Times New Roman"/>
        <w:b/>
        <w:sz w:val="28"/>
        <w:szCs w:val="28"/>
      </w:rPr>
      <w:t>- 2026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52818F" w14:textId="77777777" w:rsidR="0034314E" w:rsidRDefault="0034314E" w:rsidP="00311F0D">
      <w:r>
        <w:separator/>
      </w:r>
    </w:p>
  </w:footnote>
  <w:footnote w:type="continuationSeparator" w:id="0">
    <w:p w14:paraId="21B7505C" w14:textId="77777777" w:rsidR="0034314E" w:rsidRDefault="0034314E" w:rsidP="00311F0D">
      <w:r>
        <w:continuationSeparator/>
      </w:r>
    </w:p>
  </w:footnote>
  <w:footnote w:id="1">
    <w:p w14:paraId="362734CA" w14:textId="77777777" w:rsidR="003351B4" w:rsidRPr="003351B4" w:rsidRDefault="003351B4" w:rsidP="003351B4">
      <w:pPr>
        <w:pStyle w:val="afa"/>
        <w:rPr>
          <w:lang w:val="hy-AM"/>
        </w:rPr>
      </w:pPr>
      <w:r>
        <w:rPr>
          <w:rStyle w:val="afc"/>
        </w:rPr>
        <w:footnoteRef/>
      </w:r>
      <w:r w:rsidRPr="003351B4">
        <w:rPr>
          <w:lang w:val="hy-AM"/>
        </w:rPr>
        <w:t xml:space="preserve"> </w:t>
      </w:r>
      <w:hyperlink r:id="rId1" w:history="1">
        <w:r w:rsidRPr="003351B4">
          <w:rPr>
            <w:rStyle w:val="af5"/>
            <w:lang w:val="hy-AM"/>
          </w:rPr>
          <w:t>https://www.gov.am/files/docs/6153.pdf</w:t>
        </w:r>
      </w:hyperlink>
      <w:r w:rsidRPr="003351B4">
        <w:rPr>
          <w:lang w:val="hy-AM"/>
        </w:rPr>
        <w:t xml:space="preserve"> </w:t>
      </w:r>
    </w:p>
    <w:p w14:paraId="4CD7D694" w14:textId="1921071F" w:rsidR="003351B4" w:rsidRPr="003351B4" w:rsidRDefault="003351B4">
      <w:pPr>
        <w:pStyle w:val="afa"/>
        <w:rPr>
          <w:lang w:val="hy-AM"/>
        </w:rPr>
      </w:pPr>
    </w:p>
  </w:footnote>
  <w:footnote w:id="2">
    <w:p w14:paraId="1DD21E42" w14:textId="5E7EE77F" w:rsidR="003351B4" w:rsidRPr="003351B4" w:rsidRDefault="003351B4">
      <w:pPr>
        <w:pStyle w:val="afa"/>
        <w:rPr>
          <w:lang w:val="hy-AM"/>
        </w:rPr>
      </w:pPr>
      <w:r>
        <w:rPr>
          <w:rStyle w:val="afc"/>
        </w:rPr>
        <w:footnoteRef/>
      </w:r>
      <w:r w:rsidRPr="003351B4">
        <w:rPr>
          <w:lang w:val="hy-AM"/>
        </w:rPr>
        <w:t xml:space="preserve"> </w:t>
      </w:r>
      <w:hyperlink r:id="rId2" w:history="1">
        <w:r w:rsidRPr="003351B4">
          <w:rPr>
            <w:rStyle w:val="af5"/>
            <w:lang w:val="hy-AM"/>
          </w:rPr>
          <w:t>https://armstat.am/file/article/school_book_2025.pdf</w:t>
        </w:r>
      </w:hyperlink>
    </w:p>
  </w:footnote>
  <w:footnote w:id="3">
    <w:p w14:paraId="04E8137C" w14:textId="71D3787E" w:rsidR="00380CE5" w:rsidRPr="005D3AB3" w:rsidRDefault="00380CE5">
      <w:pPr>
        <w:pStyle w:val="afa"/>
      </w:pPr>
      <w:r>
        <w:rPr>
          <w:rStyle w:val="afc"/>
        </w:rPr>
        <w:footnoteRef/>
      </w:r>
      <w:r>
        <w:t xml:space="preserve"> </w:t>
      </w:r>
      <w:hyperlink r:id="rId3" w:tooltip="Расчет_ставки_дисконтирования.pptx" w:history="1">
        <w:r>
          <w:rPr>
            <w:rStyle w:val="af5"/>
            <w:rFonts w:ascii="Segoe UI" w:hAnsi="Segoe UI" w:cs="Segoe UI"/>
            <w:color w:val="1A73E8"/>
            <w:shd w:val="clear" w:color="auto" w:fill="FFFFFF"/>
          </w:rPr>
          <w:t>Расчет_ставки_дисконтирования.pptx</w:t>
        </w:r>
      </w:hyperlink>
      <w:r w:rsidRPr="005D3AB3">
        <w:t xml:space="preserve"> </w:t>
      </w:r>
    </w:p>
  </w:footnote>
  <w:footnote w:id="4">
    <w:p w14:paraId="3CD4DCD6" w14:textId="11246482" w:rsidR="004C33C2" w:rsidRPr="004C33C2" w:rsidRDefault="004C33C2">
      <w:pPr>
        <w:pStyle w:val="afa"/>
        <w:rPr>
          <w:lang w:val="hy-AM"/>
        </w:rPr>
      </w:pPr>
      <w:r>
        <w:rPr>
          <w:rStyle w:val="afc"/>
        </w:rPr>
        <w:footnoteRef/>
      </w:r>
      <w:r w:rsidRPr="005D3AB3">
        <w:t xml:space="preserve"> </w:t>
      </w:r>
      <w:hyperlink r:id="rId4" w:history="1">
        <w:r w:rsidRPr="001D647B">
          <w:rPr>
            <w:rStyle w:val="af5"/>
            <w:lang w:val="en-US"/>
          </w:rPr>
          <w:t>https</w:t>
        </w:r>
        <w:r w:rsidRPr="005D3AB3">
          <w:rPr>
            <w:rStyle w:val="af5"/>
          </w:rPr>
          <w:t>://</w:t>
        </w:r>
        <w:r w:rsidRPr="001D647B">
          <w:rPr>
            <w:rStyle w:val="af5"/>
            <w:lang w:val="en-US"/>
          </w:rPr>
          <w:t>www</w:t>
        </w:r>
        <w:r w:rsidRPr="005D3AB3">
          <w:rPr>
            <w:rStyle w:val="af5"/>
          </w:rPr>
          <w:t>.</w:t>
        </w:r>
        <w:proofErr w:type="spellStart"/>
        <w:r w:rsidRPr="001D647B">
          <w:rPr>
            <w:rStyle w:val="af5"/>
            <w:lang w:val="en-US"/>
          </w:rPr>
          <w:t>arlis</w:t>
        </w:r>
        <w:proofErr w:type="spellEnd"/>
        <w:r w:rsidRPr="005D3AB3">
          <w:rPr>
            <w:rStyle w:val="af5"/>
          </w:rPr>
          <w:t>.</w:t>
        </w:r>
        <w:r w:rsidRPr="001D647B">
          <w:rPr>
            <w:rStyle w:val="af5"/>
            <w:lang w:val="en-US"/>
          </w:rPr>
          <w:t>am</w:t>
        </w:r>
        <w:r w:rsidRPr="005D3AB3">
          <w:rPr>
            <w:rStyle w:val="af5"/>
          </w:rPr>
          <w:t>/</w:t>
        </w:r>
        <w:proofErr w:type="spellStart"/>
        <w:r w:rsidRPr="001D647B">
          <w:rPr>
            <w:rStyle w:val="af5"/>
            <w:lang w:val="en-US"/>
          </w:rPr>
          <w:t>hy</w:t>
        </w:r>
        <w:proofErr w:type="spellEnd"/>
        <w:r w:rsidRPr="005D3AB3">
          <w:rPr>
            <w:rStyle w:val="af5"/>
          </w:rPr>
          <w:t>/</w:t>
        </w:r>
        <w:r w:rsidRPr="001D647B">
          <w:rPr>
            <w:rStyle w:val="af5"/>
            <w:lang w:val="en-US"/>
          </w:rPr>
          <w:t>acts</w:t>
        </w:r>
        <w:r w:rsidRPr="005D3AB3">
          <w:rPr>
            <w:rStyle w:val="af5"/>
          </w:rPr>
          <w:t>/80069</w:t>
        </w:r>
      </w:hyperlink>
      <w:r w:rsidRPr="005D3AB3">
        <w:t xml:space="preserve"> </w:t>
      </w:r>
    </w:p>
  </w:footnote>
  <w:footnote w:id="5">
    <w:p w14:paraId="2FDA3CD9" w14:textId="77777777" w:rsidR="003A0B6B" w:rsidRPr="003B2C21" w:rsidRDefault="003A0B6B" w:rsidP="003A0B6B">
      <w:pPr>
        <w:pStyle w:val="afa"/>
        <w:rPr>
          <w:lang w:val="hy-AM"/>
        </w:rPr>
      </w:pPr>
      <w:r>
        <w:rPr>
          <w:rStyle w:val="afc"/>
        </w:rPr>
        <w:footnoteRef/>
      </w:r>
      <w:r w:rsidRPr="003B2C21">
        <w:rPr>
          <w:lang w:val="hy-AM"/>
        </w:rPr>
        <w:t xml:space="preserve"> </w:t>
      </w:r>
      <w:hyperlink r:id="rId5" w:history="1">
        <w:r w:rsidRPr="001D647B">
          <w:rPr>
            <w:rStyle w:val="af5"/>
            <w:lang w:val="hy-AM"/>
          </w:rPr>
          <w:t>https://www.arlis.am/hy/acts/80449</w:t>
        </w:r>
      </w:hyperlink>
      <w:r>
        <w:rPr>
          <w:lang w:val="hy-AM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660FE"/>
    <w:multiLevelType w:val="multilevel"/>
    <w:tmpl w:val="801E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B3A47"/>
    <w:multiLevelType w:val="multilevel"/>
    <w:tmpl w:val="F870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E306D"/>
    <w:multiLevelType w:val="multilevel"/>
    <w:tmpl w:val="C98EC90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61" w:hanging="54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85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6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3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2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3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205" w:hanging="1800"/>
      </w:pPr>
      <w:rPr>
        <w:rFonts w:hint="default"/>
      </w:rPr>
    </w:lvl>
  </w:abstractNum>
  <w:abstractNum w:abstractNumId="3" w15:restartNumberingAfterBreak="0">
    <w:nsid w:val="0D44182E"/>
    <w:multiLevelType w:val="hybridMultilevel"/>
    <w:tmpl w:val="FFE2509C"/>
    <w:lvl w:ilvl="0" w:tplc="4EF0E04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EB0249A"/>
    <w:multiLevelType w:val="hybridMultilevel"/>
    <w:tmpl w:val="8F2043D4"/>
    <w:lvl w:ilvl="0" w:tplc="E586ED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F1668B1"/>
    <w:multiLevelType w:val="multilevel"/>
    <w:tmpl w:val="573E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87CAB"/>
    <w:multiLevelType w:val="multilevel"/>
    <w:tmpl w:val="EE9E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0069C"/>
    <w:multiLevelType w:val="multilevel"/>
    <w:tmpl w:val="7DFC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C65E5B"/>
    <w:multiLevelType w:val="multilevel"/>
    <w:tmpl w:val="20DA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D572B"/>
    <w:multiLevelType w:val="multilevel"/>
    <w:tmpl w:val="B688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86146C"/>
    <w:multiLevelType w:val="hybridMultilevel"/>
    <w:tmpl w:val="B89E3964"/>
    <w:lvl w:ilvl="0" w:tplc="6A20DDA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B983B05"/>
    <w:multiLevelType w:val="multilevel"/>
    <w:tmpl w:val="028AB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24CF7"/>
    <w:multiLevelType w:val="multilevel"/>
    <w:tmpl w:val="A9304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10122C"/>
    <w:multiLevelType w:val="multilevel"/>
    <w:tmpl w:val="CC36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250F8"/>
    <w:multiLevelType w:val="multilevel"/>
    <w:tmpl w:val="DD92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8532E7"/>
    <w:multiLevelType w:val="multilevel"/>
    <w:tmpl w:val="091C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5F2A42"/>
    <w:multiLevelType w:val="multilevel"/>
    <w:tmpl w:val="A160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E41602"/>
    <w:multiLevelType w:val="multilevel"/>
    <w:tmpl w:val="2450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EB14AC"/>
    <w:multiLevelType w:val="multilevel"/>
    <w:tmpl w:val="621E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5F780D"/>
    <w:multiLevelType w:val="multilevel"/>
    <w:tmpl w:val="AE9E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1C3044"/>
    <w:multiLevelType w:val="multilevel"/>
    <w:tmpl w:val="B9E4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315DDE"/>
    <w:multiLevelType w:val="multilevel"/>
    <w:tmpl w:val="C3CE7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507D50"/>
    <w:multiLevelType w:val="hybridMultilevel"/>
    <w:tmpl w:val="F9DC3996"/>
    <w:lvl w:ilvl="0" w:tplc="781A0E82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400AE9"/>
    <w:multiLevelType w:val="multilevel"/>
    <w:tmpl w:val="8C307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786EE7"/>
    <w:multiLevelType w:val="multilevel"/>
    <w:tmpl w:val="B49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E16BA0"/>
    <w:multiLevelType w:val="multilevel"/>
    <w:tmpl w:val="4250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7A6560"/>
    <w:multiLevelType w:val="multilevel"/>
    <w:tmpl w:val="A520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F63767"/>
    <w:multiLevelType w:val="multilevel"/>
    <w:tmpl w:val="767A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35101E"/>
    <w:multiLevelType w:val="hybridMultilevel"/>
    <w:tmpl w:val="C652C586"/>
    <w:lvl w:ilvl="0" w:tplc="0C8A44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4F570531"/>
    <w:multiLevelType w:val="multilevel"/>
    <w:tmpl w:val="CAA0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B469EA"/>
    <w:multiLevelType w:val="hybridMultilevel"/>
    <w:tmpl w:val="A85C5BB4"/>
    <w:lvl w:ilvl="0" w:tplc="A5567C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0657C58"/>
    <w:multiLevelType w:val="multilevel"/>
    <w:tmpl w:val="FD6C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8E0532"/>
    <w:multiLevelType w:val="multilevel"/>
    <w:tmpl w:val="1528E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385F66"/>
    <w:multiLevelType w:val="multilevel"/>
    <w:tmpl w:val="1E9E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8A02EB"/>
    <w:multiLevelType w:val="multilevel"/>
    <w:tmpl w:val="2280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A81F82"/>
    <w:multiLevelType w:val="multilevel"/>
    <w:tmpl w:val="D748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E44FFB"/>
    <w:multiLevelType w:val="multilevel"/>
    <w:tmpl w:val="1DF0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91595C"/>
    <w:multiLevelType w:val="multilevel"/>
    <w:tmpl w:val="B2F2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F37427"/>
    <w:multiLevelType w:val="multilevel"/>
    <w:tmpl w:val="960E3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223232"/>
    <w:multiLevelType w:val="multilevel"/>
    <w:tmpl w:val="ED5E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0E5ED2"/>
    <w:multiLevelType w:val="multilevel"/>
    <w:tmpl w:val="C888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352AA8"/>
    <w:multiLevelType w:val="multilevel"/>
    <w:tmpl w:val="62E2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696026"/>
    <w:multiLevelType w:val="multilevel"/>
    <w:tmpl w:val="95E4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050044"/>
    <w:multiLevelType w:val="multilevel"/>
    <w:tmpl w:val="A2180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CC5513"/>
    <w:multiLevelType w:val="multilevel"/>
    <w:tmpl w:val="EF20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22302B"/>
    <w:multiLevelType w:val="multilevel"/>
    <w:tmpl w:val="228EF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F630AC"/>
    <w:multiLevelType w:val="hybridMultilevel"/>
    <w:tmpl w:val="95683830"/>
    <w:lvl w:ilvl="0" w:tplc="FD14B45A">
      <w:start w:val="1"/>
      <w:numFmt w:val="bullet"/>
      <w:lvlText w:val=""/>
      <w:lvlJc w:val="left"/>
      <w:pPr>
        <w:ind w:left="1069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7" w15:restartNumberingAfterBreak="0">
    <w:nsid w:val="7E211E7B"/>
    <w:multiLevelType w:val="multilevel"/>
    <w:tmpl w:val="255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46"/>
  </w:num>
  <w:num w:numId="3">
    <w:abstractNumId w:val="28"/>
  </w:num>
  <w:num w:numId="4">
    <w:abstractNumId w:val="22"/>
  </w:num>
  <w:num w:numId="5">
    <w:abstractNumId w:val="10"/>
  </w:num>
  <w:num w:numId="6">
    <w:abstractNumId w:val="3"/>
  </w:num>
  <w:num w:numId="7">
    <w:abstractNumId w:val="30"/>
  </w:num>
  <w:num w:numId="8">
    <w:abstractNumId w:val="2"/>
  </w:num>
  <w:num w:numId="9">
    <w:abstractNumId w:val="1"/>
  </w:num>
  <w:num w:numId="10">
    <w:abstractNumId w:val="38"/>
  </w:num>
  <w:num w:numId="11">
    <w:abstractNumId w:val="11"/>
  </w:num>
  <w:num w:numId="12">
    <w:abstractNumId w:val="12"/>
  </w:num>
  <w:num w:numId="13">
    <w:abstractNumId w:val="32"/>
  </w:num>
  <w:num w:numId="14">
    <w:abstractNumId w:val="45"/>
  </w:num>
  <w:num w:numId="15">
    <w:abstractNumId w:val="43"/>
  </w:num>
  <w:num w:numId="16">
    <w:abstractNumId w:val="23"/>
  </w:num>
  <w:num w:numId="17">
    <w:abstractNumId w:val="29"/>
  </w:num>
  <w:num w:numId="18">
    <w:abstractNumId w:val="42"/>
  </w:num>
  <w:num w:numId="19">
    <w:abstractNumId w:val="44"/>
  </w:num>
  <w:num w:numId="20">
    <w:abstractNumId w:val="7"/>
  </w:num>
  <w:num w:numId="21">
    <w:abstractNumId w:val="18"/>
  </w:num>
  <w:num w:numId="22">
    <w:abstractNumId w:val="41"/>
  </w:num>
  <w:num w:numId="23">
    <w:abstractNumId w:val="19"/>
  </w:num>
  <w:num w:numId="24">
    <w:abstractNumId w:val="0"/>
  </w:num>
  <w:num w:numId="25">
    <w:abstractNumId w:val="6"/>
  </w:num>
  <w:num w:numId="26">
    <w:abstractNumId w:val="5"/>
  </w:num>
  <w:num w:numId="27">
    <w:abstractNumId w:val="9"/>
  </w:num>
  <w:num w:numId="28">
    <w:abstractNumId w:val="16"/>
  </w:num>
  <w:num w:numId="29">
    <w:abstractNumId w:val="34"/>
  </w:num>
  <w:num w:numId="30">
    <w:abstractNumId w:val="33"/>
  </w:num>
  <w:num w:numId="31">
    <w:abstractNumId w:val="15"/>
  </w:num>
  <w:num w:numId="32">
    <w:abstractNumId w:val="24"/>
  </w:num>
  <w:num w:numId="33">
    <w:abstractNumId w:val="17"/>
  </w:num>
  <w:num w:numId="34">
    <w:abstractNumId w:val="8"/>
  </w:num>
  <w:num w:numId="35">
    <w:abstractNumId w:val="36"/>
  </w:num>
  <w:num w:numId="36">
    <w:abstractNumId w:val="21"/>
  </w:num>
  <w:num w:numId="37">
    <w:abstractNumId w:val="37"/>
  </w:num>
  <w:num w:numId="38">
    <w:abstractNumId w:val="31"/>
  </w:num>
  <w:num w:numId="39">
    <w:abstractNumId w:val="27"/>
  </w:num>
  <w:num w:numId="40">
    <w:abstractNumId w:val="47"/>
  </w:num>
  <w:num w:numId="41">
    <w:abstractNumId w:val="20"/>
  </w:num>
  <w:num w:numId="42">
    <w:abstractNumId w:val="40"/>
  </w:num>
  <w:num w:numId="43">
    <w:abstractNumId w:val="35"/>
  </w:num>
  <w:num w:numId="44">
    <w:abstractNumId w:val="26"/>
  </w:num>
  <w:num w:numId="45">
    <w:abstractNumId w:val="13"/>
  </w:num>
  <w:num w:numId="46">
    <w:abstractNumId w:val="39"/>
  </w:num>
  <w:num w:numId="47">
    <w:abstractNumId w:val="25"/>
  </w:num>
  <w:num w:numId="48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YGABYTE">
    <w15:presenceInfo w15:providerId="None" w15:userId="GYGABYT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65B"/>
    <w:rsid w:val="000039B1"/>
    <w:rsid w:val="000044B2"/>
    <w:rsid w:val="000057BC"/>
    <w:rsid w:val="00021376"/>
    <w:rsid w:val="0002272D"/>
    <w:rsid w:val="0002778E"/>
    <w:rsid w:val="00030ADE"/>
    <w:rsid w:val="000318CB"/>
    <w:rsid w:val="000376AB"/>
    <w:rsid w:val="00044325"/>
    <w:rsid w:val="000523FF"/>
    <w:rsid w:val="000529C1"/>
    <w:rsid w:val="000576F1"/>
    <w:rsid w:val="00061211"/>
    <w:rsid w:val="000649E4"/>
    <w:rsid w:val="0007496C"/>
    <w:rsid w:val="00074F9F"/>
    <w:rsid w:val="000777C9"/>
    <w:rsid w:val="00082B78"/>
    <w:rsid w:val="00085EEC"/>
    <w:rsid w:val="00086936"/>
    <w:rsid w:val="0009267D"/>
    <w:rsid w:val="000A635A"/>
    <w:rsid w:val="000A6B8D"/>
    <w:rsid w:val="000B60BD"/>
    <w:rsid w:val="000C1798"/>
    <w:rsid w:val="000C2669"/>
    <w:rsid w:val="000C2F01"/>
    <w:rsid w:val="000C47FA"/>
    <w:rsid w:val="000C6CCD"/>
    <w:rsid w:val="000C7A67"/>
    <w:rsid w:val="000D4988"/>
    <w:rsid w:val="000D500F"/>
    <w:rsid w:val="000D503A"/>
    <w:rsid w:val="000D797B"/>
    <w:rsid w:val="000E04FA"/>
    <w:rsid w:val="000E6DF5"/>
    <w:rsid w:val="000F406F"/>
    <w:rsid w:val="000F4BFF"/>
    <w:rsid w:val="000F729B"/>
    <w:rsid w:val="00101D7F"/>
    <w:rsid w:val="00103E99"/>
    <w:rsid w:val="00104930"/>
    <w:rsid w:val="00104D3B"/>
    <w:rsid w:val="00105A23"/>
    <w:rsid w:val="00107010"/>
    <w:rsid w:val="00130B02"/>
    <w:rsid w:val="00130F87"/>
    <w:rsid w:val="00132FBC"/>
    <w:rsid w:val="00135BEE"/>
    <w:rsid w:val="00143999"/>
    <w:rsid w:val="00154239"/>
    <w:rsid w:val="0016508D"/>
    <w:rsid w:val="00174E26"/>
    <w:rsid w:val="00180181"/>
    <w:rsid w:val="001835CB"/>
    <w:rsid w:val="001901FA"/>
    <w:rsid w:val="00190777"/>
    <w:rsid w:val="00191FE3"/>
    <w:rsid w:val="00194271"/>
    <w:rsid w:val="001970D4"/>
    <w:rsid w:val="001A2291"/>
    <w:rsid w:val="001A307F"/>
    <w:rsid w:val="001A32CD"/>
    <w:rsid w:val="001A34DC"/>
    <w:rsid w:val="001A63B5"/>
    <w:rsid w:val="001B17D6"/>
    <w:rsid w:val="001B2956"/>
    <w:rsid w:val="001B3421"/>
    <w:rsid w:val="001C0886"/>
    <w:rsid w:val="001C1616"/>
    <w:rsid w:val="001C4CC3"/>
    <w:rsid w:val="001C5962"/>
    <w:rsid w:val="001D1068"/>
    <w:rsid w:val="001D14F0"/>
    <w:rsid w:val="001D7FB2"/>
    <w:rsid w:val="001E1BEB"/>
    <w:rsid w:val="001E2873"/>
    <w:rsid w:val="001E37BD"/>
    <w:rsid w:val="001F3EE7"/>
    <w:rsid w:val="001F7CE9"/>
    <w:rsid w:val="002006FF"/>
    <w:rsid w:val="002054D0"/>
    <w:rsid w:val="0022028D"/>
    <w:rsid w:val="0022279D"/>
    <w:rsid w:val="00244A02"/>
    <w:rsid w:val="00244C71"/>
    <w:rsid w:val="00245149"/>
    <w:rsid w:val="00246746"/>
    <w:rsid w:val="00251D21"/>
    <w:rsid w:val="00253549"/>
    <w:rsid w:val="00257BC6"/>
    <w:rsid w:val="002610A7"/>
    <w:rsid w:val="00274655"/>
    <w:rsid w:val="00275992"/>
    <w:rsid w:val="00276CA9"/>
    <w:rsid w:val="002974FA"/>
    <w:rsid w:val="002A30B4"/>
    <w:rsid w:val="002A5E8C"/>
    <w:rsid w:val="002B0B26"/>
    <w:rsid w:val="002B1DD1"/>
    <w:rsid w:val="002B23E3"/>
    <w:rsid w:val="002B2B08"/>
    <w:rsid w:val="002C2674"/>
    <w:rsid w:val="002D173F"/>
    <w:rsid w:val="002D190C"/>
    <w:rsid w:val="002D604C"/>
    <w:rsid w:val="002E1424"/>
    <w:rsid w:val="002E14F1"/>
    <w:rsid w:val="002E369B"/>
    <w:rsid w:val="002E52EF"/>
    <w:rsid w:val="002E7136"/>
    <w:rsid w:val="002E7C36"/>
    <w:rsid w:val="002F4F1C"/>
    <w:rsid w:val="002F614F"/>
    <w:rsid w:val="002F6628"/>
    <w:rsid w:val="00301CFF"/>
    <w:rsid w:val="00302CDC"/>
    <w:rsid w:val="00304280"/>
    <w:rsid w:val="00305D98"/>
    <w:rsid w:val="00310F27"/>
    <w:rsid w:val="00311F0D"/>
    <w:rsid w:val="0031483F"/>
    <w:rsid w:val="00316B0E"/>
    <w:rsid w:val="003213AA"/>
    <w:rsid w:val="003215EA"/>
    <w:rsid w:val="003220A7"/>
    <w:rsid w:val="003228D1"/>
    <w:rsid w:val="0032386F"/>
    <w:rsid w:val="00323B38"/>
    <w:rsid w:val="00327D0A"/>
    <w:rsid w:val="0033242C"/>
    <w:rsid w:val="003351B4"/>
    <w:rsid w:val="0034314E"/>
    <w:rsid w:val="003462C8"/>
    <w:rsid w:val="003619FB"/>
    <w:rsid w:val="0036269F"/>
    <w:rsid w:val="00363325"/>
    <w:rsid w:val="00366526"/>
    <w:rsid w:val="00373A32"/>
    <w:rsid w:val="003745D1"/>
    <w:rsid w:val="00380CE5"/>
    <w:rsid w:val="003821F5"/>
    <w:rsid w:val="00385E04"/>
    <w:rsid w:val="00386EFE"/>
    <w:rsid w:val="00390AC0"/>
    <w:rsid w:val="00395D6D"/>
    <w:rsid w:val="00396E8A"/>
    <w:rsid w:val="003A0B6B"/>
    <w:rsid w:val="003A55B6"/>
    <w:rsid w:val="003B1650"/>
    <w:rsid w:val="003B2C21"/>
    <w:rsid w:val="003C37F0"/>
    <w:rsid w:val="003C5937"/>
    <w:rsid w:val="003C66ED"/>
    <w:rsid w:val="003D444B"/>
    <w:rsid w:val="003D7DAF"/>
    <w:rsid w:val="003E1641"/>
    <w:rsid w:val="003E173D"/>
    <w:rsid w:val="003E567F"/>
    <w:rsid w:val="003E5F1E"/>
    <w:rsid w:val="003E6DA6"/>
    <w:rsid w:val="003F4B33"/>
    <w:rsid w:val="00402D64"/>
    <w:rsid w:val="00403BA9"/>
    <w:rsid w:val="00403E53"/>
    <w:rsid w:val="00404704"/>
    <w:rsid w:val="00407E3E"/>
    <w:rsid w:val="0041540B"/>
    <w:rsid w:val="00420462"/>
    <w:rsid w:val="00423988"/>
    <w:rsid w:val="00424702"/>
    <w:rsid w:val="00425483"/>
    <w:rsid w:val="0042759F"/>
    <w:rsid w:val="004303E1"/>
    <w:rsid w:val="004356D8"/>
    <w:rsid w:val="004423ED"/>
    <w:rsid w:val="0045355F"/>
    <w:rsid w:val="00472056"/>
    <w:rsid w:val="0047517B"/>
    <w:rsid w:val="00476201"/>
    <w:rsid w:val="00480333"/>
    <w:rsid w:val="00482767"/>
    <w:rsid w:val="00482850"/>
    <w:rsid w:val="0048729E"/>
    <w:rsid w:val="00487B29"/>
    <w:rsid w:val="00491BD0"/>
    <w:rsid w:val="004A5728"/>
    <w:rsid w:val="004B0AEE"/>
    <w:rsid w:val="004B5C25"/>
    <w:rsid w:val="004C2254"/>
    <w:rsid w:val="004C322B"/>
    <w:rsid w:val="004C33C2"/>
    <w:rsid w:val="004C6DF9"/>
    <w:rsid w:val="004E1F50"/>
    <w:rsid w:val="004E3D5A"/>
    <w:rsid w:val="004E5116"/>
    <w:rsid w:val="004E53A9"/>
    <w:rsid w:val="004F4205"/>
    <w:rsid w:val="00507EA0"/>
    <w:rsid w:val="005112C2"/>
    <w:rsid w:val="005113FA"/>
    <w:rsid w:val="00511F08"/>
    <w:rsid w:val="00521825"/>
    <w:rsid w:val="00522047"/>
    <w:rsid w:val="00523527"/>
    <w:rsid w:val="005241A9"/>
    <w:rsid w:val="0052522B"/>
    <w:rsid w:val="00525562"/>
    <w:rsid w:val="005261E6"/>
    <w:rsid w:val="00526D81"/>
    <w:rsid w:val="005341B7"/>
    <w:rsid w:val="00540F3E"/>
    <w:rsid w:val="00552606"/>
    <w:rsid w:val="0055276B"/>
    <w:rsid w:val="00557C9F"/>
    <w:rsid w:val="005703F8"/>
    <w:rsid w:val="00577C09"/>
    <w:rsid w:val="0058183F"/>
    <w:rsid w:val="00581CF3"/>
    <w:rsid w:val="00585611"/>
    <w:rsid w:val="00586505"/>
    <w:rsid w:val="00587370"/>
    <w:rsid w:val="00587D5B"/>
    <w:rsid w:val="00591AB8"/>
    <w:rsid w:val="005A30DA"/>
    <w:rsid w:val="005A4463"/>
    <w:rsid w:val="005A4A97"/>
    <w:rsid w:val="005A54E0"/>
    <w:rsid w:val="005A57A4"/>
    <w:rsid w:val="005A7590"/>
    <w:rsid w:val="005B3925"/>
    <w:rsid w:val="005B40C9"/>
    <w:rsid w:val="005C21CB"/>
    <w:rsid w:val="005C468A"/>
    <w:rsid w:val="005D37E8"/>
    <w:rsid w:val="005D3AB3"/>
    <w:rsid w:val="005D5068"/>
    <w:rsid w:val="005D71A2"/>
    <w:rsid w:val="005E13F5"/>
    <w:rsid w:val="005E7279"/>
    <w:rsid w:val="005F02F1"/>
    <w:rsid w:val="005F46F2"/>
    <w:rsid w:val="005F60A6"/>
    <w:rsid w:val="005F72B4"/>
    <w:rsid w:val="00602988"/>
    <w:rsid w:val="00603458"/>
    <w:rsid w:val="00617F4F"/>
    <w:rsid w:val="006241D1"/>
    <w:rsid w:val="006258AE"/>
    <w:rsid w:val="00640D4F"/>
    <w:rsid w:val="0064298B"/>
    <w:rsid w:val="00643139"/>
    <w:rsid w:val="00644EAF"/>
    <w:rsid w:val="00645FDB"/>
    <w:rsid w:val="00646F62"/>
    <w:rsid w:val="0065120D"/>
    <w:rsid w:val="00657536"/>
    <w:rsid w:val="006578A8"/>
    <w:rsid w:val="00666A70"/>
    <w:rsid w:val="006700CE"/>
    <w:rsid w:val="00673856"/>
    <w:rsid w:val="0067521E"/>
    <w:rsid w:val="006760EB"/>
    <w:rsid w:val="00687168"/>
    <w:rsid w:val="00690D8D"/>
    <w:rsid w:val="00692D22"/>
    <w:rsid w:val="00694A73"/>
    <w:rsid w:val="00694CB0"/>
    <w:rsid w:val="006A0FD6"/>
    <w:rsid w:val="006A7DA9"/>
    <w:rsid w:val="006B42C3"/>
    <w:rsid w:val="006B4EE5"/>
    <w:rsid w:val="006B64B3"/>
    <w:rsid w:val="006B77EB"/>
    <w:rsid w:val="006C4E60"/>
    <w:rsid w:val="006D19D5"/>
    <w:rsid w:val="006D3B31"/>
    <w:rsid w:val="006D3E65"/>
    <w:rsid w:val="006D4BC1"/>
    <w:rsid w:val="006D6CA1"/>
    <w:rsid w:val="006E034F"/>
    <w:rsid w:val="006E04FA"/>
    <w:rsid w:val="006E29DC"/>
    <w:rsid w:val="006F4145"/>
    <w:rsid w:val="006F591A"/>
    <w:rsid w:val="006F5C54"/>
    <w:rsid w:val="006F7587"/>
    <w:rsid w:val="00702572"/>
    <w:rsid w:val="00706200"/>
    <w:rsid w:val="00711B23"/>
    <w:rsid w:val="00713987"/>
    <w:rsid w:val="00721E20"/>
    <w:rsid w:val="00726D9F"/>
    <w:rsid w:val="00732FEC"/>
    <w:rsid w:val="00741CC3"/>
    <w:rsid w:val="0074559B"/>
    <w:rsid w:val="00755686"/>
    <w:rsid w:val="00757658"/>
    <w:rsid w:val="007647D3"/>
    <w:rsid w:val="00765507"/>
    <w:rsid w:val="007676BC"/>
    <w:rsid w:val="0077032B"/>
    <w:rsid w:val="00771CDE"/>
    <w:rsid w:val="00773C41"/>
    <w:rsid w:val="0077455A"/>
    <w:rsid w:val="00777C83"/>
    <w:rsid w:val="00785111"/>
    <w:rsid w:val="007858AE"/>
    <w:rsid w:val="00794017"/>
    <w:rsid w:val="007942B2"/>
    <w:rsid w:val="00797E85"/>
    <w:rsid w:val="007A2B58"/>
    <w:rsid w:val="007B1DFC"/>
    <w:rsid w:val="007B3B40"/>
    <w:rsid w:val="007B6AAA"/>
    <w:rsid w:val="007C0027"/>
    <w:rsid w:val="007C6E61"/>
    <w:rsid w:val="007D37E0"/>
    <w:rsid w:val="007D3E0E"/>
    <w:rsid w:val="007D65C2"/>
    <w:rsid w:val="007D6CF4"/>
    <w:rsid w:val="007E17FB"/>
    <w:rsid w:val="007E6321"/>
    <w:rsid w:val="007F0A70"/>
    <w:rsid w:val="007F44C1"/>
    <w:rsid w:val="007F73AF"/>
    <w:rsid w:val="00800232"/>
    <w:rsid w:val="00803A67"/>
    <w:rsid w:val="00804856"/>
    <w:rsid w:val="00817739"/>
    <w:rsid w:val="00820A3B"/>
    <w:rsid w:val="008246AF"/>
    <w:rsid w:val="00824F98"/>
    <w:rsid w:val="008304B8"/>
    <w:rsid w:val="00830E08"/>
    <w:rsid w:val="008319C6"/>
    <w:rsid w:val="00835184"/>
    <w:rsid w:val="00835FD0"/>
    <w:rsid w:val="00836D60"/>
    <w:rsid w:val="00837159"/>
    <w:rsid w:val="00842B94"/>
    <w:rsid w:val="008459B4"/>
    <w:rsid w:val="0085003A"/>
    <w:rsid w:val="00850371"/>
    <w:rsid w:val="00851417"/>
    <w:rsid w:val="00853DB0"/>
    <w:rsid w:val="008553B8"/>
    <w:rsid w:val="008567BF"/>
    <w:rsid w:val="00857AF9"/>
    <w:rsid w:val="00864990"/>
    <w:rsid w:val="00866F38"/>
    <w:rsid w:val="0086778A"/>
    <w:rsid w:val="0087654C"/>
    <w:rsid w:val="0088337E"/>
    <w:rsid w:val="008875F3"/>
    <w:rsid w:val="00891507"/>
    <w:rsid w:val="008A3488"/>
    <w:rsid w:val="008A3B61"/>
    <w:rsid w:val="008B0408"/>
    <w:rsid w:val="008B511A"/>
    <w:rsid w:val="008C1648"/>
    <w:rsid w:val="008C7D4A"/>
    <w:rsid w:val="008D3117"/>
    <w:rsid w:val="008D64AC"/>
    <w:rsid w:val="008D7124"/>
    <w:rsid w:val="008D7464"/>
    <w:rsid w:val="008F1674"/>
    <w:rsid w:val="008F26A9"/>
    <w:rsid w:val="008F3A29"/>
    <w:rsid w:val="009031B7"/>
    <w:rsid w:val="00904003"/>
    <w:rsid w:val="00910164"/>
    <w:rsid w:val="00912ABD"/>
    <w:rsid w:val="00912F99"/>
    <w:rsid w:val="00915AD1"/>
    <w:rsid w:val="009213EC"/>
    <w:rsid w:val="00924F8B"/>
    <w:rsid w:val="0093039E"/>
    <w:rsid w:val="009307DC"/>
    <w:rsid w:val="00932C69"/>
    <w:rsid w:val="00942048"/>
    <w:rsid w:val="00942B5B"/>
    <w:rsid w:val="0094459D"/>
    <w:rsid w:val="00944A67"/>
    <w:rsid w:val="00945F9F"/>
    <w:rsid w:val="00952470"/>
    <w:rsid w:val="009539A3"/>
    <w:rsid w:val="009613AC"/>
    <w:rsid w:val="009708C4"/>
    <w:rsid w:val="00971288"/>
    <w:rsid w:val="0098589E"/>
    <w:rsid w:val="00986F5E"/>
    <w:rsid w:val="0098775C"/>
    <w:rsid w:val="009921BC"/>
    <w:rsid w:val="009922BC"/>
    <w:rsid w:val="009B0987"/>
    <w:rsid w:val="009B0F99"/>
    <w:rsid w:val="009B13C5"/>
    <w:rsid w:val="009B6325"/>
    <w:rsid w:val="009C0310"/>
    <w:rsid w:val="009C06B6"/>
    <w:rsid w:val="009C0D2E"/>
    <w:rsid w:val="009D5864"/>
    <w:rsid w:val="009E2153"/>
    <w:rsid w:val="009E49C0"/>
    <w:rsid w:val="009F4E09"/>
    <w:rsid w:val="00A0604B"/>
    <w:rsid w:val="00A1071B"/>
    <w:rsid w:val="00A14F2F"/>
    <w:rsid w:val="00A24547"/>
    <w:rsid w:val="00A2508D"/>
    <w:rsid w:val="00A266E1"/>
    <w:rsid w:val="00A27775"/>
    <w:rsid w:val="00A27DC5"/>
    <w:rsid w:val="00A3439F"/>
    <w:rsid w:val="00A431F0"/>
    <w:rsid w:val="00A432AD"/>
    <w:rsid w:val="00A47BE9"/>
    <w:rsid w:val="00A55639"/>
    <w:rsid w:val="00A576CE"/>
    <w:rsid w:val="00A61529"/>
    <w:rsid w:val="00A633C4"/>
    <w:rsid w:val="00A663CF"/>
    <w:rsid w:val="00A718AF"/>
    <w:rsid w:val="00A72D5B"/>
    <w:rsid w:val="00A73D34"/>
    <w:rsid w:val="00A76F86"/>
    <w:rsid w:val="00A803E8"/>
    <w:rsid w:val="00A81DA0"/>
    <w:rsid w:val="00A8340A"/>
    <w:rsid w:val="00A93555"/>
    <w:rsid w:val="00A93B36"/>
    <w:rsid w:val="00AA30D9"/>
    <w:rsid w:val="00AA41C0"/>
    <w:rsid w:val="00AB0523"/>
    <w:rsid w:val="00AB0F7E"/>
    <w:rsid w:val="00AC2E95"/>
    <w:rsid w:val="00AC47B3"/>
    <w:rsid w:val="00AC56B8"/>
    <w:rsid w:val="00AC6D45"/>
    <w:rsid w:val="00AC7579"/>
    <w:rsid w:val="00AC7A85"/>
    <w:rsid w:val="00AD7329"/>
    <w:rsid w:val="00AD750A"/>
    <w:rsid w:val="00AE0E35"/>
    <w:rsid w:val="00AE3F13"/>
    <w:rsid w:val="00AE54BE"/>
    <w:rsid w:val="00AE686A"/>
    <w:rsid w:val="00AF1CD8"/>
    <w:rsid w:val="00AF56F2"/>
    <w:rsid w:val="00B045DB"/>
    <w:rsid w:val="00B04F93"/>
    <w:rsid w:val="00B12412"/>
    <w:rsid w:val="00B12B43"/>
    <w:rsid w:val="00B137C5"/>
    <w:rsid w:val="00B16404"/>
    <w:rsid w:val="00B20152"/>
    <w:rsid w:val="00B2282D"/>
    <w:rsid w:val="00B24441"/>
    <w:rsid w:val="00B34226"/>
    <w:rsid w:val="00B3424E"/>
    <w:rsid w:val="00B370A4"/>
    <w:rsid w:val="00B44784"/>
    <w:rsid w:val="00B44AAA"/>
    <w:rsid w:val="00B4676A"/>
    <w:rsid w:val="00B5065F"/>
    <w:rsid w:val="00B529AF"/>
    <w:rsid w:val="00B5502C"/>
    <w:rsid w:val="00B56A5E"/>
    <w:rsid w:val="00B65BCF"/>
    <w:rsid w:val="00B76A5A"/>
    <w:rsid w:val="00B833C0"/>
    <w:rsid w:val="00B84029"/>
    <w:rsid w:val="00B90B65"/>
    <w:rsid w:val="00B93144"/>
    <w:rsid w:val="00B936E9"/>
    <w:rsid w:val="00B942E6"/>
    <w:rsid w:val="00B94905"/>
    <w:rsid w:val="00BA09B3"/>
    <w:rsid w:val="00BA5906"/>
    <w:rsid w:val="00BA59C5"/>
    <w:rsid w:val="00BA76DC"/>
    <w:rsid w:val="00BB70CA"/>
    <w:rsid w:val="00BD3B89"/>
    <w:rsid w:val="00BD7880"/>
    <w:rsid w:val="00BF4872"/>
    <w:rsid w:val="00BF6036"/>
    <w:rsid w:val="00C04780"/>
    <w:rsid w:val="00C05486"/>
    <w:rsid w:val="00C07873"/>
    <w:rsid w:val="00C10A6A"/>
    <w:rsid w:val="00C30F51"/>
    <w:rsid w:val="00C3666A"/>
    <w:rsid w:val="00C376C1"/>
    <w:rsid w:val="00C44785"/>
    <w:rsid w:val="00C45D61"/>
    <w:rsid w:val="00C55205"/>
    <w:rsid w:val="00C76EF3"/>
    <w:rsid w:val="00C778C7"/>
    <w:rsid w:val="00C77B6B"/>
    <w:rsid w:val="00C81437"/>
    <w:rsid w:val="00C83658"/>
    <w:rsid w:val="00C85024"/>
    <w:rsid w:val="00C85B63"/>
    <w:rsid w:val="00C9232C"/>
    <w:rsid w:val="00C92CA6"/>
    <w:rsid w:val="00C9456A"/>
    <w:rsid w:val="00C97110"/>
    <w:rsid w:val="00CB2858"/>
    <w:rsid w:val="00CB3F54"/>
    <w:rsid w:val="00CC265A"/>
    <w:rsid w:val="00CD2C41"/>
    <w:rsid w:val="00CF0DED"/>
    <w:rsid w:val="00D008A7"/>
    <w:rsid w:val="00D017DE"/>
    <w:rsid w:val="00D07F49"/>
    <w:rsid w:val="00D10938"/>
    <w:rsid w:val="00D11A96"/>
    <w:rsid w:val="00D16BAA"/>
    <w:rsid w:val="00D2048D"/>
    <w:rsid w:val="00D23B6E"/>
    <w:rsid w:val="00D359DD"/>
    <w:rsid w:val="00D43A3A"/>
    <w:rsid w:val="00D43ACE"/>
    <w:rsid w:val="00D501B1"/>
    <w:rsid w:val="00D5265A"/>
    <w:rsid w:val="00D53C65"/>
    <w:rsid w:val="00D602EA"/>
    <w:rsid w:val="00D62246"/>
    <w:rsid w:val="00D731B4"/>
    <w:rsid w:val="00D8168A"/>
    <w:rsid w:val="00D83ACD"/>
    <w:rsid w:val="00D924FD"/>
    <w:rsid w:val="00D95DDC"/>
    <w:rsid w:val="00D975CB"/>
    <w:rsid w:val="00DB398F"/>
    <w:rsid w:val="00DC468A"/>
    <w:rsid w:val="00DC6322"/>
    <w:rsid w:val="00DE0B6E"/>
    <w:rsid w:val="00DE6FBA"/>
    <w:rsid w:val="00DF4118"/>
    <w:rsid w:val="00DF61BB"/>
    <w:rsid w:val="00E01D11"/>
    <w:rsid w:val="00E04BE8"/>
    <w:rsid w:val="00E05922"/>
    <w:rsid w:val="00E125F7"/>
    <w:rsid w:val="00E17C47"/>
    <w:rsid w:val="00E21129"/>
    <w:rsid w:val="00E34CEB"/>
    <w:rsid w:val="00E5436B"/>
    <w:rsid w:val="00E60768"/>
    <w:rsid w:val="00E608F1"/>
    <w:rsid w:val="00E6305B"/>
    <w:rsid w:val="00E66BD1"/>
    <w:rsid w:val="00E73D36"/>
    <w:rsid w:val="00E77C7A"/>
    <w:rsid w:val="00E84F00"/>
    <w:rsid w:val="00EA41F9"/>
    <w:rsid w:val="00EA48E5"/>
    <w:rsid w:val="00EB55ED"/>
    <w:rsid w:val="00EB64FD"/>
    <w:rsid w:val="00EB71BB"/>
    <w:rsid w:val="00EC089D"/>
    <w:rsid w:val="00EC544C"/>
    <w:rsid w:val="00EC7255"/>
    <w:rsid w:val="00ED0713"/>
    <w:rsid w:val="00ED502E"/>
    <w:rsid w:val="00ED519A"/>
    <w:rsid w:val="00ED55F5"/>
    <w:rsid w:val="00ED71E8"/>
    <w:rsid w:val="00EE4726"/>
    <w:rsid w:val="00EE5E89"/>
    <w:rsid w:val="00EE5E8B"/>
    <w:rsid w:val="00EF03BA"/>
    <w:rsid w:val="00F03337"/>
    <w:rsid w:val="00F077B1"/>
    <w:rsid w:val="00F11E19"/>
    <w:rsid w:val="00F1310E"/>
    <w:rsid w:val="00F14336"/>
    <w:rsid w:val="00F17921"/>
    <w:rsid w:val="00F20864"/>
    <w:rsid w:val="00F231F6"/>
    <w:rsid w:val="00F35697"/>
    <w:rsid w:val="00F36640"/>
    <w:rsid w:val="00F40917"/>
    <w:rsid w:val="00F41D5D"/>
    <w:rsid w:val="00F421CE"/>
    <w:rsid w:val="00F479C1"/>
    <w:rsid w:val="00F51A96"/>
    <w:rsid w:val="00F52909"/>
    <w:rsid w:val="00F568A1"/>
    <w:rsid w:val="00F56FC5"/>
    <w:rsid w:val="00F61CA7"/>
    <w:rsid w:val="00F6235F"/>
    <w:rsid w:val="00F65259"/>
    <w:rsid w:val="00F75290"/>
    <w:rsid w:val="00F76BD2"/>
    <w:rsid w:val="00F8318E"/>
    <w:rsid w:val="00F842A1"/>
    <w:rsid w:val="00F86579"/>
    <w:rsid w:val="00F9363B"/>
    <w:rsid w:val="00F9765B"/>
    <w:rsid w:val="00FA1786"/>
    <w:rsid w:val="00FA2822"/>
    <w:rsid w:val="00FA6CAF"/>
    <w:rsid w:val="00FA6F75"/>
    <w:rsid w:val="00FB160F"/>
    <w:rsid w:val="00FB6322"/>
    <w:rsid w:val="00FB6929"/>
    <w:rsid w:val="00FC2E68"/>
    <w:rsid w:val="00FC57B7"/>
    <w:rsid w:val="00FC5E39"/>
    <w:rsid w:val="00FD03AE"/>
    <w:rsid w:val="00FD1A95"/>
    <w:rsid w:val="00FD7810"/>
    <w:rsid w:val="00FE105D"/>
    <w:rsid w:val="00FE4F91"/>
    <w:rsid w:val="00FF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6040CC"/>
  <w15:chartTrackingRefBased/>
  <w15:docId w15:val="{483E613D-15C1-4C7D-B392-B2FEEC42E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1F0D"/>
    <w:pPr>
      <w:spacing w:after="0" w:line="276" w:lineRule="auto"/>
      <w:ind w:firstLine="709"/>
      <w:jc w:val="both"/>
    </w:pPr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A2508D"/>
    <w:pPr>
      <w:spacing w:after="200"/>
      <w:jc w:val="center"/>
      <w:outlineLvl w:val="0"/>
    </w:pPr>
    <w:rPr>
      <w:rFonts w:cs="Times New Roman"/>
      <w:b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04856"/>
    <w:pPr>
      <w:spacing w:before="440" w:after="440"/>
      <w:ind w:left="567" w:firstLine="0"/>
      <w:outlineLvl w:val="1"/>
    </w:pPr>
    <w:rPr>
      <w:b/>
    </w:rPr>
  </w:style>
  <w:style w:type="paragraph" w:styleId="3">
    <w:name w:val="heading 3"/>
    <w:basedOn w:val="a"/>
    <w:next w:val="a"/>
    <w:link w:val="30"/>
    <w:uiPriority w:val="9"/>
    <w:unhideWhenUsed/>
    <w:qFormat/>
    <w:rsid w:val="00804856"/>
    <w:pPr>
      <w:spacing w:before="200" w:after="440"/>
      <w:ind w:left="1134" w:firstLine="0"/>
      <w:outlineLvl w:val="2"/>
    </w:pPr>
    <w:rPr>
      <w:b/>
    </w:rPr>
  </w:style>
  <w:style w:type="paragraph" w:styleId="4">
    <w:name w:val="heading 4"/>
    <w:basedOn w:val="3"/>
    <w:next w:val="a"/>
    <w:link w:val="40"/>
    <w:uiPriority w:val="9"/>
    <w:unhideWhenUsed/>
    <w:qFormat/>
    <w:rsid w:val="000529C1"/>
    <w:pPr>
      <w:ind w:left="1701"/>
      <w:outlineLvl w:val="3"/>
    </w:pPr>
  </w:style>
  <w:style w:type="paragraph" w:styleId="5">
    <w:name w:val="heading 5"/>
    <w:basedOn w:val="a"/>
    <w:next w:val="a"/>
    <w:link w:val="50"/>
    <w:uiPriority w:val="9"/>
    <w:unhideWhenUsed/>
    <w:qFormat/>
    <w:rsid w:val="002B23E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11B23"/>
    <w:pPr>
      <w:tabs>
        <w:tab w:val="center" w:pos="4677"/>
        <w:tab w:val="right" w:pos="9355"/>
      </w:tabs>
      <w:spacing w:line="240" w:lineRule="auto"/>
    </w:pPr>
    <w:rPr>
      <w:rFonts w:asciiTheme="minorHAnsi" w:hAnsiTheme="minorHAnsi"/>
    </w:rPr>
  </w:style>
  <w:style w:type="character" w:customStyle="1" w:styleId="a4">
    <w:name w:val="Верхний колонтитул Знак"/>
    <w:basedOn w:val="a0"/>
    <w:link w:val="a3"/>
    <w:uiPriority w:val="99"/>
    <w:rsid w:val="00711B23"/>
  </w:style>
  <w:style w:type="paragraph" w:styleId="a5">
    <w:name w:val="footer"/>
    <w:basedOn w:val="a"/>
    <w:link w:val="a6"/>
    <w:uiPriority w:val="99"/>
    <w:unhideWhenUsed/>
    <w:rsid w:val="00711B23"/>
    <w:pPr>
      <w:tabs>
        <w:tab w:val="center" w:pos="4677"/>
        <w:tab w:val="right" w:pos="9355"/>
      </w:tabs>
      <w:spacing w:line="240" w:lineRule="auto"/>
    </w:pPr>
    <w:rPr>
      <w:rFonts w:asciiTheme="minorHAnsi" w:hAnsiTheme="minorHAnsi"/>
    </w:rPr>
  </w:style>
  <w:style w:type="character" w:customStyle="1" w:styleId="a6">
    <w:name w:val="Нижний колонтитул Знак"/>
    <w:basedOn w:val="a0"/>
    <w:link w:val="a5"/>
    <w:uiPriority w:val="99"/>
    <w:rsid w:val="00711B23"/>
  </w:style>
  <w:style w:type="character" w:customStyle="1" w:styleId="10">
    <w:name w:val="Заголовок 1 Знак"/>
    <w:basedOn w:val="a0"/>
    <w:link w:val="1"/>
    <w:uiPriority w:val="9"/>
    <w:rsid w:val="00A2508D"/>
    <w:rPr>
      <w:rFonts w:ascii="Times New Roman" w:hAnsi="Times New Roman" w:cs="Times New Roman"/>
      <w:b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804856"/>
    <w:rPr>
      <w:rFonts w:ascii="Times New Roman" w:hAnsi="Times New Roman"/>
      <w:b/>
      <w:sz w:val="24"/>
      <w:szCs w:val="24"/>
    </w:rPr>
  </w:style>
  <w:style w:type="paragraph" w:customStyle="1" w:styleId="a7">
    <w:name w:val="Подпись для таблицы"/>
    <w:basedOn w:val="a"/>
    <w:link w:val="a8"/>
    <w:qFormat/>
    <w:rsid w:val="00B137C5"/>
    <w:pPr>
      <w:spacing w:before="360"/>
      <w:jc w:val="right"/>
    </w:pPr>
    <w:rPr>
      <w:i/>
    </w:rPr>
  </w:style>
  <w:style w:type="table" w:styleId="a9">
    <w:name w:val="Table Grid"/>
    <w:basedOn w:val="a1"/>
    <w:uiPriority w:val="39"/>
    <w:rsid w:val="002A5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Подпись для таблицы Знак"/>
    <w:basedOn w:val="a0"/>
    <w:link w:val="a7"/>
    <w:rsid w:val="00B137C5"/>
    <w:rPr>
      <w:rFonts w:ascii="Times New Roman" w:hAnsi="Times New Roman"/>
      <w:i/>
      <w:sz w:val="24"/>
      <w:szCs w:val="24"/>
    </w:rPr>
  </w:style>
  <w:style w:type="paragraph" w:styleId="aa">
    <w:name w:val="List Paragraph"/>
    <w:basedOn w:val="a"/>
    <w:uiPriority w:val="34"/>
    <w:qFormat/>
    <w:rsid w:val="000F729B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804856"/>
    <w:rPr>
      <w:rFonts w:ascii="Times New Roman" w:hAnsi="Times New Roman"/>
      <w:b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0529C1"/>
    <w:rPr>
      <w:rFonts w:ascii="Times New Roman" w:hAnsi="Times New Roman"/>
      <w:b/>
      <w:sz w:val="24"/>
      <w:szCs w:val="24"/>
    </w:rPr>
  </w:style>
  <w:style w:type="paragraph" w:customStyle="1" w:styleId="ab">
    <w:name w:val="Подпись для рисунка"/>
    <w:basedOn w:val="a"/>
    <w:link w:val="ac"/>
    <w:qFormat/>
    <w:rsid w:val="008246AF"/>
    <w:pPr>
      <w:spacing w:after="360"/>
      <w:ind w:firstLine="0"/>
      <w:jc w:val="center"/>
    </w:pPr>
    <w:rPr>
      <w:i/>
    </w:rPr>
  </w:style>
  <w:style w:type="character" w:customStyle="1" w:styleId="ac">
    <w:name w:val="Подпись для рисунка Знак"/>
    <w:basedOn w:val="a0"/>
    <w:link w:val="ab"/>
    <w:rsid w:val="008246AF"/>
    <w:rPr>
      <w:rFonts w:ascii="Times New Roman" w:hAnsi="Times New Roman"/>
      <w:i/>
      <w:sz w:val="24"/>
      <w:szCs w:val="24"/>
    </w:rPr>
  </w:style>
  <w:style w:type="character" w:styleId="ad">
    <w:name w:val="annotation reference"/>
    <w:basedOn w:val="a0"/>
    <w:uiPriority w:val="99"/>
    <w:semiHidden/>
    <w:unhideWhenUsed/>
    <w:rsid w:val="00910164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910164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910164"/>
    <w:rPr>
      <w:rFonts w:ascii="Times New Roman" w:hAnsi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910164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910164"/>
    <w:rPr>
      <w:rFonts w:ascii="Times New Roman" w:hAnsi="Times New Roman"/>
      <w:b/>
      <w:b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91016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910164"/>
    <w:rPr>
      <w:rFonts w:ascii="Segoe UI" w:hAnsi="Segoe UI" w:cs="Segoe UI"/>
      <w:sz w:val="18"/>
      <w:szCs w:val="18"/>
    </w:rPr>
  </w:style>
  <w:style w:type="paragraph" w:styleId="af4">
    <w:name w:val="caption"/>
    <w:basedOn w:val="a"/>
    <w:next w:val="a"/>
    <w:uiPriority w:val="35"/>
    <w:unhideWhenUsed/>
    <w:qFormat/>
    <w:rsid w:val="001B342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50">
    <w:name w:val="Заголовок 5 Знак"/>
    <w:basedOn w:val="a0"/>
    <w:link w:val="5"/>
    <w:uiPriority w:val="9"/>
    <w:rsid w:val="002B23E3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styleId="af5">
    <w:name w:val="Hyperlink"/>
    <w:basedOn w:val="a0"/>
    <w:uiPriority w:val="99"/>
    <w:unhideWhenUsed/>
    <w:rsid w:val="002C2674"/>
    <w:rPr>
      <w:color w:val="0563C1" w:themeColor="hyperlink"/>
      <w:u w:val="single"/>
    </w:rPr>
  </w:style>
  <w:style w:type="paragraph" w:styleId="af6">
    <w:name w:val="TOC Heading"/>
    <w:basedOn w:val="1"/>
    <w:next w:val="a"/>
    <w:uiPriority w:val="39"/>
    <w:unhideWhenUsed/>
    <w:qFormat/>
    <w:rsid w:val="00A55639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2386F"/>
    <w:pPr>
      <w:tabs>
        <w:tab w:val="right" w:leader="dot" w:pos="9345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55639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A55639"/>
    <w:pPr>
      <w:spacing w:after="100"/>
      <w:ind w:left="480"/>
    </w:pPr>
  </w:style>
  <w:style w:type="character" w:styleId="af7">
    <w:name w:val="Unresolved Mention"/>
    <w:basedOn w:val="a0"/>
    <w:uiPriority w:val="99"/>
    <w:semiHidden/>
    <w:unhideWhenUsed/>
    <w:rsid w:val="00C76EF3"/>
    <w:rPr>
      <w:color w:val="605E5C"/>
      <w:shd w:val="clear" w:color="auto" w:fill="E1DFDD"/>
    </w:rPr>
  </w:style>
  <w:style w:type="paragraph" w:styleId="af8">
    <w:name w:val="Normal (Web)"/>
    <w:basedOn w:val="a"/>
    <w:uiPriority w:val="99"/>
    <w:semiHidden/>
    <w:unhideWhenUsed/>
    <w:rsid w:val="001835C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lang w:eastAsia="ru-RU"/>
    </w:rPr>
  </w:style>
  <w:style w:type="character" w:styleId="af9">
    <w:name w:val="Strong"/>
    <w:basedOn w:val="a0"/>
    <w:uiPriority w:val="22"/>
    <w:qFormat/>
    <w:rsid w:val="001835CB"/>
    <w:rPr>
      <w:b/>
      <w:bCs/>
    </w:rPr>
  </w:style>
  <w:style w:type="paragraph" w:styleId="afa">
    <w:name w:val="footnote text"/>
    <w:basedOn w:val="a"/>
    <w:link w:val="afb"/>
    <w:uiPriority w:val="99"/>
    <w:semiHidden/>
    <w:unhideWhenUsed/>
    <w:rsid w:val="003351B4"/>
    <w:pPr>
      <w:spacing w:line="240" w:lineRule="auto"/>
    </w:pPr>
    <w:rPr>
      <w:sz w:val="20"/>
      <w:szCs w:val="20"/>
    </w:rPr>
  </w:style>
  <w:style w:type="character" w:customStyle="1" w:styleId="afb">
    <w:name w:val="Текст сноски Знак"/>
    <w:basedOn w:val="a0"/>
    <w:link w:val="afa"/>
    <w:uiPriority w:val="99"/>
    <w:semiHidden/>
    <w:rsid w:val="003351B4"/>
    <w:rPr>
      <w:rFonts w:ascii="Times New Roman" w:hAnsi="Times New Roman"/>
      <w:sz w:val="20"/>
      <w:szCs w:val="20"/>
    </w:rPr>
  </w:style>
  <w:style w:type="character" w:styleId="afc">
    <w:name w:val="footnote reference"/>
    <w:basedOn w:val="a0"/>
    <w:uiPriority w:val="99"/>
    <w:semiHidden/>
    <w:unhideWhenUsed/>
    <w:rsid w:val="003351B4"/>
    <w:rPr>
      <w:vertAlign w:val="superscript"/>
    </w:rPr>
  </w:style>
  <w:style w:type="paragraph" w:customStyle="1" w:styleId="afd">
    <w:name w:val="_Табл_Подпись"/>
    <w:basedOn w:val="af4"/>
    <w:link w:val="afe"/>
    <w:qFormat/>
    <w:rsid w:val="00644EAF"/>
    <w:pPr>
      <w:keepNext/>
      <w:spacing w:before="240" w:after="120" w:line="276" w:lineRule="auto"/>
      <w:ind w:firstLine="0"/>
      <w:jc w:val="right"/>
    </w:pPr>
    <w:rPr>
      <w:rFonts w:eastAsia="Times New Roman" w:cs="Times New Roman"/>
      <w:color w:val="auto"/>
      <w:sz w:val="24"/>
      <w:lang w:eastAsia="ru-RU"/>
    </w:rPr>
  </w:style>
  <w:style w:type="character" w:customStyle="1" w:styleId="afe">
    <w:name w:val="_Табл_Подпись Знак"/>
    <w:basedOn w:val="a0"/>
    <w:link w:val="afd"/>
    <w:rsid w:val="00644EAF"/>
    <w:rPr>
      <w:rFonts w:ascii="Times New Roman" w:eastAsia="Times New Roman" w:hAnsi="Times New Roman" w:cs="Times New Roman"/>
      <w:i/>
      <w:iCs/>
      <w:sz w:val="24"/>
      <w:szCs w:val="18"/>
      <w:lang w:eastAsia="ru-RU"/>
    </w:rPr>
  </w:style>
  <w:style w:type="paragraph" w:styleId="aff">
    <w:name w:val="Bibliography"/>
    <w:basedOn w:val="a"/>
    <w:next w:val="a"/>
    <w:uiPriority w:val="37"/>
    <w:unhideWhenUsed/>
    <w:rsid w:val="003A0B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9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7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6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4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8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6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67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6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9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4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40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51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850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87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1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image" Target="media/image3.tmp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vvsu.ru/files/8C5227E5-2BFA-41A9-9154-7948A378FE68" TargetMode="External"/><Relationship Id="rId2" Type="http://schemas.openxmlformats.org/officeDocument/2006/relationships/hyperlink" Target="https://armstat.am/file/article/school_book_2025.pdf" TargetMode="External"/><Relationship Id="rId1" Type="http://schemas.openxmlformats.org/officeDocument/2006/relationships/hyperlink" Target="https://www.gov.am/files/docs/6153.pdf" TargetMode="External"/><Relationship Id="rId5" Type="http://schemas.openxmlformats.org/officeDocument/2006/relationships/hyperlink" Target="https://www.arlis.am/hy/acts/80449" TargetMode="External"/><Relationship Id="rId4" Type="http://schemas.openxmlformats.org/officeDocument/2006/relationships/hyperlink" Target="https://www.arlis.am/hy/acts/8006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gov</b:Tag>
    <b:SourceType>InternetSite</b:SourceType>
    <b:Guid>{F85725AA-29BE-4AF9-A0FA-75B3760294F3}</b:Guid>
    <b:InternetSiteTitle>gov.am</b:InternetSiteTitle>
    <b:URL>https://www.gov.am/files/docs/6153.pdf </b:URL>
    <b:RefOrder>1</b:RefOrder>
  </b:Source>
  <b:Source>
    <b:Tag>Arm</b:Tag>
    <b:SourceType>InternetSite</b:SourceType>
    <b:Guid>{E333386D-7B24-40AD-B967-70D41C6D3B4D}</b:Guid>
    <b:InternetSiteTitle>Armstat.am</b:InternetSiteTitle>
    <b:URL>https://armstat.am/file/article/school_book_2025.pdf</b:URL>
    <b:RefOrder>2</b:RefOrder>
  </b:Source>
  <b:Source>
    <b:Tag>arm</b:Tag>
    <b:SourceType>InternetSite</b:SourceType>
    <b:Guid>{30E53A0E-370C-489E-99A7-265E78DD20B2}</b:Guid>
    <b:InternetSiteTitle>Armstat.am</b:InternetSiteTitle>
    <b:URL>https://armstat.am/file/article/school_book_2025.pdf</b:URL>
    <b:RefOrder>3</b:RefOrder>
  </b:Source>
  <b:Source>
    <b:Tag>Рас</b:Tag>
    <b:SourceType>Report</b:SourceType>
    <b:Guid>{E72DF388-8A00-4760-B644-BC0C76D0CA5A}</b:Guid>
    <b:Title>Расчет ставки дисконтирования</b:Title>
    <b:URL>Расчет_ставки_дисконтирования.pptx</b:URL>
    <b:Author>
      <b:Author>
        <b:NameList>
          <b:Person>
            <b:Last>Расчет_ставки_дисконтирования.pptx</b:Last>
          </b:Person>
        </b:NameList>
      </b:Author>
    </b:Author>
    <b:RefOrder>4</b:RefOrder>
  </b:Source>
  <b:Source>
    <b:Tag>Arl</b:Tag>
    <b:SourceType>InternetSite</b:SourceType>
    <b:Guid>{E9400E50-B096-458A-B178-1AC853FAF8C5}</b:Guid>
    <b:Title>Arlis.am</b:Title>
    <b:URL>https://www.arlis.am/hy/acts/80069</b:URL>
    <b:RefOrder>5</b:RefOrder>
  </b:Source>
  <b:Source>
    <b:Tag>Arl1</b:Tag>
    <b:SourceType>InternetSite</b:SourceType>
    <b:Guid>{E48DD402-7C56-4DF7-B6FE-0E5796D8C669}</b:Guid>
    <b:Title>Arlis.am</b:Title>
    <b:URL>https://www.arlis.am/hy/acts/80449</b:URL>
    <b:RefOrder>6</b:RefOrder>
  </b:Source>
</b:Sources>
</file>

<file path=customXml/itemProps1.xml><?xml version="1.0" encoding="utf-8"?>
<ds:datastoreItem xmlns:ds="http://schemas.openxmlformats.org/officeDocument/2006/customXml" ds:itemID="{9EEC00A2-C50D-42B2-9BFF-7237B0CDB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6723</Words>
  <Characters>38325</Characters>
  <Application>Microsoft Office Word</Application>
  <DocSecurity>0</DocSecurity>
  <Lines>319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</dc:creator>
  <cp:keywords/>
  <dc:description/>
  <cp:lastModifiedBy>GYGABYTE</cp:lastModifiedBy>
  <cp:revision>2</cp:revision>
  <dcterms:created xsi:type="dcterms:W3CDTF">2026-01-28T21:42:00Z</dcterms:created>
  <dcterms:modified xsi:type="dcterms:W3CDTF">2026-01-28T21:42:00Z</dcterms:modified>
</cp:coreProperties>
</file>